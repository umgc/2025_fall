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9.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3.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4.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15.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16.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1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18.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19.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20.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2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22.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23.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24.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25.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26.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27.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28.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29.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30.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31.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32.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33.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34.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35.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36.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37.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38.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39.xml" ContentType="application/vnd.openxmlformats-officedocument.wordprocessingml.header+xml"/>
  <Override PartName="/word/footer7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CFF7" w14:textId="3C71E87E" w:rsidR="001D3EB5" w:rsidRDefault="5967B1AE" w:rsidP="5A60E149">
      <w:pPr>
        <w:pStyle w:val="Title"/>
        <w:keepNext/>
        <w:keepLines/>
        <w:pageBreakBefore/>
        <w:widowControl/>
        <w:spacing w:before="360" w:after="240" w:line="420" w:lineRule="exact"/>
        <w:ind w:left="0" w:right="0"/>
        <w:rPr>
          <w:sz w:val="48"/>
          <w:szCs w:val="48"/>
        </w:rPr>
      </w:pPr>
      <w:r w:rsidRPr="757DACCB">
        <w:rPr>
          <w:sz w:val="48"/>
          <w:szCs w:val="48"/>
        </w:rPr>
        <w:t>Software Test Plan</w:t>
      </w:r>
    </w:p>
    <w:p w14:paraId="7C2ECFF8" w14:textId="6087D797" w:rsidR="001D3EB5" w:rsidRDefault="001D3EB5" w:rsidP="5A60E149">
      <w:pPr>
        <w:pStyle w:val="BodyText"/>
        <w:jc w:val="center"/>
        <w:rPr>
          <w:sz w:val="32"/>
          <w:szCs w:val="32"/>
        </w:rPr>
      </w:pPr>
    </w:p>
    <w:p w14:paraId="466CA110" w14:textId="6F014665" w:rsidR="757DACCB" w:rsidRDefault="757DACCB" w:rsidP="757DACCB">
      <w:pPr>
        <w:pStyle w:val="BodyText"/>
        <w:jc w:val="center"/>
        <w:rPr>
          <w:sz w:val="32"/>
          <w:szCs w:val="32"/>
        </w:rPr>
      </w:pPr>
    </w:p>
    <w:p w14:paraId="7C2ECFF9" w14:textId="77777777" w:rsidR="001D3EB5" w:rsidRDefault="5A60E149" w:rsidP="5A60E149">
      <w:pPr>
        <w:pStyle w:val="BodyText"/>
        <w:jc w:val="center"/>
        <w:rPr>
          <w:sz w:val="32"/>
          <w:szCs w:val="32"/>
        </w:rPr>
      </w:pPr>
      <w:r>
        <w:rPr>
          <w:noProof/>
        </w:rPr>
        <w:drawing>
          <wp:anchor distT="0" distB="0" distL="114300" distR="114300" simplePos="0" relativeHeight="251658240" behindDoc="0" locked="0" layoutInCell="1" allowOverlap="1" wp14:anchorId="3AF6A569" wp14:editId="1923F1AA">
            <wp:simplePos x="0" y="0"/>
            <wp:positionH relativeFrom="column">
              <wp:posOffset>990600</wp:posOffset>
            </wp:positionH>
            <wp:positionV relativeFrom="paragraph">
              <wp:posOffset>123825</wp:posOffset>
            </wp:positionV>
            <wp:extent cx="4133215" cy="2578735"/>
            <wp:effectExtent l="0" t="0" r="635" b="0"/>
            <wp:wrapNone/>
            <wp:docPr id="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33215" cy="2578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2ECFFA" w14:textId="7EF12354" w:rsidR="001D3EB5" w:rsidRDefault="001D3EB5" w:rsidP="5A60E149">
      <w:pPr>
        <w:pStyle w:val="BodyText"/>
        <w:jc w:val="center"/>
        <w:rPr>
          <w:sz w:val="32"/>
          <w:szCs w:val="32"/>
        </w:rPr>
      </w:pPr>
    </w:p>
    <w:p w14:paraId="7C2ECFFB" w14:textId="00E3CBEB" w:rsidR="001D3EB5" w:rsidRDefault="001D3EB5" w:rsidP="5A60E149">
      <w:pPr>
        <w:pStyle w:val="BodyText"/>
        <w:jc w:val="center"/>
        <w:rPr>
          <w:sz w:val="32"/>
          <w:szCs w:val="32"/>
        </w:rPr>
      </w:pPr>
    </w:p>
    <w:p w14:paraId="7C2ECFFC" w14:textId="3F74A908" w:rsidR="001D3EB5" w:rsidRDefault="001D3EB5" w:rsidP="5A60E149">
      <w:pPr>
        <w:pStyle w:val="BodyText"/>
        <w:spacing w:before="271"/>
        <w:jc w:val="center"/>
        <w:rPr>
          <w:sz w:val="32"/>
          <w:szCs w:val="32"/>
        </w:rPr>
      </w:pPr>
    </w:p>
    <w:p w14:paraId="39F5D904" w14:textId="3F45D3DC" w:rsidR="63B5DFD1" w:rsidRDefault="63B5DFD1" w:rsidP="63B5DFD1">
      <w:pPr>
        <w:spacing w:line="463" w:lineRule="auto"/>
        <w:ind w:left="1777" w:right="2497" w:firstLine="4"/>
        <w:jc w:val="center"/>
        <w:rPr>
          <w:sz w:val="32"/>
          <w:szCs w:val="32"/>
        </w:rPr>
      </w:pPr>
    </w:p>
    <w:p w14:paraId="2C1EC02F" w14:textId="668FBB6D" w:rsidR="63B5DFD1" w:rsidRDefault="63B5DFD1" w:rsidP="63B5DFD1">
      <w:pPr>
        <w:spacing w:line="463" w:lineRule="auto"/>
        <w:ind w:left="1777" w:right="2497" w:firstLine="4"/>
        <w:jc w:val="center"/>
        <w:rPr>
          <w:sz w:val="32"/>
          <w:szCs w:val="32"/>
        </w:rPr>
      </w:pPr>
    </w:p>
    <w:p w14:paraId="750F7DE0" w14:textId="28984CD6" w:rsidR="63B5DFD1" w:rsidRDefault="63B5DFD1" w:rsidP="63B5DFD1">
      <w:pPr>
        <w:spacing w:line="463" w:lineRule="auto"/>
        <w:ind w:left="1777" w:right="2497" w:firstLine="4"/>
        <w:jc w:val="center"/>
        <w:rPr>
          <w:sz w:val="32"/>
          <w:szCs w:val="32"/>
        </w:rPr>
      </w:pPr>
    </w:p>
    <w:p w14:paraId="6C68DD57" w14:textId="7C183953" w:rsidR="63B5DFD1" w:rsidRDefault="63B5DFD1" w:rsidP="5A60E149">
      <w:pPr>
        <w:spacing w:line="463" w:lineRule="auto"/>
        <w:ind w:left="1777" w:right="2497"/>
        <w:jc w:val="center"/>
        <w:rPr>
          <w:sz w:val="32"/>
          <w:szCs w:val="32"/>
        </w:rPr>
      </w:pPr>
    </w:p>
    <w:p w14:paraId="5648EE40" w14:textId="7548C0D2" w:rsidR="63B5DFD1" w:rsidRDefault="63B5DFD1" w:rsidP="63B5DFD1">
      <w:pPr>
        <w:spacing w:line="463" w:lineRule="auto"/>
        <w:ind w:left="1777" w:right="2497" w:firstLine="4"/>
        <w:jc w:val="center"/>
        <w:rPr>
          <w:sz w:val="32"/>
          <w:szCs w:val="32"/>
        </w:rPr>
      </w:pPr>
    </w:p>
    <w:p w14:paraId="7C2ECFFD" w14:textId="1D889380" w:rsidR="001D3EB5" w:rsidRDefault="003F63B5" w:rsidP="5A60E149">
      <w:pPr>
        <w:spacing w:line="463" w:lineRule="auto"/>
        <w:ind w:left="1777" w:right="2497" w:firstLine="4"/>
        <w:jc w:val="center"/>
        <w:rPr>
          <w:sz w:val="32"/>
          <w:szCs w:val="32"/>
        </w:rPr>
      </w:pPr>
      <w:r w:rsidRPr="5A60E149">
        <w:rPr>
          <w:sz w:val="32"/>
          <w:szCs w:val="32"/>
        </w:rPr>
        <w:t>University of Maryland Global Campus SWEN</w:t>
      </w:r>
      <w:r w:rsidRPr="5A60E149">
        <w:rPr>
          <w:spacing w:val="-8"/>
          <w:sz w:val="32"/>
          <w:szCs w:val="32"/>
        </w:rPr>
        <w:t xml:space="preserve"> </w:t>
      </w:r>
      <w:r w:rsidRPr="5A60E149">
        <w:rPr>
          <w:sz w:val="32"/>
          <w:szCs w:val="32"/>
        </w:rPr>
        <w:t>670</w:t>
      </w:r>
      <w:r w:rsidRPr="5A60E149">
        <w:rPr>
          <w:spacing w:val="-2"/>
          <w:sz w:val="32"/>
          <w:szCs w:val="32"/>
        </w:rPr>
        <w:t xml:space="preserve"> </w:t>
      </w:r>
      <w:r w:rsidR="37A1BFF9" w:rsidRPr="5A60E149">
        <w:rPr>
          <w:spacing w:val="-2"/>
          <w:sz w:val="32"/>
          <w:szCs w:val="32"/>
        </w:rPr>
        <w:t>|</w:t>
      </w:r>
      <w:r w:rsidRPr="5A60E149">
        <w:rPr>
          <w:sz w:val="32"/>
          <w:szCs w:val="32"/>
        </w:rPr>
        <w:t xml:space="preserve"> Software</w:t>
      </w:r>
      <w:r w:rsidRPr="5A60E149">
        <w:rPr>
          <w:spacing w:val="-10"/>
          <w:sz w:val="32"/>
          <w:szCs w:val="32"/>
        </w:rPr>
        <w:t xml:space="preserve"> </w:t>
      </w:r>
      <w:r w:rsidRPr="5A60E149">
        <w:rPr>
          <w:sz w:val="32"/>
          <w:szCs w:val="32"/>
        </w:rPr>
        <w:t>Engineering</w:t>
      </w:r>
      <w:r w:rsidRPr="5A60E149">
        <w:rPr>
          <w:spacing w:val="-13"/>
          <w:sz w:val="32"/>
          <w:szCs w:val="32"/>
        </w:rPr>
        <w:t xml:space="preserve"> </w:t>
      </w:r>
      <w:r w:rsidRPr="5A60E149">
        <w:rPr>
          <w:sz w:val="32"/>
          <w:szCs w:val="32"/>
        </w:rPr>
        <w:t>Capstone Dr. Mir Assadullah</w:t>
      </w:r>
    </w:p>
    <w:p w14:paraId="7C2ECFFE" w14:textId="2CB4BA75" w:rsidR="001D3EB5" w:rsidRDefault="001358E3" w:rsidP="757DACCB">
      <w:pPr>
        <w:spacing w:before="1"/>
        <w:ind w:right="716"/>
        <w:jc w:val="center"/>
        <w:rPr>
          <w:sz w:val="32"/>
          <w:szCs w:val="32"/>
        </w:rPr>
      </w:pPr>
      <w:r w:rsidRPr="757DACCB">
        <w:rPr>
          <w:sz w:val="32"/>
          <w:szCs w:val="32"/>
        </w:rPr>
        <w:t>Sept</w:t>
      </w:r>
      <w:r w:rsidR="003F63B5" w:rsidRPr="757DACCB">
        <w:rPr>
          <w:spacing w:val="-4"/>
          <w:sz w:val="32"/>
          <w:szCs w:val="32"/>
        </w:rPr>
        <w:t xml:space="preserve"> </w:t>
      </w:r>
      <w:r w:rsidR="003650B4" w:rsidRPr="757DACCB">
        <w:rPr>
          <w:spacing w:val="-4"/>
          <w:sz w:val="32"/>
          <w:szCs w:val="32"/>
        </w:rPr>
        <w:t>1</w:t>
      </w:r>
      <w:r w:rsidR="003F63B5" w:rsidRPr="757DACCB">
        <w:rPr>
          <w:sz w:val="32"/>
          <w:szCs w:val="32"/>
        </w:rPr>
        <w:t>3</w:t>
      </w:r>
      <w:r w:rsidR="003650B4" w:rsidRPr="757DACCB">
        <w:rPr>
          <w:sz w:val="32"/>
          <w:szCs w:val="32"/>
          <w:vertAlign w:val="superscript"/>
        </w:rPr>
        <w:t>th</w:t>
      </w:r>
      <w:r w:rsidR="003F63B5" w:rsidRPr="757DACCB">
        <w:rPr>
          <w:sz w:val="32"/>
          <w:szCs w:val="32"/>
        </w:rPr>
        <w:t>,</w:t>
      </w:r>
      <w:r w:rsidR="003F63B5" w:rsidRPr="757DACCB">
        <w:rPr>
          <w:spacing w:val="-8"/>
          <w:sz w:val="32"/>
          <w:szCs w:val="32"/>
        </w:rPr>
        <w:t xml:space="preserve"> </w:t>
      </w:r>
      <w:r w:rsidR="003F63B5" w:rsidRPr="757DACCB">
        <w:rPr>
          <w:spacing w:val="-4"/>
          <w:sz w:val="32"/>
          <w:szCs w:val="32"/>
        </w:rPr>
        <w:t>2025</w:t>
      </w:r>
    </w:p>
    <w:p w14:paraId="7C2ECFFF" w14:textId="77777777" w:rsidR="001D3EB5" w:rsidRDefault="001D3EB5">
      <w:pPr>
        <w:pStyle w:val="BodyText"/>
        <w:rPr>
          <w:sz w:val="32"/>
        </w:rPr>
      </w:pPr>
    </w:p>
    <w:p w14:paraId="7C2ED007" w14:textId="77777777" w:rsidR="001D3EB5" w:rsidRDefault="001D3EB5" w:rsidP="63B5DFD1">
      <w:pPr>
        <w:pStyle w:val="BodyText"/>
        <w:rPr>
          <w:sz w:val="32"/>
          <w:szCs w:val="32"/>
        </w:rPr>
      </w:pPr>
    </w:p>
    <w:p w14:paraId="7C2ED008" w14:textId="0FFD7FB3" w:rsidR="001D3EB5" w:rsidRDefault="001D3EB5">
      <w:pPr>
        <w:pStyle w:val="BodyText"/>
      </w:pPr>
    </w:p>
    <w:p w14:paraId="7C2ED009" w14:textId="77777777" w:rsidR="001D3EB5" w:rsidRDefault="001D3EB5">
      <w:pPr>
        <w:pStyle w:val="BodyText"/>
        <w:spacing w:before="183"/>
        <w:rPr>
          <w:sz w:val="32"/>
        </w:rPr>
      </w:pPr>
    </w:p>
    <w:p w14:paraId="7C2ED00B" w14:textId="3E063CBC" w:rsidR="005C6624" w:rsidRDefault="005C6624" w:rsidP="65D27D43">
      <w:pPr>
        <w:spacing w:line="278" w:lineRule="auto"/>
        <w:sectPr w:rsidR="005C6624">
          <w:headerReference w:type="default" r:id="rId12"/>
          <w:footerReference w:type="default" r:id="rId13"/>
          <w:headerReference w:type="first" r:id="rId14"/>
          <w:footerReference w:type="first" r:id="rId15"/>
          <w:type w:val="continuous"/>
          <w:pgSz w:w="12240" w:h="15840"/>
          <w:pgMar w:top="1320" w:right="720" w:bottom="280" w:left="1440" w:header="723" w:footer="0" w:gutter="0"/>
          <w:pgNumType w:start="1"/>
          <w:cols w:space="720"/>
          <w:titlePg/>
        </w:sectPr>
      </w:pPr>
    </w:p>
    <w:p w14:paraId="7C2ED00C" w14:textId="77777777" w:rsidR="001D3EB5" w:rsidRDefault="003F63B5">
      <w:pPr>
        <w:spacing w:before="99"/>
        <w:ind w:left="3" w:right="716"/>
        <w:jc w:val="center"/>
        <w:rPr>
          <w:b/>
          <w:sz w:val="32"/>
        </w:rPr>
      </w:pPr>
      <w:r>
        <w:rPr>
          <w:b/>
          <w:sz w:val="32"/>
        </w:rPr>
        <w:lastRenderedPageBreak/>
        <w:t>Revision</w:t>
      </w:r>
      <w:r>
        <w:rPr>
          <w:b/>
          <w:spacing w:val="-7"/>
          <w:sz w:val="32"/>
        </w:rPr>
        <w:t xml:space="preserve"> </w:t>
      </w:r>
      <w:r>
        <w:rPr>
          <w:b/>
          <w:spacing w:val="-2"/>
          <w:sz w:val="32"/>
        </w:rPr>
        <w:t>History</w:t>
      </w:r>
    </w:p>
    <w:p w14:paraId="7C2ED00D" w14:textId="77777777" w:rsidR="001D3EB5" w:rsidRDefault="001D3EB5">
      <w:pPr>
        <w:pStyle w:val="BodyText"/>
        <w:spacing w:before="114"/>
        <w:rPr>
          <w:b/>
          <w:sz w:val="20"/>
        </w:rPr>
      </w:pPr>
    </w:p>
    <w:tbl>
      <w:tblPr>
        <w:tblW w:w="0" w:type="auto"/>
        <w:tblInd w:w="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29"/>
        <w:gridCol w:w="1710"/>
        <w:gridCol w:w="2521"/>
        <w:gridCol w:w="2775"/>
      </w:tblGrid>
      <w:tr w:rsidR="001D3EB5" w14:paraId="7C2ED012" w14:textId="77777777" w:rsidTr="757DACCB">
        <w:trPr>
          <w:trHeight w:val="390"/>
        </w:trPr>
        <w:tc>
          <w:tcPr>
            <w:tcW w:w="2329" w:type="dxa"/>
          </w:tcPr>
          <w:p w14:paraId="7C2ED00E" w14:textId="77777777" w:rsidR="001D3EB5" w:rsidRDefault="003F63B5">
            <w:pPr>
              <w:pStyle w:val="TableParagraph"/>
              <w:spacing w:line="273" w:lineRule="exact"/>
              <w:ind w:left="24"/>
              <w:jc w:val="center"/>
              <w:rPr>
                <w:b/>
                <w:sz w:val="24"/>
              </w:rPr>
            </w:pPr>
            <w:r>
              <w:rPr>
                <w:b/>
                <w:spacing w:val="-4"/>
                <w:sz w:val="24"/>
              </w:rPr>
              <w:t>Date</w:t>
            </w:r>
          </w:p>
        </w:tc>
        <w:tc>
          <w:tcPr>
            <w:tcW w:w="1710" w:type="dxa"/>
          </w:tcPr>
          <w:p w14:paraId="7C2ED00F" w14:textId="77777777" w:rsidR="001D3EB5" w:rsidRDefault="003F63B5">
            <w:pPr>
              <w:pStyle w:val="TableParagraph"/>
              <w:spacing w:line="273" w:lineRule="exact"/>
              <w:ind w:left="451"/>
              <w:rPr>
                <w:b/>
                <w:sz w:val="24"/>
              </w:rPr>
            </w:pPr>
            <w:r>
              <w:rPr>
                <w:b/>
                <w:spacing w:val="-2"/>
                <w:sz w:val="24"/>
              </w:rPr>
              <w:t>Version</w:t>
            </w:r>
          </w:p>
        </w:tc>
        <w:tc>
          <w:tcPr>
            <w:tcW w:w="2521" w:type="dxa"/>
          </w:tcPr>
          <w:p w14:paraId="7C2ED010" w14:textId="77777777" w:rsidR="001D3EB5" w:rsidRDefault="003F63B5">
            <w:pPr>
              <w:pStyle w:val="TableParagraph"/>
              <w:spacing w:line="273" w:lineRule="exact"/>
              <w:ind w:left="666"/>
              <w:rPr>
                <w:b/>
                <w:sz w:val="24"/>
              </w:rPr>
            </w:pPr>
            <w:r>
              <w:rPr>
                <w:b/>
                <w:spacing w:val="-2"/>
                <w:sz w:val="24"/>
              </w:rPr>
              <w:t>Description</w:t>
            </w:r>
          </w:p>
        </w:tc>
        <w:tc>
          <w:tcPr>
            <w:tcW w:w="2775" w:type="dxa"/>
          </w:tcPr>
          <w:p w14:paraId="7C2ED011" w14:textId="77777777" w:rsidR="001D3EB5" w:rsidRDefault="003F63B5">
            <w:pPr>
              <w:pStyle w:val="TableParagraph"/>
              <w:spacing w:line="273" w:lineRule="exact"/>
              <w:ind w:left="28"/>
              <w:jc w:val="center"/>
              <w:rPr>
                <w:b/>
                <w:sz w:val="24"/>
              </w:rPr>
            </w:pPr>
            <w:r>
              <w:rPr>
                <w:b/>
                <w:spacing w:val="-2"/>
                <w:sz w:val="24"/>
              </w:rPr>
              <w:t>Author</w:t>
            </w:r>
          </w:p>
        </w:tc>
      </w:tr>
      <w:tr w:rsidR="001D3EB5" w14:paraId="7C2ED017" w14:textId="77777777" w:rsidTr="757DACCB">
        <w:trPr>
          <w:trHeight w:val="555"/>
        </w:trPr>
        <w:tc>
          <w:tcPr>
            <w:tcW w:w="2329" w:type="dxa"/>
          </w:tcPr>
          <w:p w14:paraId="7C2ED013" w14:textId="77777777" w:rsidR="001D3EB5" w:rsidRDefault="003F63B5" w:rsidP="0D96189B">
            <w:pPr>
              <w:pStyle w:val="TableParagraph"/>
              <w:spacing w:line="267" w:lineRule="exact"/>
              <w:rPr>
                <w:sz w:val="24"/>
                <w:szCs w:val="24"/>
              </w:rPr>
            </w:pPr>
            <w:r w:rsidRPr="0D96189B">
              <w:rPr>
                <w:spacing w:val="-2"/>
                <w:sz w:val="24"/>
                <w:szCs w:val="24"/>
              </w:rPr>
              <w:t>08/03/2025</w:t>
            </w:r>
          </w:p>
        </w:tc>
        <w:tc>
          <w:tcPr>
            <w:tcW w:w="1710" w:type="dxa"/>
          </w:tcPr>
          <w:p w14:paraId="7C2ED014" w14:textId="77777777" w:rsidR="001D3EB5" w:rsidRDefault="003F63B5" w:rsidP="0D96189B">
            <w:pPr>
              <w:pStyle w:val="TableParagraph"/>
              <w:spacing w:line="267" w:lineRule="exact"/>
              <w:rPr>
                <w:sz w:val="24"/>
                <w:szCs w:val="24"/>
              </w:rPr>
            </w:pPr>
            <w:r w:rsidRPr="0D96189B">
              <w:rPr>
                <w:spacing w:val="-5"/>
                <w:sz w:val="24"/>
                <w:szCs w:val="24"/>
              </w:rPr>
              <w:t>1.0</w:t>
            </w:r>
          </w:p>
        </w:tc>
        <w:tc>
          <w:tcPr>
            <w:tcW w:w="2521" w:type="dxa"/>
          </w:tcPr>
          <w:p w14:paraId="7C2ED015" w14:textId="77777777" w:rsidR="001D3EB5" w:rsidRDefault="003F63B5" w:rsidP="0D96189B">
            <w:pPr>
              <w:pStyle w:val="TableParagraph"/>
              <w:spacing w:line="267" w:lineRule="exact"/>
              <w:rPr>
                <w:sz w:val="24"/>
                <w:szCs w:val="24"/>
              </w:rPr>
            </w:pPr>
            <w:r w:rsidRPr="0D96189B">
              <w:rPr>
                <w:sz w:val="24"/>
                <w:szCs w:val="24"/>
              </w:rPr>
              <w:t>Initial</w:t>
            </w:r>
            <w:r w:rsidRPr="0D96189B">
              <w:rPr>
                <w:spacing w:val="-9"/>
                <w:sz w:val="24"/>
                <w:szCs w:val="24"/>
              </w:rPr>
              <w:t xml:space="preserve"> </w:t>
            </w:r>
            <w:r w:rsidRPr="0D96189B">
              <w:rPr>
                <w:spacing w:val="-2"/>
                <w:sz w:val="24"/>
                <w:szCs w:val="24"/>
              </w:rPr>
              <w:t>Release</w:t>
            </w:r>
          </w:p>
        </w:tc>
        <w:tc>
          <w:tcPr>
            <w:tcW w:w="2775" w:type="dxa"/>
          </w:tcPr>
          <w:p w14:paraId="7C2ED016" w14:textId="77777777" w:rsidR="001D3EB5" w:rsidRDefault="003F63B5" w:rsidP="0D96189B">
            <w:pPr>
              <w:pStyle w:val="TableParagraph"/>
              <w:spacing w:line="267" w:lineRule="exact"/>
              <w:rPr>
                <w:sz w:val="24"/>
                <w:szCs w:val="24"/>
              </w:rPr>
            </w:pPr>
            <w:r w:rsidRPr="0D96189B">
              <w:rPr>
                <w:sz w:val="24"/>
                <w:szCs w:val="24"/>
              </w:rPr>
              <w:t>CareConnect</w:t>
            </w:r>
            <w:r w:rsidRPr="0D96189B">
              <w:rPr>
                <w:spacing w:val="-3"/>
                <w:sz w:val="24"/>
                <w:szCs w:val="24"/>
              </w:rPr>
              <w:t xml:space="preserve"> </w:t>
            </w:r>
            <w:r w:rsidRPr="0D96189B">
              <w:rPr>
                <w:spacing w:val="-4"/>
                <w:sz w:val="24"/>
                <w:szCs w:val="24"/>
              </w:rPr>
              <w:t>Team</w:t>
            </w:r>
          </w:p>
        </w:tc>
      </w:tr>
      <w:tr w:rsidR="003650B4" w14:paraId="7C2ED01C" w14:textId="77777777" w:rsidTr="757DACCB">
        <w:trPr>
          <w:trHeight w:val="560"/>
        </w:trPr>
        <w:tc>
          <w:tcPr>
            <w:tcW w:w="2329" w:type="dxa"/>
          </w:tcPr>
          <w:p w14:paraId="7C2ED018" w14:textId="02F09881" w:rsidR="003650B4" w:rsidRDefault="00870038" w:rsidP="003650B4">
            <w:pPr>
              <w:pStyle w:val="TableParagraph"/>
              <w:rPr>
                <w:sz w:val="24"/>
              </w:rPr>
            </w:pPr>
            <w:r>
              <w:rPr>
                <w:spacing w:val="-2"/>
                <w:sz w:val="24"/>
              </w:rPr>
              <w:t>09</w:t>
            </w:r>
            <w:r w:rsidR="003650B4">
              <w:rPr>
                <w:spacing w:val="-2"/>
                <w:sz w:val="24"/>
              </w:rPr>
              <w:t>/</w:t>
            </w:r>
            <w:r>
              <w:rPr>
                <w:spacing w:val="-2"/>
                <w:sz w:val="24"/>
              </w:rPr>
              <w:t>01</w:t>
            </w:r>
            <w:r w:rsidR="003650B4">
              <w:rPr>
                <w:spacing w:val="-2"/>
                <w:sz w:val="24"/>
              </w:rPr>
              <w:t>/2025</w:t>
            </w:r>
          </w:p>
        </w:tc>
        <w:tc>
          <w:tcPr>
            <w:tcW w:w="1710" w:type="dxa"/>
          </w:tcPr>
          <w:p w14:paraId="7C2ED019" w14:textId="24C6F280" w:rsidR="003650B4" w:rsidRDefault="2202DAA9" w:rsidP="0D96189B">
            <w:pPr>
              <w:pStyle w:val="TableParagraph"/>
              <w:rPr>
                <w:sz w:val="24"/>
                <w:szCs w:val="24"/>
              </w:rPr>
            </w:pPr>
            <w:r w:rsidRPr="0D96189B">
              <w:rPr>
                <w:spacing w:val="-5"/>
                <w:sz w:val="24"/>
                <w:szCs w:val="24"/>
              </w:rPr>
              <w:t>2</w:t>
            </w:r>
            <w:r w:rsidR="003650B4" w:rsidRPr="0D96189B">
              <w:rPr>
                <w:spacing w:val="-5"/>
                <w:sz w:val="24"/>
                <w:szCs w:val="24"/>
              </w:rPr>
              <w:t>.0</w:t>
            </w:r>
          </w:p>
        </w:tc>
        <w:tc>
          <w:tcPr>
            <w:tcW w:w="2521" w:type="dxa"/>
          </w:tcPr>
          <w:p w14:paraId="7C2ED01A" w14:textId="1102C83C" w:rsidR="003650B4" w:rsidRDefault="2202DAA9" w:rsidP="0D96189B">
            <w:pPr>
              <w:pStyle w:val="TableParagraph"/>
              <w:rPr>
                <w:sz w:val="24"/>
                <w:szCs w:val="24"/>
              </w:rPr>
            </w:pPr>
            <w:r w:rsidRPr="0D96189B">
              <w:rPr>
                <w:sz w:val="24"/>
                <w:szCs w:val="24"/>
              </w:rPr>
              <w:t>Fall 2025 Release</w:t>
            </w:r>
          </w:p>
        </w:tc>
        <w:tc>
          <w:tcPr>
            <w:tcW w:w="2775" w:type="dxa"/>
          </w:tcPr>
          <w:p w14:paraId="7C2ED01B" w14:textId="78245467" w:rsidR="003650B4" w:rsidRDefault="003650B4" w:rsidP="0D96189B">
            <w:pPr>
              <w:pStyle w:val="TableParagraph"/>
              <w:rPr>
                <w:sz w:val="24"/>
                <w:szCs w:val="24"/>
              </w:rPr>
            </w:pPr>
            <w:r w:rsidRPr="0D96189B">
              <w:rPr>
                <w:sz w:val="24"/>
                <w:szCs w:val="24"/>
              </w:rPr>
              <w:t>CareConnect</w:t>
            </w:r>
            <w:r w:rsidRPr="0D96189B">
              <w:rPr>
                <w:spacing w:val="-3"/>
                <w:sz w:val="24"/>
                <w:szCs w:val="24"/>
              </w:rPr>
              <w:t xml:space="preserve"> </w:t>
            </w:r>
            <w:r w:rsidRPr="0D96189B">
              <w:rPr>
                <w:spacing w:val="-4"/>
                <w:sz w:val="24"/>
                <w:szCs w:val="24"/>
              </w:rPr>
              <w:t>Team</w:t>
            </w:r>
          </w:p>
        </w:tc>
      </w:tr>
      <w:tr w:rsidR="003650B4" w14:paraId="7C2ED021" w14:textId="77777777" w:rsidTr="757DACCB">
        <w:trPr>
          <w:trHeight w:val="560"/>
        </w:trPr>
        <w:tc>
          <w:tcPr>
            <w:tcW w:w="2329" w:type="dxa"/>
          </w:tcPr>
          <w:p w14:paraId="7C2ED01D" w14:textId="3114C57F" w:rsidR="003650B4" w:rsidRDefault="363CA3FD" w:rsidP="0D96189B">
            <w:pPr>
              <w:pStyle w:val="TableParagraph"/>
              <w:rPr>
                <w:sz w:val="24"/>
                <w:szCs w:val="24"/>
              </w:rPr>
            </w:pPr>
            <w:r w:rsidRPr="0D96189B">
              <w:rPr>
                <w:sz w:val="24"/>
                <w:szCs w:val="24"/>
              </w:rPr>
              <w:t>10/25/2025</w:t>
            </w:r>
          </w:p>
        </w:tc>
        <w:tc>
          <w:tcPr>
            <w:tcW w:w="1710" w:type="dxa"/>
          </w:tcPr>
          <w:p w14:paraId="7C2ED01E" w14:textId="4F732C74" w:rsidR="003650B4" w:rsidRDefault="363CA3FD" w:rsidP="0D96189B">
            <w:pPr>
              <w:pStyle w:val="TableParagraph"/>
              <w:rPr>
                <w:sz w:val="24"/>
                <w:szCs w:val="24"/>
              </w:rPr>
            </w:pPr>
            <w:r w:rsidRPr="0D96189B">
              <w:rPr>
                <w:sz w:val="24"/>
                <w:szCs w:val="24"/>
              </w:rPr>
              <w:t>2.1</w:t>
            </w:r>
          </w:p>
        </w:tc>
        <w:tc>
          <w:tcPr>
            <w:tcW w:w="2521" w:type="dxa"/>
          </w:tcPr>
          <w:p w14:paraId="3D5691D2" w14:textId="6AF091A4" w:rsidR="003650B4" w:rsidRDefault="363CA3FD" w:rsidP="0D96189B">
            <w:pPr>
              <w:pStyle w:val="TableParagraph"/>
              <w:rPr>
                <w:sz w:val="24"/>
                <w:szCs w:val="24"/>
              </w:rPr>
            </w:pPr>
            <w:r w:rsidRPr="0D96189B">
              <w:rPr>
                <w:sz w:val="24"/>
                <w:szCs w:val="24"/>
              </w:rPr>
              <w:t>Milestone 3 QA update- Added</w:t>
            </w:r>
            <w:r w:rsidR="39FBB2D7" w:rsidRPr="0D96189B">
              <w:rPr>
                <w:sz w:val="24"/>
                <w:szCs w:val="24"/>
              </w:rPr>
              <w:t xml:space="preserve"> </w:t>
            </w:r>
            <w:r w:rsidR="39FBB2D7" w:rsidRPr="0D96189B">
              <w:rPr>
                <w:color w:val="000000" w:themeColor="text1"/>
              </w:rPr>
              <w:t>test environment validation (Sec 4.1) and regression, integration, and non-functional execution results (Sec 5.1–5.4)</w:t>
            </w:r>
          </w:p>
          <w:p w14:paraId="7C2ED01F" w14:textId="381159DF" w:rsidR="003650B4" w:rsidRDefault="003650B4" w:rsidP="0D96189B">
            <w:pPr>
              <w:pStyle w:val="TableParagraph"/>
              <w:rPr>
                <w:sz w:val="24"/>
                <w:szCs w:val="24"/>
              </w:rPr>
            </w:pPr>
          </w:p>
        </w:tc>
        <w:tc>
          <w:tcPr>
            <w:tcW w:w="2775" w:type="dxa"/>
          </w:tcPr>
          <w:p w14:paraId="7C2ED020" w14:textId="47634F0A" w:rsidR="003650B4" w:rsidRDefault="39FBB2D7" w:rsidP="0D96189B">
            <w:pPr>
              <w:pStyle w:val="TableParagraph"/>
              <w:rPr>
                <w:sz w:val="24"/>
                <w:szCs w:val="24"/>
              </w:rPr>
            </w:pPr>
            <w:r w:rsidRPr="0D96189B">
              <w:rPr>
                <w:sz w:val="24"/>
                <w:szCs w:val="24"/>
              </w:rPr>
              <w:t>CareConnect Team</w:t>
            </w:r>
          </w:p>
        </w:tc>
      </w:tr>
    </w:tbl>
    <w:p w14:paraId="7C2ED022" w14:textId="77777777" w:rsidR="001D3EB5" w:rsidRDefault="001D3EB5">
      <w:pPr>
        <w:pStyle w:val="BodyText"/>
        <w:rPr>
          <w:b/>
          <w:sz w:val="32"/>
        </w:rPr>
      </w:pPr>
    </w:p>
    <w:p w14:paraId="7C2ED023" w14:textId="77777777" w:rsidR="001D3EB5" w:rsidRDefault="001D3EB5">
      <w:pPr>
        <w:pStyle w:val="BodyText"/>
        <w:rPr>
          <w:b/>
          <w:sz w:val="32"/>
        </w:rPr>
      </w:pPr>
    </w:p>
    <w:p w14:paraId="7C2ED024" w14:textId="77777777" w:rsidR="001D3EB5" w:rsidRDefault="001D3EB5">
      <w:pPr>
        <w:pStyle w:val="BodyText"/>
        <w:rPr>
          <w:b/>
          <w:sz w:val="32"/>
        </w:rPr>
      </w:pPr>
    </w:p>
    <w:p w14:paraId="7C2ED025" w14:textId="77777777" w:rsidR="001D3EB5" w:rsidRDefault="001D3EB5">
      <w:pPr>
        <w:pStyle w:val="BodyText"/>
        <w:rPr>
          <w:b/>
          <w:sz w:val="32"/>
        </w:rPr>
      </w:pPr>
    </w:p>
    <w:p w14:paraId="7C2ED026" w14:textId="77777777" w:rsidR="001D3EB5" w:rsidRDefault="001D3EB5">
      <w:pPr>
        <w:pStyle w:val="BodyText"/>
        <w:spacing w:before="187"/>
        <w:rPr>
          <w:b/>
          <w:sz w:val="32"/>
        </w:rPr>
      </w:pPr>
    </w:p>
    <w:p w14:paraId="7C2ED027" w14:textId="77777777" w:rsidR="001D3EB5" w:rsidRDefault="003F63B5">
      <w:pPr>
        <w:ind w:left="8" w:right="716"/>
        <w:jc w:val="center"/>
        <w:rPr>
          <w:b/>
          <w:sz w:val="32"/>
        </w:rPr>
      </w:pPr>
      <w:r>
        <w:rPr>
          <w:b/>
          <w:sz w:val="32"/>
        </w:rPr>
        <w:t>Sign-off</w:t>
      </w:r>
      <w:r>
        <w:rPr>
          <w:b/>
          <w:spacing w:val="-4"/>
          <w:sz w:val="32"/>
        </w:rPr>
        <w:t xml:space="preserve"> </w:t>
      </w:r>
      <w:r>
        <w:rPr>
          <w:b/>
          <w:spacing w:val="-2"/>
          <w:sz w:val="32"/>
        </w:rPr>
        <w:t>Sheet</w:t>
      </w:r>
    </w:p>
    <w:p w14:paraId="7C2ED028" w14:textId="77777777" w:rsidR="001D3EB5" w:rsidRDefault="001D3EB5">
      <w:pPr>
        <w:pStyle w:val="BodyText"/>
        <w:spacing w:before="113" w:after="1"/>
        <w:rPr>
          <w:b/>
          <w:sz w:val="20"/>
        </w:rPr>
      </w:pPr>
    </w:p>
    <w:tbl>
      <w:tblPr>
        <w:tblW w:w="0" w:type="auto"/>
        <w:tblInd w:w="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75"/>
        <w:gridCol w:w="1834"/>
        <w:gridCol w:w="3150"/>
        <w:gridCol w:w="2866"/>
      </w:tblGrid>
      <w:tr w:rsidR="001D3EB5" w14:paraId="7C2ED02D" w14:textId="77777777">
        <w:trPr>
          <w:trHeight w:val="320"/>
        </w:trPr>
        <w:tc>
          <w:tcPr>
            <w:tcW w:w="1575" w:type="dxa"/>
          </w:tcPr>
          <w:p w14:paraId="7C2ED029" w14:textId="77777777" w:rsidR="001D3EB5" w:rsidRDefault="003F63B5">
            <w:pPr>
              <w:pStyle w:val="TableParagraph"/>
              <w:spacing w:line="272" w:lineRule="exact"/>
              <w:ind w:left="30"/>
              <w:jc w:val="center"/>
              <w:rPr>
                <w:b/>
                <w:sz w:val="24"/>
              </w:rPr>
            </w:pPr>
            <w:r>
              <w:rPr>
                <w:b/>
                <w:spacing w:val="-4"/>
                <w:sz w:val="24"/>
              </w:rPr>
              <w:t>Role</w:t>
            </w:r>
          </w:p>
        </w:tc>
        <w:tc>
          <w:tcPr>
            <w:tcW w:w="1834" w:type="dxa"/>
          </w:tcPr>
          <w:p w14:paraId="7C2ED02A" w14:textId="77777777" w:rsidR="001D3EB5" w:rsidRDefault="003F63B5">
            <w:pPr>
              <w:pStyle w:val="TableParagraph"/>
              <w:spacing w:line="272" w:lineRule="exact"/>
              <w:ind w:left="614"/>
              <w:rPr>
                <w:b/>
                <w:sz w:val="24"/>
              </w:rPr>
            </w:pPr>
            <w:r>
              <w:rPr>
                <w:b/>
                <w:spacing w:val="-4"/>
                <w:sz w:val="24"/>
              </w:rPr>
              <w:t>Name</w:t>
            </w:r>
          </w:p>
        </w:tc>
        <w:tc>
          <w:tcPr>
            <w:tcW w:w="3150" w:type="dxa"/>
          </w:tcPr>
          <w:p w14:paraId="7C2ED02B" w14:textId="77777777" w:rsidR="001D3EB5" w:rsidRDefault="003F63B5">
            <w:pPr>
              <w:pStyle w:val="TableParagraph"/>
              <w:spacing w:line="272" w:lineRule="exact"/>
              <w:ind w:left="19"/>
              <w:jc w:val="center"/>
              <w:rPr>
                <w:b/>
                <w:sz w:val="24"/>
              </w:rPr>
            </w:pPr>
            <w:r>
              <w:rPr>
                <w:b/>
                <w:spacing w:val="-2"/>
                <w:sz w:val="24"/>
              </w:rPr>
              <w:t>Signature</w:t>
            </w:r>
          </w:p>
        </w:tc>
        <w:tc>
          <w:tcPr>
            <w:tcW w:w="2866" w:type="dxa"/>
          </w:tcPr>
          <w:p w14:paraId="7C2ED02C" w14:textId="77777777" w:rsidR="001D3EB5" w:rsidRDefault="003F63B5">
            <w:pPr>
              <w:pStyle w:val="TableParagraph"/>
              <w:spacing w:line="272" w:lineRule="exact"/>
              <w:ind w:left="26"/>
              <w:jc w:val="center"/>
              <w:rPr>
                <w:b/>
                <w:sz w:val="24"/>
              </w:rPr>
            </w:pPr>
            <w:r>
              <w:rPr>
                <w:b/>
                <w:spacing w:val="-4"/>
                <w:sz w:val="24"/>
              </w:rPr>
              <w:t>Date</w:t>
            </w:r>
          </w:p>
        </w:tc>
      </w:tr>
      <w:tr w:rsidR="001D3EB5" w14:paraId="7C2ED033" w14:textId="77777777">
        <w:trPr>
          <w:trHeight w:val="642"/>
        </w:trPr>
        <w:tc>
          <w:tcPr>
            <w:tcW w:w="1575" w:type="dxa"/>
          </w:tcPr>
          <w:p w14:paraId="7C2ED02E" w14:textId="77777777" w:rsidR="001D3EB5" w:rsidRDefault="003F63B5">
            <w:pPr>
              <w:pStyle w:val="TableParagraph"/>
              <w:spacing w:line="267" w:lineRule="exact"/>
              <w:ind w:left="90"/>
              <w:rPr>
                <w:sz w:val="24"/>
              </w:rPr>
            </w:pPr>
            <w:r>
              <w:rPr>
                <w:spacing w:val="-2"/>
                <w:sz w:val="24"/>
              </w:rPr>
              <w:t>Project</w:t>
            </w:r>
          </w:p>
          <w:p w14:paraId="7C2ED02F" w14:textId="77777777" w:rsidR="001D3EB5" w:rsidRDefault="003F63B5">
            <w:pPr>
              <w:pStyle w:val="TableParagraph"/>
              <w:spacing w:before="45"/>
              <w:ind w:left="90"/>
              <w:rPr>
                <w:sz w:val="24"/>
              </w:rPr>
            </w:pPr>
            <w:r>
              <w:rPr>
                <w:spacing w:val="-2"/>
                <w:sz w:val="24"/>
              </w:rPr>
              <w:t>Manager</w:t>
            </w:r>
          </w:p>
        </w:tc>
        <w:tc>
          <w:tcPr>
            <w:tcW w:w="1834" w:type="dxa"/>
          </w:tcPr>
          <w:p w14:paraId="7C2ED030" w14:textId="6F0A5AAA" w:rsidR="001D3EB5" w:rsidRDefault="005E356A">
            <w:pPr>
              <w:pStyle w:val="TableParagraph"/>
              <w:spacing w:before="154"/>
              <w:ind w:left="90"/>
              <w:rPr>
                <w:sz w:val="24"/>
              </w:rPr>
            </w:pPr>
            <w:r>
              <w:rPr>
                <w:sz w:val="24"/>
              </w:rPr>
              <w:t>Alondra Vega Pacheco</w:t>
            </w:r>
          </w:p>
        </w:tc>
        <w:tc>
          <w:tcPr>
            <w:tcW w:w="3150" w:type="dxa"/>
          </w:tcPr>
          <w:p w14:paraId="7C2ED031" w14:textId="77777777" w:rsidR="001D3EB5" w:rsidRDefault="001D3EB5">
            <w:pPr>
              <w:pStyle w:val="TableParagraph"/>
              <w:rPr>
                <w:sz w:val="24"/>
              </w:rPr>
            </w:pPr>
          </w:p>
        </w:tc>
        <w:tc>
          <w:tcPr>
            <w:tcW w:w="2866" w:type="dxa"/>
          </w:tcPr>
          <w:p w14:paraId="7C2ED032" w14:textId="03B6AA98" w:rsidR="001D3EB5" w:rsidRDefault="00282A32">
            <w:pPr>
              <w:pStyle w:val="TableParagraph"/>
              <w:rPr>
                <w:sz w:val="24"/>
              </w:rPr>
            </w:pPr>
            <w:r>
              <w:rPr>
                <w:spacing w:val="-2"/>
                <w:sz w:val="24"/>
              </w:rPr>
              <w:t>09/13/2025</w:t>
            </w:r>
          </w:p>
        </w:tc>
      </w:tr>
      <w:tr w:rsidR="001D3EB5" w14:paraId="7C2ED038" w14:textId="77777777">
        <w:trPr>
          <w:trHeight w:val="603"/>
        </w:trPr>
        <w:tc>
          <w:tcPr>
            <w:tcW w:w="1575" w:type="dxa"/>
          </w:tcPr>
          <w:p w14:paraId="7C2ED034" w14:textId="77777777" w:rsidR="001D3EB5" w:rsidRDefault="003F63B5">
            <w:pPr>
              <w:pStyle w:val="TableParagraph"/>
              <w:spacing w:line="267" w:lineRule="exact"/>
              <w:ind w:left="90"/>
              <w:rPr>
                <w:sz w:val="24"/>
              </w:rPr>
            </w:pPr>
            <w:r>
              <w:rPr>
                <w:sz w:val="24"/>
              </w:rPr>
              <w:t>Team</w:t>
            </w:r>
            <w:r>
              <w:rPr>
                <w:spacing w:val="-6"/>
                <w:sz w:val="24"/>
              </w:rPr>
              <w:t xml:space="preserve"> </w:t>
            </w:r>
            <w:r>
              <w:rPr>
                <w:spacing w:val="-4"/>
                <w:sz w:val="24"/>
              </w:rPr>
              <w:t>Lead</w:t>
            </w:r>
          </w:p>
        </w:tc>
        <w:tc>
          <w:tcPr>
            <w:tcW w:w="1834" w:type="dxa"/>
          </w:tcPr>
          <w:p w14:paraId="7C2ED035" w14:textId="3DB9A880" w:rsidR="001D3EB5" w:rsidRDefault="00282A32">
            <w:pPr>
              <w:pStyle w:val="TableParagraph"/>
              <w:spacing w:line="267" w:lineRule="exact"/>
              <w:ind w:left="90"/>
              <w:rPr>
                <w:sz w:val="24"/>
              </w:rPr>
            </w:pPr>
            <w:r>
              <w:rPr>
                <w:sz w:val="24"/>
              </w:rPr>
              <w:t>Sadina Wagner</w:t>
            </w:r>
          </w:p>
        </w:tc>
        <w:tc>
          <w:tcPr>
            <w:tcW w:w="3150" w:type="dxa"/>
          </w:tcPr>
          <w:p w14:paraId="7C2ED036" w14:textId="77777777" w:rsidR="001D3EB5" w:rsidRDefault="001D3EB5">
            <w:pPr>
              <w:pStyle w:val="TableParagraph"/>
              <w:rPr>
                <w:sz w:val="24"/>
              </w:rPr>
            </w:pPr>
          </w:p>
        </w:tc>
        <w:tc>
          <w:tcPr>
            <w:tcW w:w="2866" w:type="dxa"/>
          </w:tcPr>
          <w:p w14:paraId="7C2ED037" w14:textId="6714D045" w:rsidR="001D3EB5" w:rsidRDefault="00282A32">
            <w:pPr>
              <w:pStyle w:val="TableParagraph"/>
              <w:rPr>
                <w:sz w:val="24"/>
              </w:rPr>
            </w:pPr>
            <w:r>
              <w:rPr>
                <w:spacing w:val="-2"/>
                <w:sz w:val="24"/>
              </w:rPr>
              <w:t>09/13/2025</w:t>
            </w:r>
          </w:p>
        </w:tc>
      </w:tr>
      <w:tr w:rsidR="001D3EB5" w14:paraId="7C2ED03D" w14:textId="77777777">
        <w:trPr>
          <w:trHeight w:val="603"/>
        </w:trPr>
        <w:tc>
          <w:tcPr>
            <w:tcW w:w="1575" w:type="dxa"/>
          </w:tcPr>
          <w:p w14:paraId="7C2ED039" w14:textId="047840E4" w:rsidR="001D3EB5" w:rsidRDefault="005E356A">
            <w:pPr>
              <w:pStyle w:val="TableParagraph"/>
              <w:spacing w:before="135"/>
              <w:ind w:left="90"/>
              <w:rPr>
                <w:sz w:val="24"/>
              </w:rPr>
            </w:pPr>
            <w:r>
              <w:rPr>
                <w:sz w:val="24"/>
              </w:rPr>
              <w:t>Team</w:t>
            </w:r>
            <w:r>
              <w:rPr>
                <w:spacing w:val="-6"/>
                <w:sz w:val="24"/>
              </w:rPr>
              <w:t xml:space="preserve"> </w:t>
            </w:r>
            <w:r w:rsidR="003F63B5">
              <w:rPr>
                <w:spacing w:val="-4"/>
                <w:sz w:val="24"/>
              </w:rPr>
              <w:t>Lead</w:t>
            </w:r>
          </w:p>
        </w:tc>
        <w:tc>
          <w:tcPr>
            <w:tcW w:w="1834" w:type="dxa"/>
          </w:tcPr>
          <w:p w14:paraId="7C2ED03A" w14:textId="2312DAEC" w:rsidR="001D3EB5" w:rsidRDefault="00282A32">
            <w:pPr>
              <w:pStyle w:val="TableParagraph"/>
              <w:spacing w:before="135"/>
              <w:ind w:left="90"/>
              <w:rPr>
                <w:sz w:val="24"/>
              </w:rPr>
            </w:pPr>
            <w:r>
              <w:rPr>
                <w:sz w:val="24"/>
              </w:rPr>
              <w:t>Sukhmeet Khalar</w:t>
            </w:r>
          </w:p>
        </w:tc>
        <w:tc>
          <w:tcPr>
            <w:tcW w:w="3150" w:type="dxa"/>
          </w:tcPr>
          <w:p w14:paraId="7C2ED03B" w14:textId="77777777" w:rsidR="001D3EB5" w:rsidRDefault="001D3EB5">
            <w:pPr>
              <w:pStyle w:val="TableParagraph"/>
              <w:rPr>
                <w:sz w:val="24"/>
              </w:rPr>
            </w:pPr>
          </w:p>
        </w:tc>
        <w:tc>
          <w:tcPr>
            <w:tcW w:w="2866" w:type="dxa"/>
          </w:tcPr>
          <w:p w14:paraId="7C2ED03C" w14:textId="5BECD8B7" w:rsidR="001D3EB5" w:rsidRDefault="00282A32">
            <w:pPr>
              <w:pStyle w:val="TableParagraph"/>
              <w:rPr>
                <w:sz w:val="24"/>
              </w:rPr>
            </w:pPr>
            <w:r>
              <w:rPr>
                <w:spacing w:val="-2"/>
                <w:sz w:val="24"/>
              </w:rPr>
              <w:t>09/13/2025</w:t>
            </w:r>
          </w:p>
        </w:tc>
      </w:tr>
      <w:tr w:rsidR="005E356A" w14:paraId="1A7E5CB5" w14:textId="77777777">
        <w:trPr>
          <w:trHeight w:val="603"/>
        </w:trPr>
        <w:tc>
          <w:tcPr>
            <w:tcW w:w="1575" w:type="dxa"/>
          </w:tcPr>
          <w:p w14:paraId="55A2BDD9" w14:textId="3B0EC3C2" w:rsidR="005E356A" w:rsidRDefault="005E356A" w:rsidP="005E356A">
            <w:pPr>
              <w:pStyle w:val="TableParagraph"/>
              <w:spacing w:before="135"/>
              <w:ind w:left="90"/>
              <w:rPr>
                <w:sz w:val="24"/>
              </w:rPr>
            </w:pPr>
            <w:r>
              <w:rPr>
                <w:sz w:val="24"/>
              </w:rPr>
              <w:t>Team</w:t>
            </w:r>
            <w:r>
              <w:rPr>
                <w:spacing w:val="-6"/>
                <w:sz w:val="24"/>
              </w:rPr>
              <w:t xml:space="preserve"> </w:t>
            </w:r>
            <w:r>
              <w:rPr>
                <w:spacing w:val="-4"/>
                <w:sz w:val="24"/>
              </w:rPr>
              <w:t>Lead</w:t>
            </w:r>
          </w:p>
        </w:tc>
        <w:tc>
          <w:tcPr>
            <w:tcW w:w="1834" w:type="dxa"/>
          </w:tcPr>
          <w:p w14:paraId="5F5A0BA4" w14:textId="772CE868" w:rsidR="005E356A" w:rsidRDefault="00282A32" w:rsidP="005E356A">
            <w:pPr>
              <w:pStyle w:val="TableParagraph"/>
              <w:spacing w:before="135"/>
              <w:ind w:left="90"/>
              <w:rPr>
                <w:sz w:val="24"/>
              </w:rPr>
            </w:pPr>
            <w:r>
              <w:rPr>
                <w:sz w:val="24"/>
              </w:rPr>
              <w:t>Amber Young</w:t>
            </w:r>
          </w:p>
        </w:tc>
        <w:tc>
          <w:tcPr>
            <w:tcW w:w="3150" w:type="dxa"/>
          </w:tcPr>
          <w:p w14:paraId="1C7D7C4E" w14:textId="77777777" w:rsidR="005E356A" w:rsidRDefault="005E356A" w:rsidP="005E356A">
            <w:pPr>
              <w:pStyle w:val="TableParagraph"/>
              <w:rPr>
                <w:sz w:val="24"/>
              </w:rPr>
            </w:pPr>
          </w:p>
        </w:tc>
        <w:tc>
          <w:tcPr>
            <w:tcW w:w="2866" w:type="dxa"/>
          </w:tcPr>
          <w:p w14:paraId="15167B21" w14:textId="73B6F145" w:rsidR="005E356A" w:rsidRDefault="00282A32" w:rsidP="005E356A">
            <w:pPr>
              <w:pStyle w:val="TableParagraph"/>
              <w:rPr>
                <w:sz w:val="24"/>
              </w:rPr>
            </w:pPr>
            <w:r>
              <w:rPr>
                <w:spacing w:val="-2"/>
                <w:sz w:val="24"/>
              </w:rPr>
              <w:t>09/13/2025</w:t>
            </w:r>
          </w:p>
        </w:tc>
      </w:tr>
      <w:tr w:rsidR="005E356A" w14:paraId="5470B4C5" w14:textId="77777777">
        <w:trPr>
          <w:trHeight w:val="603"/>
        </w:trPr>
        <w:tc>
          <w:tcPr>
            <w:tcW w:w="1575" w:type="dxa"/>
          </w:tcPr>
          <w:p w14:paraId="7CB75CAC" w14:textId="4078AE56" w:rsidR="005E356A" w:rsidRDefault="005E356A" w:rsidP="005E356A">
            <w:pPr>
              <w:pStyle w:val="TableParagraph"/>
              <w:spacing w:before="135"/>
              <w:ind w:left="90"/>
              <w:rPr>
                <w:sz w:val="24"/>
              </w:rPr>
            </w:pPr>
            <w:r>
              <w:rPr>
                <w:sz w:val="24"/>
              </w:rPr>
              <w:t>Team</w:t>
            </w:r>
            <w:r>
              <w:rPr>
                <w:spacing w:val="-6"/>
                <w:sz w:val="24"/>
              </w:rPr>
              <w:t xml:space="preserve"> </w:t>
            </w:r>
            <w:r>
              <w:rPr>
                <w:spacing w:val="-4"/>
                <w:sz w:val="24"/>
              </w:rPr>
              <w:t>Lead</w:t>
            </w:r>
          </w:p>
        </w:tc>
        <w:tc>
          <w:tcPr>
            <w:tcW w:w="1834" w:type="dxa"/>
          </w:tcPr>
          <w:p w14:paraId="216B3948" w14:textId="7A0DFA68" w:rsidR="005E356A" w:rsidRDefault="00282A32" w:rsidP="005E356A">
            <w:pPr>
              <w:pStyle w:val="TableParagraph"/>
              <w:spacing w:before="135"/>
              <w:ind w:left="90"/>
              <w:rPr>
                <w:sz w:val="24"/>
              </w:rPr>
            </w:pPr>
            <w:r>
              <w:rPr>
                <w:sz w:val="24"/>
              </w:rPr>
              <w:t>Sudarshan Neupane</w:t>
            </w:r>
          </w:p>
        </w:tc>
        <w:tc>
          <w:tcPr>
            <w:tcW w:w="3150" w:type="dxa"/>
          </w:tcPr>
          <w:p w14:paraId="2981504E" w14:textId="77777777" w:rsidR="005E356A" w:rsidRDefault="005E356A" w:rsidP="005E356A">
            <w:pPr>
              <w:pStyle w:val="TableParagraph"/>
              <w:rPr>
                <w:sz w:val="24"/>
              </w:rPr>
            </w:pPr>
          </w:p>
        </w:tc>
        <w:tc>
          <w:tcPr>
            <w:tcW w:w="2866" w:type="dxa"/>
          </w:tcPr>
          <w:p w14:paraId="60F28F4F" w14:textId="1C646569" w:rsidR="005E356A" w:rsidRDefault="00282A32" w:rsidP="005E356A">
            <w:pPr>
              <w:pStyle w:val="TableParagraph"/>
              <w:rPr>
                <w:sz w:val="24"/>
              </w:rPr>
            </w:pPr>
            <w:r>
              <w:rPr>
                <w:spacing w:val="-2"/>
                <w:sz w:val="24"/>
              </w:rPr>
              <w:t>09/13/2025</w:t>
            </w:r>
          </w:p>
        </w:tc>
      </w:tr>
      <w:tr w:rsidR="001D3EB5" w14:paraId="7C2ED043" w14:textId="77777777">
        <w:trPr>
          <w:trHeight w:val="642"/>
        </w:trPr>
        <w:tc>
          <w:tcPr>
            <w:tcW w:w="1575" w:type="dxa"/>
          </w:tcPr>
          <w:p w14:paraId="7C2ED03E" w14:textId="77777777" w:rsidR="001D3EB5" w:rsidRDefault="003F63B5">
            <w:pPr>
              <w:pStyle w:val="TableParagraph"/>
              <w:spacing w:before="155"/>
              <w:ind w:left="90"/>
              <w:rPr>
                <w:sz w:val="24"/>
              </w:rPr>
            </w:pPr>
            <w:r>
              <w:rPr>
                <w:spacing w:val="-2"/>
                <w:sz w:val="24"/>
              </w:rPr>
              <w:t>Client</w:t>
            </w:r>
          </w:p>
        </w:tc>
        <w:tc>
          <w:tcPr>
            <w:tcW w:w="1834" w:type="dxa"/>
          </w:tcPr>
          <w:p w14:paraId="7C2ED03F" w14:textId="77777777" w:rsidR="001D3EB5" w:rsidRDefault="003F63B5">
            <w:pPr>
              <w:pStyle w:val="TableParagraph"/>
              <w:spacing w:line="273" w:lineRule="exact"/>
              <w:ind w:left="90"/>
              <w:rPr>
                <w:sz w:val="24"/>
              </w:rPr>
            </w:pPr>
            <w:r>
              <w:rPr>
                <w:sz w:val="24"/>
              </w:rPr>
              <w:t>Dr.</w:t>
            </w:r>
            <w:r>
              <w:rPr>
                <w:spacing w:val="4"/>
                <w:sz w:val="24"/>
              </w:rPr>
              <w:t xml:space="preserve"> </w:t>
            </w:r>
            <w:r>
              <w:rPr>
                <w:spacing w:val="-5"/>
                <w:sz w:val="24"/>
              </w:rPr>
              <w:t>Mir</w:t>
            </w:r>
          </w:p>
          <w:p w14:paraId="7C2ED040" w14:textId="77777777" w:rsidR="001D3EB5" w:rsidRDefault="003F63B5">
            <w:pPr>
              <w:pStyle w:val="TableParagraph"/>
              <w:spacing w:before="41"/>
              <w:ind w:left="90"/>
              <w:rPr>
                <w:sz w:val="24"/>
              </w:rPr>
            </w:pPr>
            <w:r>
              <w:rPr>
                <w:spacing w:val="-2"/>
                <w:sz w:val="24"/>
              </w:rPr>
              <w:t>Assadullah</w:t>
            </w:r>
          </w:p>
        </w:tc>
        <w:tc>
          <w:tcPr>
            <w:tcW w:w="3150" w:type="dxa"/>
          </w:tcPr>
          <w:p w14:paraId="7C2ED041" w14:textId="77777777" w:rsidR="001D3EB5" w:rsidRDefault="001D3EB5">
            <w:pPr>
              <w:pStyle w:val="TableParagraph"/>
              <w:rPr>
                <w:sz w:val="24"/>
              </w:rPr>
            </w:pPr>
          </w:p>
        </w:tc>
        <w:tc>
          <w:tcPr>
            <w:tcW w:w="2866" w:type="dxa"/>
          </w:tcPr>
          <w:p w14:paraId="7C2ED042" w14:textId="77777777" w:rsidR="001D3EB5" w:rsidRDefault="001D3EB5">
            <w:pPr>
              <w:pStyle w:val="TableParagraph"/>
              <w:rPr>
                <w:sz w:val="24"/>
              </w:rPr>
            </w:pPr>
          </w:p>
        </w:tc>
      </w:tr>
      <w:tr w:rsidR="005E356A" w14:paraId="4380D92E" w14:textId="77777777">
        <w:trPr>
          <w:trHeight w:val="642"/>
        </w:trPr>
        <w:tc>
          <w:tcPr>
            <w:tcW w:w="1575" w:type="dxa"/>
          </w:tcPr>
          <w:p w14:paraId="02DB488B" w14:textId="55967C11" w:rsidR="005E356A" w:rsidRDefault="005E356A" w:rsidP="005E356A">
            <w:pPr>
              <w:pStyle w:val="TableParagraph"/>
              <w:spacing w:before="155"/>
              <w:ind w:left="90"/>
              <w:rPr>
                <w:spacing w:val="-2"/>
                <w:sz w:val="24"/>
              </w:rPr>
            </w:pPr>
            <w:r>
              <w:rPr>
                <w:spacing w:val="-2"/>
                <w:sz w:val="24"/>
              </w:rPr>
              <w:t>Client</w:t>
            </w:r>
          </w:p>
        </w:tc>
        <w:tc>
          <w:tcPr>
            <w:tcW w:w="1834" w:type="dxa"/>
          </w:tcPr>
          <w:p w14:paraId="317AC0C2" w14:textId="4DA061BA" w:rsidR="005E356A" w:rsidRDefault="005E356A" w:rsidP="005E356A">
            <w:pPr>
              <w:pStyle w:val="TableParagraph"/>
              <w:spacing w:line="273" w:lineRule="exact"/>
              <w:ind w:left="90"/>
              <w:rPr>
                <w:sz w:val="24"/>
              </w:rPr>
            </w:pPr>
            <w:r>
              <w:rPr>
                <w:sz w:val="24"/>
              </w:rPr>
              <w:t>Roy Gorden</w:t>
            </w:r>
          </w:p>
        </w:tc>
        <w:tc>
          <w:tcPr>
            <w:tcW w:w="3150" w:type="dxa"/>
          </w:tcPr>
          <w:p w14:paraId="4D419829" w14:textId="77777777" w:rsidR="005E356A" w:rsidRDefault="005E356A" w:rsidP="005E356A">
            <w:pPr>
              <w:pStyle w:val="TableParagraph"/>
              <w:rPr>
                <w:sz w:val="24"/>
              </w:rPr>
            </w:pPr>
          </w:p>
        </w:tc>
        <w:tc>
          <w:tcPr>
            <w:tcW w:w="2866" w:type="dxa"/>
          </w:tcPr>
          <w:p w14:paraId="68774AE3" w14:textId="77777777" w:rsidR="005E356A" w:rsidRDefault="005E356A" w:rsidP="005E356A">
            <w:pPr>
              <w:pStyle w:val="TableParagraph"/>
              <w:rPr>
                <w:sz w:val="24"/>
              </w:rPr>
            </w:pPr>
          </w:p>
        </w:tc>
      </w:tr>
      <w:tr w:rsidR="005E356A" w14:paraId="7311B898" w14:textId="77777777">
        <w:trPr>
          <w:trHeight w:val="642"/>
        </w:trPr>
        <w:tc>
          <w:tcPr>
            <w:tcW w:w="1575" w:type="dxa"/>
          </w:tcPr>
          <w:p w14:paraId="506A0A27" w14:textId="18ACDC66" w:rsidR="005E356A" w:rsidRDefault="005E356A" w:rsidP="005E356A">
            <w:pPr>
              <w:pStyle w:val="TableParagraph"/>
              <w:spacing w:before="155"/>
              <w:ind w:left="90"/>
              <w:rPr>
                <w:spacing w:val="-2"/>
                <w:sz w:val="24"/>
              </w:rPr>
            </w:pPr>
            <w:r>
              <w:rPr>
                <w:spacing w:val="-2"/>
                <w:sz w:val="24"/>
              </w:rPr>
              <w:t>Client</w:t>
            </w:r>
          </w:p>
        </w:tc>
        <w:tc>
          <w:tcPr>
            <w:tcW w:w="1834" w:type="dxa"/>
          </w:tcPr>
          <w:p w14:paraId="0F146325" w14:textId="1DA1B18C" w:rsidR="005E356A" w:rsidRDefault="005E356A" w:rsidP="005E356A">
            <w:pPr>
              <w:pStyle w:val="TableParagraph"/>
              <w:spacing w:line="273" w:lineRule="exact"/>
              <w:ind w:left="90"/>
              <w:rPr>
                <w:sz w:val="24"/>
              </w:rPr>
            </w:pPr>
            <w:r>
              <w:rPr>
                <w:sz w:val="24"/>
              </w:rPr>
              <w:t>Dr.</w:t>
            </w:r>
            <w:r>
              <w:rPr>
                <w:spacing w:val="4"/>
                <w:sz w:val="24"/>
              </w:rPr>
              <w:t xml:space="preserve"> </w:t>
            </w:r>
            <w:r>
              <w:rPr>
                <w:spacing w:val="-5"/>
                <w:sz w:val="24"/>
              </w:rPr>
              <w:t>Alireza Minagar</w:t>
            </w:r>
          </w:p>
        </w:tc>
        <w:tc>
          <w:tcPr>
            <w:tcW w:w="3150" w:type="dxa"/>
          </w:tcPr>
          <w:p w14:paraId="1C2C4847" w14:textId="77777777" w:rsidR="005E356A" w:rsidRDefault="005E356A" w:rsidP="005E356A">
            <w:pPr>
              <w:pStyle w:val="TableParagraph"/>
              <w:rPr>
                <w:sz w:val="24"/>
              </w:rPr>
            </w:pPr>
          </w:p>
        </w:tc>
        <w:tc>
          <w:tcPr>
            <w:tcW w:w="2866" w:type="dxa"/>
          </w:tcPr>
          <w:p w14:paraId="69DD8A5B" w14:textId="77777777" w:rsidR="005E356A" w:rsidRDefault="005E356A" w:rsidP="005E356A">
            <w:pPr>
              <w:pStyle w:val="TableParagraph"/>
              <w:rPr>
                <w:sz w:val="24"/>
              </w:rPr>
            </w:pPr>
          </w:p>
        </w:tc>
      </w:tr>
    </w:tbl>
    <w:p w14:paraId="7C2ED044" w14:textId="77777777" w:rsidR="001D3EB5" w:rsidRDefault="001D3EB5">
      <w:pPr>
        <w:pStyle w:val="TableParagraph"/>
        <w:rPr>
          <w:sz w:val="24"/>
        </w:rPr>
        <w:sectPr w:rsidR="001D3EB5">
          <w:footerReference w:type="default" r:id="rId16"/>
          <w:headerReference w:type="first" r:id="rId17"/>
          <w:footerReference w:type="first" r:id="rId18"/>
          <w:pgSz w:w="12240" w:h="15840"/>
          <w:pgMar w:top="1320" w:right="720" w:bottom="280" w:left="1440" w:header="723" w:footer="0" w:gutter="0"/>
          <w:cols w:space="720"/>
        </w:sectPr>
      </w:pPr>
    </w:p>
    <w:p w14:paraId="7C2ED045" w14:textId="77777777" w:rsidR="001D3EB5" w:rsidRDefault="38837A4E" w:rsidP="002A68D4">
      <w:pPr>
        <w:pStyle w:val="Heading1"/>
        <w:numPr>
          <w:ilvl w:val="0"/>
          <w:numId w:val="0"/>
        </w:numPr>
        <w:ind w:left="432"/>
      </w:pPr>
      <w:bookmarkStart w:id="0" w:name="_Toc723287162"/>
      <w:r>
        <w:lastRenderedPageBreak/>
        <w:t>Table</w:t>
      </w:r>
      <w:r>
        <w:rPr>
          <w:spacing w:val="-4"/>
        </w:rPr>
        <w:t xml:space="preserve"> </w:t>
      </w:r>
      <w:r>
        <w:t>of</w:t>
      </w:r>
      <w:r>
        <w:rPr>
          <w:spacing w:val="-9"/>
        </w:rPr>
        <w:t xml:space="preserve"> </w:t>
      </w:r>
      <w:r>
        <w:rPr>
          <w:spacing w:val="-2"/>
        </w:rPr>
        <w:t>Contents</w:t>
      </w:r>
      <w:bookmarkEnd w:id="0"/>
    </w:p>
    <w:sdt>
      <w:sdtPr>
        <w:id w:val="777317053"/>
        <w:docPartObj>
          <w:docPartGallery w:val="Table of Contents"/>
          <w:docPartUnique/>
        </w:docPartObj>
      </w:sdtPr>
      <w:sdtEndPr/>
      <w:sdtContent>
        <w:p w14:paraId="69209A51" w14:textId="589C6FEC" w:rsidR="004E4596" w:rsidRDefault="65D27D43" w:rsidP="65D27D43">
          <w:pPr>
            <w:pStyle w:val="TOC1"/>
            <w:tabs>
              <w:tab w:val="right" w:leader="dot" w:pos="10065"/>
            </w:tabs>
            <w:rPr>
              <w:rStyle w:val="Hyperlink"/>
              <w:noProof/>
              <w:kern w:val="2"/>
              <w14:ligatures w14:val="standardContextual"/>
            </w:rPr>
          </w:pPr>
          <w:r>
            <w:fldChar w:fldCharType="begin"/>
          </w:r>
          <w:r w:rsidR="341466BD">
            <w:instrText>TOC \o "1-2" \z \u \h</w:instrText>
          </w:r>
          <w:r>
            <w:fldChar w:fldCharType="separate"/>
          </w:r>
          <w:hyperlink w:anchor="_Toc723287162">
            <w:r w:rsidRPr="65D27D43">
              <w:rPr>
                <w:rStyle w:val="Hyperlink"/>
              </w:rPr>
              <w:t>Table of Contents</w:t>
            </w:r>
            <w:r w:rsidR="341466BD">
              <w:tab/>
            </w:r>
            <w:r w:rsidR="341466BD">
              <w:fldChar w:fldCharType="begin"/>
            </w:r>
            <w:r w:rsidR="341466BD">
              <w:instrText>PAGEREF _Toc723287162 \h</w:instrText>
            </w:r>
            <w:r w:rsidR="341466BD">
              <w:fldChar w:fldCharType="separate"/>
            </w:r>
            <w:r w:rsidRPr="65D27D43">
              <w:rPr>
                <w:rStyle w:val="Hyperlink"/>
              </w:rPr>
              <w:t>1</w:t>
            </w:r>
            <w:r w:rsidR="341466BD">
              <w:fldChar w:fldCharType="end"/>
            </w:r>
          </w:hyperlink>
        </w:p>
        <w:p w14:paraId="22CD0F1D" w14:textId="2827553F" w:rsidR="004E4596" w:rsidRDefault="65D27D43" w:rsidP="65D27D43">
          <w:pPr>
            <w:pStyle w:val="TOC1"/>
            <w:tabs>
              <w:tab w:val="left" w:pos="480"/>
              <w:tab w:val="right" w:leader="dot" w:pos="10065"/>
            </w:tabs>
            <w:rPr>
              <w:rStyle w:val="Hyperlink"/>
              <w:noProof/>
              <w:kern w:val="2"/>
              <w14:ligatures w14:val="standardContextual"/>
            </w:rPr>
          </w:pPr>
          <w:hyperlink w:anchor="_Toc1001279471">
            <w:r w:rsidRPr="65D27D43">
              <w:rPr>
                <w:rStyle w:val="Hyperlink"/>
              </w:rPr>
              <w:t>1</w:t>
            </w:r>
            <w:r w:rsidR="230D2FB6">
              <w:tab/>
            </w:r>
            <w:r w:rsidRPr="65D27D43">
              <w:rPr>
                <w:rStyle w:val="Hyperlink"/>
              </w:rPr>
              <w:t>Executive Summary (added to in 2.0)</w:t>
            </w:r>
            <w:r w:rsidR="230D2FB6">
              <w:tab/>
            </w:r>
            <w:r w:rsidR="230D2FB6">
              <w:fldChar w:fldCharType="begin"/>
            </w:r>
            <w:r w:rsidR="230D2FB6">
              <w:instrText>PAGEREF _Toc1001279471 \h</w:instrText>
            </w:r>
            <w:r w:rsidR="230D2FB6">
              <w:fldChar w:fldCharType="separate"/>
            </w:r>
            <w:r w:rsidRPr="65D27D43">
              <w:rPr>
                <w:rStyle w:val="Hyperlink"/>
              </w:rPr>
              <w:t>1</w:t>
            </w:r>
            <w:r w:rsidR="230D2FB6">
              <w:fldChar w:fldCharType="end"/>
            </w:r>
          </w:hyperlink>
        </w:p>
        <w:p w14:paraId="2FC97E6A" w14:textId="5EE4663E" w:rsidR="004E4596" w:rsidRDefault="65D27D43" w:rsidP="65D27D43">
          <w:pPr>
            <w:pStyle w:val="TOC1"/>
            <w:tabs>
              <w:tab w:val="left" w:pos="480"/>
              <w:tab w:val="right" w:leader="dot" w:pos="10065"/>
            </w:tabs>
            <w:rPr>
              <w:rStyle w:val="Hyperlink"/>
              <w:noProof/>
              <w:kern w:val="2"/>
              <w14:ligatures w14:val="standardContextual"/>
            </w:rPr>
          </w:pPr>
          <w:hyperlink w:anchor="_Toc1885874861">
            <w:r w:rsidRPr="65D27D43">
              <w:rPr>
                <w:rStyle w:val="Hyperlink"/>
              </w:rPr>
              <w:t>2</w:t>
            </w:r>
            <w:r w:rsidR="230D2FB6">
              <w:tab/>
            </w:r>
            <w:r w:rsidRPr="65D27D43">
              <w:rPr>
                <w:rStyle w:val="Hyperlink"/>
              </w:rPr>
              <w:t>Introduction -(added to in 2.0)</w:t>
            </w:r>
            <w:r w:rsidR="230D2FB6">
              <w:tab/>
            </w:r>
            <w:r w:rsidR="230D2FB6">
              <w:fldChar w:fldCharType="begin"/>
            </w:r>
            <w:r w:rsidR="230D2FB6">
              <w:instrText>PAGEREF _Toc1885874861 \h</w:instrText>
            </w:r>
            <w:r w:rsidR="230D2FB6">
              <w:fldChar w:fldCharType="separate"/>
            </w:r>
            <w:r w:rsidRPr="65D27D43">
              <w:rPr>
                <w:rStyle w:val="Hyperlink"/>
              </w:rPr>
              <w:t>1</w:t>
            </w:r>
            <w:r w:rsidR="230D2FB6">
              <w:fldChar w:fldCharType="end"/>
            </w:r>
          </w:hyperlink>
        </w:p>
        <w:p w14:paraId="600368CB" w14:textId="5F2F371D" w:rsidR="004E4596" w:rsidRDefault="65D27D43" w:rsidP="65D27D43">
          <w:pPr>
            <w:pStyle w:val="TOC2"/>
            <w:tabs>
              <w:tab w:val="left" w:pos="720"/>
              <w:tab w:val="right" w:leader="dot" w:pos="10065"/>
            </w:tabs>
            <w:rPr>
              <w:rStyle w:val="Hyperlink"/>
              <w:noProof/>
              <w:kern w:val="2"/>
              <w14:ligatures w14:val="standardContextual"/>
            </w:rPr>
          </w:pPr>
          <w:hyperlink w:anchor="_Toc600236442">
            <w:r w:rsidRPr="65D27D43">
              <w:rPr>
                <w:rStyle w:val="Hyperlink"/>
              </w:rPr>
              <w:t>2.1</w:t>
            </w:r>
            <w:r w:rsidR="230D2FB6">
              <w:tab/>
            </w:r>
            <w:r w:rsidRPr="65D27D43">
              <w:rPr>
                <w:rStyle w:val="Hyperlink"/>
              </w:rPr>
              <w:t>Purpose</w:t>
            </w:r>
            <w:r w:rsidR="230D2FB6">
              <w:tab/>
            </w:r>
            <w:r w:rsidR="230D2FB6">
              <w:fldChar w:fldCharType="begin"/>
            </w:r>
            <w:r w:rsidR="230D2FB6">
              <w:instrText>PAGEREF _Toc600236442 \h</w:instrText>
            </w:r>
            <w:r w:rsidR="230D2FB6">
              <w:fldChar w:fldCharType="separate"/>
            </w:r>
            <w:r w:rsidRPr="65D27D43">
              <w:rPr>
                <w:rStyle w:val="Hyperlink"/>
              </w:rPr>
              <w:t>1</w:t>
            </w:r>
            <w:r w:rsidR="230D2FB6">
              <w:fldChar w:fldCharType="end"/>
            </w:r>
          </w:hyperlink>
        </w:p>
        <w:p w14:paraId="7DD82E1A" w14:textId="0E7A10C4" w:rsidR="004E4596" w:rsidRDefault="65D27D43" w:rsidP="65D27D43">
          <w:pPr>
            <w:pStyle w:val="TOC2"/>
            <w:tabs>
              <w:tab w:val="left" w:pos="720"/>
              <w:tab w:val="right" w:leader="dot" w:pos="10065"/>
            </w:tabs>
            <w:rPr>
              <w:rStyle w:val="Hyperlink"/>
              <w:noProof/>
              <w:kern w:val="2"/>
              <w14:ligatures w14:val="standardContextual"/>
            </w:rPr>
          </w:pPr>
          <w:hyperlink w:anchor="_Toc1473460733">
            <w:r w:rsidRPr="65D27D43">
              <w:rPr>
                <w:rStyle w:val="Hyperlink"/>
              </w:rPr>
              <w:t>2.2</w:t>
            </w:r>
            <w:r w:rsidR="230D2FB6">
              <w:tab/>
            </w:r>
            <w:r w:rsidRPr="65D27D43">
              <w:rPr>
                <w:rStyle w:val="Hyperlink"/>
              </w:rPr>
              <w:t>Scope</w:t>
            </w:r>
            <w:r w:rsidR="230D2FB6">
              <w:tab/>
            </w:r>
            <w:r w:rsidR="230D2FB6">
              <w:fldChar w:fldCharType="begin"/>
            </w:r>
            <w:r w:rsidR="230D2FB6">
              <w:instrText>PAGEREF _Toc1473460733 \h</w:instrText>
            </w:r>
            <w:r w:rsidR="230D2FB6">
              <w:fldChar w:fldCharType="separate"/>
            </w:r>
            <w:r w:rsidRPr="65D27D43">
              <w:rPr>
                <w:rStyle w:val="Hyperlink"/>
              </w:rPr>
              <w:t>1</w:t>
            </w:r>
            <w:r w:rsidR="230D2FB6">
              <w:fldChar w:fldCharType="end"/>
            </w:r>
          </w:hyperlink>
        </w:p>
        <w:p w14:paraId="696D8D09" w14:textId="3687F6DD" w:rsidR="004E4596" w:rsidRDefault="65D27D43" w:rsidP="65D27D43">
          <w:pPr>
            <w:pStyle w:val="TOC2"/>
            <w:tabs>
              <w:tab w:val="left" w:pos="720"/>
              <w:tab w:val="right" w:leader="dot" w:pos="10065"/>
            </w:tabs>
            <w:rPr>
              <w:rStyle w:val="Hyperlink"/>
              <w:noProof/>
              <w:kern w:val="2"/>
              <w14:ligatures w14:val="standardContextual"/>
            </w:rPr>
          </w:pPr>
          <w:hyperlink w:anchor="_Toc1190407987">
            <w:r w:rsidRPr="65D27D43">
              <w:rPr>
                <w:rStyle w:val="Hyperlink"/>
              </w:rPr>
              <w:t>2.3</w:t>
            </w:r>
            <w:r w:rsidR="230D2FB6">
              <w:tab/>
            </w:r>
            <w:r w:rsidRPr="65D27D43">
              <w:rPr>
                <w:rStyle w:val="Hyperlink"/>
              </w:rPr>
              <w:t>Project Documents</w:t>
            </w:r>
            <w:r w:rsidR="230D2FB6">
              <w:tab/>
            </w:r>
            <w:r w:rsidR="230D2FB6">
              <w:fldChar w:fldCharType="begin"/>
            </w:r>
            <w:r w:rsidR="230D2FB6">
              <w:instrText>PAGEREF _Toc1190407987 \h</w:instrText>
            </w:r>
            <w:r w:rsidR="230D2FB6">
              <w:fldChar w:fldCharType="separate"/>
            </w:r>
            <w:r w:rsidRPr="65D27D43">
              <w:rPr>
                <w:rStyle w:val="Hyperlink"/>
              </w:rPr>
              <w:t>1</w:t>
            </w:r>
            <w:r w:rsidR="230D2FB6">
              <w:fldChar w:fldCharType="end"/>
            </w:r>
          </w:hyperlink>
        </w:p>
        <w:p w14:paraId="2AC87A32" w14:textId="7F3DFADF" w:rsidR="004E4596" w:rsidRDefault="65D27D43" w:rsidP="65D27D43">
          <w:pPr>
            <w:pStyle w:val="TOC2"/>
            <w:tabs>
              <w:tab w:val="left" w:pos="720"/>
              <w:tab w:val="right" w:leader="dot" w:pos="10065"/>
            </w:tabs>
            <w:rPr>
              <w:rStyle w:val="Hyperlink"/>
              <w:noProof/>
              <w:kern w:val="2"/>
              <w14:ligatures w14:val="standardContextual"/>
            </w:rPr>
          </w:pPr>
          <w:hyperlink w:anchor="_Toc1456967496">
            <w:r w:rsidRPr="65D27D43">
              <w:rPr>
                <w:rStyle w:val="Hyperlink"/>
              </w:rPr>
              <w:t>2.4</w:t>
            </w:r>
            <w:r w:rsidR="230D2FB6">
              <w:tab/>
            </w:r>
            <w:r w:rsidRPr="65D27D43">
              <w:rPr>
                <w:rStyle w:val="Hyperlink"/>
              </w:rPr>
              <w:t>References</w:t>
            </w:r>
            <w:r w:rsidR="230D2FB6">
              <w:tab/>
            </w:r>
            <w:r w:rsidR="230D2FB6">
              <w:fldChar w:fldCharType="begin"/>
            </w:r>
            <w:r w:rsidR="230D2FB6">
              <w:instrText>PAGEREF _Toc1456967496 \h</w:instrText>
            </w:r>
            <w:r w:rsidR="230D2FB6">
              <w:fldChar w:fldCharType="separate"/>
            </w:r>
            <w:r w:rsidRPr="65D27D43">
              <w:rPr>
                <w:rStyle w:val="Hyperlink"/>
              </w:rPr>
              <w:t>1</w:t>
            </w:r>
            <w:r w:rsidR="230D2FB6">
              <w:fldChar w:fldCharType="end"/>
            </w:r>
          </w:hyperlink>
        </w:p>
        <w:p w14:paraId="6804A787" w14:textId="6EFE5C7B" w:rsidR="004E4596" w:rsidRDefault="65D27D43" w:rsidP="65D27D43">
          <w:pPr>
            <w:pStyle w:val="TOC1"/>
            <w:tabs>
              <w:tab w:val="left" w:pos="480"/>
              <w:tab w:val="right" w:leader="dot" w:pos="10065"/>
            </w:tabs>
            <w:rPr>
              <w:rStyle w:val="Hyperlink"/>
              <w:noProof/>
              <w:kern w:val="2"/>
              <w14:ligatures w14:val="standardContextual"/>
            </w:rPr>
          </w:pPr>
          <w:hyperlink w:anchor="_Toc928914088">
            <w:r w:rsidRPr="65D27D43">
              <w:rPr>
                <w:rStyle w:val="Hyperlink"/>
              </w:rPr>
              <w:t>3</w:t>
            </w:r>
            <w:r w:rsidR="230D2FB6">
              <w:tab/>
            </w:r>
            <w:r w:rsidRPr="65D27D43">
              <w:rPr>
                <w:rStyle w:val="Hyperlink"/>
              </w:rPr>
              <w:t>Testing</w:t>
            </w:r>
            <w:r w:rsidR="230D2FB6">
              <w:tab/>
            </w:r>
            <w:r w:rsidR="230D2FB6">
              <w:fldChar w:fldCharType="begin"/>
            </w:r>
            <w:r w:rsidR="230D2FB6">
              <w:instrText>PAGEREF _Toc928914088 \h</w:instrText>
            </w:r>
            <w:r w:rsidR="230D2FB6">
              <w:fldChar w:fldCharType="separate"/>
            </w:r>
            <w:r w:rsidRPr="65D27D43">
              <w:rPr>
                <w:rStyle w:val="Hyperlink"/>
              </w:rPr>
              <w:t>1</w:t>
            </w:r>
            <w:r w:rsidR="230D2FB6">
              <w:fldChar w:fldCharType="end"/>
            </w:r>
          </w:hyperlink>
        </w:p>
        <w:p w14:paraId="159BDE4E" w14:textId="13A8E14D" w:rsidR="004E4596" w:rsidRDefault="65D27D43" w:rsidP="65D27D43">
          <w:pPr>
            <w:pStyle w:val="TOC2"/>
            <w:tabs>
              <w:tab w:val="left" w:pos="720"/>
              <w:tab w:val="right" w:leader="dot" w:pos="10065"/>
            </w:tabs>
            <w:rPr>
              <w:rStyle w:val="Hyperlink"/>
              <w:noProof/>
              <w:kern w:val="2"/>
              <w14:ligatures w14:val="standardContextual"/>
            </w:rPr>
          </w:pPr>
          <w:hyperlink w:anchor="_Toc478508915">
            <w:r w:rsidRPr="65D27D43">
              <w:rPr>
                <w:rStyle w:val="Hyperlink"/>
              </w:rPr>
              <w:t>3.1</w:t>
            </w:r>
            <w:r w:rsidR="230D2FB6">
              <w:tab/>
            </w:r>
            <w:r w:rsidRPr="65D27D43">
              <w:rPr>
                <w:rStyle w:val="Hyperlink"/>
              </w:rPr>
              <w:t>Test Tools &amp; Environment</w:t>
            </w:r>
            <w:r w:rsidR="230D2FB6">
              <w:tab/>
            </w:r>
            <w:r w:rsidR="230D2FB6">
              <w:fldChar w:fldCharType="begin"/>
            </w:r>
            <w:r w:rsidR="230D2FB6">
              <w:instrText>PAGEREF _Toc478508915 \h</w:instrText>
            </w:r>
            <w:r w:rsidR="230D2FB6">
              <w:fldChar w:fldCharType="separate"/>
            </w:r>
            <w:r w:rsidRPr="65D27D43">
              <w:rPr>
                <w:rStyle w:val="Hyperlink"/>
              </w:rPr>
              <w:t>1</w:t>
            </w:r>
            <w:r w:rsidR="230D2FB6">
              <w:fldChar w:fldCharType="end"/>
            </w:r>
          </w:hyperlink>
        </w:p>
        <w:p w14:paraId="17AC1E45" w14:textId="0EDC76B2" w:rsidR="004E4596" w:rsidRDefault="65D27D43" w:rsidP="65D27D43">
          <w:pPr>
            <w:pStyle w:val="TOC1"/>
            <w:tabs>
              <w:tab w:val="left" w:pos="480"/>
              <w:tab w:val="right" w:leader="dot" w:pos="10065"/>
            </w:tabs>
            <w:rPr>
              <w:rStyle w:val="Hyperlink"/>
              <w:noProof/>
              <w:kern w:val="2"/>
              <w14:ligatures w14:val="standardContextual"/>
            </w:rPr>
          </w:pPr>
          <w:hyperlink w:anchor="_Toc1632654431">
            <w:r w:rsidRPr="65D27D43">
              <w:rPr>
                <w:rStyle w:val="Hyperlink"/>
              </w:rPr>
              <w:t>4</w:t>
            </w:r>
            <w:r w:rsidR="230D2FB6">
              <w:tab/>
            </w:r>
            <w:r w:rsidRPr="65D27D43">
              <w:rPr>
                <w:rStyle w:val="Hyperlink"/>
              </w:rPr>
              <w:t>Testing Approach</w:t>
            </w:r>
            <w:r w:rsidR="230D2FB6">
              <w:tab/>
            </w:r>
            <w:r w:rsidR="230D2FB6">
              <w:fldChar w:fldCharType="begin"/>
            </w:r>
            <w:r w:rsidR="230D2FB6">
              <w:instrText>PAGEREF _Toc1632654431 \h</w:instrText>
            </w:r>
            <w:r w:rsidR="230D2FB6">
              <w:fldChar w:fldCharType="separate"/>
            </w:r>
            <w:r w:rsidRPr="65D27D43">
              <w:rPr>
                <w:rStyle w:val="Hyperlink"/>
              </w:rPr>
              <w:t>1</w:t>
            </w:r>
            <w:r w:rsidR="230D2FB6">
              <w:fldChar w:fldCharType="end"/>
            </w:r>
          </w:hyperlink>
        </w:p>
        <w:p w14:paraId="4111FEEE" w14:textId="1C851D2C" w:rsidR="004E4596" w:rsidRDefault="65D27D43" w:rsidP="65D27D43">
          <w:pPr>
            <w:pStyle w:val="TOC2"/>
            <w:tabs>
              <w:tab w:val="left" w:pos="720"/>
              <w:tab w:val="right" w:leader="dot" w:pos="10065"/>
            </w:tabs>
            <w:rPr>
              <w:rStyle w:val="Hyperlink"/>
              <w:noProof/>
              <w:kern w:val="2"/>
              <w14:ligatures w14:val="standardContextual"/>
            </w:rPr>
          </w:pPr>
          <w:hyperlink w:anchor="_Toc759113809">
            <w:r w:rsidRPr="65D27D43">
              <w:rPr>
                <w:rStyle w:val="Hyperlink"/>
              </w:rPr>
              <w:t>4.1</w:t>
            </w:r>
            <w:r w:rsidR="230D2FB6">
              <w:tab/>
            </w:r>
            <w:r w:rsidRPr="65D27D43">
              <w:rPr>
                <w:rStyle w:val="Hyperlink"/>
              </w:rPr>
              <w:t>Testing Approach</w:t>
            </w:r>
            <w:r w:rsidR="230D2FB6">
              <w:tab/>
            </w:r>
            <w:r w:rsidR="230D2FB6">
              <w:fldChar w:fldCharType="begin"/>
            </w:r>
            <w:r w:rsidR="230D2FB6">
              <w:instrText>PAGEREF _Toc759113809 \h</w:instrText>
            </w:r>
            <w:r w:rsidR="230D2FB6">
              <w:fldChar w:fldCharType="separate"/>
            </w:r>
            <w:r w:rsidRPr="65D27D43">
              <w:rPr>
                <w:rStyle w:val="Hyperlink"/>
              </w:rPr>
              <w:t>1</w:t>
            </w:r>
            <w:r w:rsidR="230D2FB6">
              <w:fldChar w:fldCharType="end"/>
            </w:r>
          </w:hyperlink>
        </w:p>
        <w:p w14:paraId="6A6DBD56" w14:textId="759C1B48" w:rsidR="004E4596" w:rsidRDefault="65D27D43" w:rsidP="65D27D43">
          <w:pPr>
            <w:pStyle w:val="TOC2"/>
            <w:tabs>
              <w:tab w:val="left" w:pos="720"/>
              <w:tab w:val="right" w:leader="dot" w:pos="10065"/>
            </w:tabs>
            <w:rPr>
              <w:rStyle w:val="Hyperlink"/>
              <w:noProof/>
              <w:kern w:val="2"/>
              <w14:ligatures w14:val="standardContextual"/>
            </w:rPr>
          </w:pPr>
          <w:hyperlink w:anchor="_Toc2108856718">
            <w:r w:rsidRPr="65D27D43">
              <w:rPr>
                <w:rStyle w:val="Hyperlink"/>
              </w:rPr>
              <w:t>4.2</w:t>
            </w:r>
            <w:r w:rsidR="230D2FB6">
              <w:tab/>
            </w:r>
            <w:r w:rsidRPr="65D27D43">
              <w:rPr>
                <w:rStyle w:val="Hyperlink"/>
              </w:rPr>
              <w:t>Levels of Testing</w:t>
            </w:r>
            <w:r w:rsidR="230D2FB6">
              <w:tab/>
            </w:r>
            <w:r w:rsidR="230D2FB6">
              <w:fldChar w:fldCharType="begin"/>
            </w:r>
            <w:r w:rsidR="230D2FB6">
              <w:instrText>PAGEREF _Toc2108856718 \h</w:instrText>
            </w:r>
            <w:r w:rsidR="230D2FB6">
              <w:fldChar w:fldCharType="separate"/>
            </w:r>
            <w:r w:rsidRPr="65D27D43">
              <w:rPr>
                <w:rStyle w:val="Hyperlink"/>
              </w:rPr>
              <w:t>1</w:t>
            </w:r>
            <w:r w:rsidR="230D2FB6">
              <w:fldChar w:fldCharType="end"/>
            </w:r>
          </w:hyperlink>
        </w:p>
        <w:p w14:paraId="0F057405" w14:textId="407B8F14" w:rsidR="004E4596" w:rsidRDefault="65D27D43" w:rsidP="65D27D43">
          <w:pPr>
            <w:pStyle w:val="TOC2"/>
            <w:tabs>
              <w:tab w:val="left" w:pos="720"/>
              <w:tab w:val="right" w:leader="dot" w:pos="10065"/>
            </w:tabs>
            <w:rPr>
              <w:rStyle w:val="Hyperlink"/>
              <w:noProof/>
              <w:kern w:val="2"/>
              <w14:ligatures w14:val="standardContextual"/>
            </w:rPr>
          </w:pPr>
          <w:hyperlink w:anchor="_Toc678615577">
            <w:r w:rsidRPr="65D27D43">
              <w:rPr>
                <w:rStyle w:val="Hyperlink"/>
              </w:rPr>
              <w:t>4.3</w:t>
            </w:r>
            <w:r w:rsidR="230D2FB6">
              <w:tab/>
            </w:r>
            <w:r w:rsidRPr="65D27D43">
              <w:rPr>
                <w:rStyle w:val="Hyperlink"/>
              </w:rPr>
              <w:t>Non‑Functional Testing</w:t>
            </w:r>
            <w:r w:rsidR="230D2FB6">
              <w:tab/>
            </w:r>
            <w:r w:rsidR="230D2FB6">
              <w:fldChar w:fldCharType="begin"/>
            </w:r>
            <w:r w:rsidR="230D2FB6">
              <w:instrText>PAGEREF _Toc678615577 \h</w:instrText>
            </w:r>
            <w:r w:rsidR="230D2FB6">
              <w:fldChar w:fldCharType="separate"/>
            </w:r>
            <w:r w:rsidRPr="65D27D43">
              <w:rPr>
                <w:rStyle w:val="Hyperlink"/>
              </w:rPr>
              <w:t>1</w:t>
            </w:r>
            <w:r w:rsidR="230D2FB6">
              <w:fldChar w:fldCharType="end"/>
            </w:r>
          </w:hyperlink>
        </w:p>
        <w:p w14:paraId="5F40AD3F" w14:textId="2E487246" w:rsidR="004E4596" w:rsidRDefault="65D27D43" w:rsidP="65D27D43">
          <w:pPr>
            <w:pStyle w:val="TOC2"/>
            <w:tabs>
              <w:tab w:val="left" w:pos="720"/>
              <w:tab w:val="right" w:leader="dot" w:pos="10065"/>
            </w:tabs>
            <w:rPr>
              <w:rStyle w:val="Hyperlink"/>
              <w:noProof/>
              <w:kern w:val="2"/>
              <w14:ligatures w14:val="standardContextual"/>
            </w:rPr>
          </w:pPr>
          <w:hyperlink w:anchor="_Toc1547372872">
            <w:r w:rsidRPr="65D27D43">
              <w:rPr>
                <w:rStyle w:val="Hyperlink"/>
              </w:rPr>
              <w:t>4.4</w:t>
            </w:r>
            <w:r w:rsidR="230D2FB6">
              <w:tab/>
            </w:r>
            <w:r w:rsidRPr="65D27D43">
              <w:rPr>
                <w:rStyle w:val="Hyperlink"/>
              </w:rPr>
              <w:t>Regression</w:t>
            </w:r>
            <w:r w:rsidR="230D2FB6">
              <w:tab/>
            </w:r>
            <w:r w:rsidR="230D2FB6">
              <w:fldChar w:fldCharType="begin"/>
            </w:r>
            <w:r w:rsidR="230D2FB6">
              <w:instrText>PAGEREF _Toc1547372872 \h</w:instrText>
            </w:r>
            <w:r w:rsidR="230D2FB6">
              <w:fldChar w:fldCharType="separate"/>
            </w:r>
            <w:r w:rsidRPr="65D27D43">
              <w:rPr>
                <w:rStyle w:val="Hyperlink"/>
              </w:rPr>
              <w:t>1</w:t>
            </w:r>
            <w:r w:rsidR="230D2FB6">
              <w:fldChar w:fldCharType="end"/>
            </w:r>
          </w:hyperlink>
        </w:p>
        <w:p w14:paraId="4F432406" w14:textId="60477CF8" w:rsidR="004E4596" w:rsidRDefault="65D27D43" w:rsidP="65D27D43">
          <w:pPr>
            <w:pStyle w:val="TOC2"/>
            <w:tabs>
              <w:tab w:val="left" w:pos="720"/>
              <w:tab w:val="right" w:leader="dot" w:pos="10065"/>
            </w:tabs>
            <w:rPr>
              <w:rStyle w:val="Hyperlink"/>
              <w:noProof/>
              <w:kern w:val="2"/>
              <w14:ligatures w14:val="standardContextual"/>
            </w:rPr>
          </w:pPr>
          <w:hyperlink w:anchor="_Toc329191800">
            <w:r w:rsidRPr="65D27D43">
              <w:rPr>
                <w:rStyle w:val="Hyperlink"/>
              </w:rPr>
              <w:t>4.5</w:t>
            </w:r>
            <w:r w:rsidR="230D2FB6">
              <w:tab/>
            </w:r>
            <w:r w:rsidRPr="65D27D43">
              <w:rPr>
                <w:rStyle w:val="Hyperlink"/>
              </w:rPr>
              <w:t>Data &amp; Environments</w:t>
            </w:r>
            <w:r w:rsidR="230D2FB6">
              <w:tab/>
            </w:r>
            <w:r w:rsidR="230D2FB6">
              <w:fldChar w:fldCharType="begin"/>
            </w:r>
            <w:r w:rsidR="230D2FB6">
              <w:instrText>PAGEREF _Toc329191800 \h</w:instrText>
            </w:r>
            <w:r w:rsidR="230D2FB6">
              <w:fldChar w:fldCharType="separate"/>
            </w:r>
            <w:r w:rsidRPr="65D27D43">
              <w:rPr>
                <w:rStyle w:val="Hyperlink"/>
              </w:rPr>
              <w:t>1</w:t>
            </w:r>
            <w:r w:rsidR="230D2FB6">
              <w:fldChar w:fldCharType="end"/>
            </w:r>
          </w:hyperlink>
        </w:p>
        <w:p w14:paraId="5DC9E7B9" w14:textId="6F81AC39" w:rsidR="004E4596" w:rsidRDefault="65D27D43" w:rsidP="65D27D43">
          <w:pPr>
            <w:pStyle w:val="TOC2"/>
            <w:tabs>
              <w:tab w:val="left" w:pos="720"/>
              <w:tab w:val="right" w:leader="dot" w:pos="10065"/>
            </w:tabs>
            <w:rPr>
              <w:rStyle w:val="Hyperlink"/>
              <w:noProof/>
              <w:kern w:val="2"/>
              <w14:ligatures w14:val="standardContextual"/>
            </w:rPr>
          </w:pPr>
          <w:hyperlink w:anchor="_Toc1832310096">
            <w:r w:rsidRPr="65D27D43">
              <w:rPr>
                <w:rStyle w:val="Hyperlink"/>
              </w:rPr>
              <w:t>4.6</w:t>
            </w:r>
            <w:r w:rsidR="230D2FB6">
              <w:tab/>
            </w:r>
            <w:r w:rsidRPr="65D27D43">
              <w:rPr>
                <w:rStyle w:val="Hyperlink"/>
              </w:rPr>
              <w:t>Exit Criteria</w:t>
            </w:r>
            <w:r w:rsidR="230D2FB6">
              <w:tab/>
            </w:r>
            <w:r w:rsidR="230D2FB6">
              <w:fldChar w:fldCharType="begin"/>
            </w:r>
            <w:r w:rsidR="230D2FB6">
              <w:instrText>PAGEREF _Toc1832310096 \h</w:instrText>
            </w:r>
            <w:r w:rsidR="230D2FB6">
              <w:fldChar w:fldCharType="separate"/>
            </w:r>
            <w:r w:rsidRPr="65D27D43">
              <w:rPr>
                <w:rStyle w:val="Hyperlink"/>
              </w:rPr>
              <w:t>1</w:t>
            </w:r>
            <w:r w:rsidR="230D2FB6">
              <w:fldChar w:fldCharType="end"/>
            </w:r>
          </w:hyperlink>
        </w:p>
        <w:p w14:paraId="25CB937A" w14:textId="05E4DEB6" w:rsidR="004E4596" w:rsidRDefault="65D27D43" w:rsidP="65D27D43">
          <w:pPr>
            <w:pStyle w:val="TOC2"/>
            <w:tabs>
              <w:tab w:val="left" w:pos="720"/>
              <w:tab w:val="right" w:leader="dot" w:pos="10065"/>
            </w:tabs>
            <w:rPr>
              <w:rStyle w:val="Hyperlink"/>
              <w:noProof/>
              <w:kern w:val="2"/>
              <w14:ligatures w14:val="standardContextual"/>
            </w:rPr>
          </w:pPr>
          <w:hyperlink w:anchor="_Toc1342313367">
            <w:r w:rsidRPr="65D27D43">
              <w:rPr>
                <w:rStyle w:val="Hyperlink"/>
              </w:rPr>
              <w:t>4.7</w:t>
            </w:r>
            <w:r w:rsidR="230D2FB6">
              <w:tab/>
            </w:r>
            <w:r w:rsidRPr="65D27D43">
              <w:rPr>
                <w:rStyle w:val="Hyperlink"/>
              </w:rPr>
              <w:t>Pass/Fail Criteria</w:t>
            </w:r>
            <w:r w:rsidR="230D2FB6">
              <w:tab/>
            </w:r>
            <w:r w:rsidR="230D2FB6">
              <w:fldChar w:fldCharType="begin"/>
            </w:r>
            <w:r w:rsidR="230D2FB6">
              <w:instrText>PAGEREF _Toc1342313367 \h</w:instrText>
            </w:r>
            <w:r w:rsidR="230D2FB6">
              <w:fldChar w:fldCharType="separate"/>
            </w:r>
            <w:r w:rsidRPr="65D27D43">
              <w:rPr>
                <w:rStyle w:val="Hyperlink"/>
              </w:rPr>
              <w:t>1</w:t>
            </w:r>
            <w:r w:rsidR="230D2FB6">
              <w:fldChar w:fldCharType="end"/>
            </w:r>
          </w:hyperlink>
        </w:p>
        <w:p w14:paraId="0DE57F0C" w14:textId="090E8348" w:rsidR="004E4596" w:rsidRDefault="65D27D43" w:rsidP="65D27D43">
          <w:pPr>
            <w:pStyle w:val="TOC2"/>
            <w:tabs>
              <w:tab w:val="left" w:pos="720"/>
              <w:tab w:val="right" w:leader="dot" w:pos="10065"/>
            </w:tabs>
            <w:rPr>
              <w:rStyle w:val="Hyperlink"/>
              <w:noProof/>
              <w:kern w:val="2"/>
              <w14:ligatures w14:val="standardContextual"/>
            </w:rPr>
          </w:pPr>
          <w:hyperlink w:anchor="_Toc290647544">
            <w:r w:rsidRPr="65D27D43">
              <w:rPr>
                <w:rStyle w:val="Hyperlink"/>
              </w:rPr>
              <w:t>4.8</w:t>
            </w:r>
            <w:r w:rsidR="230D2FB6">
              <w:tab/>
            </w:r>
            <w:r w:rsidRPr="65D27D43">
              <w:rPr>
                <w:rStyle w:val="Hyperlink"/>
              </w:rPr>
              <w:t>Quality and Metrics</w:t>
            </w:r>
            <w:r w:rsidR="230D2FB6">
              <w:tab/>
            </w:r>
            <w:r w:rsidR="230D2FB6">
              <w:fldChar w:fldCharType="begin"/>
            </w:r>
            <w:r w:rsidR="230D2FB6">
              <w:instrText>PAGEREF _Toc290647544 \h</w:instrText>
            </w:r>
            <w:r w:rsidR="230D2FB6">
              <w:fldChar w:fldCharType="separate"/>
            </w:r>
            <w:r w:rsidRPr="65D27D43">
              <w:rPr>
                <w:rStyle w:val="Hyperlink"/>
              </w:rPr>
              <w:t>1</w:t>
            </w:r>
            <w:r w:rsidR="230D2FB6">
              <w:fldChar w:fldCharType="end"/>
            </w:r>
          </w:hyperlink>
        </w:p>
        <w:p w14:paraId="3847AD07" w14:textId="283641F8" w:rsidR="004E4596" w:rsidRDefault="65D27D43" w:rsidP="65D27D43">
          <w:pPr>
            <w:pStyle w:val="TOC1"/>
            <w:tabs>
              <w:tab w:val="left" w:pos="480"/>
              <w:tab w:val="right" w:leader="dot" w:pos="10065"/>
            </w:tabs>
            <w:rPr>
              <w:rStyle w:val="Hyperlink"/>
              <w:noProof/>
              <w:kern w:val="2"/>
              <w14:ligatures w14:val="standardContextual"/>
            </w:rPr>
          </w:pPr>
          <w:hyperlink w:anchor="_Toc635322665">
            <w:r w:rsidRPr="65D27D43">
              <w:rPr>
                <w:rStyle w:val="Hyperlink"/>
              </w:rPr>
              <w:t>5</w:t>
            </w:r>
            <w:r w:rsidR="230D2FB6">
              <w:tab/>
            </w:r>
            <w:r w:rsidRPr="65D27D43">
              <w:rPr>
                <w:rStyle w:val="Hyperlink"/>
              </w:rPr>
              <w:t>Requirements Traceability Matrix</w:t>
            </w:r>
            <w:r w:rsidR="230D2FB6">
              <w:tab/>
            </w:r>
            <w:r w:rsidR="230D2FB6">
              <w:fldChar w:fldCharType="begin"/>
            </w:r>
            <w:r w:rsidR="230D2FB6">
              <w:instrText>PAGEREF _Toc635322665 \h</w:instrText>
            </w:r>
            <w:r w:rsidR="230D2FB6">
              <w:fldChar w:fldCharType="separate"/>
            </w:r>
            <w:r w:rsidRPr="65D27D43">
              <w:rPr>
                <w:rStyle w:val="Hyperlink"/>
              </w:rPr>
              <w:t>1</w:t>
            </w:r>
            <w:r w:rsidR="230D2FB6">
              <w:fldChar w:fldCharType="end"/>
            </w:r>
          </w:hyperlink>
        </w:p>
        <w:p w14:paraId="30C5ABD4" w14:textId="42453740" w:rsidR="004E4596" w:rsidRDefault="65D27D43" w:rsidP="65D27D43">
          <w:pPr>
            <w:pStyle w:val="TOC2"/>
            <w:tabs>
              <w:tab w:val="left" w:pos="720"/>
              <w:tab w:val="right" w:leader="dot" w:pos="10065"/>
            </w:tabs>
            <w:rPr>
              <w:rStyle w:val="Hyperlink"/>
              <w:noProof/>
              <w:kern w:val="2"/>
              <w14:ligatures w14:val="standardContextual"/>
            </w:rPr>
          </w:pPr>
          <w:hyperlink w:anchor="_Toc1275799829">
            <w:r w:rsidRPr="65D27D43">
              <w:rPr>
                <w:rStyle w:val="Hyperlink"/>
              </w:rPr>
              <w:t>5.1</w:t>
            </w:r>
            <w:r w:rsidR="230D2FB6">
              <w:tab/>
            </w:r>
            <w:r w:rsidRPr="65D27D43">
              <w:rPr>
                <w:rStyle w:val="Hyperlink"/>
              </w:rPr>
              <w:t>Requirements Traceability Matrix</w:t>
            </w:r>
            <w:r w:rsidR="230D2FB6">
              <w:tab/>
            </w:r>
            <w:r w:rsidR="230D2FB6">
              <w:fldChar w:fldCharType="begin"/>
            </w:r>
            <w:r w:rsidR="230D2FB6">
              <w:instrText>PAGEREF _Toc1275799829 \h</w:instrText>
            </w:r>
            <w:r w:rsidR="230D2FB6">
              <w:fldChar w:fldCharType="separate"/>
            </w:r>
            <w:r w:rsidRPr="65D27D43">
              <w:rPr>
                <w:rStyle w:val="Hyperlink"/>
              </w:rPr>
              <w:t>1</w:t>
            </w:r>
            <w:r w:rsidR="230D2FB6">
              <w:fldChar w:fldCharType="end"/>
            </w:r>
          </w:hyperlink>
        </w:p>
        <w:p w14:paraId="2A5DA607" w14:textId="46DAFB4E" w:rsidR="004E4596" w:rsidRDefault="65D27D43" w:rsidP="65D27D43">
          <w:pPr>
            <w:pStyle w:val="TOC2"/>
            <w:tabs>
              <w:tab w:val="left" w:pos="720"/>
              <w:tab w:val="right" w:leader="dot" w:pos="10065"/>
            </w:tabs>
            <w:rPr>
              <w:rStyle w:val="Hyperlink"/>
              <w:noProof/>
              <w:kern w:val="2"/>
              <w14:ligatures w14:val="standardContextual"/>
            </w:rPr>
          </w:pPr>
          <w:hyperlink w:anchor="_Toc1183195589">
            <w:r w:rsidRPr="65D27D43">
              <w:rPr>
                <w:rStyle w:val="Hyperlink"/>
              </w:rPr>
              <w:t>5.2</w:t>
            </w:r>
            <w:r w:rsidR="230D2FB6">
              <w:tab/>
            </w:r>
            <w:r w:rsidRPr="65D27D43">
              <w:rPr>
                <w:rStyle w:val="Hyperlink"/>
              </w:rPr>
              <w:t>Requirements Traceability Matrix (Extended)</w:t>
            </w:r>
            <w:r w:rsidR="230D2FB6">
              <w:tab/>
            </w:r>
            <w:r w:rsidR="230D2FB6">
              <w:fldChar w:fldCharType="begin"/>
            </w:r>
            <w:r w:rsidR="230D2FB6">
              <w:instrText>PAGEREF _Toc1183195589 \h</w:instrText>
            </w:r>
            <w:r w:rsidR="230D2FB6">
              <w:fldChar w:fldCharType="separate"/>
            </w:r>
            <w:r w:rsidRPr="65D27D43">
              <w:rPr>
                <w:rStyle w:val="Hyperlink"/>
              </w:rPr>
              <w:t>1</w:t>
            </w:r>
            <w:r w:rsidR="230D2FB6">
              <w:fldChar w:fldCharType="end"/>
            </w:r>
          </w:hyperlink>
        </w:p>
        <w:p w14:paraId="65B7355B" w14:textId="0C03B3B3" w:rsidR="004E4596" w:rsidRDefault="65D27D43" w:rsidP="65D27D43">
          <w:pPr>
            <w:pStyle w:val="TOC2"/>
            <w:tabs>
              <w:tab w:val="left" w:pos="720"/>
              <w:tab w:val="right" w:leader="dot" w:pos="10065"/>
            </w:tabs>
            <w:rPr>
              <w:rStyle w:val="Hyperlink"/>
              <w:noProof/>
              <w:kern w:val="2"/>
              <w14:ligatures w14:val="standardContextual"/>
            </w:rPr>
          </w:pPr>
          <w:hyperlink w:anchor="_Toc768775862">
            <w:r w:rsidRPr="65D27D43">
              <w:rPr>
                <w:rStyle w:val="Hyperlink"/>
              </w:rPr>
              <w:t>5.3</w:t>
            </w:r>
            <w:r w:rsidR="230D2FB6">
              <w:tab/>
            </w:r>
            <w:r w:rsidRPr="65D27D43">
              <w:rPr>
                <w:rStyle w:val="Hyperlink"/>
              </w:rPr>
              <w:t>New Test Suites</w:t>
            </w:r>
            <w:r w:rsidR="230D2FB6">
              <w:tab/>
            </w:r>
            <w:r w:rsidR="230D2FB6">
              <w:fldChar w:fldCharType="begin"/>
            </w:r>
            <w:r w:rsidR="230D2FB6">
              <w:instrText>PAGEREF _Toc768775862 \h</w:instrText>
            </w:r>
            <w:r w:rsidR="230D2FB6">
              <w:fldChar w:fldCharType="separate"/>
            </w:r>
            <w:r w:rsidRPr="65D27D43">
              <w:rPr>
                <w:rStyle w:val="Hyperlink"/>
              </w:rPr>
              <w:t>1</w:t>
            </w:r>
            <w:r w:rsidR="230D2FB6">
              <w:fldChar w:fldCharType="end"/>
            </w:r>
          </w:hyperlink>
        </w:p>
        <w:p w14:paraId="4086C398" w14:textId="33E0D389" w:rsidR="004E4596" w:rsidRDefault="65D27D43" w:rsidP="65D27D43">
          <w:pPr>
            <w:pStyle w:val="TOC1"/>
            <w:tabs>
              <w:tab w:val="left" w:pos="480"/>
              <w:tab w:val="right" w:leader="dot" w:pos="10065"/>
            </w:tabs>
            <w:rPr>
              <w:rStyle w:val="Hyperlink"/>
              <w:noProof/>
              <w:kern w:val="2"/>
              <w14:ligatures w14:val="standardContextual"/>
            </w:rPr>
          </w:pPr>
          <w:hyperlink w:anchor="_Toc451491020">
            <w:r w:rsidRPr="65D27D43">
              <w:rPr>
                <w:rStyle w:val="Hyperlink"/>
              </w:rPr>
              <w:t>6</w:t>
            </w:r>
            <w:r w:rsidR="230D2FB6">
              <w:tab/>
            </w:r>
            <w:r w:rsidRPr="65D27D43">
              <w:rPr>
                <w:rStyle w:val="Hyperlink"/>
              </w:rPr>
              <w:t>Test Suites</w:t>
            </w:r>
            <w:r w:rsidR="230D2FB6">
              <w:tab/>
            </w:r>
            <w:r w:rsidR="230D2FB6">
              <w:fldChar w:fldCharType="begin"/>
            </w:r>
            <w:r w:rsidR="230D2FB6">
              <w:instrText>PAGEREF _Toc451491020 \h</w:instrText>
            </w:r>
            <w:r w:rsidR="230D2FB6">
              <w:fldChar w:fldCharType="separate"/>
            </w:r>
            <w:r w:rsidRPr="65D27D43">
              <w:rPr>
                <w:rStyle w:val="Hyperlink"/>
              </w:rPr>
              <w:t>1</w:t>
            </w:r>
            <w:r w:rsidR="230D2FB6">
              <w:fldChar w:fldCharType="end"/>
            </w:r>
          </w:hyperlink>
        </w:p>
        <w:p w14:paraId="0D0A6867" w14:textId="5AF995DB" w:rsidR="004E4596" w:rsidRDefault="65D27D43" w:rsidP="65D27D43">
          <w:pPr>
            <w:pStyle w:val="TOC2"/>
            <w:tabs>
              <w:tab w:val="left" w:pos="720"/>
              <w:tab w:val="right" w:leader="dot" w:pos="10065"/>
            </w:tabs>
            <w:rPr>
              <w:rStyle w:val="Hyperlink"/>
              <w:noProof/>
              <w:kern w:val="2"/>
              <w14:ligatures w14:val="standardContextual"/>
            </w:rPr>
          </w:pPr>
          <w:hyperlink w:anchor="_Toc2091893393">
            <w:r w:rsidRPr="65D27D43">
              <w:rPr>
                <w:rStyle w:val="Hyperlink"/>
              </w:rPr>
              <w:t>6.1</w:t>
            </w:r>
            <w:r w:rsidR="230D2FB6">
              <w:tab/>
            </w:r>
            <w:r w:rsidRPr="65D27D43">
              <w:rPr>
                <w:rStyle w:val="Hyperlink"/>
              </w:rPr>
              <w:t>Authentication and Onboarding Test Suite</w:t>
            </w:r>
            <w:r w:rsidR="230D2FB6">
              <w:tab/>
            </w:r>
            <w:r w:rsidR="230D2FB6">
              <w:fldChar w:fldCharType="begin"/>
            </w:r>
            <w:r w:rsidR="230D2FB6">
              <w:instrText>PAGEREF _Toc2091893393 \h</w:instrText>
            </w:r>
            <w:r w:rsidR="230D2FB6">
              <w:fldChar w:fldCharType="separate"/>
            </w:r>
            <w:r w:rsidRPr="65D27D43">
              <w:rPr>
                <w:rStyle w:val="Hyperlink"/>
              </w:rPr>
              <w:t>1</w:t>
            </w:r>
            <w:r w:rsidR="230D2FB6">
              <w:fldChar w:fldCharType="end"/>
            </w:r>
          </w:hyperlink>
        </w:p>
        <w:p w14:paraId="6353E426" w14:textId="6DCA0ED8" w:rsidR="004E4596" w:rsidRDefault="65D27D43" w:rsidP="65D27D43">
          <w:pPr>
            <w:pStyle w:val="TOC2"/>
            <w:tabs>
              <w:tab w:val="left" w:pos="720"/>
              <w:tab w:val="right" w:leader="dot" w:pos="10065"/>
            </w:tabs>
            <w:rPr>
              <w:rStyle w:val="Hyperlink"/>
              <w:noProof/>
              <w:kern w:val="2"/>
              <w14:ligatures w14:val="standardContextual"/>
            </w:rPr>
          </w:pPr>
          <w:hyperlink w:anchor="_Toc1735211347">
            <w:r w:rsidRPr="65D27D43">
              <w:rPr>
                <w:rStyle w:val="Hyperlink"/>
              </w:rPr>
              <w:t>6.2</w:t>
            </w:r>
            <w:r w:rsidR="230D2FB6">
              <w:tab/>
            </w:r>
            <w:r w:rsidRPr="65D27D43">
              <w:rPr>
                <w:rStyle w:val="Hyperlink"/>
              </w:rPr>
              <w:t>Mail Delivered Assistant (USPS) — Functional &amp; Accessibility</w:t>
            </w:r>
            <w:r w:rsidR="230D2FB6">
              <w:tab/>
            </w:r>
            <w:r w:rsidR="230D2FB6">
              <w:fldChar w:fldCharType="begin"/>
            </w:r>
            <w:r w:rsidR="230D2FB6">
              <w:instrText>PAGEREF _Toc1735211347 \h</w:instrText>
            </w:r>
            <w:r w:rsidR="230D2FB6">
              <w:fldChar w:fldCharType="separate"/>
            </w:r>
            <w:r w:rsidRPr="65D27D43">
              <w:rPr>
                <w:rStyle w:val="Hyperlink"/>
              </w:rPr>
              <w:t>1</w:t>
            </w:r>
            <w:r w:rsidR="230D2FB6">
              <w:fldChar w:fldCharType="end"/>
            </w:r>
          </w:hyperlink>
        </w:p>
        <w:p w14:paraId="24647081" w14:textId="3898FDDF" w:rsidR="004E4596" w:rsidRDefault="65D27D43" w:rsidP="65D27D43">
          <w:pPr>
            <w:pStyle w:val="TOC2"/>
            <w:tabs>
              <w:tab w:val="left" w:pos="720"/>
              <w:tab w:val="right" w:leader="dot" w:pos="10065"/>
            </w:tabs>
            <w:rPr>
              <w:rStyle w:val="Hyperlink"/>
              <w:noProof/>
              <w:kern w:val="2"/>
              <w14:ligatures w14:val="standardContextual"/>
            </w:rPr>
          </w:pPr>
          <w:hyperlink w:anchor="_Toc459479355">
            <w:r w:rsidRPr="65D27D43">
              <w:rPr>
                <w:rStyle w:val="Hyperlink"/>
              </w:rPr>
              <w:t>6.3</w:t>
            </w:r>
            <w:r w:rsidR="230D2FB6">
              <w:tab/>
            </w:r>
            <w:r w:rsidRPr="65D27D43">
              <w:rPr>
                <w:rStyle w:val="Hyperlink"/>
              </w:rPr>
              <w:t>Dashboard and Navigation Test Suite</w:t>
            </w:r>
            <w:r w:rsidR="230D2FB6">
              <w:tab/>
            </w:r>
            <w:r w:rsidR="230D2FB6">
              <w:fldChar w:fldCharType="begin"/>
            </w:r>
            <w:r w:rsidR="230D2FB6">
              <w:instrText>PAGEREF _Toc459479355 \h</w:instrText>
            </w:r>
            <w:r w:rsidR="230D2FB6">
              <w:fldChar w:fldCharType="separate"/>
            </w:r>
            <w:r w:rsidRPr="65D27D43">
              <w:rPr>
                <w:rStyle w:val="Hyperlink"/>
              </w:rPr>
              <w:t>1</w:t>
            </w:r>
            <w:r w:rsidR="230D2FB6">
              <w:fldChar w:fldCharType="end"/>
            </w:r>
          </w:hyperlink>
        </w:p>
        <w:p w14:paraId="36FB1C52" w14:textId="164D69BC" w:rsidR="341466BD" w:rsidRDefault="65D27D43" w:rsidP="65D27D43">
          <w:pPr>
            <w:pStyle w:val="TOC2"/>
            <w:tabs>
              <w:tab w:val="left" w:pos="720"/>
              <w:tab w:val="right" w:leader="dot" w:pos="10065"/>
            </w:tabs>
            <w:rPr>
              <w:rStyle w:val="Hyperlink"/>
            </w:rPr>
          </w:pPr>
          <w:hyperlink w:anchor="_Toc56523732">
            <w:r w:rsidRPr="65D27D43">
              <w:rPr>
                <w:rStyle w:val="Hyperlink"/>
              </w:rPr>
              <w:t>6.4</w:t>
            </w:r>
            <w:r w:rsidR="230D2FB6">
              <w:tab/>
            </w:r>
            <w:r w:rsidRPr="65D27D43">
              <w:rPr>
                <w:rStyle w:val="Hyperlink"/>
              </w:rPr>
              <w:t>User and Role Management Test Suite</w:t>
            </w:r>
            <w:r w:rsidR="230D2FB6">
              <w:tab/>
            </w:r>
            <w:r w:rsidR="230D2FB6">
              <w:fldChar w:fldCharType="begin"/>
            </w:r>
            <w:r w:rsidR="230D2FB6">
              <w:instrText>PAGEREF _Toc56523732 \h</w:instrText>
            </w:r>
            <w:r w:rsidR="230D2FB6">
              <w:fldChar w:fldCharType="separate"/>
            </w:r>
            <w:r w:rsidRPr="65D27D43">
              <w:rPr>
                <w:rStyle w:val="Hyperlink"/>
              </w:rPr>
              <w:t>1</w:t>
            </w:r>
            <w:r w:rsidR="230D2FB6">
              <w:fldChar w:fldCharType="end"/>
            </w:r>
          </w:hyperlink>
        </w:p>
        <w:p w14:paraId="4FE45567" w14:textId="5508703B" w:rsidR="341466BD" w:rsidRDefault="65D27D43" w:rsidP="65D27D43">
          <w:pPr>
            <w:pStyle w:val="TOC2"/>
            <w:tabs>
              <w:tab w:val="left" w:pos="720"/>
              <w:tab w:val="right" w:leader="dot" w:pos="10065"/>
            </w:tabs>
            <w:rPr>
              <w:rStyle w:val="Hyperlink"/>
            </w:rPr>
          </w:pPr>
          <w:hyperlink w:anchor="_Toc1124348226">
            <w:r w:rsidRPr="65D27D43">
              <w:rPr>
                <w:rStyle w:val="Hyperlink"/>
              </w:rPr>
              <w:t>6.5</w:t>
            </w:r>
            <w:r w:rsidR="230D2FB6">
              <w:tab/>
            </w:r>
            <w:r w:rsidRPr="65D27D43">
              <w:rPr>
                <w:rStyle w:val="Hyperlink"/>
              </w:rPr>
              <w:t>Tasks and Pre-defined Care Templates Test Suite</w:t>
            </w:r>
            <w:r w:rsidR="230D2FB6">
              <w:tab/>
            </w:r>
            <w:r w:rsidR="230D2FB6">
              <w:fldChar w:fldCharType="begin"/>
            </w:r>
            <w:r w:rsidR="230D2FB6">
              <w:instrText>PAGEREF _Toc1124348226 \h</w:instrText>
            </w:r>
            <w:r w:rsidR="230D2FB6">
              <w:fldChar w:fldCharType="separate"/>
            </w:r>
            <w:r w:rsidRPr="65D27D43">
              <w:rPr>
                <w:rStyle w:val="Hyperlink"/>
              </w:rPr>
              <w:t>1</w:t>
            </w:r>
            <w:r w:rsidR="230D2FB6">
              <w:fldChar w:fldCharType="end"/>
            </w:r>
          </w:hyperlink>
        </w:p>
        <w:p w14:paraId="225302AB" w14:textId="7D2AE39F" w:rsidR="341466BD" w:rsidRDefault="65D27D43" w:rsidP="65D27D43">
          <w:pPr>
            <w:pStyle w:val="TOC2"/>
            <w:tabs>
              <w:tab w:val="left" w:pos="720"/>
              <w:tab w:val="right" w:leader="dot" w:pos="10065"/>
            </w:tabs>
            <w:rPr>
              <w:rStyle w:val="Hyperlink"/>
            </w:rPr>
          </w:pPr>
          <w:hyperlink w:anchor="_Toc1125161142">
            <w:r w:rsidRPr="65D27D43">
              <w:rPr>
                <w:rStyle w:val="Hyperlink"/>
              </w:rPr>
              <w:t>6.6</w:t>
            </w:r>
            <w:r w:rsidR="230D2FB6">
              <w:tab/>
            </w:r>
            <w:r w:rsidRPr="65D27D43">
              <w:rPr>
                <w:rStyle w:val="Hyperlink"/>
              </w:rPr>
              <w:t>Health Data Tracking Test Suite</w:t>
            </w:r>
            <w:r w:rsidR="230D2FB6">
              <w:tab/>
            </w:r>
            <w:r w:rsidR="230D2FB6">
              <w:fldChar w:fldCharType="begin"/>
            </w:r>
            <w:r w:rsidR="230D2FB6">
              <w:instrText>PAGEREF _Toc1125161142 \h</w:instrText>
            </w:r>
            <w:r w:rsidR="230D2FB6">
              <w:fldChar w:fldCharType="separate"/>
            </w:r>
            <w:r w:rsidRPr="65D27D43">
              <w:rPr>
                <w:rStyle w:val="Hyperlink"/>
              </w:rPr>
              <w:t>1</w:t>
            </w:r>
            <w:r w:rsidR="230D2FB6">
              <w:fldChar w:fldCharType="end"/>
            </w:r>
          </w:hyperlink>
        </w:p>
        <w:p w14:paraId="4C145A46" w14:textId="4BEC0202" w:rsidR="341466BD" w:rsidRDefault="65D27D43" w:rsidP="65D27D43">
          <w:pPr>
            <w:pStyle w:val="TOC2"/>
            <w:tabs>
              <w:tab w:val="left" w:pos="720"/>
              <w:tab w:val="right" w:leader="dot" w:pos="10065"/>
            </w:tabs>
            <w:rPr>
              <w:rStyle w:val="Hyperlink"/>
            </w:rPr>
          </w:pPr>
          <w:hyperlink w:anchor="_Toc1709900548">
            <w:r w:rsidRPr="65D27D43">
              <w:rPr>
                <w:rStyle w:val="Hyperlink"/>
              </w:rPr>
              <w:t>6.7</w:t>
            </w:r>
            <w:r w:rsidR="230D2FB6">
              <w:tab/>
            </w:r>
            <w:r w:rsidRPr="65D27D43">
              <w:rPr>
                <w:rStyle w:val="Hyperlink"/>
              </w:rPr>
              <w:t>AI Integration Test Suite</w:t>
            </w:r>
            <w:r w:rsidR="230D2FB6">
              <w:tab/>
            </w:r>
            <w:r w:rsidR="230D2FB6">
              <w:fldChar w:fldCharType="begin"/>
            </w:r>
            <w:r w:rsidR="230D2FB6">
              <w:instrText>PAGEREF _Toc1709900548 \h</w:instrText>
            </w:r>
            <w:r w:rsidR="230D2FB6">
              <w:fldChar w:fldCharType="separate"/>
            </w:r>
            <w:r w:rsidRPr="65D27D43">
              <w:rPr>
                <w:rStyle w:val="Hyperlink"/>
              </w:rPr>
              <w:t>1</w:t>
            </w:r>
            <w:r w:rsidR="230D2FB6">
              <w:fldChar w:fldCharType="end"/>
            </w:r>
          </w:hyperlink>
        </w:p>
        <w:p w14:paraId="3AB01ADB" w14:textId="7690B3D7" w:rsidR="341466BD" w:rsidRDefault="65D27D43" w:rsidP="65D27D43">
          <w:pPr>
            <w:pStyle w:val="TOC2"/>
            <w:tabs>
              <w:tab w:val="left" w:pos="720"/>
              <w:tab w:val="right" w:leader="dot" w:pos="10065"/>
            </w:tabs>
            <w:rPr>
              <w:rStyle w:val="Hyperlink"/>
            </w:rPr>
          </w:pPr>
          <w:hyperlink w:anchor="_Toc1696001886">
            <w:r w:rsidRPr="65D27D43">
              <w:rPr>
                <w:rStyle w:val="Hyperlink"/>
              </w:rPr>
              <w:t>6.8</w:t>
            </w:r>
            <w:r w:rsidR="230D2FB6">
              <w:tab/>
            </w:r>
            <w:r w:rsidRPr="65D27D43">
              <w:rPr>
                <w:rStyle w:val="Hyperlink"/>
              </w:rPr>
              <w:t>Communication and Media Test Suite</w:t>
            </w:r>
            <w:r w:rsidR="230D2FB6">
              <w:tab/>
            </w:r>
            <w:r w:rsidR="230D2FB6">
              <w:fldChar w:fldCharType="begin"/>
            </w:r>
            <w:r w:rsidR="230D2FB6">
              <w:instrText>PAGEREF _Toc1696001886 \h</w:instrText>
            </w:r>
            <w:r w:rsidR="230D2FB6">
              <w:fldChar w:fldCharType="separate"/>
            </w:r>
            <w:r w:rsidRPr="65D27D43">
              <w:rPr>
                <w:rStyle w:val="Hyperlink"/>
              </w:rPr>
              <w:t>1</w:t>
            </w:r>
            <w:r w:rsidR="230D2FB6">
              <w:fldChar w:fldCharType="end"/>
            </w:r>
          </w:hyperlink>
        </w:p>
        <w:p w14:paraId="1B98B38A" w14:textId="5BA87B9C" w:rsidR="341466BD" w:rsidRDefault="65D27D43" w:rsidP="65D27D43">
          <w:pPr>
            <w:pStyle w:val="TOC2"/>
            <w:tabs>
              <w:tab w:val="left" w:pos="720"/>
              <w:tab w:val="right" w:leader="dot" w:pos="10065"/>
            </w:tabs>
            <w:rPr>
              <w:rStyle w:val="Hyperlink"/>
            </w:rPr>
          </w:pPr>
          <w:hyperlink w:anchor="_Toc271321588">
            <w:r w:rsidRPr="65D27D43">
              <w:rPr>
                <w:rStyle w:val="Hyperlink"/>
              </w:rPr>
              <w:t>6.9</w:t>
            </w:r>
            <w:r w:rsidR="230D2FB6">
              <w:tab/>
            </w:r>
            <w:r w:rsidRPr="65D27D43">
              <w:rPr>
                <w:rStyle w:val="Hyperlink"/>
              </w:rPr>
              <w:t>Device and Third-Party Integration Test Suite</w:t>
            </w:r>
            <w:r w:rsidR="230D2FB6">
              <w:tab/>
            </w:r>
            <w:r w:rsidR="230D2FB6">
              <w:fldChar w:fldCharType="begin"/>
            </w:r>
            <w:r w:rsidR="230D2FB6">
              <w:instrText>PAGEREF _Toc271321588 \h</w:instrText>
            </w:r>
            <w:r w:rsidR="230D2FB6">
              <w:fldChar w:fldCharType="separate"/>
            </w:r>
            <w:r w:rsidRPr="65D27D43">
              <w:rPr>
                <w:rStyle w:val="Hyperlink"/>
              </w:rPr>
              <w:t>1</w:t>
            </w:r>
            <w:r w:rsidR="230D2FB6">
              <w:fldChar w:fldCharType="end"/>
            </w:r>
          </w:hyperlink>
        </w:p>
        <w:p w14:paraId="167293EC" w14:textId="4B0A1D4E" w:rsidR="341466BD" w:rsidRDefault="65D27D43" w:rsidP="65D27D43">
          <w:pPr>
            <w:pStyle w:val="TOC2"/>
            <w:tabs>
              <w:tab w:val="left" w:pos="720"/>
              <w:tab w:val="right" w:leader="dot" w:pos="10065"/>
            </w:tabs>
            <w:rPr>
              <w:rStyle w:val="Hyperlink"/>
            </w:rPr>
          </w:pPr>
          <w:hyperlink w:anchor="_Toc1509589544">
            <w:r w:rsidRPr="65D27D43">
              <w:rPr>
                <w:rStyle w:val="Hyperlink"/>
              </w:rPr>
              <w:t>6.10</w:t>
            </w:r>
            <w:r w:rsidR="230D2FB6">
              <w:tab/>
            </w:r>
            <w:r w:rsidRPr="65D27D43">
              <w:rPr>
                <w:rStyle w:val="Hyperlink"/>
              </w:rPr>
              <w:t>Billing and Subscription Test Suite  (Updated -2.0)</w:t>
            </w:r>
            <w:r w:rsidR="230D2FB6">
              <w:tab/>
            </w:r>
            <w:r w:rsidR="230D2FB6">
              <w:fldChar w:fldCharType="begin"/>
            </w:r>
            <w:r w:rsidR="230D2FB6">
              <w:instrText>PAGEREF _Toc1509589544 \h</w:instrText>
            </w:r>
            <w:r w:rsidR="230D2FB6">
              <w:fldChar w:fldCharType="separate"/>
            </w:r>
            <w:r w:rsidRPr="65D27D43">
              <w:rPr>
                <w:rStyle w:val="Hyperlink"/>
              </w:rPr>
              <w:t>1</w:t>
            </w:r>
            <w:r w:rsidR="230D2FB6">
              <w:fldChar w:fldCharType="end"/>
            </w:r>
          </w:hyperlink>
        </w:p>
        <w:p w14:paraId="27F4DCF0" w14:textId="3E6F2C30" w:rsidR="341466BD" w:rsidRDefault="65D27D43" w:rsidP="65D27D43">
          <w:pPr>
            <w:pStyle w:val="TOC2"/>
            <w:tabs>
              <w:tab w:val="left" w:pos="720"/>
              <w:tab w:val="right" w:leader="dot" w:pos="10065"/>
            </w:tabs>
            <w:rPr>
              <w:rStyle w:val="Hyperlink"/>
            </w:rPr>
          </w:pPr>
          <w:hyperlink w:anchor="_Toc1046041115">
            <w:r w:rsidRPr="65D27D43">
              <w:rPr>
                <w:rStyle w:val="Hyperlink"/>
              </w:rPr>
              <w:t>6.11</w:t>
            </w:r>
            <w:r w:rsidR="230D2FB6">
              <w:tab/>
            </w:r>
            <w:r w:rsidRPr="65D27D43">
              <w:rPr>
                <w:rStyle w:val="Hyperlink"/>
              </w:rPr>
              <w:t>User Password Reset &amp; Recovery</w:t>
            </w:r>
            <w:r w:rsidR="230D2FB6">
              <w:tab/>
            </w:r>
            <w:r w:rsidR="230D2FB6">
              <w:fldChar w:fldCharType="begin"/>
            </w:r>
            <w:r w:rsidR="230D2FB6">
              <w:instrText>PAGEREF _Toc1046041115 \h</w:instrText>
            </w:r>
            <w:r w:rsidR="230D2FB6">
              <w:fldChar w:fldCharType="separate"/>
            </w:r>
            <w:r w:rsidRPr="65D27D43">
              <w:rPr>
                <w:rStyle w:val="Hyperlink"/>
              </w:rPr>
              <w:t>1</w:t>
            </w:r>
            <w:r w:rsidR="230D2FB6">
              <w:fldChar w:fldCharType="end"/>
            </w:r>
          </w:hyperlink>
        </w:p>
        <w:p w14:paraId="7AE4992B" w14:textId="233992C3" w:rsidR="341466BD" w:rsidRDefault="65D27D43" w:rsidP="65D27D43">
          <w:pPr>
            <w:pStyle w:val="TOC2"/>
            <w:tabs>
              <w:tab w:val="left" w:pos="720"/>
              <w:tab w:val="right" w:leader="dot" w:pos="10065"/>
            </w:tabs>
            <w:rPr>
              <w:rStyle w:val="Hyperlink"/>
            </w:rPr>
          </w:pPr>
          <w:hyperlink w:anchor="_Toc1998500082">
            <w:r w:rsidRPr="65D27D43">
              <w:rPr>
                <w:rStyle w:val="Hyperlink"/>
              </w:rPr>
              <w:t>6.12</w:t>
            </w:r>
            <w:r w:rsidR="230D2FB6">
              <w:tab/>
            </w:r>
            <w:r w:rsidRPr="65D27D43">
              <w:rPr>
                <w:rStyle w:val="Hyperlink"/>
              </w:rPr>
              <w:t>Gamification Module Test Suite</w:t>
            </w:r>
            <w:r w:rsidR="230D2FB6">
              <w:tab/>
            </w:r>
            <w:r w:rsidR="230D2FB6">
              <w:fldChar w:fldCharType="begin"/>
            </w:r>
            <w:r w:rsidR="230D2FB6">
              <w:instrText>PAGEREF _Toc1998500082 \h</w:instrText>
            </w:r>
            <w:r w:rsidR="230D2FB6">
              <w:fldChar w:fldCharType="separate"/>
            </w:r>
            <w:r w:rsidRPr="65D27D43">
              <w:rPr>
                <w:rStyle w:val="Hyperlink"/>
              </w:rPr>
              <w:t>1</w:t>
            </w:r>
            <w:r w:rsidR="230D2FB6">
              <w:fldChar w:fldCharType="end"/>
            </w:r>
          </w:hyperlink>
        </w:p>
        <w:p w14:paraId="2935067E" w14:textId="3CE9877D" w:rsidR="341466BD" w:rsidRDefault="65D27D43" w:rsidP="65D27D43">
          <w:pPr>
            <w:pStyle w:val="TOC2"/>
            <w:tabs>
              <w:tab w:val="left" w:pos="720"/>
              <w:tab w:val="right" w:leader="dot" w:pos="10065"/>
            </w:tabs>
            <w:rPr>
              <w:rStyle w:val="Hyperlink"/>
            </w:rPr>
          </w:pPr>
          <w:hyperlink w:anchor="_Toc1082266845">
            <w:r w:rsidRPr="65D27D43">
              <w:rPr>
                <w:rStyle w:val="Hyperlink"/>
              </w:rPr>
              <w:t>6.13</w:t>
            </w:r>
            <w:r w:rsidR="230D2FB6">
              <w:tab/>
            </w:r>
            <w:r w:rsidRPr="65D27D43">
              <w:rPr>
                <w:rStyle w:val="Hyperlink"/>
              </w:rPr>
              <w:t>Medical Notetaker Test Suite</w:t>
            </w:r>
            <w:r w:rsidR="230D2FB6">
              <w:tab/>
            </w:r>
            <w:r w:rsidR="230D2FB6">
              <w:fldChar w:fldCharType="begin"/>
            </w:r>
            <w:r w:rsidR="230D2FB6">
              <w:instrText>PAGEREF _Toc1082266845 \h</w:instrText>
            </w:r>
            <w:r w:rsidR="230D2FB6">
              <w:fldChar w:fldCharType="separate"/>
            </w:r>
            <w:r w:rsidRPr="65D27D43">
              <w:rPr>
                <w:rStyle w:val="Hyperlink"/>
              </w:rPr>
              <w:t>1</w:t>
            </w:r>
            <w:r w:rsidR="230D2FB6">
              <w:fldChar w:fldCharType="end"/>
            </w:r>
          </w:hyperlink>
        </w:p>
        <w:p w14:paraId="02B617F6" w14:textId="5E2F443B" w:rsidR="341466BD" w:rsidRDefault="65D27D43" w:rsidP="65D27D43">
          <w:pPr>
            <w:pStyle w:val="TOC2"/>
            <w:tabs>
              <w:tab w:val="left" w:pos="720"/>
              <w:tab w:val="right" w:leader="dot" w:pos="10065"/>
            </w:tabs>
            <w:rPr>
              <w:rStyle w:val="Hyperlink"/>
            </w:rPr>
          </w:pPr>
          <w:hyperlink w:anchor="_Toc639937745">
            <w:r w:rsidRPr="65D27D43">
              <w:rPr>
                <w:rStyle w:val="Hyperlink"/>
              </w:rPr>
              <w:t>6.14</w:t>
            </w:r>
            <w:r w:rsidR="230D2FB6">
              <w:tab/>
            </w:r>
            <w:r w:rsidRPr="65D27D43">
              <w:rPr>
                <w:rStyle w:val="Hyperlink"/>
              </w:rPr>
              <w:t>Mail Delivered Assistant Test Suite</w:t>
            </w:r>
            <w:r w:rsidR="230D2FB6">
              <w:tab/>
            </w:r>
            <w:r w:rsidR="230D2FB6">
              <w:fldChar w:fldCharType="begin"/>
            </w:r>
            <w:r w:rsidR="230D2FB6">
              <w:instrText>PAGEREF _Toc639937745 \h</w:instrText>
            </w:r>
            <w:r w:rsidR="230D2FB6">
              <w:fldChar w:fldCharType="separate"/>
            </w:r>
            <w:r w:rsidRPr="65D27D43">
              <w:rPr>
                <w:rStyle w:val="Hyperlink"/>
              </w:rPr>
              <w:t>1</w:t>
            </w:r>
            <w:r w:rsidR="230D2FB6">
              <w:fldChar w:fldCharType="end"/>
            </w:r>
          </w:hyperlink>
        </w:p>
        <w:p w14:paraId="3D447A3E" w14:textId="1C58A61A" w:rsidR="341466BD" w:rsidRDefault="65D27D43" w:rsidP="65D27D43">
          <w:pPr>
            <w:pStyle w:val="TOC2"/>
            <w:tabs>
              <w:tab w:val="left" w:pos="720"/>
              <w:tab w:val="right" w:leader="dot" w:pos="10065"/>
            </w:tabs>
            <w:rPr>
              <w:rStyle w:val="Hyperlink"/>
            </w:rPr>
          </w:pPr>
          <w:hyperlink w:anchor="_Toc1116559432">
            <w:r w:rsidRPr="65D27D43">
              <w:rPr>
                <w:rStyle w:val="Hyperlink"/>
              </w:rPr>
              <w:t>6.15</w:t>
            </w:r>
            <w:r w:rsidR="230D2FB6">
              <w:tab/>
            </w:r>
            <w:r w:rsidRPr="65D27D43">
              <w:rPr>
                <w:rStyle w:val="Hyperlink"/>
              </w:rPr>
              <w:t>EVV Setup &amp; Administration Test Suite (Added -2.0)</w:t>
            </w:r>
            <w:r w:rsidR="230D2FB6">
              <w:tab/>
            </w:r>
            <w:r w:rsidR="230D2FB6">
              <w:fldChar w:fldCharType="begin"/>
            </w:r>
            <w:r w:rsidR="230D2FB6">
              <w:instrText>PAGEREF _Toc1116559432 \h</w:instrText>
            </w:r>
            <w:r w:rsidR="230D2FB6">
              <w:fldChar w:fldCharType="separate"/>
            </w:r>
            <w:r w:rsidRPr="65D27D43">
              <w:rPr>
                <w:rStyle w:val="Hyperlink"/>
              </w:rPr>
              <w:t>1</w:t>
            </w:r>
            <w:r w:rsidR="230D2FB6">
              <w:fldChar w:fldCharType="end"/>
            </w:r>
          </w:hyperlink>
        </w:p>
        <w:p w14:paraId="6F4A0C0B" w14:textId="3714E6FF" w:rsidR="341466BD" w:rsidRDefault="65D27D43" w:rsidP="230D2FB6">
          <w:pPr>
            <w:pStyle w:val="TOC2"/>
            <w:tabs>
              <w:tab w:val="left" w:pos="720"/>
              <w:tab w:val="right" w:leader="dot" w:pos="10065"/>
            </w:tabs>
            <w:rPr>
              <w:rStyle w:val="Hyperlink"/>
            </w:rPr>
          </w:pPr>
          <w:hyperlink w:anchor="_Toc1875018348">
            <w:r w:rsidRPr="65D27D43">
              <w:rPr>
                <w:rStyle w:val="Hyperlink"/>
              </w:rPr>
              <w:t>6.16</w:t>
            </w:r>
            <w:r w:rsidR="230D2FB6">
              <w:tab/>
            </w:r>
            <w:r w:rsidRPr="65D27D43">
              <w:rPr>
                <w:rStyle w:val="Hyperlink"/>
              </w:rPr>
              <w:t>Visit Lifecycle Test Suite (Added -2.0)</w:t>
            </w:r>
            <w:r w:rsidR="230D2FB6">
              <w:tab/>
            </w:r>
            <w:r w:rsidR="230D2FB6">
              <w:fldChar w:fldCharType="begin"/>
            </w:r>
            <w:r w:rsidR="230D2FB6">
              <w:instrText>PAGEREF _Toc1875018348 \h</w:instrText>
            </w:r>
            <w:r w:rsidR="230D2FB6">
              <w:fldChar w:fldCharType="separate"/>
            </w:r>
            <w:r w:rsidRPr="65D27D43">
              <w:rPr>
                <w:rStyle w:val="Hyperlink"/>
              </w:rPr>
              <w:t>1</w:t>
            </w:r>
            <w:r w:rsidR="230D2FB6">
              <w:fldChar w:fldCharType="end"/>
            </w:r>
          </w:hyperlink>
        </w:p>
        <w:p w14:paraId="5DEE37EC" w14:textId="613116AC" w:rsidR="65D27D43" w:rsidRDefault="65D27D43" w:rsidP="65D27D43">
          <w:pPr>
            <w:pStyle w:val="TOC2"/>
            <w:tabs>
              <w:tab w:val="left" w:pos="720"/>
              <w:tab w:val="right" w:leader="dot" w:pos="10065"/>
            </w:tabs>
            <w:rPr>
              <w:rStyle w:val="Hyperlink"/>
            </w:rPr>
          </w:pPr>
          <w:hyperlink w:anchor="_Toc90998002">
            <w:r w:rsidRPr="65D27D43">
              <w:rPr>
                <w:rStyle w:val="Hyperlink"/>
              </w:rPr>
              <w:t>6.17</w:t>
            </w:r>
            <w:r>
              <w:tab/>
            </w:r>
            <w:r w:rsidRPr="65D27D43">
              <w:rPr>
                <w:rStyle w:val="Hyperlink"/>
              </w:rPr>
              <w:t>EVV Visit History and Corrections Test Suite (Added -2.0)</w:t>
            </w:r>
            <w:r>
              <w:tab/>
            </w:r>
            <w:r>
              <w:fldChar w:fldCharType="begin"/>
            </w:r>
            <w:r>
              <w:instrText>PAGEREF _Toc90998002 \h</w:instrText>
            </w:r>
            <w:r>
              <w:fldChar w:fldCharType="separate"/>
            </w:r>
            <w:r w:rsidRPr="65D27D43">
              <w:rPr>
                <w:rStyle w:val="Hyperlink"/>
              </w:rPr>
              <w:t>1</w:t>
            </w:r>
            <w:r>
              <w:fldChar w:fldCharType="end"/>
            </w:r>
          </w:hyperlink>
        </w:p>
        <w:p w14:paraId="4D3C333A" w14:textId="7B70F921" w:rsidR="65D27D43" w:rsidRDefault="65D27D43" w:rsidP="65D27D43">
          <w:pPr>
            <w:pStyle w:val="TOC2"/>
            <w:tabs>
              <w:tab w:val="left" w:pos="720"/>
              <w:tab w:val="right" w:leader="dot" w:pos="10065"/>
            </w:tabs>
            <w:rPr>
              <w:rStyle w:val="Hyperlink"/>
            </w:rPr>
          </w:pPr>
          <w:hyperlink w:anchor="_Toc339627889">
            <w:r w:rsidRPr="65D27D43">
              <w:rPr>
                <w:rStyle w:val="Hyperlink"/>
              </w:rPr>
              <w:t>6.18</w:t>
            </w:r>
            <w:r>
              <w:tab/>
            </w:r>
            <w:r w:rsidRPr="65D27D43">
              <w:rPr>
                <w:rStyle w:val="Hyperlink"/>
              </w:rPr>
              <w:t>EVV Scheduling Test Suite</w:t>
            </w:r>
            <w:r>
              <w:tab/>
            </w:r>
            <w:r>
              <w:fldChar w:fldCharType="begin"/>
            </w:r>
            <w:r>
              <w:instrText>PAGEREF _Toc339627889 \h</w:instrText>
            </w:r>
            <w:r>
              <w:fldChar w:fldCharType="separate"/>
            </w:r>
            <w:r w:rsidRPr="65D27D43">
              <w:rPr>
                <w:rStyle w:val="Hyperlink"/>
              </w:rPr>
              <w:t>1</w:t>
            </w:r>
            <w:r>
              <w:fldChar w:fldCharType="end"/>
            </w:r>
          </w:hyperlink>
        </w:p>
        <w:p w14:paraId="7E80245A" w14:textId="3328F9CE" w:rsidR="65D27D43" w:rsidRDefault="65D27D43" w:rsidP="65D27D43">
          <w:pPr>
            <w:pStyle w:val="TOC2"/>
            <w:tabs>
              <w:tab w:val="left" w:pos="720"/>
              <w:tab w:val="right" w:leader="dot" w:pos="10065"/>
            </w:tabs>
            <w:rPr>
              <w:rStyle w:val="Hyperlink"/>
            </w:rPr>
          </w:pPr>
          <w:hyperlink w:anchor="_Toc174205975">
            <w:r w:rsidRPr="65D27D43">
              <w:rPr>
                <w:rStyle w:val="Hyperlink"/>
              </w:rPr>
              <w:t>6.19</w:t>
            </w:r>
            <w:r>
              <w:tab/>
            </w:r>
            <w:r w:rsidRPr="65D27D43">
              <w:rPr>
                <w:rStyle w:val="Hyperlink"/>
              </w:rPr>
              <w:t>Invoice Capture &amp; Upload Test Suite (Added -2.0)</w:t>
            </w:r>
            <w:r>
              <w:tab/>
            </w:r>
            <w:r>
              <w:fldChar w:fldCharType="begin"/>
            </w:r>
            <w:r>
              <w:instrText>PAGEREF _Toc174205975 \h</w:instrText>
            </w:r>
            <w:r>
              <w:fldChar w:fldCharType="separate"/>
            </w:r>
            <w:r w:rsidRPr="65D27D43">
              <w:rPr>
                <w:rStyle w:val="Hyperlink"/>
              </w:rPr>
              <w:t>1</w:t>
            </w:r>
            <w:r>
              <w:fldChar w:fldCharType="end"/>
            </w:r>
          </w:hyperlink>
        </w:p>
        <w:p w14:paraId="65F1E98F" w14:textId="1432E492" w:rsidR="65D27D43" w:rsidRDefault="65D27D43" w:rsidP="65D27D43">
          <w:pPr>
            <w:pStyle w:val="TOC2"/>
            <w:tabs>
              <w:tab w:val="left" w:pos="720"/>
              <w:tab w:val="right" w:leader="dot" w:pos="10065"/>
            </w:tabs>
            <w:rPr>
              <w:rStyle w:val="Hyperlink"/>
            </w:rPr>
          </w:pPr>
          <w:hyperlink w:anchor="_Toc1468043232">
            <w:r w:rsidRPr="65D27D43">
              <w:rPr>
                <w:rStyle w:val="Hyperlink"/>
              </w:rPr>
              <w:t>6.20</w:t>
            </w:r>
            <w:r>
              <w:tab/>
            </w:r>
            <w:r w:rsidRPr="65D27D43">
              <w:rPr>
                <w:rStyle w:val="Hyperlink"/>
              </w:rPr>
              <w:t>Invoice Data Extraction Test Suite (Added -2.0)</w:t>
            </w:r>
            <w:r>
              <w:tab/>
            </w:r>
            <w:r>
              <w:fldChar w:fldCharType="begin"/>
            </w:r>
            <w:r>
              <w:instrText>PAGEREF _Toc1468043232 \h</w:instrText>
            </w:r>
            <w:r>
              <w:fldChar w:fldCharType="separate"/>
            </w:r>
            <w:r w:rsidRPr="65D27D43">
              <w:rPr>
                <w:rStyle w:val="Hyperlink"/>
              </w:rPr>
              <w:t>1</w:t>
            </w:r>
            <w:r>
              <w:fldChar w:fldCharType="end"/>
            </w:r>
          </w:hyperlink>
        </w:p>
        <w:p w14:paraId="029FDE3D" w14:textId="51E6E2EB" w:rsidR="65D27D43" w:rsidRDefault="65D27D43" w:rsidP="65D27D43">
          <w:pPr>
            <w:pStyle w:val="TOC2"/>
            <w:tabs>
              <w:tab w:val="left" w:pos="720"/>
              <w:tab w:val="right" w:leader="dot" w:pos="10065"/>
            </w:tabs>
            <w:rPr>
              <w:rStyle w:val="Hyperlink"/>
            </w:rPr>
          </w:pPr>
          <w:hyperlink w:anchor="_Toc1346858112">
            <w:r w:rsidRPr="65D27D43">
              <w:rPr>
                <w:rStyle w:val="Hyperlink"/>
              </w:rPr>
              <w:t>6.21</w:t>
            </w:r>
            <w:r>
              <w:tab/>
            </w:r>
            <w:r w:rsidRPr="65D27D43">
              <w:rPr>
                <w:rStyle w:val="Hyperlink"/>
              </w:rPr>
              <w:t>Invoice Review &amp; Editing Test Suite (Added -2.0)</w:t>
            </w:r>
            <w:r>
              <w:tab/>
            </w:r>
            <w:r>
              <w:fldChar w:fldCharType="begin"/>
            </w:r>
            <w:r>
              <w:instrText>PAGEREF _Toc1346858112 \h</w:instrText>
            </w:r>
            <w:r>
              <w:fldChar w:fldCharType="separate"/>
            </w:r>
            <w:r w:rsidRPr="65D27D43">
              <w:rPr>
                <w:rStyle w:val="Hyperlink"/>
              </w:rPr>
              <w:t>1</w:t>
            </w:r>
            <w:r>
              <w:fldChar w:fldCharType="end"/>
            </w:r>
          </w:hyperlink>
        </w:p>
        <w:p w14:paraId="74642D63" w14:textId="66B744E0" w:rsidR="65D27D43" w:rsidRDefault="65D27D43" w:rsidP="65D27D43">
          <w:pPr>
            <w:pStyle w:val="TOC2"/>
            <w:tabs>
              <w:tab w:val="left" w:pos="720"/>
              <w:tab w:val="right" w:leader="dot" w:pos="10065"/>
            </w:tabs>
            <w:rPr>
              <w:rStyle w:val="Hyperlink"/>
            </w:rPr>
          </w:pPr>
          <w:hyperlink w:anchor="_Toc38744006">
            <w:r w:rsidRPr="65D27D43">
              <w:rPr>
                <w:rStyle w:val="Hyperlink"/>
              </w:rPr>
              <w:t>6.22</w:t>
            </w:r>
            <w:r>
              <w:tab/>
            </w:r>
            <w:r w:rsidRPr="65D27D43">
              <w:rPr>
                <w:rStyle w:val="Hyperlink"/>
              </w:rPr>
              <w:t>Invoice Organization, Search &amp; Retrieval Test Suite (Added -2.0)_</w:t>
            </w:r>
            <w:r>
              <w:tab/>
            </w:r>
            <w:r>
              <w:fldChar w:fldCharType="begin"/>
            </w:r>
            <w:r>
              <w:instrText>PAGEREF _Toc38744006 \h</w:instrText>
            </w:r>
            <w:r>
              <w:fldChar w:fldCharType="separate"/>
            </w:r>
            <w:r w:rsidRPr="65D27D43">
              <w:rPr>
                <w:rStyle w:val="Hyperlink"/>
              </w:rPr>
              <w:t>1</w:t>
            </w:r>
            <w:r>
              <w:fldChar w:fldCharType="end"/>
            </w:r>
          </w:hyperlink>
        </w:p>
        <w:p w14:paraId="38F85861" w14:textId="28E861C8" w:rsidR="65D27D43" w:rsidRDefault="65D27D43" w:rsidP="65D27D43">
          <w:pPr>
            <w:pStyle w:val="TOC2"/>
            <w:tabs>
              <w:tab w:val="left" w:pos="720"/>
              <w:tab w:val="right" w:leader="dot" w:pos="10065"/>
            </w:tabs>
            <w:rPr>
              <w:rStyle w:val="Hyperlink"/>
            </w:rPr>
          </w:pPr>
          <w:hyperlink w:anchor="_Toc1323769656">
            <w:r w:rsidRPr="65D27D43">
              <w:rPr>
                <w:rStyle w:val="Hyperlink"/>
              </w:rPr>
              <w:t>6.23</w:t>
            </w:r>
            <w:r>
              <w:tab/>
            </w:r>
            <w:r w:rsidRPr="65D27D43">
              <w:rPr>
                <w:rStyle w:val="Hyperlink"/>
              </w:rPr>
              <w:t>Security Standards</w:t>
            </w:r>
            <w:r>
              <w:tab/>
            </w:r>
            <w:r>
              <w:fldChar w:fldCharType="begin"/>
            </w:r>
            <w:r>
              <w:instrText>PAGEREF _Toc1323769656 \h</w:instrText>
            </w:r>
            <w:r>
              <w:fldChar w:fldCharType="separate"/>
            </w:r>
            <w:r w:rsidRPr="65D27D43">
              <w:rPr>
                <w:rStyle w:val="Hyperlink"/>
              </w:rPr>
              <w:t>1</w:t>
            </w:r>
            <w:r>
              <w:fldChar w:fldCharType="end"/>
            </w:r>
          </w:hyperlink>
        </w:p>
        <w:p w14:paraId="62AA7ADA" w14:textId="335E28B6" w:rsidR="65D27D43" w:rsidRDefault="65D27D43" w:rsidP="65D27D43">
          <w:pPr>
            <w:pStyle w:val="TOC2"/>
            <w:tabs>
              <w:tab w:val="left" w:pos="720"/>
              <w:tab w:val="right" w:leader="dot" w:pos="10065"/>
            </w:tabs>
            <w:rPr>
              <w:rStyle w:val="Hyperlink"/>
            </w:rPr>
          </w:pPr>
          <w:hyperlink w:anchor="_Toc347248297">
            <w:r w:rsidRPr="65D27D43">
              <w:rPr>
                <w:rStyle w:val="Hyperlink"/>
              </w:rPr>
              <w:t>6.24</w:t>
            </w:r>
            <w:r>
              <w:tab/>
            </w:r>
            <w:r w:rsidRPr="65D27D43">
              <w:rPr>
                <w:rStyle w:val="Hyperlink"/>
              </w:rPr>
              <w:t>Compliance &amp; Auditing</w:t>
            </w:r>
            <w:r>
              <w:tab/>
            </w:r>
            <w:r>
              <w:fldChar w:fldCharType="begin"/>
            </w:r>
            <w:r>
              <w:instrText>PAGEREF _Toc347248297 \h</w:instrText>
            </w:r>
            <w:r>
              <w:fldChar w:fldCharType="separate"/>
            </w:r>
            <w:r w:rsidRPr="65D27D43">
              <w:rPr>
                <w:rStyle w:val="Hyperlink"/>
              </w:rPr>
              <w:t>1</w:t>
            </w:r>
            <w:r>
              <w:fldChar w:fldCharType="end"/>
            </w:r>
          </w:hyperlink>
        </w:p>
        <w:p w14:paraId="0D9B3D0A" w14:textId="62D80796" w:rsidR="65D27D43" w:rsidRDefault="65D27D43" w:rsidP="65D27D43">
          <w:pPr>
            <w:pStyle w:val="TOC2"/>
            <w:tabs>
              <w:tab w:val="left" w:pos="720"/>
              <w:tab w:val="right" w:leader="dot" w:pos="10065"/>
            </w:tabs>
            <w:rPr>
              <w:rStyle w:val="Hyperlink"/>
            </w:rPr>
          </w:pPr>
          <w:hyperlink w:anchor="_Toc620679863">
            <w:r w:rsidRPr="65D27D43">
              <w:rPr>
                <w:rStyle w:val="Hyperlink"/>
              </w:rPr>
              <w:t>6.25</w:t>
            </w:r>
            <w:r>
              <w:tab/>
            </w:r>
            <w:r w:rsidRPr="65D27D43">
              <w:rPr>
                <w:rStyle w:val="Hyperlink"/>
              </w:rPr>
              <w:t>User Roles &amp; Management — additions for Team A features</w:t>
            </w:r>
            <w:r>
              <w:tab/>
            </w:r>
            <w:r>
              <w:fldChar w:fldCharType="begin"/>
            </w:r>
            <w:r>
              <w:instrText>PAGEREF _Toc620679863 \h</w:instrText>
            </w:r>
            <w:r>
              <w:fldChar w:fldCharType="separate"/>
            </w:r>
            <w:r w:rsidRPr="65D27D43">
              <w:rPr>
                <w:rStyle w:val="Hyperlink"/>
              </w:rPr>
              <w:t>1</w:t>
            </w:r>
            <w:r>
              <w:fldChar w:fldCharType="end"/>
            </w:r>
          </w:hyperlink>
        </w:p>
        <w:p w14:paraId="735A00CE" w14:textId="6248169A" w:rsidR="65D27D43" w:rsidRDefault="65D27D43" w:rsidP="65D27D43">
          <w:pPr>
            <w:pStyle w:val="TOC2"/>
            <w:tabs>
              <w:tab w:val="left" w:pos="720"/>
              <w:tab w:val="right" w:leader="dot" w:pos="10065"/>
            </w:tabs>
            <w:rPr>
              <w:rStyle w:val="Hyperlink"/>
            </w:rPr>
          </w:pPr>
          <w:hyperlink w:anchor="_Toc442745618">
            <w:r w:rsidRPr="65D27D43">
              <w:rPr>
                <w:rStyle w:val="Hyperlink"/>
              </w:rPr>
              <w:t>6.26</w:t>
            </w:r>
            <w:r>
              <w:tab/>
            </w:r>
            <w:r w:rsidRPr="65D27D43">
              <w:rPr>
                <w:rStyle w:val="Hyperlink"/>
              </w:rPr>
              <w:t>Security Considerations + 9.1.1 Data Privacy &amp; HIPAA</w:t>
            </w:r>
            <w:r>
              <w:tab/>
            </w:r>
            <w:r>
              <w:fldChar w:fldCharType="begin"/>
            </w:r>
            <w:r>
              <w:instrText>PAGEREF _Toc442745618 \h</w:instrText>
            </w:r>
            <w:r>
              <w:fldChar w:fldCharType="separate"/>
            </w:r>
            <w:r w:rsidRPr="65D27D43">
              <w:rPr>
                <w:rStyle w:val="Hyperlink"/>
              </w:rPr>
              <w:t>1</w:t>
            </w:r>
            <w:r>
              <w:fldChar w:fldCharType="end"/>
            </w:r>
          </w:hyperlink>
        </w:p>
        <w:p w14:paraId="0F10F528" w14:textId="01F47996" w:rsidR="65D27D43" w:rsidRDefault="65D27D43" w:rsidP="65D27D43">
          <w:pPr>
            <w:pStyle w:val="TOC1"/>
            <w:tabs>
              <w:tab w:val="right" w:leader="dot" w:pos="10065"/>
            </w:tabs>
            <w:rPr>
              <w:rStyle w:val="Hyperlink"/>
            </w:rPr>
          </w:pPr>
          <w:hyperlink w:anchor="_Toc1890733680">
            <w:r w:rsidRPr="65D27D43">
              <w:rPr>
                <w:rStyle w:val="Hyperlink"/>
              </w:rPr>
              <w:t>7 Defects &amp; Issues</w:t>
            </w:r>
            <w:r>
              <w:tab/>
            </w:r>
            <w:r>
              <w:fldChar w:fldCharType="begin"/>
            </w:r>
            <w:r>
              <w:instrText>PAGEREF _Toc1890733680 \h</w:instrText>
            </w:r>
            <w:r>
              <w:fldChar w:fldCharType="separate"/>
            </w:r>
            <w:r w:rsidRPr="65D27D43">
              <w:rPr>
                <w:rStyle w:val="Hyperlink"/>
              </w:rPr>
              <w:t>1</w:t>
            </w:r>
            <w:r>
              <w:fldChar w:fldCharType="end"/>
            </w:r>
          </w:hyperlink>
        </w:p>
        <w:p w14:paraId="14C742F2" w14:textId="47B0798B" w:rsidR="65D27D43" w:rsidRDefault="65D27D43" w:rsidP="65D27D43">
          <w:pPr>
            <w:pStyle w:val="TOC1"/>
            <w:tabs>
              <w:tab w:val="left" w:pos="480"/>
              <w:tab w:val="right" w:leader="dot" w:pos="10065"/>
            </w:tabs>
            <w:rPr>
              <w:rStyle w:val="Hyperlink"/>
            </w:rPr>
          </w:pPr>
          <w:hyperlink w:anchor="_Toc140359580">
            <w:r w:rsidRPr="65D27D43">
              <w:rPr>
                <w:rStyle w:val="Hyperlink"/>
              </w:rPr>
              <w:t>7</w:t>
            </w:r>
            <w:r>
              <w:tab/>
            </w:r>
            <w:r w:rsidRPr="65D27D43">
              <w:rPr>
                <w:rStyle w:val="Hyperlink"/>
              </w:rPr>
              <w:t>Defects and issues may be classified by level of severity. A table of sever ity level and description can be viewed below:</w:t>
            </w:r>
            <w:r>
              <w:tab/>
            </w:r>
            <w:r>
              <w:fldChar w:fldCharType="begin"/>
            </w:r>
            <w:r>
              <w:instrText>PAGEREF _Toc140359580 \h</w:instrText>
            </w:r>
            <w:r>
              <w:fldChar w:fldCharType="separate"/>
            </w:r>
            <w:r w:rsidRPr="65D27D43">
              <w:rPr>
                <w:rStyle w:val="Hyperlink"/>
              </w:rPr>
              <w:t>1</w:t>
            </w:r>
            <w:r>
              <w:fldChar w:fldCharType="end"/>
            </w:r>
          </w:hyperlink>
        </w:p>
        <w:p w14:paraId="0076D271" w14:textId="08B056B1" w:rsidR="65D27D43" w:rsidRDefault="65D27D43" w:rsidP="65D27D43">
          <w:pPr>
            <w:pStyle w:val="TOC1"/>
            <w:tabs>
              <w:tab w:val="left" w:pos="480"/>
              <w:tab w:val="right" w:leader="dot" w:pos="10065"/>
            </w:tabs>
            <w:rPr>
              <w:rStyle w:val="Hyperlink"/>
            </w:rPr>
          </w:pPr>
          <w:hyperlink w:anchor="_Toc1347442729">
            <w:r w:rsidRPr="65D27D43">
              <w:rPr>
                <w:rStyle w:val="Hyperlink"/>
              </w:rPr>
              <w:t>8</w:t>
            </w:r>
            <w:r>
              <w:tab/>
            </w:r>
            <w:r w:rsidRPr="65D27D43">
              <w:rPr>
                <w:rStyle w:val="Hyperlink"/>
              </w:rPr>
              <w:t>Table 3</w:t>
            </w:r>
            <w:r>
              <w:tab/>
            </w:r>
            <w:r>
              <w:fldChar w:fldCharType="begin"/>
            </w:r>
            <w:r>
              <w:instrText>PAGEREF _Toc1347442729 \h</w:instrText>
            </w:r>
            <w:r>
              <w:fldChar w:fldCharType="separate"/>
            </w:r>
            <w:r w:rsidRPr="65D27D43">
              <w:rPr>
                <w:rStyle w:val="Hyperlink"/>
              </w:rPr>
              <w:t>1</w:t>
            </w:r>
            <w:r>
              <w:fldChar w:fldCharType="end"/>
            </w:r>
          </w:hyperlink>
        </w:p>
        <w:p w14:paraId="7686F9EF" w14:textId="7177869D" w:rsidR="65D27D43" w:rsidRDefault="65D27D43" w:rsidP="65D27D43">
          <w:pPr>
            <w:pStyle w:val="TOC1"/>
            <w:tabs>
              <w:tab w:val="left" w:pos="480"/>
              <w:tab w:val="right" w:leader="dot" w:pos="10065"/>
            </w:tabs>
            <w:rPr>
              <w:rStyle w:val="Hyperlink"/>
            </w:rPr>
          </w:pPr>
          <w:hyperlink w:anchor="_Toc847792868">
            <w:r w:rsidRPr="65D27D43">
              <w:rPr>
                <w:rStyle w:val="Hyperlink"/>
              </w:rPr>
              <w:t>9</w:t>
            </w:r>
            <w:r>
              <w:tab/>
            </w:r>
            <w:r w:rsidRPr="65D27D43">
              <w:rPr>
                <w:rStyle w:val="Hyperlink"/>
              </w:rPr>
              <w:t>Severity Level Table</w:t>
            </w:r>
            <w:r>
              <w:tab/>
            </w:r>
            <w:r>
              <w:fldChar w:fldCharType="begin"/>
            </w:r>
            <w:r>
              <w:instrText>PAGEREF _Toc847792868 \h</w:instrText>
            </w:r>
            <w:r>
              <w:fldChar w:fldCharType="separate"/>
            </w:r>
            <w:r w:rsidRPr="65D27D43">
              <w:rPr>
                <w:rStyle w:val="Hyperlink"/>
              </w:rPr>
              <w:t>1</w:t>
            </w:r>
            <w:r>
              <w:fldChar w:fldCharType="end"/>
            </w:r>
          </w:hyperlink>
        </w:p>
        <w:p w14:paraId="327282D5" w14:textId="01167EF8" w:rsidR="65D27D43" w:rsidRDefault="65D27D43" w:rsidP="65D27D43">
          <w:pPr>
            <w:pStyle w:val="TOC1"/>
            <w:tabs>
              <w:tab w:val="left" w:pos="480"/>
              <w:tab w:val="right" w:leader="dot" w:pos="10065"/>
            </w:tabs>
            <w:rPr>
              <w:rStyle w:val="Hyperlink"/>
            </w:rPr>
          </w:pPr>
          <w:hyperlink w:anchor="_Toc1592462">
            <w:r w:rsidRPr="65D27D43">
              <w:rPr>
                <w:rStyle w:val="Hyperlink"/>
              </w:rPr>
              <w:t>10</w:t>
            </w:r>
            <w:r>
              <w:tab/>
            </w:r>
            <w:r w:rsidRPr="65D27D43">
              <w:rPr>
                <w:rStyle w:val="Hyperlink"/>
              </w:rPr>
              <w:t>Table 4</w:t>
            </w:r>
            <w:r>
              <w:tab/>
            </w:r>
            <w:r>
              <w:fldChar w:fldCharType="begin"/>
            </w:r>
            <w:r>
              <w:instrText>PAGEREF _Toc1592462 \h</w:instrText>
            </w:r>
            <w:r>
              <w:fldChar w:fldCharType="separate"/>
            </w:r>
            <w:r w:rsidRPr="65D27D43">
              <w:rPr>
                <w:rStyle w:val="Hyperlink"/>
              </w:rPr>
              <w:t>1</w:t>
            </w:r>
            <w:r>
              <w:fldChar w:fldCharType="end"/>
            </w:r>
          </w:hyperlink>
        </w:p>
        <w:p w14:paraId="04AA8E21" w14:textId="41F597ED" w:rsidR="65D27D43" w:rsidRDefault="65D27D43" w:rsidP="65D27D43">
          <w:pPr>
            <w:pStyle w:val="TOC1"/>
            <w:tabs>
              <w:tab w:val="left" w:pos="480"/>
              <w:tab w:val="right" w:leader="dot" w:pos="10065"/>
            </w:tabs>
            <w:rPr>
              <w:rStyle w:val="Hyperlink"/>
            </w:rPr>
          </w:pPr>
          <w:hyperlink w:anchor="_Toc1248918121">
            <w:r w:rsidRPr="65D27D43">
              <w:rPr>
                <w:rStyle w:val="Hyperlink"/>
              </w:rPr>
              <w:t>11</w:t>
            </w:r>
            <w:r>
              <w:tab/>
            </w:r>
            <w:r w:rsidRPr="65D27D43">
              <w:rPr>
                <w:rStyle w:val="Hyperlink"/>
              </w:rPr>
              <w:t>Defects Table</w:t>
            </w:r>
            <w:r>
              <w:tab/>
            </w:r>
            <w:r>
              <w:fldChar w:fldCharType="begin"/>
            </w:r>
            <w:r>
              <w:instrText>PAGEREF _Toc1248918121 \h</w:instrText>
            </w:r>
            <w:r>
              <w:fldChar w:fldCharType="separate"/>
            </w:r>
            <w:r w:rsidRPr="65D27D43">
              <w:rPr>
                <w:rStyle w:val="Hyperlink"/>
              </w:rPr>
              <w:t>1</w:t>
            </w:r>
            <w:r>
              <w:fldChar w:fldCharType="end"/>
            </w:r>
          </w:hyperlink>
        </w:p>
        <w:p w14:paraId="5272ED67" w14:textId="4AD35EEC" w:rsidR="65D27D43" w:rsidRDefault="65D27D43" w:rsidP="65D27D43">
          <w:pPr>
            <w:pStyle w:val="TOC1"/>
            <w:tabs>
              <w:tab w:val="right" w:leader="dot" w:pos="10065"/>
            </w:tabs>
            <w:rPr>
              <w:rStyle w:val="Hyperlink"/>
            </w:rPr>
          </w:pPr>
          <w:hyperlink w:anchor="_Toc996655851">
            <w:r w:rsidRPr="65D27D43">
              <w:rPr>
                <w:rStyle w:val="Hyperlink"/>
              </w:rPr>
              <w:t>8 Conclusion &amp; Suggested Actions</w:t>
            </w:r>
            <w:r>
              <w:tab/>
            </w:r>
            <w:r>
              <w:fldChar w:fldCharType="begin"/>
            </w:r>
            <w:r>
              <w:instrText>PAGEREF _Toc996655851 \h</w:instrText>
            </w:r>
            <w:r>
              <w:fldChar w:fldCharType="separate"/>
            </w:r>
            <w:r w:rsidRPr="65D27D43">
              <w:rPr>
                <w:rStyle w:val="Hyperlink"/>
              </w:rPr>
              <w:t>1</w:t>
            </w:r>
            <w:r>
              <w:fldChar w:fldCharType="end"/>
            </w:r>
          </w:hyperlink>
        </w:p>
        <w:p w14:paraId="57EC9091" w14:textId="5C2079EE" w:rsidR="65D27D43" w:rsidRDefault="65D27D43" w:rsidP="65D27D43">
          <w:pPr>
            <w:pStyle w:val="TOC2"/>
            <w:tabs>
              <w:tab w:val="right" w:leader="dot" w:pos="10065"/>
            </w:tabs>
            <w:rPr>
              <w:rStyle w:val="Hyperlink"/>
            </w:rPr>
          </w:pPr>
          <w:hyperlink w:anchor="_Toc560868164">
            <w:r w:rsidRPr="65D27D43">
              <w:rPr>
                <w:rStyle w:val="Hyperlink"/>
              </w:rPr>
              <w:t>8.1 Recommended next steps:</w:t>
            </w:r>
            <w:r>
              <w:tab/>
            </w:r>
            <w:r>
              <w:fldChar w:fldCharType="begin"/>
            </w:r>
            <w:r>
              <w:instrText>PAGEREF _Toc560868164 \h</w:instrText>
            </w:r>
            <w:r>
              <w:fldChar w:fldCharType="separate"/>
            </w:r>
            <w:r w:rsidRPr="65D27D43">
              <w:rPr>
                <w:rStyle w:val="Hyperlink"/>
              </w:rPr>
              <w:t>1</w:t>
            </w:r>
            <w:r>
              <w:fldChar w:fldCharType="end"/>
            </w:r>
          </w:hyperlink>
        </w:p>
        <w:p w14:paraId="4FAA9ADD" w14:textId="49ABE834" w:rsidR="65D27D43" w:rsidRDefault="65D27D43" w:rsidP="65D27D43">
          <w:pPr>
            <w:pStyle w:val="TOC1"/>
            <w:tabs>
              <w:tab w:val="right" w:leader="dot" w:pos="10065"/>
            </w:tabs>
            <w:rPr>
              <w:rStyle w:val="Hyperlink"/>
            </w:rPr>
          </w:pPr>
          <w:hyperlink w:anchor="_Toc149518713">
            <w:r w:rsidRPr="65D27D43">
              <w:rPr>
                <w:rStyle w:val="Hyperlink"/>
              </w:rPr>
              <w:t>9 Appendix (- updated in 2.0)</w:t>
            </w:r>
            <w:r>
              <w:tab/>
            </w:r>
            <w:r>
              <w:fldChar w:fldCharType="begin"/>
            </w:r>
            <w:r>
              <w:instrText>PAGEREF _Toc149518713 \h</w:instrText>
            </w:r>
            <w:r>
              <w:fldChar w:fldCharType="separate"/>
            </w:r>
            <w:r w:rsidRPr="65D27D43">
              <w:rPr>
                <w:rStyle w:val="Hyperlink"/>
              </w:rPr>
              <w:t>1</w:t>
            </w:r>
            <w:r>
              <w:fldChar w:fldCharType="end"/>
            </w:r>
          </w:hyperlink>
        </w:p>
        <w:p w14:paraId="067588E4" w14:textId="5B5DA6ED" w:rsidR="65D27D43" w:rsidRDefault="65D27D43" w:rsidP="65D27D43">
          <w:pPr>
            <w:pStyle w:val="TOC2"/>
            <w:tabs>
              <w:tab w:val="right" w:leader="dot" w:pos="10065"/>
            </w:tabs>
            <w:rPr>
              <w:rStyle w:val="Hyperlink"/>
            </w:rPr>
          </w:pPr>
          <w:hyperlink w:anchor="_Toc872187317">
            <w:r w:rsidRPr="65D27D43">
              <w:rPr>
                <w:rStyle w:val="Hyperlink"/>
              </w:rPr>
              <w:t>9.1 Acronym List</w:t>
            </w:r>
            <w:r>
              <w:tab/>
            </w:r>
            <w:r>
              <w:fldChar w:fldCharType="begin"/>
            </w:r>
            <w:r>
              <w:instrText>PAGEREF _Toc872187317 \h</w:instrText>
            </w:r>
            <w:r>
              <w:fldChar w:fldCharType="separate"/>
            </w:r>
            <w:r w:rsidRPr="65D27D43">
              <w:rPr>
                <w:rStyle w:val="Hyperlink"/>
              </w:rPr>
              <w:t>1</w:t>
            </w:r>
            <w:r>
              <w:fldChar w:fldCharType="end"/>
            </w:r>
          </w:hyperlink>
          <w:r>
            <w:fldChar w:fldCharType="end"/>
          </w:r>
        </w:p>
      </w:sdtContent>
    </w:sdt>
    <w:p w14:paraId="7C2ED063" w14:textId="3C3CD184" w:rsidR="001D3EB5" w:rsidRDefault="001D3EB5"/>
    <w:p w14:paraId="7C2ED064" w14:textId="77777777" w:rsidR="001D3EB5" w:rsidRDefault="001D3EB5">
      <w:pPr>
        <w:sectPr w:rsidR="001D3EB5">
          <w:footerReference w:type="default" r:id="rId19"/>
          <w:headerReference w:type="first" r:id="rId20"/>
          <w:footerReference w:type="first" r:id="rId21"/>
          <w:pgSz w:w="12240" w:h="15840"/>
          <w:pgMar w:top="1320" w:right="720" w:bottom="280" w:left="1440" w:header="723" w:footer="0" w:gutter="0"/>
          <w:cols w:space="720"/>
        </w:sectPr>
      </w:pPr>
    </w:p>
    <w:p w14:paraId="7C2ED066" w14:textId="49A95231" w:rsidR="001D3EB5" w:rsidRDefault="38837A4E">
      <w:pPr>
        <w:pStyle w:val="Heading1"/>
        <w:pPrChange w:id="1" w:author="Lidia Rocha" w:date="2025-10-29T21:50:00Z" w16du:dateUtc="2025-10-30T04:50:00Z">
          <w:pPr>
            <w:pStyle w:val="BodyText"/>
            <w:spacing w:before="309"/>
          </w:pPr>
        </w:pPrChange>
      </w:pPr>
      <w:bookmarkStart w:id="2" w:name="_Toc891650544"/>
      <w:bookmarkStart w:id="3" w:name="_Toc1001279471"/>
      <w:r>
        <w:rPr>
          <w:spacing w:val="-24"/>
        </w:rPr>
        <w:lastRenderedPageBreak/>
        <w:t>Executive</w:t>
      </w:r>
      <w:r>
        <w:rPr>
          <w:spacing w:val="-2"/>
        </w:rPr>
        <w:t xml:space="preserve"> </w:t>
      </w:r>
      <w:r>
        <w:t>Summary</w:t>
      </w:r>
      <w:bookmarkEnd w:id="2"/>
      <w:bookmarkEnd w:id="3"/>
    </w:p>
    <w:p w14:paraId="7C2ED068" w14:textId="6593A719" w:rsidR="001D3EB5" w:rsidRDefault="003F63B5">
      <w:pPr>
        <w:pStyle w:val="BodyText"/>
        <w:spacing w:before="160" w:line="278" w:lineRule="auto"/>
        <w:ind w:right="775"/>
      </w:pPr>
      <w:r>
        <w:t>CareConnect is</w:t>
      </w:r>
      <w:r>
        <w:rPr>
          <w:spacing w:val="-7"/>
        </w:rPr>
        <w:t xml:space="preserve"> </w:t>
      </w:r>
      <w:r>
        <w:t>a</w:t>
      </w:r>
      <w:r>
        <w:rPr>
          <w:spacing w:val="-5"/>
        </w:rPr>
        <w:t xml:space="preserve"> </w:t>
      </w:r>
      <w:r>
        <w:t>cross‑platform</w:t>
      </w:r>
      <w:r>
        <w:rPr>
          <w:spacing w:val="-12"/>
        </w:rPr>
        <w:t xml:space="preserve"> </w:t>
      </w:r>
      <w:r>
        <w:t>healthcare</w:t>
      </w:r>
      <w:r>
        <w:rPr>
          <w:spacing w:val="-5"/>
        </w:rPr>
        <w:t xml:space="preserve"> </w:t>
      </w:r>
      <w:r>
        <w:t>application</w:t>
      </w:r>
      <w:r>
        <w:rPr>
          <w:spacing w:val="-9"/>
        </w:rPr>
        <w:t xml:space="preserve"> </w:t>
      </w:r>
      <w:r>
        <w:t>designed</w:t>
      </w:r>
      <w:r>
        <w:rPr>
          <w:spacing w:val="-4"/>
        </w:rPr>
        <w:t xml:space="preserve"> </w:t>
      </w:r>
      <w:r>
        <w:t>to enhance</w:t>
      </w:r>
      <w:r>
        <w:rPr>
          <w:spacing w:val="-5"/>
        </w:rPr>
        <w:t xml:space="preserve"> </w:t>
      </w:r>
      <w:r>
        <w:t>communication</w:t>
      </w:r>
      <w:r>
        <w:rPr>
          <w:spacing w:val="-9"/>
        </w:rPr>
        <w:t xml:space="preserve"> </w:t>
      </w:r>
      <w:r>
        <w:t>and coordination between caregivers and patients. It combines a Flutter‑based mobile and web interface with a microservices backend and offers features such as user onboarding, role‑based dashboards, care‑plan and task management, gamification elements, secure messaging, community support, health data logging, AI‑powered recommendations, wearable integrations</w:t>
      </w:r>
      <w:r w:rsidR="64701076">
        <w:t>, AI-powered Notetaking and telemedicine ability including ASL conversion from speech, integration with USPS Digest,</w:t>
      </w:r>
      <w:r>
        <w:t xml:space="preserve"> and subscription billing. The backend architecture</w:t>
      </w:r>
      <w:r>
        <w:rPr>
          <w:spacing w:val="-3"/>
        </w:rPr>
        <w:t xml:space="preserve"> </w:t>
      </w:r>
      <w:r>
        <w:t>follows a stateless microservices model</w:t>
      </w:r>
      <w:r>
        <w:rPr>
          <w:spacing w:val="-6"/>
        </w:rPr>
        <w:t xml:space="preserve"> </w:t>
      </w:r>
      <w:r>
        <w:t>with scale‑to‑zero capabilities, meaning services spin up on demand and tear down when idle, allowing the system</w:t>
      </w:r>
      <w:r>
        <w:rPr>
          <w:spacing w:val="-2"/>
        </w:rPr>
        <w:t xml:space="preserve"> </w:t>
      </w:r>
      <w:r>
        <w:t>to be highly scalable and cost‑efficient. The platform is built to meet</w:t>
      </w:r>
      <w:r w:rsidR="2CD40F66">
        <w:t xml:space="preserve"> </w:t>
      </w:r>
      <w:r>
        <w:t>stringent</w:t>
      </w:r>
      <w:r>
        <w:rPr>
          <w:spacing w:val="-2"/>
        </w:rPr>
        <w:t xml:space="preserve"> </w:t>
      </w:r>
      <w:r>
        <w:t>HIPAA</w:t>
      </w:r>
      <w:r>
        <w:rPr>
          <w:spacing w:val="-10"/>
        </w:rPr>
        <w:t xml:space="preserve"> </w:t>
      </w:r>
      <w:r>
        <w:t>compliance</w:t>
      </w:r>
      <w:r>
        <w:rPr>
          <w:spacing w:val="-5"/>
        </w:rPr>
        <w:t xml:space="preserve"> </w:t>
      </w:r>
      <w:r>
        <w:t>standards</w:t>
      </w:r>
      <w:r>
        <w:rPr>
          <w:spacing w:val="-7"/>
        </w:rPr>
        <w:t xml:space="preserve"> </w:t>
      </w:r>
      <w:r>
        <w:t>while</w:t>
      </w:r>
      <w:r>
        <w:rPr>
          <w:spacing w:val="-5"/>
        </w:rPr>
        <w:t xml:space="preserve"> </w:t>
      </w:r>
      <w:r>
        <w:t>delivering</w:t>
      </w:r>
      <w:r>
        <w:rPr>
          <w:spacing w:val="-4"/>
        </w:rPr>
        <w:t xml:space="preserve"> </w:t>
      </w:r>
      <w:r>
        <w:t>real‑time</w:t>
      </w:r>
      <w:r>
        <w:rPr>
          <w:spacing w:val="-1"/>
        </w:rPr>
        <w:t xml:space="preserve"> </w:t>
      </w:r>
      <w:r>
        <w:t>insights</w:t>
      </w:r>
      <w:r>
        <w:rPr>
          <w:spacing w:val="-7"/>
        </w:rPr>
        <w:t xml:space="preserve"> </w:t>
      </w:r>
      <w:r>
        <w:t>and</w:t>
      </w:r>
      <w:r>
        <w:rPr>
          <w:spacing w:val="-4"/>
        </w:rPr>
        <w:t xml:space="preserve"> </w:t>
      </w:r>
      <w:r>
        <w:t>personalized</w:t>
      </w:r>
      <w:r>
        <w:rPr>
          <w:spacing w:val="-4"/>
        </w:rPr>
        <w:t xml:space="preserve"> </w:t>
      </w:r>
      <w:r>
        <w:rPr>
          <w:spacing w:val="-2"/>
        </w:rPr>
        <w:t>care.</w:t>
      </w:r>
    </w:p>
    <w:p w14:paraId="7C2ED069" w14:textId="77777777" w:rsidR="001D3EB5" w:rsidRDefault="001D3EB5">
      <w:pPr>
        <w:pStyle w:val="BodyText"/>
        <w:spacing w:before="48"/>
      </w:pPr>
    </w:p>
    <w:p w14:paraId="7C2ED06A" w14:textId="3CC32DD4" w:rsidR="001D3EB5" w:rsidRDefault="003F63B5">
      <w:pPr>
        <w:pStyle w:val="BodyText"/>
        <w:spacing w:line="278" w:lineRule="auto"/>
        <w:ind w:right="749"/>
      </w:pPr>
      <w:r>
        <w:t>The primary objective of testing was to verify that CareConnect meets its functional, non‑</w:t>
      </w:r>
      <w:r w:rsidR="0BD8FA8F">
        <w:t>functional,</w:t>
      </w:r>
      <w:r>
        <w:t xml:space="preserve"> and regulatory requirements. Functional testing focused on modules including authentication</w:t>
      </w:r>
      <w:r>
        <w:rPr>
          <w:spacing w:val="-11"/>
        </w:rPr>
        <w:t xml:space="preserve"> </w:t>
      </w:r>
      <w:r>
        <w:t>and</w:t>
      </w:r>
      <w:r>
        <w:rPr>
          <w:spacing w:val="-6"/>
        </w:rPr>
        <w:t xml:space="preserve"> </w:t>
      </w:r>
      <w:r>
        <w:t>onboarding,</w:t>
      </w:r>
      <w:r>
        <w:rPr>
          <w:spacing w:val="-5"/>
        </w:rPr>
        <w:t xml:space="preserve"> </w:t>
      </w:r>
      <w:r>
        <w:t>dashboard</w:t>
      </w:r>
      <w:r>
        <w:rPr>
          <w:spacing w:val="-6"/>
        </w:rPr>
        <w:t xml:space="preserve"> </w:t>
      </w:r>
      <w:r>
        <w:t>navigation,</w:t>
      </w:r>
      <w:r>
        <w:rPr>
          <w:spacing w:val="-5"/>
        </w:rPr>
        <w:t xml:space="preserve"> </w:t>
      </w:r>
      <w:r>
        <w:t>user</w:t>
      </w:r>
      <w:r>
        <w:rPr>
          <w:spacing w:val="-6"/>
        </w:rPr>
        <w:t xml:space="preserve"> </w:t>
      </w:r>
      <w:r>
        <w:t>and</w:t>
      </w:r>
      <w:r>
        <w:rPr>
          <w:spacing w:val="-6"/>
        </w:rPr>
        <w:t xml:space="preserve"> </w:t>
      </w:r>
      <w:r>
        <w:t>role</w:t>
      </w:r>
      <w:r>
        <w:rPr>
          <w:spacing w:val="-3"/>
        </w:rPr>
        <w:t xml:space="preserve"> </w:t>
      </w:r>
      <w:r>
        <w:t>management,</w:t>
      </w:r>
      <w:r>
        <w:rPr>
          <w:spacing w:val="-5"/>
        </w:rPr>
        <w:t xml:space="preserve"> </w:t>
      </w:r>
      <w:r>
        <w:t>scheduling</w:t>
      </w:r>
      <w:r>
        <w:rPr>
          <w:spacing w:val="-6"/>
        </w:rPr>
        <w:t xml:space="preserve"> </w:t>
      </w:r>
      <w:r>
        <w:t>and notifications, health data</w:t>
      </w:r>
      <w:r>
        <w:rPr>
          <w:spacing w:val="-1"/>
        </w:rPr>
        <w:t xml:space="preserve"> </w:t>
      </w:r>
      <w:r>
        <w:t>tracking, AI integration, secure communication and media, device and third‑party integrations</w:t>
      </w:r>
      <w:r w:rsidR="25DF47C3">
        <w:t>, AI speech to text and ASL conversion, multilingual support,</w:t>
      </w:r>
      <w:r w:rsidR="57039F9A">
        <w:t xml:space="preserve"> </w:t>
      </w:r>
      <w:r>
        <w:t>and billing/subscriptions. Non‑functional testing evaluated performance under typical</w:t>
      </w:r>
      <w:r>
        <w:rPr>
          <w:spacing w:val="-2"/>
        </w:rPr>
        <w:t xml:space="preserve"> </w:t>
      </w:r>
      <w:r>
        <w:t>and peak loads, assessed security</w:t>
      </w:r>
      <w:r>
        <w:rPr>
          <w:spacing w:val="-7"/>
        </w:rPr>
        <w:t xml:space="preserve"> </w:t>
      </w:r>
      <w:r>
        <w:t>and privacy</w:t>
      </w:r>
      <w:r>
        <w:rPr>
          <w:spacing w:val="-2"/>
        </w:rPr>
        <w:t xml:space="preserve"> </w:t>
      </w:r>
      <w:r>
        <w:t>controls, and validated usability</w:t>
      </w:r>
      <w:r>
        <w:rPr>
          <w:spacing w:val="-7"/>
        </w:rPr>
        <w:t xml:space="preserve"> </w:t>
      </w:r>
      <w:r>
        <w:t>and accessibility. Out‑of‑scope features—such as advanced analytics and additional language support—were excluded from this release.</w:t>
      </w:r>
    </w:p>
    <w:p w14:paraId="7C2ED06B" w14:textId="77777777" w:rsidR="001D3EB5" w:rsidRDefault="001D3EB5">
      <w:pPr>
        <w:pStyle w:val="BodyText"/>
        <w:spacing w:before="15"/>
      </w:pPr>
    </w:p>
    <w:p w14:paraId="7C2ED06D" w14:textId="6A437BF7" w:rsidR="001D3EB5" w:rsidRDefault="5BFFBE20">
      <w:pPr>
        <w:pStyle w:val="BodyText"/>
        <w:spacing w:line="280" w:lineRule="auto"/>
        <w:ind w:right="775"/>
      </w:pPr>
      <w:r>
        <w:t>Testing</w:t>
      </w:r>
      <w:r>
        <w:rPr>
          <w:spacing w:val="-3"/>
        </w:rPr>
        <w:t xml:space="preserve"> </w:t>
      </w:r>
      <w:r w:rsidR="57CAEF91">
        <w:t xml:space="preserve">in previous iterations </w:t>
      </w:r>
      <w:r>
        <w:t>employed</w:t>
      </w:r>
      <w:r>
        <w:rPr>
          <w:spacing w:val="-3"/>
        </w:rPr>
        <w:t xml:space="preserve"> </w:t>
      </w:r>
      <w:r>
        <w:t>a</w:t>
      </w:r>
      <w:r>
        <w:rPr>
          <w:spacing w:val="-4"/>
        </w:rPr>
        <w:t xml:space="preserve"> </w:t>
      </w:r>
      <w:r>
        <w:t>combination</w:t>
      </w:r>
      <w:r>
        <w:rPr>
          <w:spacing w:val="-8"/>
        </w:rPr>
        <w:t xml:space="preserve"> </w:t>
      </w:r>
      <w:r>
        <w:t>of</w:t>
      </w:r>
      <w:r>
        <w:rPr>
          <w:spacing w:val="-6"/>
        </w:rPr>
        <w:t xml:space="preserve"> </w:t>
      </w:r>
      <w:r>
        <w:t>manual</w:t>
      </w:r>
      <w:r>
        <w:rPr>
          <w:spacing w:val="-12"/>
        </w:rPr>
        <w:t xml:space="preserve"> </w:t>
      </w:r>
      <w:r>
        <w:t>and</w:t>
      </w:r>
      <w:r>
        <w:rPr>
          <w:spacing w:val="-3"/>
        </w:rPr>
        <w:t xml:space="preserve"> </w:t>
      </w:r>
      <w:r>
        <w:t>automated</w:t>
      </w:r>
      <w:r>
        <w:rPr>
          <w:spacing w:val="-3"/>
        </w:rPr>
        <w:t xml:space="preserve"> </w:t>
      </w:r>
      <w:r>
        <w:t>methods.</w:t>
      </w:r>
      <w:r>
        <w:rPr>
          <w:spacing w:val="-2"/>
        </w:rPr>
        <w:t xml:space="preserve"> </w:t>
      </w:r>
      <w:r>
        <w:t>Unit and integration</w:t>
      </w:r>
      <w:r>
        <w:rPr>
          <w:spacing w:val="-8"/>
        </w:rPr>
        <w:t xml:space="preserve"> </w:t>
      </w:r>
      <w:r>
        <w:t>tests were developed using appropriate frameworks (for example, JUnit for backend services and Flutter test for frontend widgets). System‑level and user‑acceptance tests were executed to</w:t>
      </w:r>
      <w:r w:rsidR="583F0EB0">
        <w:t xml:space="preserve"> </w:t>
      </w:r>
      <w:r>
        <w:t>ensure</w:t>
      </w:r>
      <w:r>
        <w:rPr>
          <w:spacing w:val="-6"/>
        </w:rPr>
        <w:t xml:space="preserve"> </w:t>
      </w:r>
      <w:r>
        <w:t>end‑to‑end</w:t>
      </w:r>
      <w:r>
        <w:rPr>
          <w:spacing w:val="-1"/>
        </w:rPr>
        <w:t xml:space="preserve"> </w:t>
      </w:r>
      <w:r>
        <w:t>functionality</w:t>
      </w:r>
      <w:r>
        <w:rPr>
          <w:spacing w:val="-14"/>
        </w:rPr>
        <w:t xml:space="preserve"> </w:t>
      </w:r>
      <w:r>
        <w:t>across</w:t>
      </w:r>
      <w:r>
        <w:rPr>
          <w:spacing w:val="-8"/>
        </w:rPr>
        <w:t xml:space="preserve"> </w:t>
      </w:r>
      <w:r>
        <w:t>the</w:t>
      </w:r>
      <w:r>
        <w:rPr>
          <w:spacing w:val="-1"/>
        </w:rPr>
        <w:t xml:space="preserve"> </w:t>
      </w:r>
      <w:r>
        <w:t>mobile</w:t>
      </w:r>
      <w:r>
        <w:rPr>
          <w:spacing w:val="-6"/>
        </w:rPr>
        <w:t xml:space="preserve"> </w:t>
      </w:r>
      <w:r>
        <w:t>and</w:t>
      </w:r>
      <w:r>
        <w:rPr>
          <w:spacing w:val="-5"/>
        </w:rPr>
        <w:t xml:space="preserve"> </w:t>
      </w:r>
      <w:r>
        <w:t>web</w:t>
      </w:r>
      <w:r>
        <w:rPr>
          <w:spacing w:val="-9"/>
        </w:rPr>
        <w:t xml:space="preserve"> </w:t>
      </w:r>
      <w:r>
        <w:t>clients.</w:t>
      </w:r>
      <w:r w:rsidR="79CA8670">
        <w:t xml:space="preserve"> </w:t>
      </w:r>
      <w:r>
        <w:t>Performance</w:t>
      </w:r>
      <w:r>
        <w:rPr>
          <w:spacing w:val="-6"/>
        </w:rPr>
        <w:t xml:space="preserve"> </w:t>
      </w:r>
      <w:r>
        <w:t>testing</w:t>
      </w:r>
      <w:r>
        <w:rPr>
          <w:spacing w:val="-1"/>
        </w:rPr>
        <w:t xml:space="preserve"> </w:t>
      </w:r>
      <w:r>
        <w:t>measured response times and resource utilization; security</w:t>
      </w:r>
      <w:r>
        <w:rPr>
          <w:spacing w:val="-7"/>
        </w:rPr>
        <w:t xml:space="preserve"> </w:t>
      </w:r>
      <w:r>
        <w:t xml:space="preserve">testing assessed encryption, access controls and data integrity. Usability sessions with representative caregivers and patients provided feedback on navigation, </w:t>
      </w:r>
      <w:r w:rsidR="03ADC0B0">
        <w:t>accessibility,</w:t>
      </w:r>
      <w:r>
        <w:t xml:space="preserve"> and overall experience. Testing took place in environments replicating</w:t>
      </w:r>
      <w:r>
        <w:rPr>
          <w:spacing w:val="-1"/>
        </w:rPr>
        <w:t xml:space="preserve"> </w:t>
      </w:r>
      <w:r>
        <w:t>production</w:t>
      </w:r>
      <w:r>
        <w:rPr>
          <w:spacing w:val="-6"/>
        </w:rPr>
        <w:t xml:space="preserve"> </w:t>
      </w:r>
      <w:r>
        <w:t>conditions, using Android</w:t>
      </w:r>
      <w:r>
        <w:rPr>
          <w:spacing w:val="-2"/>
        </w:rPr>
        <w:t xml:space="preserve"> </w:t>
      </w:r>
      <w:r>
        <w:t>and iOS</w:t>
      </w:r>
      <w:r>
        <w:rPr>
          <w:spacing w:val="-2"/>
        </w:rPr>
        <w:t xml:space="preserve"> </w:t>
      </w:r>
      <w:r>
        <w:t>simulators,</w:t>
      </w:r>
      <w:r>
        <w:rPr>
          <w:spacing w:val="-4"/>
        </w:rPr>
        <w:t xml:space="preserve"> </w:t>
      </w:r>
      <w:r>
        <w:t>modern</w:t>
      </w:r>
      <w:r>
        <w:rPr>
          <w:spacing w:val="-6"/>
        </w:rPr>
        <w:t xml:space="preserve"> </w:t>
      </w:r>
      <w:r>
        <w:t>web</w:t>
      </w:r>
      <w:r>
        <w:rPr>
          <w:spacing w:val="-6"/>
        </w:rPr>
        <w:t xml:space="preserve"> </w:t>
      </w:r>
      <w:r>
        <w:t>browsers, and the stateless microservices backend connected to a secure database.</w:t>
      </w:r>
      <w:r w:rsidR="4CC60966">
        <w:t xml:space="preserve"> Moving forward into the next phase of development for CareConnect, testing will be built upon by using the same structure as before but expanding it to cover new capabilities and features.</w:t>
      </w:r>
    </w:p>
    <w:p w14:paraId="7C2ED06E" w14:textId="77777777" w:rsidR="001D3EB5" w:rsidRDefault="001D3EB5">
      <w:pPr>
        <w:pStyle w:val="BodyText"/>
        <w:spacing w:before="8"/>
      </w:pPr>
    </w:p>
    <w:p w14:paraId="7C2ED06F" w14:textId="382FB293" w:rsidR="001D3EB5" w:rsidDel="00BA6A9D" w:rsidRDefault="5BFFBE20">
      <w:pPr>
        <w:pStyle w:val="BodyText"/>
        <w:spacing w:line="278" w:lineRule="auto"/>
        <w:ind w:right="747"/>
        <w:rPr>
          <w:rStyle w:val="CommentReference"/>
        </w:rPr>
      </w:pPr>
      <w:r>
        <w:t>Overall, testing indicate</w:t>
      </w:r>
      <w:r w:rsidR="46E1494D">
        <w:t>d</w:t>
      </w:r>
      <w:r>
        <w:t xml:space="preserve"> that CareConnect’s core features operate as intended and that the application satisfies its major requirements. Functionality such as secure registration, personalized dashboards, task scheduling, health data entry and viewing, secure messaging and subscription</w:t>
      </w:r>
      <w:r>
        <w:rPr>
          <w:spacing w:val="-4"/>
        </w:rPr>
        <w:t xml:space="preserve"> </w:t>
      </w:r>
      <w:r>
        <w:t>management performed</w:t>
      </w:r>
      <w:r>
        <w:rPr>
          <w:spacing w:val="-4"/>
        </w:rPr>
        <w:t xml:space="preserve"> </w:t>
      </w:r>
      <w:r>
        <w:t>reliably</w:t>
      </w:r>
      <w:r>
        <w:rPr>
          <w:spacing w:val="-9"/>
        </w:rPr>
        <w:t xml:space="preserve"> </w:t>
      </w:r>
      <w:r>
        <w:t>across</w:t>
      </w:r>
      <w:r>
        <w:rPr>
          <w:spacing w:val="-6"/>
        </w:rPr>
        <w:t xml:space="preserve"> </w:t>
      </w:r>
      <w:r>
        <w:t>supported</w:t>
      </w:r>
      <w:r>
        <w:rPr>
          <w:spacing w:val="-4"/>
        </w:rPr>
        <w:t xml:space="preserve"> </w:t>
      </w:r>
      <w:r>
        <w:t>devices.</w:t>
      </w:r>
      <w:r>
        <w:rPr>
          <w:spacing w:val="-2"/>
        </w:rPr>
        <w:t xml:space="preserve"> </w:t>
      </w:r>
      <w:r>
        <w:t>Performance</w:t>
      </w:r>
      <w:r>
        <w:rPr>
          <w:spacing w:val="-5"/>
        </w:rPr>
        <w:t xml:space="preserve"> </w:t>
      </w:r>
      <w:r>
        <w:t>and</w:t>
      </w:r>
      <w:r>
        <w:rPr>
          <w:spacing w:val="-4"/>
        </w:rPr>
        <w:t xml:space="preserve"> </w:t>
      </w:r>
      <w:r>
        <w:t xml:space="preserve">security benchmarks were largely met, demonstrating readiness for real‑world use. A small number of defects were identified—most relating to the AI recommendation engine and minor user‑interface inconsistencies—and these are being addressed in the next </w:t>
      </w:r>
      <w:r w:rsidR="6AE7A48A">
        <w:t>development of</w:t>
      </w:r>
      <w:r>
        <w:t xml:space="preserve"> </w:t>
      </w:r>
      <w:r>
        <w:lastRenderedPageBreak/>
        <w:t>iteration.</w:t>
      </w:r>
      <w:r w:rsidR="4DE23424">
        <w:t xml:space="preserve"> In the next iteration of the development of the </w:t>
      </w:r>
      <w:bookmarkStart w:id="4" w:name="_Int_S2ODxpTx"/>
      <w:bookmarkStart w:id="5" w:name="_Int_0AZ2aimh"/>
      <w:r w:rsidR="2445684C">
        <w:t>application we</w:t>
      </w:r>
      <w:bookmarkEnd w:id="4"/>
      <w:bookmarkEnd w:id="5"/>
      <w:r w:rsidR="4DE23424">
        <w:t xml:space="preserve"> will need to address previously found defects. The project team will need to ensure that we do not stop correctly functioning features as we add more features to the applicatio</w:t>
      </w:r>
      <w:r w:rsidR="3018A9DC">
        <w:t>n.</w:t>
      </w:r>
    </w:p>
    <w:p w14:paraId="5AAACE68" w14:textId="4F7E84B6" w:rsidR="000517D6" w:rsidRDefault="00807BCC" w:rsidP="00807BCC">
      <w:pPr>
        <w:pStyle w:val="BodyText"/>
        <w:spacing w:line="278" w:lineRule="auto"/>
        <w:ind w:right="747"/>
      </w:pPr>
      <w:r>
        <w:t xml:space="preserve"> </w:t>
      </w:r>
    </w:p>
    <w:p w14:paraId="7C2ED071" w14:textId="5855F9B3" w:rsidR="001D3EB5" w:rsidRDefault="003F63B5" w:rsidP="000517D6">
      <w:pPr>
        <w:pStyle w:val="BodyText"/>
        <w:spacing w:line="278" w:lineRule="auto"/>
        <w:ind w:right="747"/>
      </w:pPr>
      <w:r>
        <w:t>In</w:t>
      </w:r>
      <w:r>
        <w:rPr>
          <w:spacing w:val="-1"/>
        </w:rPr>
        <w:t xml:space="preserve"> </w:t>
      </w:r>
      <w:r>
        <w:t>conclusion, CareConnect demonstrates</w:t>
      </w:r>
      <w:r w:rsidR="70A4514C">
        <w:t xml:space="preserve"> in previous phases</w:t>
      </w:r>
      <w:r>
        <w:t xml:space="preserve"> strong readiness for deployment. The testing process confirms that the application offers a comprehensive and secure platform for caregivers and patients,</w:t>
      </w:r>
      <w:r>
        <w:rPr>
          <w:spacing w:val="-2"/>
        </w:rPr>
        <w:t xml:space="preserve"> </w:t>
      </w:r>
      <w:r>
        <w:t>with</w:t>
      </w:r>
      <w:r>
        <w:rPr>
          <w:spacing w:val="-9"/>
        </w:rPr>
        <w:t xml:space="preserve"> </w:t>
      </w:r>
      <w:r>
        <w:t>only</w:t>
      </w:r>
      <w:r>
        <w:rPr>
          <w:spacing w:val="-9"/>
        </w:rPr>
        <w:t xml:space="preserve"> </w:t>
      </w:r>
      <w:r>
        <w:t>minor</w:t>
      </w:r>
      <w:r>
        <w:rPr>
          <w:spacing w:val="-3"/>
        </w:rPr>
        <w:t xml:space="preserve"> </w:t>
      </w:r>
      <w:r>
        <w:t>refinements</w:t>
      </w:r>
      <w:r>
        <w:rPr>
          <w:spacing w:val="-6"/>
        </w:rPr>
        <w:t xml:space="preserve"> </w:t>
      </w:r>
      <w:r>
        <w:t>needed before a</w:t>
      </w:r>
      <w:r>
        <w:rPr>
          <w:spacing w:val="-5"/>
        </w:rPr>
        <w:t xml:space="preserve"> </w:t>
      </w:r>
      <w:r>
        <w:t>wider</w:t>
      </w:r>
      <w:r>
        <w:rPr>
          <w:spacing w:val="-3"/>
        </w:rPr>
        <w:t xml:space="preserve"> </w:t>
      </w:r>
      <w:r>
        <w:t>release.</w:t>
      </w:r>
      <w:r>
        <w:rPr>
          <w:spacing w:val="-2"/>
        </w:rPr>
        <w:t xml:space="preserve"> </w:t>
      </w:r>
      <w:r>
        <w:t>Future</w:t>
      </w:r>
      <w:r>
        <w:rPr>
          <w:spacing w:val="-5"/>
        </w:rPr>
        <w:t xml:space="preserve"> </w:t>
      </w:r>
      <w:r>
        <w:t>actions</w:t>
      </w:r>
      <w:r>
        <w:rPr>
          <w:spacing w:val="-6"/>
        </w:rPr>
        <w:t xml:space="preserve"> </w:t>
      </w:r>
      <w:r>
        <w:t>will</w:t>
      </w:r>
      <w:r>
        <w:rPr>
          <w:spacing w:val="-3"/>
        </w:rPr>
        <w:t xml:space="preserve"> </w:t>
      </w:r>
      <w:r>
        <w:t>include resolving outstanding defects, conducting a final regression cycle, and continuing to enhance performance and security as new features are added.</w:t>
      </w:r>
    </w:p>
    <w:p w14:paraId="7C2ED072" w14:textId="77777777" w:rsidR="001D3EB5" w:rsidRDefault="001D3EB5">
      <w:pPr>
        <w:pStyle w:val="BodyText"/>
        <w:spacing w:before="82"/>
      </w:pPr>
    </w:p>
    <w:p w14:paraId="7C2ED073" w14:textId="0C2EDADF" w:rsidR="001D3EB5" w:rsidRPr="00E27EF8" w:rsidRDefault="5462ACA2">
      <w:pPr>
        <w:pStyle w:val="Heading1"/>
        <w:pPrChange w:id="6" w:author="Lidia Rocha" w:date="2025-10-29T21:51:00Z" w16du:dateUtc="2025-10-30T04:51:00Z">
          <w:pPr>
            <w:pStyle w:val="Heading1"/>
            <w:numPr>
              <w:numId w:val="0"/>
            </w:numPr>
            <w:ind w:left="0" w:firstLine="0"/>
          </w:pPr>
        </w:pPrChange>
      </w:pPr>
      <w:bookmarkStart w:id="7" w:name="_Toc1988737032"/>
      <w:del w:id="8" w:author="Lidia Rocha" w:date="2025-10-29T21:51:00Z">
        <w:r w:rsidDel="4A29ED85">
          <w:delText xml:space="preserve">2.0 </w:delText>
        </w:r>
      </w:del>
      <w:bookmarkStart w:id="9" w:name="_Toc1885874861"/>
      <w:r w:rsidR="45F504CB">
        <w:t>Introduction</w:t>
      </w:r>
      <w:r w:rsidR="56707DAC">
        <w:t xml:space="preserve"> -(added to in 2.0)</w:t>
      </w:r>
      <w:bookmarkEnd w:id="7"/>
      <w:bookmarkEnd w:id="9"/>
    </w:p>
    <w:p w14:paraId="649FBB13" w14:textId="77777777" w:rsidR="00D70389" w:rsidRDefault="00D70389" w:rsidP="00D27F2D"/>
    <w:p w14:paraId="7C2ED074" w14:textId="3BAF079F" w:rsidR="001D3EB5" w:rsidRPr="00E27EF8" w:rsidRDefault="6AF9323E">
      <w:pPr>
        <w:pStyle w:val="Heading2"/>
        <w:pPrChange w:id="10" w:author="Lidia Rocha" w:date="2025-10-29T21:51:00Z" w16du:dateUtc="2025-10-30T04:51:00Z">
          <w:pPr>
            <w:pStyle w:val="Heading2"/>
            <w:numPr>
              <w:ilvl w:val="0"/>
              <w:numId w:val="0"/>
            </w:numPr>
            <w:ind w:left="0" w:firstLine="0"/>
          </w:pPr>
        </w:pPrChange>
      </w:pPr>
      <w:bookmarkStart w:id="11" w:name="_Toc1959732649"/>
      <w:del w:id="12" w:author="Lidia Rocha" w:date="2025-10-29T21:51:00Z">
        <w:r w:rsidDel="69611C2A">
          <w:delText xml:space="preserve">2.1 </w:delText>
        </w:r>
      </w:del>
      <w:bookmarkStart w:id="13" w:name="_Toc600236442"/>
      <w:r w:rsidR="38837A4E">
        <w:t>Purpose</w:t>
      </w:r>
      <w:bookmarkEnd w:id="11"/>
      <w:bookmarkEnd w:id="13"/>
    </w:p>
    <w:p w14:paraId="7C2ED076" w14:textId="327C6643" w:rsidR="001D3EB5" w:rsidRDefault="2DA903AE" w:rsidP="40FFF0DD">
      <w:pPr>
        <w:pStyle w:val="BodyText"/>
        <w:spacing w:before="144" w:line="278" w:lineRule="auto"/>
        <w:ind w:right="775"/>
      </w:pPr>
      <w:r>
        <w:t>The purpose of this Test Report is to document testing activities conducted for the CareConnect application and to provide clear evidence of the application’s compliance with its defined requirements and quality objectives. The report serves as a formal record of the test results, observations, and findings. This report supports decision-making regarding product readiness. This template also establishes a consistent framework for capturing outcomes and recommendations from executed tests.</w:t>
      </w:r>
    </w:p>
    <w:p w14:paraId="34C04D12" w14:textId="4A015A81" w:rsidR="40FFF0DD" w:rsidRDefault="40FFF0DD" w:rsidP="40FFF0DD">
      <w:pPr>
        <w:pStyle w:val="BodyText"/>
        <w:spacing w:before="144" w:line="278" w:lineRule="auto"/>
        <w:ind w:right="775"/>
      </w:pPr>
    </w:p>
    <w:p w14:paraId="7C2ED077" w14:textId="61B5B6DA" w:rsidR="001D3EB5" w:rsidRPr="00E27EF8" w:rsidRDefault="1B7F8E84">
      <w:pPr>
        <w:pStyle w:val="Heading2"/>
        <w:pPrChange w:id="14" w:author="Lidia Rocha" w:date="2025-10-29T21:50:00Z" w16du:dateUtc="2025-10-30T04:50:00Z">
          <w:pPr>
            <w:pStyle w:val="Heading2"/>
            <w:numPr>
              <w:ilvl w:val="0"/>
              <w:numId w:val="0"/>
            </w:numPr>
            <w:tabs>
              <w:tab w:val="left" w:pos="483"/>
            </w:tabs>
            <w:ind w:left="0" w:firstLine="0"/>
          </w:pPr>
        </w:pPrChange>
      </w:pPr>
      <w:bookmarkStart w:id="15" w:name="_Toc614602029"/>
      <w:del w:id="16" w:author="Lidia Rocha" w:date="2025-10-29T21:51:00Z">
        <w:r w:rsidDel="4C2D4033">
          <w:delText xml:space="preserve">2.2 </w:delText>
        </w:r>
      </w:del>
      <w:bookmarkStart w:id="17" w:name="_Toc1473460733"/>
      <w:r w:rsidR="38837A4E">
        <w:t>Scope</w:t>
      </w:r>
      <w:bookmarkEnd w:id="15"/>
      <w:bookmarkEnd w:id="17"/>
    </w:p>
    <w:p w14:paraId="4A1370C6" w14:textId="7637907E" w:rsidR="001D3EB5" w:rsidRDefault="3CC72AA8">
      <w:pPr>
        <w:pStyle w:val="BodyText"/>
        <w:spacing w:before="144" w:line="360" w:lineRule="auto"/>
        <w:ind w:right="749"/>
      </w:pPr>
      <w:r>
        <w:t>This Test Report encompasses both functional and non-functional testing conducted for the next release of the CareConnect application.</w:t>
      </w:r>
    </w:p>
    <w:p w14:paraId="2D5FEE10" w14:textId="7432B171" w:rsidR="001D3EB5" w:rsidRDefault="3CC72AA8" w:rsidP="00453C19">
      <w:pPr>
        <w:pStyle w:val="BodyText"/>
        <w:numPr>
          <w:ilvl w:val="0"/>
          <w:numId w:val="10"/>
        </w:numPr>
        <w:spacing w:before="144" w:line="360" w:lineRule="auto"/>
        <w:ind w:right="749"/>
      </w:pPr>
      <w:r>
        <w:t>Functional testing evaluates core features, including user onboarding, role-based dashboards, task and schedule management, health data logging, AI-driven recommendations, AI notetaking and TeleMedicne capabilities, secure messaging, social feed interactions, device/API integration, mood monitoring, multilingual support, and subscription billing.</w:t>
      </w:r>
    </w:p>
    <w:p w14:paraId="14DF406C" w14:textId="5678B3DB" w:rsidR="001D3EB5" w:rsidRDefault="3CC72AA8" w:rsidP="00453C19">
      <w:pPr>
        <w:pStyle w:val="BodyText"/>
        <w:numPr>
          <w:ilvl w:val="0"/>
          <w:numId w:val="10"/>
        </w:numPr>
        <w:spacing w:before="144" w:line="360" w:lineRule="auto"/>
        <w:ind w:right="749"/>
      </w:pPr>
      <w:r>
        <w:t xml:space="preserve">Non-functional testing addresses performance </w:t>
      </w:r>
      <w:bookmarkStart w:id="18" w:name="_Int_3uNHXZ3t"/>
      <w:r w:rsidR="6C3A800C">
        <w:t>underload</w:t>
      </w:r>
      <w:bookmarkEnd w:id="18"/>
      <w:r>
        <w:t>, security and compliance requirements, and overall usability.</w:t>
      </w:r>
    </w:p>
    <w:p w14:paraId="7BD5C594" w14:textId="413F7D64" w:rsidR="1E4EE28F" w:rsidRDefault="3CC72AA8" w:rsidP="1E4EE28F">
      <w:pPr>
        <w:pStyle w:val="BodyText"/>
        <w:spacing w:before="144" w:line="360" w:lineRule="auto"/>
        <w:ind w:right="749"/>
      </w:pPr>
      <w:r>
        <w:t>Items not included in the next release are out of scope for this report and will be documented in future versions as applicable.</w:t>
      </w:r>
    </w:p>
    <w:p w14:paraId="7C2ED079" w14:textId="77777777" w:rsidR="001D3EB5" w:rsidRDefault="001D3EB5">
      <w:pPr>
        <w:pStyle w:val="BodyText"/>
        <w:spacing w:before="3"/>
      </w:pPr>
    </w:p>
    <w:p w14:paraId="187EECD6" w14:textId="00069048" w:rsidR="38837A4E" w:rsidRDefault="38837A4E" w:rsidP="65D27D43">
      <w:pPr>
        <w:pStyle w:val="Heading2"/>
      </w:pPr>
      <w:bookmarkStart w:id="19" w:name="_Toc178896322"/>
      <w:bookmarkStart w:id="20" w:name="_Toc1190407987"/>
      <w:r>
        <w:t>Project Documents</w:t>
      </w:r>
      <w:bookmarkEnd w:id="19"/>
      <w:bookmarkEnd w:id="20"/>
    </w:p>
    <w:p w14:paraId="4706CB77" w14:textId="2B3DC25D" w:rsidR="2CDC1B32" w:rsidRDefault="2CDC1B32" w:rsidP="65D27D43">
      <w:pPr>
        <w:pStyle w:val="BodyText"/>
        <w:spacing w:before="143" w:line="360" w:lineRule="auto"/>
        <w:ind w:right="863"/>
      </w:pPr>
      <w:r>
        <w:t>The following documents provide the basis for testing and should be consulted when drafting and executing test cases:</w:t>
      </w:r>
    </w:p>
    <w:p w14:paraId="2715D9FE" w14:textId="77777777" w:rsidR="2CDC1B32" w:rsidRDefault="2CDC1B32" w:rsidP="65D27D43">
      <w:pPr>
        <w:pStyle w:val="ListParagraph"/>
        <w:numPr>
          <w:ilvl w:val="0"/>
          <w:numId w:val="5"/>
        </w:numPr>
      </w:pPr>
      <w:r>
        <w:lastRenderedPageBreak/>
        <w:t>Technical Design Document (TDD)</w:t>
      </w:r>
    </w:p>
    <w:p w14:paraId="747DD9D9" w14:textId="77777777" w:rsidR="2CDC1B32" w:rsidRDefault="2CDC1B32" w:rsidP="65D27D43">
      <w:pPr>
        <w:pStyle w:val="ListParagraph"/>
        <w:numPr>
          <w:ilvl w:val="0"/>
          <w:numId w:val="5"/>
        </w:numPr>
      </w:pPr>
      <w:r>
        <w:t>Software Test Plan (STP)</w:t>
      </w:r>
    </w:p>
    <w:p w14:paraId="12F998D5" w14:textId="21CC5EC0" w:rsidR="2CDC1B32" w:rsidRDefault="2CDC1B32" w:rsidP="65D27D43">
      <w:pPr>
        <w:pStyle w:val="ListParagraph"/>
        <w:numPr>
          <w:ilvl w:val="0"/>
          <w:numId w:val="5"/>
        </w:numPr>
      </w:pPr>
      <w:r>
        <w:t>Software Requirements Specification (SRS)</w:t>
      </w:r>
    </w:p>
    <w:p w14:paraId="1228BAB9" w14:textId="62C0D30C" w:rsidR="2CDC1B32" w:rsidRDefault="2CDC1B32" w:rsidP="65D27D43">
      <w:pPr>
        <w:pStyle w:val="ListParagraph"/>
        <w:numPr>
          <w:ilvl w:val="0"/>
          <w:numId w:val="5"/>
        </w:numPr>
      </w:pPr>
      <w:r>
        <w:t>Project Plan Document</w:t>
      </w:r>
    </w:p>
    <w:p w14:paraId="2F44BA1A" w14:textId="60EE2751" w:rsidR="2CDC1B32" w:rsidRDefault="2CDC1B32" w:rsidP="65D27D43">
      <w:pPr>
        <w:pStyle w:val="ListParagraph"/>
        <w:numPr>
          <w:ilvl w:val="0"/>
          <w:numId w:val="3"/>
        </w:numPr>
      </w:pPr>
      <w:r w:rsidRPr="65D27D43">
        <w:t>Previous Cohorts Test Reports</w:t>
      </w:r>
    </w:p>
    <w:p w14:paraId="3BDD2E5E" w14:textId="04274F2E" w:rsidR="65D27D43" w:rsidRDefault="65D27D43" w:rsidP="65D27D43">
      <w:pPr>
        <w:pStyle w:val="ListParagraph"/>
        <w:ind w:left="720"/>
      </w:pPr>
    </w:p>
    <w:p w14:paraId="51CD5270" w14:textId="0AFF0F35" w:rsidR="65D27D43" w:rsidRDefault="65D27D43" w:rsidP="65D27D43">
      <w:pPr>
        <w:pStyle w:val="ListParagraph"/>
        <w:ind w:left="720"/>
      </w:pPr>
    </w:p>
    <w:p w14:paraId="0039D29D" w14:textId="4EAE6109" w:rsidR="65D27D43" w:rsidRDefault="65D27D43" w:rsidP="65D27D43">
      <w:pPr>
        <w:pStyle w:val="ListParagraph"/>
        <w:ind w:left="720"/>
      </w:pPr>
    </w:p>
    <w:p w14:paraId="27AA4816" w14:textId="753EEF47" w:rsidR="65D27D43" w:rsidRDefault="65D27D43" w:rsidP="65D27D43">
      <w:pPr>
        <w:pStyle w:val="ListParagraph"/>
        <w:ind w:left="720"/>
      </w:pPr>
    </w:p>
    <w:p w14:paraId="2CD48F4A" w14:textId="6DA6947F" w:rsidR="2CDC1B32" w:rsidRDefault="2CDC1B32" w:rsidP="65D27D43">
      <w:pPr>
        <w:rPr>
          <w:i/>
          <w:iCs/>
          <w:sz w:val="24"/>
          <w:szCs w:val="24"/>
        </w:rPr>
      </w:pPr>
      <w:r>
        <w:t xml:space="preserve">Table 1: </w:t>
      </w:r>
      <w:r w:rsidRPr="65D27D43">
        <w:rPr>
          <w:i/>
          <w:iCs/>
          <w:sz w:val="24"/>
          <w:szCs w:val="24"/>
        </w:rPr>
        <w:t>CareConnect Documentation Table</w:t>
      </w:r>
    </w:p>
    <w:tbl>
      <w:tblPr>
        <w:tblW w:w="0" w:type="auto"/>
        <w:tblInd w:w="1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2925"/>
        <w:gridCol w:w="2415"/>
        <w:gridCol w:w="4110"/>
      </w:tblGrid>
      <w:tr w:rsidR="65D27D43" w14:paraId="69110B31" w14:textId="77777777" w:rsidTr="65D27D43">
        <w:trPr>
          <w:trHeight w:val="300"/>
        </w:trPr>
        <w:tc>
          <w:tcPr>
            <w:tcW w:w="2925" w:type="dxa"/>
          </w:tcPr>
          <w:p w14:paraId="194C271B" w14:textId="77777777" w:rsidR="65D27D43" w:rsidRDefault="65D27D43" w:rsidP="65D27D43">
            <w:pPr>
              <w:pStyle w:val="TableParagraph"/>
              <w:spacing w:before="111"/>
              <w:ind w:left="933"/>
              <w:rPr>
                <w:b/>
                <w:bCs/>
                <w:sz w:val="24"/>
                <w:szCs w:val="24"/>
              </w:rPr>
            </w:pPr>
            <w:r w:rsidRPr="65D27D43">
              <w:rPr>
                <w:b/>
                <w:bCs/>
                <w:sz w:val="24"/>
                <w:szCs w:val="24"/>
              </w:rPr>
              <w:t>Document</w:t>
            </w:r>
          </w:p>
        </w:tc>
        <w:tc>
          <w:tcPr>
            <w:tcW w:w="2415" w:type="dxa"/>
          </w:tcPr>
          <w:p w14:paraId="57A036A8" w14:textId="77777777" w:rsidR="65D27D43" w:rsidRDefault="65D27D43" w:rsidP="65D27D43">
            <w:pPr>
              <w:pStyle w:val="TableParagraph"/>
              <w:spacing w:before="111"/>
              <w:ind w:left="808"/>
              <w:rPr>
                <w:b/>
                <w:bCs/>
                <w:sz w:val="24"/>
                <w:szCs w:val="24"/>
              </w:rPr>
            </w:pPr>
            <w:r w:rsidRPr="65D27D43">
              <w:rPr>
                <w:b/>
                <w:bCs/>
                <w:sz w:val="24"/>
                <w:szCs w:val="24"/>
              </w:rPr>
              <w:t>Version</w:t>
            </w:r>
          </w:p>
        </w:tc>
        <w:tc>
          <w:tcPr>
            <w:tcW w:w="4110" w:type="dxa"/>
          </w:tcPr>
          <w:p w14:paraId="330FA64C" w14:textId="77777777" w:rsidR="65D27D43" w:rsidRDefault="65D27D43" w:rsidP="65D27D43">
            <w:pPr>
              <w:pStyle w:val="TableParagraph"/>
              <w:spacing w:before="111"/>
              <w:ind w:left="19"/>
              <w:jc w:val="center"/>
              <w:rPr>
                <w:b/>
                <w:bCs/>
                <w:sz w:val="24"/>
                <w:szCs w:val="24"/>
              </w:rPr>
            </w:pPr>
            <w:r w:rsidRPr="65D27D43">
              <w:rPr>
                <w:b/>
                <w:bCs/>
                <w:sz w:val="24"/>
                <w:szCs w:val="24"/>
              </w:rPr>
              <w:t>Date</w:t>
            </w:r>
          </w:p>
        </w:tc>
      </w:tr>
      <w:tr w:rsidR="65D27D43" w14:paraId="6A039CA0" w14:textId="77777777" w:rsidTr="65D27D43">
        <w:trPr>
          <w:trHeight w:val="300"/>
        </w:trPr>
        <w:tc>
          <w:tcPr>
            <w:tcW w:w="2925" w:type="dxa"/>
          </w:tcPr>
          <w:p w14:paraId="4A48C95C" w14:textId="77777777" w:rsidR="65D27D43" w:rsidRDefault="65D27D43" w:rsidP="65D27D43">
            <w:pPr>
              <w:pStyle w:val="TableParagraph"/>
              <w:spacing w:before="54"/>
              <w:ind w:left="59"/>
              <w:rPr>
                <w:sz w:val="24"/>
                <w:szCs w:val="24"/>
              </w:rPr>
            </w:pPr>
            <w:r w:rsidRPr="65D27D43">
              <w:rPr>
                <w:sz w:val="24"/>
                <w:szCs w:val="24"/>
              </w:rPr>
              <w:t>Project Plan</w:t>
            </w:r>
          </w:p>
        </w:tc>
        <w:tc>
          <w:tcPr>
            <w:tcW w:w="2415" w:type="dxa"/>
            <w:vAlign w:val="center"/>
          </w:tcPr>
          <w:p w14:paraId="78938F33" w14:textId="406BDB19" w:rsidR="65D27D43" w:rsidRDefault="65D27D43" w:rsidP="65D27D43">
            <w:pPr>
              <w:pStyle w:val="TableParagraph"/>
              <w:spacing w:before="54"/>
              <w:ind w:left="64"/>
              <w:jc w:val="center"/>
              <w:rPr>
                <w:sz w:val="24"/>
                <w:szCs w:val="24"/>
              </w:rPr>
            </w:pPr>
            <w:r w:rsidRPr="65D27D43">
              <w:rPr>
                <w:sz w:val="24"/>
                <w:szCs w:val="24"/>
              </w:rPr>
              <w:t>4.1</w:t>
            </w:r>
          </w:p>
        </w:tc>
        <w:tc>
          <w:tcPr>
            <w:tcW w:w="4110" w:type="dxa"/>
            <w:vAlign w:val="center"/>
          </w:tcPr>
          <w:p w14:paraId="24798CD2" w14:textId="04C13244" w:rsidR="65D27D43" w:rsidRDefault="65D27D43" w:rsidP="65D27D43">
            <w:pPr>
              <w:pStyle w:val="TableParagraph"/>
              <w:spacing w:before="54"/>
              <w:ind w:left="64"/>
              <w:jc w:val="center"/>
              <w:rPr>
                <w:sz w:val="24"/>
                <w:szCs w:val="24"/>
              </w:rPr>
            </w:pPr>
            <w:r w:rsidRPr="65D27D43">
              <w:rPr>
                <w:sz w:val="24"/>
                <w:szCs w:val="24"/>
              </w:rPr>
              <w:t>09/13/2025</w:t>
            </w:r>
          </w:p>
        </w:tc>
      </w:tr>
      <w:tr w:rsidR="65D27D43" w14:paraId="1071EA2F" w14:textId="77777777" w:rsidTr="65D27D43">
        <w:trPr>
          <w:trHeight w:val="300"/>
        </w:trPr>
        <w:tc>
          <w:tcPr>
            <w:tcW w:w="2925" w:type="dxa"/>
          </w:tcPr>
          <w:p w14:paraId="34E6541D" w14:textId="77777777" w:rsidR="65D27D43" w:rsidRDefault="65D27D43" w:rsidP="65D27D43">
            <w:pPr>
              <w:pStyle w:val="TableParagraph"/>
              <w:spacing w:before="54" w:line="280" w:lineRule="auto"/>
              <w:ind w:left="59" w:right="586"/>
              <w:rPr>
                <w:sz w:val="24"/>
                <w:szCs w:val="24"/>
              </w:rPr>
            </w:pPr>
            <w:r w:rsidRPr="65D27D43">
              <w:rPr>
                <w:sz w:val="24"/>
                <w:szCs w:val="24"/>
              </w:rPr>
              <w:t>Software Requirements Specification</w:t>
            </w:r>
          </w:p>
        </w:tc>
        <w:tc>
          <w:tcPr>
            <w:tcW w:w="2415" w:type="dxa"/>
            <w:vAlign w:val="center"/>
          </w:tcPr>
          <w:p w14:paraId="0F7AECFC" w14:textId="02B20890" w:rsidR="65D27D43" w:rsidRDefault="65D27D43" w:rsidP="65D27D43">
            <w:pPr>
              <w:pStyle w:val="TableParagraph"/>
              <w:spacing w:before="212"/>
              <w:ind w:left="64"/>
              <w:jc w:val="center"/>
              <w:rPr>
                <w:sz w:val="24"/>
                <w:szCs w:val="24"/>
              </w:rPr>
            </w:pPr>
            <w:r w:rsidRPr="65D27D43">
              <w:rPr>
                <w:sz w:val="24"/>
                <w:szCs w:val="24"/>
              </w:rPr>
              <w:t>5.1</w:t>
            </w:r>
          </w:p>
        </w:tc>
        <w:tc>
          <w:tcPr>
            <w:tcW w:w="4110" w:type="dxa"/>
            <w:vAlign w:val="center"/>
          </w:tcPr>
          <w:p w14:paraId="6DD9C93A" w14:textId="02FF3616" w:rsidR="65D27D43" w:rsidRDefault="65D27D43" w:rsidP="65D27D43">
            <w:pPr>
              <w:pStyle w:val="TableParagraph"/>
              <w:spacing w:before="212"/>
              <w:ind w:left="64"/>
              <w:jc w:val="center"/>
              <w:rPr>
                <w:sz w:val="24"/>
                <w:szCs w:val="24"/>
              </w:rPr>
            </w:pPr>
            <w:r w:rsidRPr="65D27D43">
              <w:rPr>
                <w:sz w:val="24"/>
                <w:szCs w:val="24"/>
              </w:rPr>
              <w:t>09/13/2025</w:t>
            </w:r>
          </w:p>
        </w:tc>
      </w:tr>
      <w:tr w:rsidR="65D27D43" w14:paraId="60CDC7A3" w14:textId="77777777" w:rsidTr="65D27D43">
        <w:trPr>
          <w:trHeight w:val="300"/>
        </w:trPr>
        <w:tc>
          <w:tcPr>
            <w:tcW w:w="2925" w:type="dxa"/>
          </w:tcPr>
          <w:p w14:paraId="3F523D62" w14:textId="77777777" w:rsidR="65D27D43" w:rsidRDefault="65D27D43" w:rsidP="65D27D43">
            <w:pPr>
              <w:pStyle w:val="TableParagraph"/>
              <w:spacing w:before="111"/>
              <w:ind w:left="59"/>
              <w:rPr>
                <w:sz w:val="24"/>
                <w:szCs w:val="24"/>
              </w:rPr>
            </w:pPr>
            <w:r w:rsidRPr="65D27D43">
              <w:rPr>
                <w:sz w:val="24"/>
                <w:szCs w:val="24"/>
              </w:rPr>
              <w:t>Technical Design Document</w:t>
            </w:r>
          </w:p>
        </w:tc>
        <w:tc>
          <w:tcPr>
            <w:tcW w:w="2415" w:type="dxa"/>
            <w:vAlign w:val="center"/>
          </w:tcPr>
          <w:p w14:paraId="70CF193B" w14:textId="13CA9F32" w:rsidR="65D27D43" w:rsidRDefault="65D27D43" w:rsidP="65D27D43">
            <w:pPr>
              <w:pStyle w:val="TableParagraph"/>
              <w:spacing w:before="111"/>
              <w:ind w:left="64"/>
              <w:jc w:val="center"/>
              <w:rPr>
                <w:sz w:val="24"/>
                <w:szCs w:val="24"/>
              </w:rPr>
            </w:pPr>
            <w:r w:rsidRPr="65D27D43">
              <w:rPr>
                <w:sz w:val="24"/>
                <w:szCs w:val="24"/>
              </w:rPr>
              <w:t>4.0</w:t>
            </w:r>
          </w:p>
        </w:tc>
        <w:tc>
          <w:tcPr>
            <w:tcW w:w="4110" w:type="dxa"/>
            <w:vAlign w:val="center"/>
          </w:tcPr>
          <w:p w14:paraId="43087D71" w14:textId="5F4A0A4A" w:rsidR="65D27D43" w:rsidRDefault="65D27D43" w:rsidP="65D27D43">
            <w:pPr>
              <w:pStyle w:val="TableParagraph"/>
              <w:spacing w:before="111"/>
              <w:ind w:left="64"/>
              <w:jc w:val="center"/>
              <w:rPr>
                <w:sz w:val="24"/>
                <w:szCs w:val="24"/>
              </w:rPr>
            </w:pPr>
            <w:r w:rsidRPr="65D27D43">
              <w:rPr>
                <w:sz w:val="24"/>
                <w:szCs w:val="24"/>
              </w:rPr>
              <w:t>09/13/2025</w:t>
            </w:r>
          </w:p>
        </w:tc>
      </w:tr>
      <w:tr w:rsidR="65D27D43" w14:paraId="112E3B2A" w14:textId="77777777" w:rsidTr="65D27D43">
        <w:trPr>
          <w:trHeight w:val="300"/>
        </w:trPr>
        <w:tc>
          <w:tcPr>
            <w:tcW w:w="2925" w:type="dxa"/>
          </w:tcPr>
          <w:p w14:paraId="4E901386" w14:textId="77777777" w:rsidR="65D27D43" w:rsidRDefault="65D27D43" w:rsidP="65D27D43">
            <w:pPr>
              <w:pStyle w:val="TableParagraph"/>
              <w:spacing w:before="107"/>
              <w:ind w:left="59"/>
              <w:rPr>
                <w:sz w:val="24"/>
                <w:szCs w:val="24"/>
              </w:rPr>
            </w:pPr>
            <w:r w:rsidRPr="65D27D43">
              <w:rPr>
                <w:sz w:val="24"/>
                <w:szCs w:val="24"/>
              </w:rPr>
              <w:t>Software Test Plan</w:t>
            </w:r>
          </w:p>
        </w:tc>
        <w:tc>
          <w:tcPr>
            <w:tcW w:w="2415" w:type="dxa"/>
            <w:vAlign w:val="center"/>
          </w:tcPr>
          <w:p w14:paraId="102BE8E5" w14:textId="367995E3" w:rsidR="65D27D43" w:rsidRDefault="65D27D43" w:rsidP="65D27D43">
            <w:pPr>
              <w:pStyle w:val="TableParagraph"/>
              <w:spacing w:before="107"/>
              <w:ind w:left="64"/>
              <w:jc w:val="center"/>
              <w:rPr>
                <w:sz w:val="24"/>
                <w:szCs w:val="24"/>
              </w:rPr>
            </w:pPr>
            <w:r w:rsidRPr="65D27D43">
              <w:rPr>
                <w:sz w:val="24"/>
                <w:szCs w:val="24"/>
              </w:rPr>
              <w:t>2.0</w:t>
            </w:r>
          </w:p>
        </w:tc>
        <w:tc>
          <w:tcPr>
            <w:tcW w:w="4110" w:type="dxa"/>
            <w:vAlign w:val="center"/>
          </w:tcPr>
          <w:p w14:paraId="52D4E00D" w14:textId="71780765" w:rsidR="65D27D43" w:rsidRDefault="65D27D43" w:rsidP="65D27D43">
            <w:pPr>
              <w:pStyle w:val="TableParagraph"/>
              <w:spacing w:before="107"/>
              <w:ind w:left="64"/>
              <w:jc w:val="center"/>
              <w:rPr>
                <w:sz w:val="24"/>
                <w:szCs w:val="24"/>
              </w:rPr>
            </w:pPr>
            <w:r w:rsidRPr="65D27D43">
              <w:rPr>
                <w:sz w:val="24"/>
                <w:szCs w:val="24"/>
              </w:rPr>
              <w:t>09/13/2025</w:t>
            </w:r>
          </w:p>
        </w:tc>
      </w:tr>
      <w:tr w:rsidR="65D27D43" w14:paraId="1D7C8EAF" w14:textId="77777777" w:rsidTr="65D27D43">
        <w:trPr>
          <w:trHeight w:val="300"/>
        </w:trPr>
        <w:tc>
          <w:tcPr>
            <w:tcW w:w="2925" w:type="dxa"/>
          </w:tcPr>
          <w:p w14:paraId="55E8B640" w14:textId="77777777" w:rsidR="65D27D43" w:rsidRDefault="65D27D43" w:rsidP="65D27D43">
            <w:pPr>
              <w:pStyle w:val="TableParagraph"/>
              <w:spacing w:before="49"/>
              <w:ind w:left="59"/>
              <w:rPr>
                <w:sz w:val="24"/>
                <w:szCs w:val="24"/>
              </w:rPr>
            </w:pPr>
            <w:r w:rsidRPr="65D27D43">
              <w:rPr>
                <w:sz w:val="24"/>
                <w:szCs w:val="24"/>
              </w:rPr>
              <w:t>Programmer’s Guide</w:t>
            </w:r>
          </w:p>
        </w:tc>
        <w:tc>
          <w:tcPr>
            <w:tcW w:w="2415" w:type="dxa"/>
            <w:vAlign w:val="center"/>
          </w:tcPr>
          <w:p w14:paraId="59C13346" w14:textId="24C0970B" w:rsidR="65D27D43" w:rsidRDefault="65D27D43" w:rsidP="65D27D43">
            <w:pPr>
              <w:pStyle w:val="TableParagraph"/>
              <w:spacing w:before="49"/>
              <w:ind w:left="64"/>
              <w:jc w:val="center"/>
              <w:rPr>
                <w:sz w:val="24"/>
                <w:szCs w:val="24"/>
              </w:rPr>
            </w:pPr>
            <w:r w:rsidRPr="65D27D43">
              <w:rPr>
                <w:sz w:val="24"/>
                <w:szCs w:val="24"/>
              </w:rPr>
              <w:t>TBD</w:t>
            </w:r>
          </w:p>
        </w:tc>
        <w:tc>
          <w:tcPr>
            <w:tcW w:w="4110" w:type="dxa"/>
            <w:vAlign w:val="center"/>
          </w:tcPr>
          <w:p w14:paraId="3996285D" w14:textId="0B6F4350" w:rsidR="65D27D43" w:rsidRDefault="65D27D43" w:rsidP="65D27D43">
            <w:pPr>
              <w:pStyle w:val="TableParagraph"/>
              <w:spacing w:before="49"/>
              <w:ind w:left="64"/>
              <w:jc w:val="center"/>
              <w:rPr>
                <w:sz w:val="24"/>
                <w:szCs w:val="24"/>
              </w:rPr>
            </w:pPr>
            <w:r w:rsidRPr="65D27D43">
              <w:rPr>
                <w:sz w:val="24"/>
                <w:szCs w:val="24"/>
              </w:rPr>
              <w:t>TBD</w:t>
            </w:r>
          </w:p>
        </w:tc>
      </w:tr>
      <w:tr w:rsidR="65D27D43" w14:paraId="4E4C9C2F" w14:textId="77777777" w:rsidTr="65D27D43">
        <w:trPr>
          <w:trHeight w:val="300"/>
        </w:trPr>
        <w:tc>
          <w:tcPr>
            <w:tcW w:w="2925" w:type="dxa"/>
          </w:tcPr>
          <w:p w14:paraId="20B68D68" w14:textId="77777777" w:rsidR="65D27D43" w:rsidRDefault="65D27D43" w:rsidP="65D27D43">
            <w:pPr>
              <w:pStyle w:val="TableParagraph"/>
              <w:spacing w:before="54" w:line="280" w:lineRule="auto"/>
              <w:ind w:left="59"/>
              <w:rPr>
                <w:sz w:val="24"/>
                <w:szCs w:val="24"/>
              </w:rPr>
            </w:pPr>
            <w:r w:rsidRPr="65D27D43">
              <w:rPr>
                <w:sz w:val="24"/>
                <w:szCs w:val="24"/>
              </w:rPr>
              <w:t>Deployment &amp; Operations Guide</w:t>
            </w:r>
          </w:p>
        </w:tc>
        <w:tc>
          <w:tcPr>
            <w:tcW w:w="2415" w:type="dxa"/>
            <w:vAlign w:val="center"/>
          </w:tcPr>
          <w:p w14:paraId="2C5A4093" w14:textId="4675FE06" w:rsidR="65D27D43" w:rsidRDefault="65D27D43" w:rsidP="65D27D43">
            <w:pPr>
              <w:pStyle w:val="TableParagraph"/>
              <w:spacing w:before="217"/>
              <w:ind w:left="64"/>
              <w:jc w:val="center"/>
              <w:rPr>
                <w:sz w:val="24"/>
                <w:szCs w:val="24"/>
              </w:rPr>
            </w:pPr>
            <w:r w:rsidRPr="65D27D43">
              <w:rPr>
                <w:sz w:val="24"/>
                <w:szCs w:val="24"/>
              </w:rPr>
              <w:t>TBD</w:t>
            </w:r>
          </w:p>
        </w:tc>
        <w:tc>
          <w:tcPr>
            <w:tcW w:w="4110" w:type="dxa"/>
            <w:vAlign w:val="center"/>
          </w:tcPr>
          <w:p w14:paraId="48A8A420" w14:textId="379EFB3B" w:rsidR="65D27D43" w:rsidRDefault="65D27D43" w:rsidP="65D27D43">
            <w:pPr>
              <w:pStyle w:val="TableParagraph"/>
              <w:spacing w:before="73"/>
              <w:ind w:left="64"/>
              <w:jc w:val="center"/>
              <w:rPr>
                <w:sz w:val="24"/>
                <w:szCs w:val="24"/>
              </w:rPr>
            </w:pPr>
            <w:r w:rsidRPr="65D27D43">
              <w:rPr>
                <w:sz w:val="24"/>
                <w:szCs w:val="24"/>
              </w:rPr>
              <w:t>TBD</w:t>
            </w:r>
          </w:p>
        </w:tc>
      </w:tr>
      <w:tr w:rsidR="65D27D43" w14:paraId="52A9D904" w14:textId="77777777" w:rsidTr="65D27D43">
        <w:trPr>
          <w:trHeight w:val="300"/>
        </w:trPr>
        <w:tc>
          <w:tcPr>
            <w:tcW w:w="2925" w:type="dxa"/>
          </w:tcPr>
          <w:p w14:paraId="6FEDB00E" w14:textId="77777777" w:rsidR="65D27D43" w:rsidRDefault="65D27D43" w:rsidP="65D27D43">
            <w:pPr>
              <w:pStyle w:val="TableParagraph"/>
              <w:spacing w:before="54"/>
              <w:ind w:left="59"/>
              <w:rPr>
                <w:sz w:val="24"/>
                <w:szCs w:val="24"/>
              </w:rPr>
            </w:pPr>
            <w:r w:rsidRPr="65D27D43">
              <w:rPr>
                <w:sz w:val="24"/>
                <w:szCs w:val="24"/>
              </w:rPr>
              <w:t>User Guide</w:t>
            </w:r>
          </w:p>
        </w:tc>
        <w:tc>
          <w:tcPr>
            <w:tcW w:w="2415" w:type="dxa"/>
            <w:vAlign w:val="center"/>
          </w:tcPr>
          <w:p w14:paraId="1BD20145" w14:textId="6918D21C" w:rsidR="65D27D43" w:rsidRDefault="65D27D43" w:rsidP="65D27D43">
            <w:pPr>
              <w:pStyle w:val="TableParagraph"/>
              <w:spacing w:before="54"/>
              <w:ind w:left="64"/>
              <w:jc w:val="center"/>
              <w:rPr>
                <w:sz w:val="24"/>
                <w:szCs w:val="24"/>
              </w:rPr>
            </w:pPr>
            <w:r w:rsidRPr="65D27D43">
              <w:rPr>
                <w:sz w:val="24"/>
                <w:szCs w:val="24"/>
              </w:rPr>
              <w:t>TBD</w:t>
            </w:r>
          </w:p>
        </w:tc>
        <w:tc>
          <w:tcPr>
            <w:tcW w:w="4110" w:type="dxa"/>
            <w:vAlign w:val="center"/>
          </w:tcPr>
          <w:p w14:paraId="279FFABC" w14:textId="7841678A" w:rsidR="65D27D43" w:rsidRDefault="65D27D43" w:rsidP="65D27D43">
            <w:pPr>
              <w:pStyle w:val="TableParagraph"/>
              <w:spacing w:before="54"/>
              <w:ind w:left="64"/>
              <w:jc w:val="center"/>
              <w:rPr>
                <w:sz w:val="24"/>
                <w:szCs w:val="24"/>
              </w:rPr>
            </w:pPr>
            <w:r w:rsidRPr="65D27D43">
              <w:rPr>
                <w:sz w:val="24"/>
                <w:szCs w:val="24"/>
              </w:rPr>
              <w:t>TBD</w:t>
            </w:r>
          </w:p>
        </w:tc>
      </w:tr>
      <w:tr w:rsidR="65D27D43" w14:paraId="4866AEFC" w14:textId="77777777" w:rsidTr="65D27D43">
        <w:trPr>
          <w:trHeight w:val="300"/>
        </w:trPr>
        <w:tc>
          <w:tcPr>
            <w:tcW w:w="2925" w:type="dxa"/>
          </w:tcPr>
          <w:p w14:paraId="6C3AD4D4" w14:textId="77777777" w:rsidR="65D27D43" w:rsidRDefault="65D27D43" w:rsidP="65D27D43">
            <w:pPr>
              <w:pStyle w:val="TableParagraph"/>
              <w:spacing w:before="54"/>
              <w:ind w:left="59"/>
              <w:rPr>
                <w:sz w:val="24"/>
                <w:szCs w:val="24"/>
              </w:rPr>
            </w:pPr>
            <w:r w:rsidRPr="65D27D43">
              <w:rPr>
                <w:sz w:val="24"/>
                <w:szCs w:val="24"/>
              </w:rPr>
              <w:t>Test Report</w:t>
            </w:r>
          </w:p>
        </w:tc>
        <w:tc>
          <w:tcPr>
            <w:tcW w:w="2415" w:type="dxa"/>
            <w:vAlign w:val="center"/>
          </w:tcPr>
          <w:p w14:paraId="7DE24E1C" w14:textId="002E2481" w:rsidR="65D27D43" w:rsidRDefault="65D27D43" w:rsidP="65D27D43">
            <w:pPr>
              <w:pStyle w:val="TableParagraph"/>
              <w:spacing w:before="54"/>
              <w:ind w:left="64"/>
              <w:jc w:val="center"/>
              <w:rPr>
                <w:sz w:val="24"/>
                <w:szCs w:val="24"/>
              </w:rPr>
            </w:pPr>
            <w:r w:rsidRPr="65D27D43">
              <w:rPr>
                <w:sz w:val="24"/>
                <w:szCs w:val="24"/>
              </w:rPr>
              <w:t>TBD</w:t>
            </w:r>
          </w:p>
        </w:tc>
        <w:tc>
          <w:tcPr>
            <w:tcW w:w="4110" w:type="dxa"/>
            <w:vAlign w:val="center"/>
          </w:tcPr>
          <w:p w14:paraId="193D2023" w14:textId="053B16A6" w:rsidR="65D27D43" w:rsidRDefault="65D27D43" w:rsidP="65D27D43">
            <w:pPr>
              <w:pStyle w:val="TableParagraph"/>
              <w:spacing w:before="54"/>
              <w:ind w:left="64"/>
              <w:jc w:val="center"/>
              <w:rPr>
                <w:sz w:val="24"/>
                <w:szCs w:val="24"/>
              </w:rPr>
            </w:pPr>
            <w:r w:rsidRPr="65D27D43">
              <w:rPr>
                <w:sz w:val="24"/>
                <w:szCs w:val="24"/>
              </w:rPr>
              <w:t>TBD</w:t>
            </w:r>
          </w:p>
        </w:tc>
      </w:tr>
    </w:tbl>
    <w:p w14:paraId="78E84B7A" w14:textId="50053DC5" w:rsidR="65D27D43" w:rsidRDefault="65D27D43" w:rsidP="65D27D43">
      <w:pPr>
        <w:pStyle w:val="ListParagraph"/>
        <w:ind w:left="720"/>
      </w:pPr>
    </w:p>
    <w:p w14:paraId="4D72AB6F" w14:textId="72451773" w:rsidR="65D27D43" w:rsidRDefault="65D27D43" w:rsidP="65D27D43">
      <w:pPr>
        <w:pStyle w:val="Heading2"/>
        <w:numPr>
          <w:ilvl w:val="0"/>
          <w:numId w:val="0"/>
        </w:numPr>
        <w:ind w:left="576"/>
      </w:pPr>
    </w:p>
    <w:p w14:paraId="1211C427" w14:textId="32C933D4" w:rsidR="65D27D43" w:rsidRDefault="65D27D43" w:rsidP="65D27D43">
      <w:pPr>
        <w:pStyle w:val="Heading2"/>
      </w:pPr>
      <w:bookmarkStart w:id="21" w:name="_Toc1456967496"/>
      <w:r>
        <w:t>References</w:t>
      </w:r>
      <w:bookmarkEnd w:id="21"/>
    </w:p>
    <w:p w14:paraId="71848BFA" w14:textId="15AD4F1E" w:rsidR="65D27D43" w:rsidRDefault="65D27D43" w:rsidP="65D27D43">
      <w:pPr>
        <w:pStyle w:val="BodyText"/>
        <w:spacing w:before="139" w:line="360" w:lineRule="auto"/>
        <w:ind w:left="721" w:right="749" w:hanging="721"/>
      </w:pPr>
      <w:r>
        <w:t xml:space="preserve"> Angeles, D., Bias, T., Gaucin, J., Chen, F., Curran, L., Grbreegziabhere, A., Harding, A. M., Malla-</w:t>
      </w:r>
      <w:r>
        <w:tab/>
        <w:t xml:space="preserve">Paudel, A., Ramirez, M., Raphael, E., Truong, D., Vecchioni, A., &amp; Yawn, C. (2025). Software Requirements Document CareConnect. University of Maryland Global Campus. </w:t>
      </w:r>
      <w:hyperlink r:id="rId22">
        <w:r>
          <w:t>https://umgc-cappms.azurewebsites.net/previousprojects</w:t>
        </w:r>
      </w:hyperlink>
      <w:r>
        <w:t xml:space="preserve"> </w:t>
      </w:r>
    </w:p>
    <w:p w14:paraId="52FA0C46" w14:textId="51EE7A09" w:rsidR="65D27D43" w:rsidRDefault="65D27D43" w:rsidP="65D27D43">
      <w:pPr>
        <w:pStyle w:val="BodyText"/>
        <w:spacing w:before="139" w:line="360" w:lineRule="auto"/>
        <w:ind w:left="721" w:right="749" w:hanging="721"/>
      </w:pPr>
      <w:r>
        <w:t xml:space="preserve">Brown, M. (2020). SWEN 670 Capstone Project Guide. University of Maryland Global Campus. </w:t>
      </w:r>
      <w:hyperlink r:id="rId23">
        <w:r>
          <w:t>https://learn.umgc.edu/d2l/le/content/1452226/viewContent/35360399/View</w:t>
        </w:r>
      </w:hyperlink>
      <w:r>
        <w:t xml:space="preserve"> </w:t>
      </w:r>
    </w:p>
    <w:p w14:paraId="158FB362" w14:textId="7EA67A10" w:rsidR="65D27D43" w:rsidRDefault="65D27D43" w:rsidP="65D27D43">
      <w:pPr>
        <w:pStyle w:val="BodyText"/>
        <w:spacing w:before="139" w:line="360" w:lineRule="auto"/>
        <w:ind w:left="721" w:right="749" w:hanging="721"/>
      </w:pPr>
      <w:r>
        <w:t>MemoryMinder (2025, April 1). MemoryMinder Test Report (Version 1.0) [Project documentation]. University of Maryland Global Campus.</w:t>
      </w:r>
    </w:p>
    <w:p w14:paraId="02E664CD" w14:textId="38B1293E" w:rsidR="65D27D43" w:rsidRDefault="65D27D43" w:rsidP="65D27D43">
      <w:pPr>
        <w:pStyle w:val="BodyText"/>
        <w:spacing w:before="139" w:line="360" w:lineRule="auto"/>
        <w:ind w:left="721" w:right="749" w:hanging="721"/>
      </w:pPr>
      <w:r>
        <w:t xml:space="preserve">Mir, A. (2025). Care Connect High Level Requirements   </w:t>
      </w:r>
    </w:p>
    <w:p w14:paraId="59AEC18E" w14:textId="0D2C3CFB" w:rsidR="65D27D43" w:rsidRDefault="65D27D43" w:rsidP="65D27D43">
      <w:pPr>
        <w:pStyle w:val="BodyText"/>
        <w:spacing w:before="139" w:line="360" w:lineRule="auto"/>
        <w:ind w:left="721" w:right="749" w:hanging="721"/>
      </w:pPr>
      <w:r>
        <w:t>Mir, A. (2025). SWEN 670 Fall Team D BNS Distribution. University of Maryland Global Campus.</w:t>
      </w:r>
    </w:p>
    <w:p w14:paraId="0F4534A4" w14:textId="164D76EC" w:rsidR="65D27D43" w:rsidRDefault="65D27D43" w:rsidP="65D27D43">
      <w:pPr>
        <w:pStyle w:val="BodyText"/>
        <w:spacing w:before="139" w:line="360" w:lineRule="auto"/>
        <w:ind w:left="721" w:right="749" w:hanging="721"/>
      </w:pPr>
      <w:r>
        <w:t xml:space="preserve">Software Requirements Specification (SRS). CaPPMS. (2025, July). </w:t>
      </w:r>
      <w:hyperlink r:id="rId24">
        <w:r>
          <w:t>https://umgc-</w:t>
        </w:r>
        <w:r>
          <w:lastRenderedPageBreak/>
          <w:t>cappms.azurewebsites.net/previousprojects</w:t>
        </w:r>
      </w:hyperlink>
    </w:p>
    <w:p w14:paraId="272D0CAD" w14:textId="2E459576" w:rsidR="65D27D43" w:rsidRDefault="65D27D43" w:rsidP="65D27D43">
      <w:pPr>
        <w:pStyle w:val="BodyText"/>
        <w:spacing w:before="139" w:line="360" w:lineRule="auto"/>
        <w:ind w:left="721" w:right="749" w:hanging="721"/>
      </w:pPr>
      <w:r w:rsidRPr="65D27D43">
        <w:rPr>
          <w:lang w:val="es-MX"/>
        </w:rPr>
        <w:t xml:space="preserve">van der Meij, J., &amp; van der Meij, H. (2014). </w:t>
      </w:r>
      <w:r>
        <w:t xml:space="preserve">A comparison of paper-based and video tutorials for software learning. Computers and Education, 78, 150–159. </w:t>
      </w:r>
      <w:hyperlink r:id="rId25">
        <w:r>
          <w:t>https://doi.org/10.1016/j.compedu.2014.06.003</w:t>
        </w:r>
      </w:hyperlink>
      <w:r>
        <w:t xml:space="preserve">     </w:t>
      </w:r>
    </w:p>
    <w:p w14:paraId="7E5BBA21" w14:textId="77777777" w:rsidR="65D27D43" w:rsidRDefault="65D27D43" w:rsidP="65D27D43">
      <w:pPr>
        <w:pStyle w:val="BodyText"/>
        <w:spacing w:before="83" w:line="360" w:lineRule="auto"/>
      </w:pPr>
      <w:r>
        <w:t xml:space="preserve">World Wide Web Consortium. (2024). Web content accessibility guidelines (WCAG) 2.2. </w:t>
      </w:r>
    </w:p>
    <w:p w14:paraId="319ED517" w14:textId="15FC70A4" w:rsidR="65D27D43" w:rsidRDefault="65D27D43" w:rsidP="65D27D43">
      <w:pPr>
        <w:pStyle w:val="BodyText"/>
        <w:spacing w:before="83"/>
        <w:rPr>
          <w:rStyle w:val="Hyperlink"/>
        </w:rPr>
      </w:pPr>
      <w:hyperlink r:id="rId26">
        <w:r w:rsidRPr="65D27D43">
          <w:rPr>
            <w:rStyle w:val="Hyperlink"/>
          </w:rPr>
          <w:t>https://www.w3.org/TR/WCAG22/</w:t>
        </w:r>
      </w:hyperlink>
    </w:p>
    <w:p w14:paraId="28C2889E" w14:textId="4A1D25F2" w:rsidR="65D27D43" w:rsidRDefault="65D27D43" w:rsidP="65D27D43">
      <w:pPr>
        <w:pStyle w:val="ListParagraph"/>
        <w:spacing w:before="83" w:line="360" w:lineRule="auto"/>
        <w:ind w:firstLine="0"/>
        <w:rPr>
          <w:del w:id="22" w:author="Lidia Rocha" w:date="2025-10-29T21:46:00Z" w16du:dateUtc="2025-10-30T04:46:00Z"/>
        </w:rPr>
        <w:sectPr w:rsidR="65D27D43">
          <w:footerReference w:type="default" r:id="rId27"/>
          <w:headerReference w:type="first" r:id="rId28"/>
          <w:footerReference w:type="first" r:id="rId29"/>
          <w:pgSz w:w="12240" w:h="15840"/>
          <w:pgMar w:top="1320" w:right="720" w:bottom="280" w:left="1440" w:header="723" w:footer="0" w:gutter="0"/>
          <w:cols w:space="720"/>
        </w:sectPr>
      </w:pPr>
    </w:p>
    <w:p w14:paraId="44092204" w14:textId="77777777" w:rsidR="00D70389" w:rsidRDefault="00D70389">
      <w:pPr>
        <w:pStyle w:val="BodyText"/>
        <w:spacing w:before="83"/>
      </w:pPr>
    </w:p>
    <w:p w14:paraId="7C2ED0B0" w14:textId="255F510F" w:rsidR="001D3EB5" w:rsidRDefault="38837A4E" w:rsidP="00E27EF8">
      <w:pPr>
        <w:pStyle w:val="Heading1"/>
        <w:rPr>
          <w:ins w:id="23" w:author="Lidia Rocha" w:date="2025-10-29T21:51:00Z" w16du:dateUtc="2025-10-30T04:51:00Z"/>
        </w:rPr>
      </w:pPr>
      <w:bookmarkStart w:id="24" w:name="_Toc850028707"/>
      <w:bookmarkStart w:id="25" w:name="_Toc928914088"/>
      <w:r>
        <w:t>Testing</w:t>
      </w:r>
      <w:bookmarkEnd w:id="24"/>
      <w:bookmarkEnd w:id="25"/>
    </w:p>
    <w:p w14:paraId="7C2ED0B1" w14:textId="463DB776" w:rsidR="001D3EB5" w:rsidRPr="00092019" w:rsidRDefault="38837A4E">
      <w:pPr>
        <w:pStyle w:val="Heading2"/>
        <w:pPrChange w:id="26" w:author="Lidia Rocha" w:date="2025-10-29T21:51:00Z" w16du:dateUtc="2025-10-30T04:51:00Z">
          <w:pPr>
            <w:pStyle w:val="Heading1"/>
            <w:tabs>
              <w:tab w:val="left" w:pos="598"/>
            </w:tabs>
            <w:spacing w:before="239"/>
            <w:ind w:left="598" w:hanging="598"/>
          </w:pPr>
        </w:pPrChange>
      </w:pPr>
      <w:bookmarkStart w:id="27" w:name="_Toc1578201004"/>
      <w:bookmarkStart w:id="28" w:name="_Toc478508915"/>
      <w:r>
        <w:t>Test</w:t>
      </w:r>
      <w:r w:rsidRPr="00092019">
        <w:t xml:space="preserve"> </w:t>
      </w:r>
      <w:r>
        <w:t>Tools</w:t>
      </w:r>
      <w:r w:rsidRPr="00092019">
        <w:t xml:space="preserve"> </w:t>
      </w:r>
      <w:r>
        <w:t>&amp;</w:t>
      </w:r>
      <w:r w:rsidRPr="00092019">
        <w:t xml:space="preserve"> Environment</w:t>
      </w:r>
      <w:bookmarkEnd w:id="27"/>
      <w:bookmarkEnd w:id="28"/>
    </w:p>
    <w:p w14:paraId="2F3E21FF" w14:textId="77777777" w:rsidR="59ABF6B6" w:rsidRDefault="59ABF6B6" w:rsidP="65D27D43">
      <w:pPr>
        <w:pStyle w:val="BodyText"/>
        <w:spacing w:before="143" w:line="360" w:lineRule="auto"/>
      </w:pPr>
      <w:r w:rsidRPr="65D27D43">
        <w:rPr>
          <w:color w:val="000000" w:themeColor="text1"/>
        </w:rPr>
        <w:t>Testing for CareConnect will be conducted across representative environments that mirror production conditions, ensuring scalability, compliance, and cross-platform coverage. The environment setup is designed to validate both functional and non-functional requirements under real-world conditions.</w:t>
      </w:r>
      <w:r>
        <w:t xml:space="preserve"> Adapt and expand this list as needed. </w:t>
      </w:r>
    </w:p>
    <w:p w14:paraId="2BE8AE18" w14:textId="77777777" w:rsidR="59ABF6B6" w:rsidRDefault="59ABF6B6" w:rsidP="65D27D43">
      <w:pPr>
        <w:pStyle w:val="BodyText"/>
        <w:tabs>
          <w:tab w:val="left" w:pos="710"/>
        </w:tabs>
        <w:spacing w:before="159" w:line="360" w:lineRule="auto"/>
        <w:ind w:right="749"/>
      </w:pPr>
      <w:r>
        <w:t>During the Milestone 3 testing cycle, the QA team executed both regression and integration testing activities to validate application functionality and confirm operational stability across supported platforms. Testing was conducted using Postman v11 and Newman CLI for automated API validation, targeting the Spring Boot backend (H2 in-memory database) and Flutter frontend through Chrome browser and Android Studio Emulator environments.</w:t>
      </w:r>
    </w:p>
    <w:p w14:paraId="67FB8148" w14:textId="70C451D1" w:rsidR="59ABF6B6" w:rsidRDefault="59ABF6B6" w:rsidP="65D27D43">
      <w:pPr>
        <w:pStyle w:val="BodyText"/>
        <w:tabs>
          <w:tab w:val="left" w:pos="710"/>
        </w:tabs>
        <w:spacing w:before="159" w:after="240" w:line="360" w:lineRule="auto"/>
        <w:ind w:right="749"/>
      </w:pPr>
      <w:r>
        <w:t>Environmental variables were configured through the projects. env and load-env.sh scripts to ensure consistent authentication and connectivity with JWT security enabled. All test results, including screenshots, response logs, and a summary of JSON reports, were archived within the project’s GitHub Artifacts repository. These results were referenced in the QA Bug Log (M3_v1) and Requirements Traceability Matrix (RTM v5.2) to document validation outcomes and support traceability across executed test cases.</w:t>
      </w:r>
    </w:p>
    <w:p w14:paraId="216CD9F8" w14:textId="4A45942D" w:rsidR="25E0D0AE" w:rsidRDefault="25E0D0AE" w:rsidP="65D27D43">
      <w:pPr>
        <w:pStyle w:val="Heading3"/>
      </w:pPr>
      <w:r>
        <w:t>Development &amp; Execution Environments include:</w:t>
      </w:r>
    </w:p>
    <w:p w14:paraId="69766DD2" w14:textId="77777777" w:rsidR="25E0D0AE" w:rsidRDefault="25E0D0AE" w:rsidP="65D27D43">
      <w:pPr>
        <w:pStyle w:val="Heading3"/>
        <w:spacing w:line="360" w:lineRule="auto"/>
        <w:rPr>
          <w:color w:val="000000" w:themeColor="text1"/>
          <w:sz w:val="24"/>
          <w:szCs w:val="24"/>
        </w:rPr>
      </w:pPr>
      <w:r w:rsidRPr="65D27D43">
        <w:rPr>
          <w:color w:val="000000" w:themeColor="text1"/>
          <w:sz w:val="24"/>
          <w:szCs w:val="24"/>
        </w:rPr>
        <w:t>Mobile Devices &amp; Emulators: Android Studio Emulator (API 30+), iOS Simulator (iOS 17+), and selected physical devices (Pixel 6, iPhone 14) to validate cross-platform performance.</w:t>
      </w:r>
    </w:p>
    <w:p w14:paraId="4B4A1E89" w14:textId="77777777" w:rsidR="25E0D0AE" w:rsidRDefault="25E0D0AE" w:rsidP="65D27D43">
      <w:pPr>
        <w:pStyle w:val="Heading3"/>
        <w:spacing w:line="360" w:lineRule="auto"/>
        <w:rPr>
          <w:color w:val="000000" w:themeColor="text1"/>
          <w:sz w:val="24"/>
          <w:szCs w:val="24"/>
        </w:rPr>
      </w:pPr>
      <w:r w:rsidRPr="65D27D43">
        <w:rPr>
          <w:color w:val="000000" w:themeColor="text1"/>
          <w:sz w:val="24"/>
          <w:szCs w:val="24"/>
        </w:rPr>
        <w:t>Web Browsers: Latest versions of Chrome, Safari, and Firefox to confirm standards of compliance and cross-browser behavior.</w:t>
      </w:r>
    </w:p>
    <w:p w14:paraId="552086D8" w14:textId="008E6664" w:rsidR="25E0D0AE" w:rsidRDefault="25E0D0AE" w:rsidP="65D27D43">
      <w:pPr>
        <w:pStyle w:val="Heading3"/>
        <w:spacing w:after="240" w:line="360" w:lineRule="auto"/>
        <w:rPr>
          <w:color w:val="000000" w:themeColor="text1"/>
          <w:sz w:val="24"/>
          <w:szCs w:val="24"/>
        </w:rPr>
      </w:pPr>
      <w:r w:rsidRPr="65D27D43">
        <w:rPr>
          <w:color w:val="000000" w:themeColor="text1"/>
          <w:sz w:val="24"/>
          <w:szCs w:val="24"/>
        </w:rPr>
        <w:t>Backend Environment: Java 17 Spring Boot microservices, deployed via AWS Lambda and ECS containers, connected to AWS RDS (PostgreSQL), DynamoDB, and Timestream. Configurations are managed using AWS Parameter Store and Terraform (IaC).</w:t>
      </w:r>
    </w:p>
    <w:p w14:paraId="70E8A69C" w14:textId="22094120" w:rsidR="001D3EB5" w:rsidDel="00A15569" w:rsidRDefault="0AC739AB" w:rsidP="1C6C0F67">
      <w:pPr>
        <w:pStyle w:val="BodyText"/>
        <w:spacing w:before="143" w:line="480" w:lineRule="auto"/>
        <w:rPr>
          <w:del w:id="29" w:author="Lidia Rocha" w:date="2025-10-29T21:49:00Z" w16du:dateUtc="2025-10-30T04:49:00Z"/>
        </w:rPr>
      </w:pPr>
      <w:del w:id="30" w:author="Lidia Rocha" w:date="2025-10-29T21:49:00Z" w16du:dateUtc="2025-10-30T04:49:00Z">
        <w:r w:rsidRPr="0D96189B" w:rsidDel="00A15569">
          <w:rPr>
            <w:color w:val="000000" w:themeColor="text1"/>
          </w:rPr>
          <w:lastRenderedPageBreak/>
          <w:delText>Testing for CareConnect will be executed across representative environments that mirror production conditions while ensuring scalability, compliance, and cross-platform coverage. The environment setup is designed to validate both functional and non-functional requirements under real-world conditions.</w:delText>
        </w:r>
      </w:del>
    </w:p>
    <w:p w14:paraId="7C2ED0B2" w14:textId="6727FCF7" w:rsidR="001D3EB5" w:rsidDel="00A15569" w:rsidRDefault="003F63B5">
      <w:pPr>
        <w:pStyle w:val="BodyText"/>
        <w:spacing w:before="143" w:line="360" w:lineRule="auto"/>
        <w:ind w:right="775"/>
        <w:rPr>
          <w:del w:id="31" w:author="Lidia Rocha" w:date="2025-10-29T21:49:00Z" w16du:dateUtc="2025-10-30T04:49:00Z"/>
        </w:rPr>
      </w:pPr>
      <w:del w:id="32" w:author="Lidia Rocha" w:date="2025-10-29T21:49:00Z" w16du:dateUtc="2025-10-30T04:49:00Z">
        <w:r w:rsidDel="00A15569">
          <w:delText>Adapt and expand this list as needed:</w:delText>
        </w:r>
      </w:del>
    </w:p>
    <w:p w14:paraId="7DB625EA" w14:textId="77777777" w:rsidR="00E27EF8" w:rsidRPr="003F1600" w:rsidRDefault="00E27EF8" w:rsidP="00E27EF8">
      <w:pPr>
        <w:pStyle w:val="Heading3"/>
        <w:spacing w:line="360" w:lineRule="auto"/>
        <w:rPr>
          <w:ins w:id="33" w:author="Lidia Rocha" w:date="2025-10-29T21:49:00Z" w16du:dateUtc="2025-10-30T04:49:00Z"/>
        </w:rPr>
      </w:pPr>
      <w:ins w:id="34" w:author="Lidia Rocha" w:date="2025-10-29T21:49:00Z" w16du:dateUtc="2025-10-30T04:49:00Z">
        <w:r w:rsidRPr="003F1600">
          <w:t>Development &amp; Execution Environments include:</w:t>
        </w:r>
      </w:ins>
    </w:p>
    <w:p w14:paraId="4FD9844F" w14:textId="77777777" w:rsidR="00E27EF8" w:rsidRPr="003F1600" w:rsidRDefault="00E27EF8" w:rsidP="00E27EF8">
      <w:pPr>
        <w:pStyle w:val="ListParagraph"/>
        <w:numPr>
          <w:ilvl w:val="0"/>
          <w:numId w:val="67"/>
        </w:numPr>
        <w:spacing w:line="360" w:lineRule="auto"/>
        <w:rPr>
          <w:ins w:id="35" w:author="Lidia Rocha" w:date="2025-10-29T21:49:00Z" w16du:dateUtc="2025-10-30T04:49:00Z"/>
          <w:color w:val="000000" w:themeColor="text1"/>
          <w:sz w:val="24"/>
          <w:szCs w:val="24"/>
        </w:rPr>
      </w:pPr>
      <w:ins w:id="36" w:author="Lidia Rocha" w:date="2025-10-29T21:49:00Z" w16du:dateUtc="2025-10-30T04:49:00Z">
        <w:r w:rsidRPr="003F1600">
          <w:rPr>
            <w:color w:val="000000" w:themeColor="text1"/>
            <w:sz w:val="24"/>
            <w:szCs w:val="24"/>
          </w:rPr>
          <w:t>Mobile Devices &amp; Emulators: Android Studio Emulator (API 30+), iOS Simulator (iOS 17+), and selected physical devices (Pixel 6, iPhone 14) to validate cross-platform performance.</w:t>
        </w:r>
      </w:ins>
    </w:p>
    <w:p w14:paraId="66B59FBE" w14:textId="77777777" w:rsidR="00E27EF8" w:rsidRPr="003F1600" w:rsidRDefault="00E27EF8" w:rsidP="00E27EF8">
      <w:pPr>
        <w:pStyle w:val="ListParagraph"/>
        <w:numPr>
          <w:ilvl w:val="0"/>
          <w:numId w:val="67"/>
        </w:numPr>
        <w:spacing w:line="360" w:lineRule="auto"/>
        <w:rPr>
          <w:ins w:id="37" w:author="Lidia Rocha" w:date="2025-10-29T21:49:00Z" w16du:dateUtc="2025-10-30T04:49:00Z"/>
          <w:color w:val="000000" w:themeColor="text1"/>
          <w:sz w:val="24"/>
          <w:szCs w:val="24"/>
        </w:rPr>
      </w:pPr>
      <w:ins w:id="38" w:author="Lidia Rocha" w:date="2025-10-29T21:49:00Z" w16du:dateUtc="2025-10-30T04:49:00Z">
        <w:r w:rsidRPr="003F1600">
          <w:rPr>
            <w:color w:val="000000" w:themeColor="text1"/>
            <w:sz w:val="24"/>
            <w:szCs w:val="24"/>
          </w:rPr>
          <w:t>Web Browsers: Latest versions of Chrome, Safari, and Firefox to confirm standards of compliance and cross-browser behavior.</w:t>
        </w:r>
      </w:ins>
    </w:p>
    <w:p w14:paraId="60BE1C14" w14:textId="77777777" w:rsidR="00E27EF8" w:rsidRPr="003F1600" w:rsidRDefault="00E27EF8" w:rsidP="00E27EF8">
      <w:pPr>
        <w:pStyle w:val="ListParagraph"/>
        <w:numPr>
          <w:ilvl w:val="0"/>
          <w:numId w:val="67"/>
        </w:numPr>
        <w:spacing w:after="240" w:line="360" w:lineRule="auto"/>
        <w:rPr>
          <w:ins w:id="39" w:author="Lidia Rocha" w:date="2025-10-29T21:49:00Z" w16du:dateUtc="2025-10-30T04:49:00Z"/>
          <w:color w:val="000000" w:themeColor="text1"/>
          <w:sz w:val="24"/>
          <w:szCs w:val="24"/>
        </w:rPr>
      </w:pPr>
      <w:ins w:id="40" w:author="Lidia Rocha" w:date="2025-10-29T21:49:00Z" w16du:dateUtc="2025-10-30T04:49:00Z">
        <w:r w:rsidRPr="003F1600">
          <w:rPr>
            <w:color w:val="000000" w:themeColor="text1"/>
            <w:sz w:val="24"/>
            <w:szCs w:val="24"/>
          </w:rPr>
          <w:t>Backend Environment: Java 17 Spring Boot microservices, deployed via AWS Lambda and ECS containers, connected to AWS RDS (PostgreSQL), DynamoDB, and Timestream. Configurations are managed using AWS Parameter Store and Terraform (IaC).</w:t>
        </w:r>
      </w:ins>
    </w:p>
    <w:p w14:paraId="78482638" w14:textId="77777777" w:rsidR="00E27EF8" w:rsidRPr="003F1600" w:rsidRDefault="00E27EF8" w:rsidP="00E27EF8">
      <w:pPr>
        <w:pStyle w:val="Heading3"/>
        <w:spacing w:line="360" w:lineRule="auto"/>
        <w:rPr>
          <w:ins w:id="41" w:author="Lidia Rocha" w:date="2025-10-29T21:49:00Z" w16du:dateUtc="2025-10-30T04:49:00Z"/>
        </w:rPr>
      </w:pPr>
      <w:ins w:id="42" w:author="Lidia Rocha" w:date="2025-10-29T21:49:00Z" w16du:dateUtc="2025-10-30T04:49:00Z">
        <w:r w:rsidRPr="003F1600">
          <w:t>Test Frameworks &amp; Tools</w:t>
        </w:r>
      </w:ins>
    </w:p>
    <w:p w14:paraId="02EF3553" w14:textId="77777777" w:rsidR="00E27EF8" w:rsidRPr="003F1600" w:rsidRDefault="00E27EF8" w:rsidP="00E27EF8">
      <w:pPr>
        <w:pStyle w:val="ListParagraph"/>
        <w:numPr>
          <w:ilvl w:val="0"/>
          <w:numId w:val="67"/>
        </w:numPr>
        <w:spacing w:line="360" w:lineRule="auto"/>
        <w:rPr>
          <w:ins w:id="43" w:author="Lidia Rocha" w:date="2025-10-29T21:49:00Z" w16du:dateUtc="2025-10-30T04:49:00Z"/>
          <w:color w:val="000000" w:themeColor="text1"/>
          <w:sz w:val="24"/>
          <w:szCs w:val="24"/>
        </w:rPr>
      </w:pPr>
      <w:ins w:id="44" w:author="Lidia Rocha" w:date="2025-10-29T21:49:00Z" w16du:dateUtc="2025-10-30T04:49:00Z">
        <w:r w:rsidRPr="003F1600">
          <w:rPr>
            <w:color w:val="000000" w:themeColor="text1"/>
            <w:sz w:val="24"/>
            <w:szCs w:val="24"/>
          </w:rPr>
          <w:t>Unit Testing: JUnit 5 for backend microservices; Flutter Test and Mockito for Dart/Flutter widgets and logic validation.</w:t>
        </w:r>
      </w:ins>
    </w:p>
    <w:p w14:paraId="2DDD51BF" w14:textId="77777777" w:rsidR="00E27EF8" w:rsidRPr="003F1600" w:rsidRDefault="00E27EF8" w:rsidP="00E27EF8">
      <w:pPr>
        <w:pStyle w:val="ListParagraph"/>
        <w:numPr>
          <w:ilvl w:val="0"/>
          <w:numId w:val="67"/>
        </w:numPr>
        <w:spacing w:line="360" w:lineRule="auto"/>
        <w:rPr>
          <w:ins w:id="45" w:author="Lidia Rocha" w:date="2025-10-29T21:49:00Z" w16du:dateUtc="2025-10-30T04:49:00Z"/>
          <w:color w:val="000000" w:themeColor="text1"/>
          <w:sz w:val="24"/>
          <w:szCs w:val="24"/>
        </w:rPr>
      </w:pPr>
      <w:ins w:id="46" w:author="Lidia Rocha" w:date="2025-10-29T21:49:00Z" w16du:dateUtc="2025-10-30T04:49:00Z">
        <w:r w:rsidRPr="003F1600">
          <w:rPr>
            <w:color w:val="000000" w:themeColor="text1"/>
            <w:sz w:val="24"/>
            <w:szCs w:val="24"/>
          </w:rPr>
          <w:t>Integration &amp; API Testing: Postman and Newman for API validation; REST-Assured for automated regression on REST endpoints.</w:t>
        </w:r>
      </w:ins>
    </w:p>
    <w:p w14:paraId="1E95E6C1" w14:textId="77777777" w:rsidR="00E27EF8" w:rsidRPr="003F1600" w:rsidRDefault="00E27EF8" w:rsidP="00E27EF8">
      <w:pPr>
        <w:pStyle w:val="ListParagraph"/>
        <w:numPr>
          <w:ilvl w:val="0"/>
          <w:numId w:val="67"/>
        </w:numPr>
        <w:spacing w:line="360" w:lineRule="auto"/>
        <w:rPr>
          <w:ins w:id="47" w:author="Lidia Rocha" w:date="2025-10-29T21:49:00Z" w16du:dateUtc="2025-10-30T04:49:00Z"/>
          <w:color w:val="000000" w:themeColor="text1"/>
          <w:sz w:val="24"/>
          <w:szCs w:val="24"/>
        </w:rPr>
      </w:pPr>
      <w:ins w:id="48" w:author="Lidia Rocha" w:date="2025-10-29T21:49:00Z" w16du:dateUtc="2025-10-30T04:49:00Z">
        <w:r w:rsidRPr="003F1600">
          <w:rPr>
            <w:color w:val="000000" w:themeColor="text1"/>
            <w:sz w:val="24"/>
            <w:szCs w:val="24"/>
          </w:rPr>
          <w:t>End-to-End Testing: Selenium WebDriver and Appium for UI automation across mobile and web clients.</w:t>
        </w:r>
      </w:ins>
    </w:p>
    <w:p w14:paraId="77C246D6" w14:textId="77777777" w:rsidR="00E27EF8" w:rsidRPr="003F1600" w:rsidRDefault="00E27EF8" w:rsidP="00E27EF8">
      <w:pPr>
        <w:pStyle w:val="ListParagraph"/>
        <w:numPr>
          <w:ilvl w:val="0"/>
          <w:numId w:val="67"/>
        </w:numPr>
        <w:spacing w:line="360" w:lineRule="auto"/>
        <w:rPr>
          <w:ins w:id="49" w:author="Lidia Rocha" w:date="2025-10-29T21:49:00Z" w16du:dateUtc="2025-10-30T04:49:00Z"/>
          <w:color w:val="000000" w:themeColor="text1"/>
          <w:sz w:val="24"/>
          <w:szCs w:val="24"/>
        </w:rPr>
      </w:pPr>
      <w:ins w:id="50" w:author="Lidia Rocha" w:date="2025-10-29T21:49:00Z" w16du:dateUtc="2025-10-30T04:49:00Z">
        <w:r w:rsidRPr="003F1600">
          <w:rPr>
            <w:color w:val="000000" w:themeColor="text1"/>
            <w:sz w:val="24"/>
            <w:szCs w:val="24"/>
          </w:rPr>
          <w:t>Performance &amp; Load Testing: Apache JMeter and Locust to simulate concurrent users, measuring latency, throughput, and system resource utilization.</w:t>
        </w:r>
      </w:ins>
    </w:p>
    <w:p w14:paraId="73247FF1" w14:textId="77777777" w:rsidR="00E27EF8" w:rsidRPr="003F1600" w:rsidRDefault="00E27EF8" w:rsidP="00E27EF8">
      <w:pPr>
        <w:pStyle w:val="ListParagraph"/>
        <w:numPr>
          <w:ilvl w:val="0"/>
          <w:numId w:val="67"/>
        </w:numPr>
        <w:spacing w:line="360" w:lineRule="auto"/>
        <w:rPr>
          <w:ins w:id="51" w:author="Lidia Rocha" w:date="2025-10-29T21:49:00Z" w16du:dateUtc="2025-10-30T04:49:00Z"/>
          <w:color w:val="000000" w:themeColor="text1"/>
          <w:sz w:val="24"/>
          <w:szCs w:val="24"/>
        </w:rPr>
      </w:pPr>
      <w:ins w:id="52" w:author="Lidia Rocha" w:date="2025-10-29T21:49:00Z" w16du:dateUtc="2025-10-30T04:49:00Z">
        <w:r w:rsidRPr="003F1600">
          <w:rPr>
            <w:color w:val="000000" w:themeColor="text1"/>
            <w:sz w:val="24"/>
            <w:szCs w:val="24"/>
          </w:rPr>
          <w:t>Security &amp; Compliance Testing: OWASP ZAP for penetration testing; SonarQube for static code analysis; dependency scanning via GitHub Dependabot. HIPAA and GDPR compliance are validated by ensuring TLS 1.3 encryption, AES-256 at rest, and audit logging.</w:t>
        </w:r>
      </w:ins>
    </w:p>
    <w:p w14:paraId="5A4D38A9" w14:textId="77777777" w:rsidR="00E27EF8" w:rsidRPr="003F1600" w:rsidRDefault="00E27EF8" w:rsidP="00E27EF8">
      <w:pPr>
        <w:pStyle w:val="ListParagraph"/>
        <w:numPr>
          <w:ilvl w:val="0"/>
          <w:numId w:val="67"/>
        </w:numPr>
        <w:spacing w:after="240" w:line="360" w:lineRule="auto"/>
        <w:rPr>
          <w:ins w:id="53" w:author="Lidia Rocha" w:date="2025-10-29T21:49:00Z" w16du:dateUtc="2025-10-30T04:49:00Z"/>
          <w:color w:val="000000" w:themeColor="text1"/>
          <w:sz w:val="24"/>
          <w:szCs w:val="24"/>
        </w:rPr>
      </w:pPr>
      <w:ins w:id="54" w:author="Lidia Rocha" w:date="2025-10-29T21:49:00Z" w16du:dateUtc="2025-10-30T04:49:00Z">
        <w:r w:rsidRPr="003F1600">
          <w:rPr>
            <w:color w:val="000000" w:themeColor="text1"/>
            <w:sz w:val="24"/>
            <w:szCs w:val="24"/>
          </w:rPr>
          <w:t>Accessibility Testing: Axe DevTools and WAVE to confirm WCAG 2.1 AA compliance across mobile and web UIs.</w:t>
        </w:r>
      </w:ins>
    </w:p>
    <w:p w14:paraId="5F838BD3" w14:textId="77777777" w:rsidR="00E27EF8" w:rsidRPr="003F1600" w:rsidRDefault="00E27EF8" w:rsidP="00E27EF8">
      <w:pPr>
        <w:pStyle w:val="Heading3"/>
        <w:spacing w:line="360" w:lineRule="auto"/>
        <w:rPr>
          <w:ins w:id="55" w:author="Lidia Rocha" w:date="2025-10-29T21:49:00Z" w16du:dateUtc="2025-10-30T04:49:00Z"/>
        </w:rPr>
      </w:pPr>
      <w:ins w:id="56" w:author="Lidia Rocha" w:date="2025-10-29T21:49:00Z" w16du:dateUtc="2025-10-30T04:49:00Z">
        <w:r w:rsidRPr="003F1600">
          <w:t>Continuous Integration / Continuous Deployment (CI/CD)</w:t>
        </w:r>
      </w:ins>
    </w:p>
    <w:p w14:paraId="54981516" w14:textId="77777777" w:rsidR="00E27EF8" w:rsidRPr="003F1600" w:rsidRDefault="00E27EF8" w:rsidP="00E27EF8">
      <w:pPr>
        <w:pStyle w:val="ListParagraph"/>
        <w:numPr>
          <w:ilvl w:val="0"/>
          <w:numId w:val="67"/>
        </w:numPr>
        <w:spacing w:line="360" w:lineRule="auto"/>
        <w:rPr>
          <w:ins w:id="57" w:author="Lidia Rocha" w:date="2025-10-29T21:49:00Z" w16du:dateUtc="2025-10-30T04:49:00Z"/>
          <w:color w:val="000000" w:themeColor="text1"/>
          <w:sz w:val="24"/>
          <w:szCs w:val="24"/>
        </w:rPr>
      </w:pPr>
      <w:ins w:id="58" w:author="Lidia Rocha" w:date="2025-10-29T21:49:00Z" w16du:dateUtc="2025-10-30T04:49:00Z">
        <w:r w:rsidRPr="003F1600">
          <w:rPr>
            <w:color w:val="000000" w:themeColor="text1"/>
            <w:sz w:val="24"/>
            <w:szCs w:val="24"/>
          </w:rPr>
          <w:t>Pipeline: GitHub Actions integrated with AWS CodeBuild and CodeDeploy for automated builds, unit tests, linting, and deployment validations.</w:t>
        </w:r>
      </w:ins>
    </w:p>
    <w:p w14:paraId="696DDB5C" w14:textId="77777777" w:rsidR="00E27EF8" w:rsidRPr="003F1600" w:rsidRDefault="00E27EF8" w:rsidP="00E27EF8">
      <w:pPr>
        <w:pStyle w:val="ListParagraph"/>
        <w:numPr>
          <w:ilvl w:val="0"/>
          <w:numId w:val="67"/>
        </w:numPr>
        <w:spacing w:after="240" w:line="360" w:lineRule="auto"/>
        <w:rPr>
          <w:ins w:id="59" w:author="Lidia Rocha" w:date="2025-10-29T21:49:00Z" w16du:dateUtc="2025-10-30T04:49:00Z"/>
          <w:color w:val="000000" w:themeColor="text1"/>
          <w:sz w:val="24"/>
          <w:szCs w:val="24"/>
        </w:rPr>
      </w:pPr>
      <w:ins w:id="60" w:author="Lidia Rocha" w:date="2025-10-29T21:49:00Z" w16du:dateUtc="2025-10-30T04:49:00Z">
        <w:r w:rsidRPr="003F1600">
          <w:rPr>
            <w:color w:val="000000" w:themeColor="text1"/>
            <w:sz w:val="24"/>
            <w:szCs w:val="24"/>
          </w:rPr>
          <w:t>Quality Gates: Automated checks enforce minimum code coverage (≥ 80%), static analysis compliance, and regression baseline passes before merger approval.</w:t>
        </w:r>
      </w:ins>
    </w:p>
    <w:p w14:paraId="3685479E" w14:textId="77777777" w:rsidR="00E27EF8" w:rsidRPr="003F1600" w:rsidRDefault="00E27EF8" w:rsidP="00E27EF8">
      <w:pPr>
        <w:pStyle w:val="Heading3"/>
        <w:spacing w:after="240"/>
        <w:rPr>
          <w:ins w:id="61" w:author="Lidia Rocha" w:date="2025-10-29T21:49:00Z" w16du:dateUtc="2025-10-30T04:49:00Z"/>
        </w:rPr>
      </w:pPr>
      <w:ins w:id="62" w:author="Lidia Rocha" w:date="2025-10-29T21:49:00Z" w16du:dateUtc="2025-10-30T04:49:00Z">
        <w:r w:rsidRPr="003F1600">
          <w:t>Monitoring &amp; Observability</w:t>
        </w:r>
      </w:ins>
    </w:p>
    <w:p w14:paraId="32194128" w14:textId="77777777" w:rsidR="00E27EF8" w:rsidRPr="003F1600" w:rsidRDefault="00E27EF8" w:rsidP="00E27EF8">
      <w:pPr>
        <w:pStyle w:val="ListParagraph"/>
        <w:numPr>
          <w:ilvl w:val="0"/>
          <w:numId w:val="67"/>
        </w:numPr>
        <w:spacing w:line="360" w:lineRule="auto"/>
        <w:rPr>
          <w:ins w:id="63" w:author="Lidia Rocha" w:date="2025-10-29T21:49:00Z" w16du:dateUtc="2025-10-30T04:49:00Z"/>
          <w:color w:val="000000" w:themeColor="text1"/>
          <w:sz w:val="24"/>
          <w:szCs w:val="24"/>
        </w:rPr>
      </w:pPr>
      <w:ins w:id="64" w:author="Lidia Rocha" w:date="2025-10-29T21:49:00Z" w16du:dateUtc="2025-10-30T04:49:00Z">
        <w:r w:rsidRPr="003F1600">
          <w:rPr>
            <w:color w:val="000000" w:themeColor="text1"/>
            <w:sz w:val="24"/>
            <w:szCs w:val="24"/>
          </w:rPr>
          <w:t>Runtime Monitoring: AWS CloudWatch, X-Ray, and Prometheus/Grafana dashboards provide logs, traces, and metrics.</w:t>
        </w:r>
      </w:ins>
    </w:p>
    <w:p w14:paraId="0DE55D52" w14:textId="77777777" w:rsidR="00E27EF8" w:rsidRPr="003F1600" w:rsidRDefault="00E27EF8" w:rsidP="00E27EF8">
      <w:pPr>
        <w:pStyle w:val="ListParagraph"/>
        <w:numPr>
          <w:ilvl w:val="0"/>
          <w:numId w:val="67"/>
        </w:numPr>
        <w:spacing w:line="360" w:lineRule="auto"/>
        <w:rPr>
          <w:ins w:id="65" w:author="Lidia Rocha" w:date="2025-10-29T21:49:00Z" w16du:dateUtc="2025-10-30T04:49:00Z"/>
          <w:color w:val="000000" w:themeColor="text1"/>
          <w:sz w:val="24"/>
          <w:szCs w:val="24"/>
        </w:rPr>
      </w:pPr>
      <w:ins w:id="66" w:author="Lidia Rocha" w:date="2025-10-29T21:49:00Z" w16du:dateUtc="2025-10-30T04:49:00Z">
        <w:r w:rsidRPr="003F1600">
          <w:rPr>
            <w:color w:val="000000" w:themeColor="text1"/>
            <w:sz w:val="24"/>
            <w:szCs w:val="24"/>
          </w:rPr>
          <w:lastRenderedPageBreak/>
          <w:t>Test Observability: All test results, including screenshots, logs, and coverage reports, are stored centrally in GitHub Artifacts and Allure reporting for team review.</w:t>
        </w:r>
      </w:ins>
    </w:p>
    <w:p w14:paraId="3339D8B3" w14:textId="77777777" w:rsidR="00E27EF8" w:rsidRPr="003F1600" w:rsidRDefault="00E27EF8" w:rsidP="00E27EF8">
      <w:pPr>
        <w:pStyle w:val="ListParagraph"/>
        <w:numPr>
          <w:ilvl w:val="0"/>
          <w:numId w:val="67"/>
        </w:numPr>
        <w:spacing w:line="360" w:lineRule="auto"/>
        <w:rPr>
          <w:ins w:id="67" w:author="Lidia Rocha" w:date="2025-10-29T21:49:00Z" w16du:dateUtc="2025-10-30T04:49:00Z"/>
          <w:color w:val="000000" w:themeColor="text1"/>
          <w:sz w:val="24"/>
          <w:szCs w:val="24"/>
        </w:rPr>
      </w:pPr>
      <w:ins w:id="68" w:author="Lidia Rocha" w:date="2025-10-29T21:49:00Z" w16du:dateUtc="2025-10-30T04:49:00Z">
        <w:r w:rsidRPr="003F1600">
          <w:rPr>
            <w:color w:val="000000" w:themeColor="text1"/>
            <w:sz w:val="24"/>
            <w:szCs w:val="24"/>
          </w:rPr>
          <w:t>S</w:t>
        </w:r>
        <w:r w:rsidRPr="003F1600">
          <w:rPr>
            <w:rFonts w:eastAsiaTheme="minorEastAsia"/>
            <w:sz w:val="24"/>
            <w:szCs w:val="24"/>
          </w:rPr>
          <w:t>ynthetic Monitoring: Scheduled health checks validate uptime, login workflows, and API responsiveness for pre- and post-deployment.</w:t>
        </w:r>
      </w:ins>
    </w:p>
    <w:p w14:paraId="7C2ED0B3" w14:textId="122ACE91" w:rsidR="001D3EB5" w:rsidDel="00A15569" w:rsidRDefault="001D3EB5">
      <w:pPr>
        <w:pStyle w:val="BodyText"/>
        <w:spacing w:before="3"/>
        <w:rPr>
          <w:del w:id="69" w:author="Lidia Rocha" w:date="2025-10-29T21:49:00Z" w16du:dateUtc="2025-10-30T04:49:00Z"/>
        </w:rPr>
      </w:pPr>
    </w:p>
    <w:p w14:paraId="1BE00F51" w14:textId="5023D1DB" w:rsidR="001D3EB5" w:rsidDel="00E27EF8" w:rsidRDefault="30FCB9D2" w:rsidP="0D96189B">
      <w:pPr>
        <w:tabs>
          <w:tab w:val="left" w:pos="710"/>
        </w:tabs>
        <w:rPr>
          <w:del w:id="70" w:author="Lidia Rocha" w:date="2025-10-29T21:49:00Z" w16du:dateUtc="2025-10-30T04:49:00Z"/>
          <w:color w:val="000000" w:themeColor="text1"/>
          <w:sz w:val="24"/>
          <w:szCs w:val="24"/>
        </w:rPr>
      </w:pPr>
      <w:del w:id="71" w:author="Lidia Rocha" w:date="2025-10-29T21:49:00Z" w16du:dateUtc="2025-10-30T04:49:00Z">
        <w:r w:rsidRPr="0D96189B" w:rsidDel="00A15569">
          <w:rPr>
            <w:b/>
            <w:bCs/>
            <w:color w:val="000000" w:themeColor="text1"/>
            <w:sz w:val="24"/>
            <w:szCs w:val="24"/>
          </w:rPr>
          <w:delText>Dev</w:delText>
        </w:r>
        <w:r w:rsidRPr="0D96189B" w:rsidDel="00E27EF8">
          <w:rPr>
            <w:b/>
            <w:bCs/>
            <w:color w:val="000000" w:themeColor="text1"/>
            <w:sz w:val="24"/>
            <w:szCs w:val="24"/>
          </w:rPr>
          <w:delText>elopment &amp; Execution Environments</w:delText>
        </w:r>
      </w:del>
    </w:p>
    <w:p w14:paraId="549D46FB" w14:textId="05027102" w:rsidR="001D3EB5" w:rsidDel="00E27EF8" w:rsidRDefault="30FCB9D2" w:rsidP="00453C19">
      <w:pPr>
        <w:pStyle w:val="ListParagraph"/>
        <w:numPr>
          <w:ilvl w:val="0"/>
          <w:numId w:val="67"/>
        </w:numPr>
        <w:spacing w:line="480" w:lineRule="auto"/>
        <w:rPr>
          <w:del w:id="72" w:author="Lidia Rocha" w:date="2025-10-29T21:49:00Z" w16du:dateUtc="2025-10-30T04:49:00Z"/>
          <w:color w:val="000000" w:themeColor="text1"/>
        </w:rPr>
      </w:pPr>
      <w:del w:id="73" w:author="Lidia Rocha" w:date="2025-10-29T21:49:00Z" w16du:dateUtc="2025-10-30T04:49:00Z">
        <w:r w:rsidRPr="1C6C0F67" w:rsidDel="00E27EF8">
          <w:rPr>
            <w:b/>
            <w:bCs/>
            <w:color w:val="000000" w:themeColor="text1"/>
            <w:sz w:val="24"/>
            <w:szCs w:val="24"/>
          </w:rPr>
          <w:delText>Mobile Devices &amp; Emulators:</w:delText>
        </w:r>
        <w:r w:rsidRPr="1C6C0F67" w:rsidDel="00E27EF8">
          <w:rPr>
            <w:color w:val="000000" w:themeColor="text1"/>
            <w:sz w:val="24"/>
            <w:szCs w:val="24"/>
          </w:rPr>
          <w:delText xml:space="preserve"> Android Studio Emulator (API 30+), iOS Simulator (iOS 17+), and selected physical devices (Pixel 6, iPhone 14) to validate cross-platform performance.</w:delText>
        </w:r>
      </w:del>
    </w:p>
    <w:p w14:paraId="5B8A3BE0" w14:textId="7D2EC503" w:rsidR="001D3EB5" w:rsidDel="00E27EF8" w:rsidRDefault="30FCB9D2" w:rsidP="00453C19">
      <w:pPr>
        <w:pStyle w:val="ListParagraph"/>
        <w:numPr>
          <w:ilvl w:val="0"/>
          <w:numId w:val="67"/>
        </w:numPr>
        <w:spacing w:line="480" w:lineRule="auto"/>
        <w:rPr>
          <w:del w:id="74" w:author="Lidia Rocha" w:date="2025-10-29T21:49:00Z" w16du:dateUtc="2025-10-30T04:49:00Z"/>
          <w:color w:val="000000" w:themeColor="text1"/>
        </w:rPr>
      </w:pPr>
      <w:del w:id="75" w:author="Lidia Rocha" w:date="2025-10-29T21:49:00Z" w16du:dateUtc="2025-10-30T04:49:00Z">
        <w:r w:rsidRPr="0D96189B" w:rsidDel="00E27EF8">
          <w:rPr>
            <w:b/>
            <w:bCs/>
            <w:color w:val="000000" w:themeColor="text1"/>
            <w:sz w:val="24"/>
            <w:szCs w:val="24"/>
          </w:rPr>
          <w:delText>Web Browsers:</w:delText>
        </w:r>
        <w:r w:rsidRPr="0D96189B" w:rsidDel="00E27EF8">
          <w:rPr>
            <w:color w:val="000000" w:themeColor="text1"/>
            <w:sz w:val="24"/>
            <w:szCs w:val="24"/>
          </w:rPr>
          <w:delText xml:space="preserve"> Latest versions of Chrome, Safari, and Firefox to confirm </w:delText>
        </w:r>
        <w:r w:rsidR="4FE016A5" w:rsidRPr="0D96189B" w:rsidDel="00E27EF8">
          <w:rPr>
            <w:color w:val="000000" w:themeColor="text1"/>
            <w:sz w:val="24"/>
            <w:szCs w:val="24"/>
          </w:rPr>
          <w:delText>standards of</w:delText>
        </w:r>
        <w:r w:rsidRPr="0D96189B" w:rsidDel="00E27EF8">
          <w:rPr>
            <w:color w:val="000000" w:themeColor="text1"/>
            <w:sz w:val="24"/>
            <w:szCs w:val="24"/>
          </w:rPr>
          <w:delText xml:space="preserve"> compliance and cross-browser behavior.</w:delText>
        </w:r>
      </w:del>
    </w:p>
    <w:p w14:paraId="75F689D0" w14:textId="4E8AB4AD" w:rsidR="001D3EB5" w:rsidDel="00E27EF8" w:rsidRDefault="30FCB9D2" w:rsidP="00453C19">
      <w:pPr>
        <w:pStyle w:val="ListParagraph"/>
        <w:numPr>
          <w:ilvl w:val="0"/>
          <w:numId w:val="67"/>
        </w:numPr>
        <w:spacing w:line="480" w:lineRule="auto"/>
        <w:rPr>
          <w:del w:id="76" w:author="Lidia Rocha" w:date="2025-10-29T21:49:00Z" w16du:dateUtc="2025-10-30T04:49:00Z"/>
          <w:color w:val="000000" w:themeColor="text1"/>
        </w:rPr>
      </w:pPr>
      <w:del w:id="77" w:author="Lidia Rocha" w:date="2025-10-29T21:49:00Z" w16du:dateUtc="2025-10-30T04:49:00Z">
        <w:r w:rsidRPr="1C6C0F67" w:rsidDel="00E27EF8">
          <w:rPr>
            <w:b/>
            <w:bCs/>
            <w:color w:val="000000" w:themeColor="text1"/>
            <w:sz w:val="24"/>
            <w:szCs w:val="24"/>
          </w:rPr>
          <w:delText>Backend Environment:</w:delText>
        </w:r>
        <w:r w:rsidRPr="1C6C0F67" w:rsidDel="00E27EF8">
          <w:rPr>
            <w:color w:val="000000" w:themeColor="text1"/>
            <w:sz w:val="24"/>
            <w:szCs w:val="24"/>
          </w:rPr>
          <w:delText xml:space="preserve"> Java 17 Spring Boot microservices, deployed via AWS Lambda and ECS containers, connected to AWS RDS (PostgreSQL), DynamoDB, and Timestream. Configurations are managed using AWS Parameter Store and Terraform (IaC).</w:delText>
        </w:r>
      </w:del>
    </w:p>
    <w:p w14:paraId="7B3E8734" w14:textId="59508211" w:rsidR="001D3EB5" w:rsidDel="00E27EF8" w:rsidRDefault="30FCB9D2" w:rsidP="00453C19">
      <w:pPr>
        <w:pStyle w:val="ListParagraph"/>
        <w:numPr>
          <w:ilvl w:val="0"/>
          <w:numId w:val="67"/>
        </w:numPr>
        <w:spacing w:line="480" w:lineRule="auto"/>
        <w:rPr>
          <w:del w:id="78" w:author="Lidia Rocha" w:date="2025-10-29T21:49:00Z" w16du:dateUtc="2025-10-30T04:49:00Z"/>
          <w:color w:val="000000" w:themeColor="text1"/>
        </w:rPr>
      </w:pPr>
      <w:del w:id="79" w:author="Lidia Rocha" w:date="2025-10-29T21:49:00Z" w16du:dateUtc="2025-10-30T04:49:00Z">
        <w:r w:rsidRPr="1C6C0F67" w:rsidDel="00E27EF8">
          <w:rPr>
            <w:b/>
            <w:bCs/>
            <w:color w:val="000000" w:themeColor="text1"/>
            <w:sz w:val="24"/>
            <w:szCs w:val="24"/>
          </w:rPr>
          <w:delText>Test Frameworks &amp; Tools</w:delText>
        </w:r>
      </w:del>
    </w:p>
    <w:p w14:paraId="5FF0C845" w14:textId="416E2739" w:rsidR="001D3EB5" w:rsidDel="00E27EF8" w:rsidRDefault="30FCB9D2" w:rsidP="00453C19">
      <w:pPr>
        <w:pStyle w:val="ListParagraph"/>
        <w:numPr>
          <w:ilvl w:val="0"/>
          <w:numId w:val="67"/>
        </w:numPr>
        <w:spacing w:line="480" w:lineRule="auto"/>
        <w:rPr>
          <w:del w:id="80" w:author="Lidia Rocha" w:date="2025-10-29T21:49:00Z" w16du:dateUtc="2025-10-30T04:49:00Z"/>
          <w:color w:val="000000" w:themeColor="text1"/>
        </w:rPr>
      </w:pPr>
      <w:del w:id="81" w:author="Lidia Rocha" w:date="2025-10-29T21:49:00Z" w16du:dateUtc="2025-10-30T04:49:00Z">
        <w:r w:rsidRPr="1C6C0F67" w:rsidDel="00E27EF8">
          <w:rPr>
            <w:b/>
            <w:bCs/>
            <w:color w:val="000000" w:themeColor="text1"/>
            <w:sz w:val="24"/>
            <w:szCs w:val="24"/>
          </w:rPr>
          <w:delText>Unit Testing:</w:delText>
        </w:r>
        <w:r w:rsidRPr="1C6C0F67" w:rsidDel="00E27EF8">
          <w:rPr>
            <w:color w:val="000000" w:themeColor="text1"/>
            <w:sz w:val="24"/>
            <w:szCs w:val="24"/>
          </w:rPr>
          <w:delText xml:space="preserve"> JUnit 5 for backend microservices; Flutter Test and Mockito for Dart/Flutter widgets and logic validation.</w:delText>
        </w:r>
      </w:del>
    </w:p>
    <w:p w14:paraId="3DAE9F14" w14:textId="7FA41EF1" w:rsidR="001D3EB5" w:rsidDel="00E27EF8" w:rsidRDefault="30FCB9D2" w:rsidP="00453C19">
      <w:pPr>
        <w:pStyle w:val="ListParagraph"/>
        <w:numPr>
          <w:ilvl w:val="0"/>
          <w:numId w:val="67"/>
        </w:numPr>
        <w:spacing w:line="480" w:lineRule="auto"/>
        <w:rPr>
          <w:del w:id="82" w:author="Lidia Rocha" w:date="2025-10-29T21:49:00Z" w16du:dateUtc="2025-10-30T04:49:00Z"/>
          <w:color w:val="000000" w:themeColor="text1"/>
        </w:rPr>
      </w:pPr>
      <w:del w:id="83" w:author="Lidia Rocha" w:date="2025-10-29T21:49:00Z" w16du:dateUtc="2025-10-30T04:49:00Z">
        <w:r w:rsidRPr="1C6C0F67" w:rsidDel="00E27EF8">
          <w:rPr>
            <w:b/>
            <w:bCs/>
            <w:color w:val="000000" w:themeColor="text1"/>
            <w:sz w:val="24"/>
            <w:szCs w:val="24"/>
          </w:rPr>
          <w:delText>Integration &amp; API Testing:</w:delText>
        </w:r>
        <w:r w:rsidRPr="1C6C0F67" w:rsidDel="00E27EF8">
          <w:rPr>
            <w:color w:val="000000" w:themeColor="text1"/>
            <w:sz w:val="24"/>
            <w:szCs w:val="24"/>
          </w:rPr>
          <w:delText xml:space="preserve"> Postman and Newman for API validation; REST-Assured for automated regression on REST endpoints.</w:delText>
        </w:r>
      </w:del>
    </w:p>
    <w:p w14:paraId="04DB556C" w14:textId="1D022D02" w:rsidR="001D3EB5" w:rsidDel="00E27EF8" w:rsidRDefault="30FCB9D2" w:rsidP="00453C19">
      <w:pPr>
        <w:pStyle w:val="ListParagraph"/>
        <w:numPr>
          <w:ilvl w:val="0"/>
          <w:numId w:val="67"/>
        </w:numPr>
        <w:spacing w:line="480" w:lineRule="auto"/>
        <w:rPr>
          <w:del w:id="84" w:author="Lidia Rocha" w:date="2025-10-29T21:49:00Z" w16du:dateUtc="2025-10-30T04:49:00Z"/>
          <w:color w:val="000000" w:themeColor="text1"/>
        </w:rPr>
      </w:pPr>
      <w:del w:id="85" w:author="Lidia Rocha" w:date="2025-10-29T21:49:00Z" w16du:dateUtc="2025-10-30T04:49:00Z">
        <w:r w:rsidRPr="1C6C0F67" w:rsidDel="00E27EF8">
          <w:rPr>
            <w:b/>
            <w:bCs/>
            <w:color w:val="000000" w:themeColor="text1"/>
            <w:sz w:val="24"/>
            <w:szCs w:val="24"/>
          </w:rPr>
          <w:delText>End-to-End Testing:</w:delText>
        </w:r>
        <w:r w:rsidRPr="1C6C0F67" w:rsidDel="00E27EF8">
          <w:rPr>
            <w:color w:val="000000" w:themeColor="text1"/>
            <w:sz w:val="24"/>
            <w:szCs w:val="24"/>
          </w:rPr>
          <w:delText xml:space="preserve"> Selenium WebDriver and Appium for UI automation across mobile and web clients.</w:delText>
        </w:r>
      </w:del>
    </w:p>
    <w:p w14:paraId="532EF4EB" w14:textId="19F5A8EB" w:rsidR="001D3EB5" w:rsidDel="00E27EF8" w:rsidRDefault="30FCB9D2" w:rsidP="00453C19">
      <w:pPr>
        <w:pStyle w:val="ListParagraph"/>
        <w:numPr>
          <w:ilvl w:val="0"/>
          <w:numId w:val="67"/>
        </w:numPr>
        <w:spacing w:line="480" w:lineRule="auto"/>
        <w:rPr>
          <w:del w:id="86" w:author="Lidia Rocha" w:date="2025-10-29T21:49:00Z" w16du:dateUtc="2025-10-30T04:49:00Z"/>
          <w:color w:val="000000" w:themeColor="text1"/>
        </w:rPr>
      </w:pPr>
      <w:del w:id="87" w:author="Lidia Rocha" w:date="2025-10-29T21:49:00Z" w16du:dateUtc="2025-10-30T04:49:00Z">
        <w:r w:rsidRPr="1C6C0F67" w:rsidDel="00E27EF8">
          <w:rPr>
            <w:b/>
            <w:bCs/>
            <w:color w:val="000000" w:themeColor="text1"/>
            <w:sz w:val="24"/>
            <w:szCs w:val="24"/>
          </w:rPr>
          <w:delText>Performance &amp; Load Testing:</w:delText>
        </w:r>
        <w:r w:rsidRPr="1C6C0F67" w:rsidDel="00E27EF8">
          <w:rPr>
            <w:color w:val="000000" w:themeColor="text1"/>
            <w:sz w:val="24"/>
            <w:szCs w:val="24"/>
          </w:rPr>
          <w:delText xml:space="preserve"> Apache JMeter and Locust to simulate concurrent users, measuring latency, throughput, and system resource utilization.</w:delText>
        </w:r>
      </w:del>
    </w:p>
    <w:p w14:paraId="5A2F00B0" w14:textId="4EB25EB3" w:rsidR="001D3EB5" w:rsidDel="00E27EF8" w:rsidRDefault="30FCB9D2" w:rsidP="00453C19">
      <w:pPr>
        <w:pStyle w:val="ListParagraph"/>
        <w:numPr>
          <w:ilvl w:val="0"/>
          <w:numId w:val="67"/>
        </w:numPr>
        <w:spacing w:line="480" w:lineRule="auto"/>
        <w:rPr>
          <w:del w:id="88" w:author="Lidia Rocha" w:date="2025-10-29T21:49:00Z" w16du:dateUtc="2025-10-30T04:49:00Z"/>
          <w:color w:val="000000" w:themeColor="text1"/>
        </w:rPr>
      </w:pPr>
      <w:del w:id="89" w:author="Lidia Rocha" w:date="2025-10-29T21:49:00Z" w16du:dateUtc="2025-10-30T04:49:00Z">
        <w:r w:rsidRPr="1C6C0F67" w:rsidDel="00E27EF8">
          <w:rPr>
            <w:b/>
            <w:bCs/>
            <w:color w:val="000000" w:themeColor="text1"/>
            <w:sz w:val="24"/>
            <w:szCs w:val="24"/>
          </w:rPr>
          <w:delText>Security &amp; Compliance Testing:</w:delText>
        </w:r>
        <w:r w:rsidRPr="1C6C0F67" w:rsidDel="00E27EF8">
          <w:rPr>
            <w:color w:val="000000" w:themeColor="text1"/>
            <w:sz w:val="24"/>
            <w:szCs w:val="24"/>
          </w:rPr>
          <w:delText xml:space="preserve"> OWASP ZAP for penetration testing; SonarQube for static code analysis; dependency scanning via GitHub Dependabot. HIPAA and GDPR compliance are validated by ensuring TLS 1.3 encryption, AES-256 at rest, and audit logging.</w:delText>
        </w:r>
      </w:del>
    </w:p>
    <w:p w14:paraId="7C42636A" w14:textId="2E33CB40" w:rsidR="001D3EB5" w:rsidDel="00E27EF8" w:rsidRDefault="30FCB9D2" w:rsidP="00453C19">
      <w:pPr>
        <w:pStyle w:val="ListParagraph"/>
        <w:numPr>
          <w:ilvl w:val="0"/>
          <w:numId w:val="67"/>
        </w:numPr>
        <w:spacing w:line="480" w:lineRule="auto"/>
        <w:rPr>
          <w:del w:id="90" w:author="Lidia Rocha" w:date="2025-10-29T21:49:00Z" w16du:dateUtc="2025-10-30T04:49:00Z"/>
          <w:color w:val="000000" w:themeColor="text1"/>
        </w:rPr>
      </w:pPr>
      <w:del w:id="91" w:author="Lidia Rocha" w:date="2025-10-29T21:49:00Z" w16du:dateUtc="2025-10-30T04:49:00Z">
        <w:r w:rsidRPr="1C6C0F67" w:rsidDel="00E27EF8">
          <w:rPr>
            <w:b/>
            <w:bCs/>
            <w:color w:val="000000" w:themeColor="text1"/>
            <w:sz w:val="24"/>
            <w:szCs w:val="24"/>
          </w:rPr>
          <w:delText>Accessibility Testing:</w:delText>
        </w:r>
        <w:r w:rsidRPr="1C6C0F67" w:rsidDel="00E27EF8">
          <w:rPr>
            <w:color w:val="000000" w:themeColor="text1"/>
            <w:sz w:val="24"/>
            <w:szCs w:val="24"/>
          </w:rPr>
          <w:delText xml:space="preserve"> Axe DevTools and WAVE to confirm WCAG 2.1 AA compliance across mobile and web UIs.</w:delText>
        </w:r>
      </w:del>
    </w:p>
    <w:p w14:paraId="5F2D025E" w14:textId="2A6376BF" w:rsidR="001D3EB5" w:rsidDel="00E27EF8" w:rsidRDefault="30FCB9D2" w:rsidP="00453C19">
      <w:pPr>
        <w:pStyle w:val="ListParagraph"/>
        <w:numPr>
          <w:ilvl w:val="0"/>
          <w:numId w:val="67"/>
        </w:numPr>
        <w:spacing w:line="480" w:lineRule="auto"/>
        <w:rPr>
          <w:del w:id="92" w:author="Lidia Rocha" w:date="2025-10-29T21:49:00Z" w16du:dateUtc="2025-10-30T04:49:00Z"/>
          <w:color w:val="000000" w:themeColor="text1"/>
        </w:rPr>
      </w:pPr>
      <w:del w:id="93" w:author="Lidia Rocha" w:date="2025-10-29T21:49:00Z" w16du:dateUtc="2025-10-30T04:49:00Z">
        <w:r w:rsidRPr="1C6C0F67" w:rsidDel="00E27EF8">
          <w:rPr>
            <w:b/>
            <w:bCs/>
            <w:color w:val="000000" w:themeColor="text1"/>
            <w:sz w:val="24"/>
            <w:szCs w:val="24"/>
          </w:rPr>
          <w:delText>Continuous Integration / Continuous Deployment (CI/CD)</w:delText>
        </w:r>
      </w:del>
    </w:p>
    <w:p w14:paraId="13D10A20" w14:textId="319C1AB8" w:rsidR="001D3EB5" w:rsidDel="00E27EF8" w:rsidRDefault="30FCB9D2" w:rsidP="00453C19">
      <w:pPr>
        <w:pStyle w:val="ListParagraph"/>
        <w:numPr>
          <w:ilvl w:val="0"/>
          <w:numId w:val="67"/>
        </w:numPr>
        <w:spacing w:line="480" w:lineRule="auto"/>
        <w:rPr>
          <w:del w:id="94" w:author="Lidia Rocha" w:date="2025-10-29T21:49:00Z" w16du:dateUtc="2025-10-30T04:49:00Z"/>
          <w:color w:val="000000" w:themeColor="text1"/>
        </w:rPr>
      </w:pPr>
      <w:del w:id="95" w:author="Lidia Rocha" w:date="2025-10-29T21:49:00Z" w16du:dateUtc="2025-10-30T04:49:00Z">
        <w:r w:rsidRPr="1C6C0F67" w:rsidDel="00E27EF8">
          <w:rPr>
            <w:b/>
            <w:bCs/>
            <w:color w:val="000000" w:themeColor="text1"/>
            <w:sz w:val="24"/>
            <w:szCs w:val="24"/>
          </w:rPr>
          <w:delText>Pipeline:</w:delText>
        </w:r>
        <w:r w:rsidRPr="1C6C0F67" w:rsidDel="00E27EF8">
          <w:rPr>
            <w:color w:val="000000" w:themeColor="text1"/>
            <w:sz w:val="24"/>
            <w:szCs w:val="24"/>
          </w:rPr>
          <w:delText xml:space="preserve"> GitHub Actions integrated with AWS CodeBuild and CodeDeploy for automated builds, unit tests, linting, and deployment validations.</w:delText>
        </w:r>
      </w:del>
    </w:p>
    <w:p w14:paraId="586F2BF5" w14:textId="3B74571D" w:rsidR="001D3EB5" w:rsidDel="00E27EF8" w:rsidRDefault="30FCB9D2" w:rsidP="00453C19">
      <w:pPr>
        <w:pStyle w:val="ListParagraph"/>
        <w:numPr>
          <w:ilvl w:val="0"/>
          <w:numId w:val="67"/>
        </w:numPr>
        <w:spacing w:line="480" w:lineRule="auto"/>
        <w:rPr>
          <w:del w:id="96" w:author="Lidia Rocha" w:date="2025-10-29T21:49:00Z" w16du:dateUtc="2025-10-30T04:49:00Z"/>
          <w:color w:val="000000" w:themeColor="text1"/>
        </w:rPr>
      </w:pPr>
      <w:del w:id="97" w:author="Lidia Rocha" w:date="2025-10-29T21:49:00Z" w16du:dateUtc="2025-10-30T04:49:00Z">
        <w:r w:rsidRPr="0D96189B" w:rsidDel="00E27EF8">
          <w:rPr>
            <w:b/>
            <w:bCs/>
            <w:color w:val="000000" w:themeColor="text1"/>
            <w:sz w:val="24"/>
            <w:szCs w:val="24"/>
          </w:rPr>
          <w:delText>Quality Gates:</w:delText>
        </w:r>
        <w:r w:rsidRPr="0D96189B" w:rsidDel="00E27EF8">
          <w:rPr>
            <w:color w:val="000000" w:themeColor="text1"/>
            <w:sz w:val="24"/>
            <w:szCs w:val="24"/>
          </w:rPr>
          <w:delText xml:space="preserve"> Automated checks enforce minimum code coverage (≥ 80%), static analysis compliance, and regression baseline passes before </w:delText>
        </w:r>
        <w:r w:rsidR="2C4946AB" w:rsidRPr="0D96189B" w:rsidDel="00E27EF8">
          <w:rPr>
            <w:color w:val="000000" w:themeColor="text1"/>
            <w:sz w:val="24"/>
            <w:szCs w:val="24"/>
          </w:rPr>
          <w:delText>merger</w:delText>
        </w:r>
        <w:r w:rsidRPr="0D96189B" w:rsidDel="00E27EF8">
          <w:rPr>
            <w:color w:val="000000" w:themeColor="text1"/>
            <w:sz w:val="24"/>
            <w:szCs w:val="24"/>
          </w:rPr>
          <w:delText xml:space="preserve"> approval.</w:delText>
        </w:r>
      </w:del>
    </w:p>
    <w:p w14:paraId="4BA21836" w14:textId="5AEBDF46" w:rsidR="001D3EB5" w:rsidDel="00E27EF8" w:rsidRDefault="30FCB9D2" w:rsidP="00453C19">
      <w:pPr>
        <w:pStyle w:val="ListParagraph"/>
        <w:numPr>
          <w:ilvl w:val="0"/>
          <w:numId w:val="67"/>
        </w:numPr>
        <w:spacing w:line="480" w:lineRule="auto"/>
        <w:rPr>
          <w:del w:id="98" w:author="Lidia Rocha" w:date="2025-10-29T21:49:00Z" w16du:dateUtc="2025-10-30T04:49:00Z"/>
          <w:color w:val="000000" w:themeColor="text1"/>
        </w:rPr>
      </w:pPr>
      <w:del w:id="99" w:author="Lidia Rocha" w:date="2025-10-29T21:49:00Z" w16du:dateUtc="2025-10-30T04:49:00Z">
        <w:r w:rsidRPr="1C6C0F67" w:rsidDel="00E27EF8">
          <w:rPr>
            <w:b/>
            <w:bCs/>
            <w:color w:val="000000" w:themeColor="text1"/>
            <w:sz w:val="24"/>
            <w:szCs w:val="24"/>
          </w:rPr>
          <w:delText>Monitoring &amp; Observability</w:delText>
        </w:r>
      </w:del>
    </w:p>
    <w:p w14:paraId="164E0B26" w14:textId="7A4400F6" w:rsidR="001D3EB5" w:rsidDel="00E27EF8" w:rsidRDefault="30FCB9D2" w:rsidP="00453C19">
      <w:pPr>
        <w:pStyle w:val="ListParagraph"/>
        <w:numPr>
          <w:ilvl w:val="0"/>
          <w:numId w:val="67"/>
        </w:numPr>
        <w:spacing w:line="480" w:lineRule="auto"/>
        <w:rPr>
          <w:del w:id="100" w:author="Lidia Rocha" w:date="2025-10-29T21:49:00Z" w16du:dateUtc="2025-10-30T04:49:00Z"/>
          <w:color w:val="000000" w:themeColor="text1"/>
        </w:rPr>
      </w:pPr>
      <w:del w:id="101" w:author="Lidia Rocha" w:date="2025-10-29T21:49:00Z" w16du:dateUtc="2025-10-30T04:49:00Z">
        <w:r w:rsidRPr="1C6C0F67" w:rsidDel="00E27EF8">
          <w:rPr>
            <w:b/>
            <w:bCs/>
            <w:color w:val="000000" w:themeColor="text1"/>
            <w:sz w:val="24"/>
            <w:szCs w:val="24"/>
          </w:rPr>
          <w:delText>Runtime Monitoring:</w:delText>
        </w:r>
        <w:r w:rsidRPr="1C6C0F67" w:rsidDel="00E27EF8">
          <w:rPr>
            <w:color w:val="000000" w:themeColor="text1"/>
            <w:sz w:val="24"/>
            <w:szCs w:val="24"/>
          </w:rPr>
          <w:delText xml:space="preserve"> AWS CloudWatch, X-Ray, and Prometheus/Grafana dashboards provide logs, traces, and metrics.</w:delText>
        </w:r>
      </w:del>
    </w:p>
    <w:p w14:paraId="367811F8" w14:textId="25D825CA" w:rsidR="001D3EB5" w:rsidDel="00E27EF8" w:rsidRDefault="30FCB9D2" w:rsidP="0D96189B">
      <w:pPr>
        <w:pStyle w:val="ListParagraph"/>
        <w:numPr>
          <w:ilvl w:val="0"/>
          <w:numId w:val="67"/>
        </w:numPr>
        <w:spacing w:line="480" w:lineRule="auto"/>
        <w:rPr>
          <w:del w:id="102" w:author="Lidia Rocha" w:date="2025-10-29T21:49:00Z" w16du:dateUtc="2025-10-30T04:49:00Z"/>
          <w:color w:val="000000" w:themeColor="text1"/>
          <w:sz w:val="24"/>
          <w:szCs w:val="24"/>
        </w:rPr>
      </w:pPr>
      <w:del w:id="103" w:author="Lidia Rocha" w:date="2025-10-29T21:49:00Z" w16du:dateUtc="2025-10-30T04:49:00Z">
        <w:r w:rsidRPr="0D96189B" w:rsidDel="00E27EF8">
          <w:rPr>
            <w:b/>
            <w:bCs/>
            <w:color w:val="000000" w:themeColor="text1"/>
            <w:sz w:val="24"/>
            <w:szCs w:val="24"/>
          </w:rPr>
          <w:delText>Test Observability:</w:delText>
        </w:r>
        <w:r w:rsidRPr="0D96189B" w:rsidDel="00E27EF8">
          <w:rPr>
            <w:color w:val="000000" w:themeColor="text1"/>
            <w:sz w:val="24"/>
            <w:szCs w:val="24"/>
          </w:rPr>
          <w:delText xml:space="preserve"> All test results, including screenshots, logs, and coverage reports, are stored centrally in GitHub Artifacts and Allure reporting for team review.</w:delText>
        </w:r>
      </w:del>
    </w:p>
    <w:p w14:paraId="7C2ED0B5" w14:textId="4F44C0B5" w:rsidR="001D3EB5" w:rsidDel="00E27EF8" w:rsidRDefault="30FCB9D2" w:rsidP="0D96189B">
      <w:pPr>
        <w:pStyle w:val="ListParagraph"/>
        <w:numPr>
          <w:ilvl w:val="0"/>
          <w:numId w:val="67"/>
        </w:numPr>
        <w:spacing w:line="480" w:lineRule="auto"/>
        <w:rPr>
          <w:del w:id="104" w:author="Lidia Rocha" w:date="2025-10-29T21:49:00Z" w16du:dateUtc="2025-10-30T04:49:00Z"/>
          <w:color w:val="000000" w:themeColor="text1"/>
        </w:rPr>
      </w:pPr>
      <w:del w:id="105" w:author="Lidia Rocha" w:date="2025-10-29T21:49:00Z" w16du:dateUtc="2025-10-30T04:49:00Z">
        <w:r w:rsidRPr="0D96189B" w:rsidDel="00E27EF8">
          <w:rPr>
            <w:b/>
            <w:bCs/>
            <w:color w:val="000000" w:themeColor="text1"/>
            <w:sz w:val="24"/>
            <w:szCs w:val="24"/>
          </w:rPr>
          <w:delText>S</w:delText>
        </w:r>
        <w:r w:rsidRPr="0D96189B" w:rsidDel="00E27EF8">
          <w:rPr>
            <w:rFonts w:asciiTheme="minorHAnsi" w:eastAsiaTheme="minorEastAsia" w:hAnsiTheme="minorHAnsi" w:cstheme="minorBidi"/>
            <w:b/>
            <w:bCs/>
            <w:sz w:val="24"/>
            <w:szCs w:val="24"/>
          </w:rPr>
          <w:delText>ynthetic Monitoring</w:delText>
        </w:r>
        <w:r w:rsidRPr="0D96189B" w:rsidDel="00E27EF8">
          <w:rPr>
            <w:rFonts w:asciiTheme="minorHAnsi" w:eastAsiaTheme="minorEastAsia" w:hAnsiTheme="minorHAnsi" w:cstheme="minorBidi"/>
            <w:sz w:val="24"/>
            <w:szCs w:val="24"/>
          </w:rPr>
          <w:delText xml:space="preserve">: Scheduled health checks validate uptime, login workflows, and API </w:delText>
        </w:r>
        <w:r w:rsidR="769D3C8E" w:rsidRPr="0D96189B" w:rsidDel="00E27EF8">
          <w:rPr>
            <w:rFonts w:asciiTheme="minorHAnsi" w:eastAsiaTheme="minorEastAsia" w:hAnsiTheme="minorHAnsi" w:cstheme="minorBidi"/>
            <w:sz w:val="24"/>
            <w:szCs w:val="24"/>
          </w:rPr>
          <w:delText>responsiveness for</w:delText>
        </w:r>
        <w:r w:rsidRPr="0D96189B" w:rsidDel="00E27EF8">
          <w:rPr>
            <w:rFonts w:asciiTheme="minorHAnsi" w:eastAsiaTheme="minorEastAsia" w:hAnsiTheme="minorHAnsi" w:cstheme="minorBidi"/>
            <w:sz w:val="24"/>
            <w:szCs w:val="24"/>
          </w:rPr>
          <w:delText xml:space="preserve"> pre- and post-deploymen</w:delText>
        </w:r>
        <w:r w:rsidR="00D70389" w:rsidRPr="0D96189B" w:rsidDel="00E27EF8">
          <w:rPr>
            <w:rFonts w:asciiTheme="minorHAnsi" w:eastAsiaTheme="minorEastAsia" w:hAnsiTheme="minorHAnsi" w:cstheme="minorBidi"/>
            <w:sz w:val="24"/>
            <w:szCs w:val="24"/>
          </w:rPr>
          <w:delText>t.</w:delText>
        </w:r>
      </w:del>
    </w:p>
    <w:p w14:paraId="333B135B" w14:textId="5BD86C8B" w:rsidR="4842EE8B" w:rsidDel="00E27EF8" w:rsidRDefault="4842EE8B" w:rsidP="0D96189B">
      <w:pPr>
        <w:pStyle w:val="BodyText"/>
        <w:tabs>
          <w:tab w:val="left" w:pos="710"/>
        </w:tabs>
        <w:spacing w:before="159" w:line="362" w:lineRule="auto"/>
        <w:ind w:right="749"/>
        <w:rPr>
          <w:del w:id="106" w:author="Lidia Rocha" w:date="2025-10-29T21:49:00Z" w16du:dateUtc="2025-10-30T04:49:00Z"/>
        </w:rPr>
      </w:pPr>
      <w:del w:id="107" w:author="Lidia Rocha" w:date="2025-10-29T21:49:00Z" w16du:dateUtc="2025-10-30T04:49:00Z">
        <w:r w:rsidRPr="0D96189B" w:rsidDel="00E27EF8">
          <w:delText>During the Milestone 3 testing cycle, the QA team executed both regression and integration testing activities to validate application functionality and confirm operational stability across supported platforms. Testing was conducted using Postman v11 and Newman CLI for automated API validation, targeting the Spring Boot backend (H2 in-memory database) and Flutter frontend through Chrome browser and Android Studio Emulator environments.</w:delText>
        </w:r>
      </w:del>
    </w:p>
    <w:p w14:paraId="76AC4527" w14:textId="41611B97" w:rsidR="30CF3E6A" w:rsidRDefault="30CF3E6A" w:rsidP="0D96189B">
      <w:pPr>
        <w:pStyle w:val="BodyText"/>
        <w:tabs>
          <w:tab w:val="left" w:pos="710"/>
        </w:tabs>
        <w:spacing w:before="159" w:line="362" w:lineRule="auto"/>
        <w:ind w:right="749"/>
      </w:pPr>
      <w:del w:id="108" w:author="Lidia Rocha" w:date="2025-10-29T21:49:00Z" w16du:dateUtc="2025-10-30T04:49:00Z">
        <w:r w:rsidRPr="0D96189B" w:rsidDel="00E27EF8">
          <w:delText>Environmental</w:delText>
        </w:r>
        <w:r w:rsidR="4842EE8B" w:rsidRPr="0D96189B" w:rsidDel="00E27EF8">
          <w:delText xml:space="preserve"> variables were configured through the </w:delText>
        </w:r>
        <w:r w:rsidR="4F65090C" w:rsidRPr="0D96189B" w:rsidDel="00E27EF8">
          <w:delText>project’s. env</w:delText>
        </w:r>
        <w:r w:rsidR="4842EE8B" w:rsidRPr="0D96189B" w:rsidDel="00E27EF8">
          <w:delText xml:space="preserve"> and load-env.sh scripts to ensure consistent authentication and connectivity with JWT security enabled. All test results, including screenshots, response logs, and </w:delText>
        </w:r>
        <w:r w:rsidR="64A7C9DB" w:rsidRPr="0D96189B" w:rsidDel="00E27EF8">
          <w:delText>summary of</w:delText>
        </w:r>
        <w:r w:rsidR="4842EE8B" w:rsidRPr="0D96189B" w:rsidDel="00E27EF8">
          <w:delText xml:space="preserve"> JSON reports, were archived within the project’s GitHub Artifacts repository. These results were referenced in the QA Bug Log (M3_v1) and Requirements Traceability Matrix (RTM v5.2) to document validation outcomes and support traceability across executed test cases</w:delText>
        </w:r>
      </w:del>
      <w:r w:rsidR="4842EE8B" w:rsidRPr="0D96189B">
        <w:t>.</w:t>
      </w:r>
    </w:p>
    <w:p w14:paraId="4B4A803A" w14:textId="656CFF18" w:rsidR="0D96189B" w:rsidRDefault="0D96189B" w:rsidP="0D96189B">
      <w:pPr>
        <w:tabs>
          <w:tab w:val="left" w:pos="710"/>
        </w:tabs>
        <w:rPr>
          <w:color w:val="000000" w:themeColor="text1"/>
          <w:sz w:val="24"/>
          <w:szCs w:val="24"/>
        </w:rPr>
        <w:sectPr w:rsidR="0D96189B">
          <w:footerReference w:type="default" r:id="rId30"/>
          <w:headerReference w:type="first" r:id="rId31"/>
          <w:footerReference w:type="first" r:id="rId32"/>
          <w:pgSz w:w="12240" w:h="15840"/>
          <w:pgMar w:top="1320" w:right="720" w:bottom="280" w:left="1440" w:header="723" w:footer="0" w:gutter="0"/>
          <w:cols w:space="720"/>
        </w:sectPr>
      </w:pPr>
    </w:p>
    <w:p w14:paraId="717B2561" w14:textId="2012E201" w:rsidR="001D3EB5" w:rsidRPr="00E27EF8" w:rsidRDefault="38837A4E" w:rsidP="00E27EF8">
      <w:pPr>
        <w:pStyle w:val="Heading1"/>
        <w:rPr>
          <w:rPrChange w:id="109" w:author="Lidia Rocha" w:date="2025-10-29T21:52:00Z" w16du:dateUtc="2025-10-30T04:52:00Z">
            <w:rPr>
              <w:sz w:val="24"/>
              <w:szCs w:val="24"/>
            </w:rPr>
          </w:rPrChange>
        </w:rPr>
      </w:pPr>
      <w:bookmarkStart w:id="110" w:name="_Toc239825672"/>
      <w:bookmarkStart w:id="111" w:name="_Toc1632654431"/>
      <w:r>
        <w:lastRenderedPageBreak/>
        <w:t>Testing Approach</w:t>
      </w:r>
      <w:bookmarkEnd w:id="110"/>
      <w:bookmarkEnd w:id="111"/>
    </w:p>
    <w:p w14:paraId="0086EC42" w14:textId="77777777" w:rsidR="00D70389" w:rsidRPr="00D70389" w:rsidRDefault="00D70389" w:rsidP="00D27F2D"/>
    <w:p w14:paraId="6CFA9EA5" w14:textId="6A699FA8" w:rsidR="0195D24B" w:rsidRDefault="30C43915">
      <w:pPr>
        <w:pStyle w:val="Heading2"/>
        <w:spacing w:after="240"/>
        <w:pPrChange w:id="112" w:author="Lidia Rocha" w:date="2025-10-29T21:52:00Z" w16du:dateUtc="2025-10-30T04:52:00Z">
          <w:pPr>
            <w:pStyle w:val="Heading2"/>
          </w:pPr>
        </w:pPrChange>
      </w:pPr>
      <w:bookmarkStart w:id="113" w:name="_Toc1755281107"/>
      <w:bookmarkStart w:id="114" w:name="_Toc759113809"/>
      <w:r>
        <w:t>Testing Approach</w:t>
      </w:r>
      <w:bookmarkEnd w:id="113"/>
      <w:bookmarkEnd w:id="114"/>
    </w:p>
    <w:p w14:paraId="7E05F990" w14:textId="77777777" w:rsidR="00C01D07" w:rsidRDefault="00C01D07" w:rsidP="00C01D07">
      <w:pPr>
        <w:spacing w:line="360" w:lineRule="auto"/>
        <w:rPr>
          <w:ins w:id="115" w:author="Lidia Rocha" w:date="2025-10-29T21:52:00Z" w16du:dateUtc="2025-10-30T04:52:00Z"/>
          <w:color w:val="000000" w:themeColor="text1"/>
          <w:sz w:val="24"/>
          <w:szCs w:val="24"/>
        </w:rPr>
      </w:pPr>
      <w:ins w:id="116" w:author="Lidia Rocha" w:date="2025-10-29T21:52:00Z" w16du:dateUtc="2025-10-30T04:52:00Z">
        <w:r w:rsidRPr="0D96189B">
          <w:rPr>
            <w:color w:val="000000" w:themeColor="text1"/>
            <w:sz w:val="24"/>
            <w:szCs w:val="24"/>
          </w:rPr>
          <w:t>We use a risk‑based, automation‑first approach mapped to the SRS. Coverage spans onboarding &amp; roles, reminders/notifications, smart‑home voice, telemedicine, messaging/media, virtual check‑ins and health/mood tracking, wearables, home monitoring, mail assistant, billing/subscriptions, EVV, and Vial of Life. Non‑production testing uses synthetic data only.</w:t>
        </w:r>
      </w:ins>
    </w:p>
    <w:p w14:paraId="46440000" w14:textId="77777777" w:rsidR="00C01D07" w:rsidRDefault="00C01D07" w:rsidP="00C01D07">
      <w:pPr>
        <w:spacing w:line="360" w:lineRule="auto"/>
        <w:rPr>
          <w:ins w:id="117" w:author="Lidia Rocha" w:date="2025-10-29T21:52:00Z" w16du:dateUtc="2025-10-30T04:52:00Z"/>
          <w:color w:val="000000" w:themeColor="text1"/>
          <w:sz w:val="24"/>
          <w:szCs w:val="24"/>
        </w:rPr>
      </w:pPr>
    </w:p>
    <w:p w14:paraId="39C0DD70" w14:textId="77777777" w:rsidR="00C01D07" w:rsidRDefault="00C01D07" w:rsidP="00C01D07">
      <w:pPr>
        <w:spacing w:line="360" w:lineRule="auto"/>
        <w:rPr>
          <w:ins w:id="118" w:author="Lidia Rocha" w:date="2025-10-29T21:52:00Z" w16du:dateUtc="2025-10-30T04:52:00Z"/>
        </w:rPr>
      </w:pPr>
      <w:ins w:id="119" w:author="Lidia Rocha" w:date="2025-10-29T21:52:00Z" w16du:dateUtc="2025-10-30T04:52:00Z">
        <w:r w:rsidRPr="0D96189B">
          <w:rPr>
            <w:color w:val="000000" w:themeColor="text1"/>
            <w:sz w:val="24"/>
            <w:szCs w:val="24"/>
          </w:rPr>
          <w:t xml:space="preserve">During the Milestone 3 testing cycle, regression and integration tests were </w:t>
        </w:r>
        <w:r>
          <w:rPr>
            <w:color w:val="000000" w:themeColor="text1"/>
            <w:sz w:val="24"/>
            <w:szCs w:val="24"/>
          </w:rPr>
          <w:t>conduct</w:t>
        </w:r>
        <w:r w:rsidRPr="0D96189B">
          <w:rPr>
            <w:color w:val="000000" w:themeColor="text1"/>
            <w:sz w:val="24"/>
            <w:szCs w:val="24"/>
          </w:rPr>
          <w:t xml:space="preserve">ed to ensure system stability </w:t>
        </w:r>
        <w:r>
          <w:rPr>
            <w:color w:val="000000" w:themeColor="text1"/>
            <w:sz w:val="24"/>
            <w:szCs w:val="24"/>
          </w:rPr>
          <w:t>following</w:t>
        </w:r>
        <w:r w:rsidRPr="0D96189B">
          <w:rPr>
            <w:color w:val="000000" w:themeColor="text1"/>
            <w:sz w:val="24"/>
            <w:szCs w:val="24"/>
          </w:rPr>
          <w:t xml:space="preserve"> </w:t>
        </w:r>
        <w:r>
          <w:rPr>
            <w:color w:val="000000" w:themeColor="text1"/>
            <w:sz w:val="24"/>
            <w:szCs w:val="24"/>
          </w:rPr>
          <w:t>the addition of</w:t>
        </w:r>
        <w:r w:rsidRPr="0D96189B">
          <w:rPr>
            <w:color w:val="000000" w:themeColor="text1"/>
            <w:sz w:val="24"/>
            <w:szCs w:val="24"/>
          </w:rPr>
          <w:t xml:space="preserve"> new modules and feature improvements. The QA team ran automated API tests using Postman v11 and the Newman CLI. These tests targeted the Spring Boot backend, configured with an in-memory H2 database to mimic production-like data flows while keeping test conditions isolated.</w:t>
        </w:r>
      </w:ins>
    </w:p>
    <w:p w14:paraId="36FBD892" w14:textId="77777777" w:rsidR="00C01D07" w:rsidRDefault="00C01D07" w:rsidP="00C01D07">
      <w:pPr>
        <w:spacing w:line="360" w:lineRule="auto"/>
        <w:rPr>
          <w:ins w:id="120" w:author="Lidia Rocha" w:date="2025-10-29T21:52:00Z" w16du:dateUtc="2025-10-30T04:52:00Z"/>
        </w:rPr>
      </w:pPr>
      <w:ins w:id="121" w:author="Lidia Rocha" w:date="2025-10-29T21:52:00Z" w16du:dateUtc="2025-10-30T04:52:00Z">
        <w:r w:rsidRPr="0D96189B">
          <w:rPr>
            <w:color w:val="000000" w:themeColor="text1"/>
            <w:sz w:val="24"/>
            <w:szCs w:val="24"/>
          </w:rPr>
          <w:t xml:space="preserve"> </w:t>
        </w:r>
      </w:ins>
    </w:p>
    <w:p w14:paraId="76B02C6E" w14:textId="77777777" w:rsidR="00C01D07" w:rsidRDefault="00C01D07" w:rsidP="00C01D07">
      <w:pPr>
        <w:spacing w:line="360" w:lineRule="auto"/>
        <w:rPr>
          <w:ins w:id="122" w:author="Lidia Rocha" w:date="2025-10-29T21:52:00Z" w16du:dateUtc="2025-10-30T04:52:00Z"/>
        </w:rPr>
      </w:pPr>
      <w:ins w:id="123" w:author="Lidia Rocha" w:date="2025-10-29T21:52:00Z" w16du:dateUtc="2025-10-30T04:52:00Z">
        <w:r w:rsidRPr="0D96189B">
          <w:rPr>
            <w:color w:val="000000" w:themeColor="text1"/>
            <w:sz w:val="24"/>
            <w:szCs w:val="24"/>
          </w:rPr>
          <w:t>These tests verified endpoint functionality, authentication handling, and data consistency across critical services, including Auth, Family, Notes, USPS Mail Assistant, and AI Integration modules. The end-to-end functional validation was then performed on the Flutter frontend, executed through Chrome and the Android Studio Emulator (API 34 – Pixel 7). This was to confirm UI responsiveness, accessibility, and synchronization with backend services. Each workflow was then validated under both caregiver and patient roles to ensure proper role-based access and cross-platform consistency.</w:t>
        </w:r>
      </w:ins>
    </w:p>
    <w:p w14:paraId="5FA57E88" w14:textId="77777777" w:rsidR="00C01D07" w:rsidRDefault="00C01D07" w:rsidP="00C01D07">
      <w:pPr>
        <w:spacing w:line="360" w:lineRule="auto"/>
        <w:rPr>
          <w:ins w:id="124" w:author="Lidia Rocha" w:date="2025-10-29T21:52:00Z" w16du:dateUtc="2025-10-30T04:52:00Z"/>
          <w:color w:val="000000" w:themeColor="text1"/>
          <w:sz w:val="24"/>
          <w:szCs w:val="24"/>
        </w:rPr>
      </w:pPr>
    </w:p>
    <w:p w14:paraId="6AF409EF" w14:textId="77777777" w:rsidR="00C01D07" w:rsidRDefault="00C01D07" w:rsidP="00C01D07">
      <w:pPr>
        <w:spacing w:line="360" w:lineRule="auto"/>
        <w:rPr>
          <w:ins w:id="125" w:author="Lidia Rocha" w:date="2025-10-29T21:52:00Z" w16du:dateUtc="2025-10-30T04:52:00Z"/>
        </w:rPr>
      </w:pPr>
      <w:ins w:id="126" w:author="Lidia Rocha" w:date="2025-10-29T21:52:00Z" w16du:dateUtc="2025-10-30T04:52:00Z">
        <w:r w:rsidRPr="0D96189B">
          <w:rPr>
            <w:color w:val="000000" w:themeColor="text1"/>
            <w:sz w:val="24"/>
            <w:szCs w:val="24"/>
          </w:rPr>
          <w:t>Test environments were configured using the project’s .env and load-env.sh scripts to ensure authentication reliability and secure connectivity under JWT-based authorization. All regression and validation results were recorded in the QA Bug Log (M3_v1) and cross-referenced within the Requirements Traceability Matrix (RTM v5.2) to confirm requirement coverage and verify successful execution across integrated modules. The test results confirmed that core application functionality remained stable, with minor UI and token refresh anomalies documented for resolution in the upcoming Milestone 4 testing phase.</w:t>
        </w:r>
      </w:ins>
    </w:p>
    <w:p w14:paraId="6D44D96E" w14:textId="54B34D8B" w:rsidR="0195D24B" w:rsidDel="00C01D07" w:rsidRDefault="0195D24B" w:rsidP="0D96189B">
      <w:pPr>
        <w:spacing w:line="360" w:lineRule="auto"/>
        <w:rPr>
          <w:del w:id="127" w:author="Lidia Rocha" w:date="2025-10-29T21:52:00Z" w16du:dateUtc="2025-10-30T04:52:00Z"/>
          <w:color w:val="000000" w:themeColor="text1"/>
          <w:sz w:val="24"/>
          <w:szCs w:val="24"/>
        </w:rPr>
      </w:pPr>
      <w:del w:id="128" w:author="Lidia Rocha" w:date="2025-10-29T21:52:00Z" w16du:dateUtc="2025-10-30T04:52:00Z">
        <w:r w:rsidRPr="0D96189B" w:rsidDel="00C01D07">
          <w:rPr>
            <w:color w:val="000000" w:themeColor="text1"/>
            <w:sz w:val="24"/>
            <w:szCs w:val="24"/>
          </w:rPr>
          <w:delText>We use a risk‑based, automation‑first approach mapped to the SRS. Coverage spans onboarding &amp; roles, reminders/notifications, smart‑home voice, telemedicine, messaging/media, virtual check‑ins and health/mood tracking, wearables, home monitoring, mail assistant, billing/subscriptions, EVV, and Vial of Life. Non‑production testing uses synthetic data only.</w:delText>
        </w:r>
      </w:del>
    </w:p>
    <w:p w14:paraId="3D08F155" w14:textId="21DB6240" w:rsidR="0D96189B" w:rsidDel="00C01D07" w:rsidRDefault="0D96189B" w:rsidP="0D96189B">
      <w:pPr>
        <w:rPr>
          <w:del w:id="129" w:author="Lidia Rocha" w:date="2025-10-29T21:52:00Z" w16du:dateUtc="2025-10-30T04:52:00Z"/>
          <w:color w:val="000000" w:themeColor="text1"/>
          <w:sz w:val="24"/>
          <w:szCs w:val="24"/>
        </w:rPr>
      </w:pPr>
    </w:p>
    <w:p w14:paraId="704C106F" w14:textId="027FF7C3" w:rsidR="43E8AE7D" w:rsidDel="00C01D07" w:rsidRDefault="43E8AE7D" w:rsidP="0D96189B">
      <w:pPr>
        <w:spacing w:line="360" w:lineRule="auto"/>
        <w:rPr>
          <w:del w:id="130" w:author="Lidia Rocha" w:date="2025-10-29T21:52:00Z" w16du:dateUtc="2025-10-30T04:52:00Z"/>
        </w:rPr>
      </w:pPr>
      <w:del w:id="131" w:author="Lidia Rocha" w:date="2025-10-29T21:52:00Z" w16du:dateUtc="2025-10-30T04:52:00Z">
        <w:r w:rsidRPr="0D96189B" w:rsidDel="00C01D07">
          <w:rPr>
            <w:color w:val="000000" w:themeColor="text1"/>
            <w:sz w:val="24"/>
            <w:szCs w:val="24"/>
          </w:rPr>
          <w:delText>During the Milestone 3 testing cycle, regression and integration tests were performed to ensure system stability after adding new modules and feature improvements. The QA team ran automated API tests using Postman v11 and the Newman CLI. These tests targeted the Spring Boot backend, configured with an in-memory H2 database to mimic production-like data flows while keeping test conditions isolated.</w:delText>
        </w:r>
      </w:del>
    </w:p>
    <w:p w14:paraId="5C4F604F" w14:textId="472E19FD" w:rsidR="43E8AE7D" w:rsidDel="00C01D07" w:rsidRDefault="43E8AE7D" w:rsidP="0D96189B">
      <w:pPr>
        <w:spacing w:line="360" w:lineRule="auto"/>
        <w:rPr>
          <w:del w:id="132" w:author="Lidia Rocha" w:date="2025-10-29T21:52:00Z" w16du:dateUtc="2025-10-30T04:52:00Z"/>
        </w:rPr>
      </w:pPr>
      <w:del w:id="133" w:author="Lidia Rocha" w:date="2025-10-29T21:52:00Z" w16du:dateUtc="2025-10-30T04:52:00Z">
        <w:r w:rsidRPr="0D96189B" w:rsidDel="00C01D07">
          <w:rPr>
            <w:color w:val="000000" w:themeColor="text1"/>
            <w:sz w:val="24"/>
            <w:szCs w:val="24"/>
          </w:rPr>
          <w:delText xml:space="preserve"> </w:delText>
        </w:r>
      </w:del>
    </w:p>
    <w:p w14:paraId="79D6514B" w14:textId="3D37D1CA" w:rsidR="43E8AE7D" w:rsidDel="00C01D07" w:rsidRDefault="43E8AE7D" w:rsidP="0D96189B">
      <w:pPr>
        <w:spacing w:line="360" w:lineRule="auto"/>
        <w:rPr>
          <w:del w:id="134" w:author="Lidia Rocha" w:date="2025-10-29T21:52:00Z" w16du:dateUtc="2025-10-30T04:52:00Z"/>
        </w:rPr>
      </w:pPr>
      <w:del w:id="135" w:author="Lidia Rocha" w:date="2025-10-29T21:52:00Z" w16du:dateUtc="2025-10-30T04:52:00Z">
        <w:r w:rsidRPr="0D96189B" w:rsidDel="00C01D07">
          <w:rPr>
            <w:color w:val="000000" w:themeColor="text1"/>
            <w:sz w:val="24"/>
            <w:szCs w:val="24"/>
          </w:rPr>
          <w:delText xml:space="preserve">These tests verified endpoint functionality, authentication handling, and data consistency across critical services, including Auth, Family, Notes, USPS Mail Assistant, and AI Integration modules. The end-to-end functional validation was then performed on the Flutter frontend, executed through Chrome and the Android Studio Emulator (API 34 – Pixel 7). This was to confirm UI responsiveness, accessibility, and synchronization with backend services. Each workflow was then validated under both caregiver and patient roles to ensure proper role-based access and cross-platform consistency. </w:delText>
        </w:r>
      </w:del>
    </w:p>
    <w:p w14:paraId="5EA9627D" w14:textId="03A59DB5" w:rsidR="0D96189B" w:rsidDel="00C01D07" w:rsidRDefault="0D96189B" w:rsidP="0D96189B">
      <w:pPr>
        <w:spacing w:line="360" w:lineRule="auto"/>
        <w:rPr>
          <w:del w:id="136" w:author="Lidia Rocha" w:date="2025-10-29T21:52:00Z" w16du:dateUtc="2025-10-30T04:52:00Z"/>
          <w:color w:val="000000" w:themeColor="text1"/>
          <w:sz w:val="24"/>
          <w:szCs w:val="24"/>
        </w:rPr>
      </w:pPr>
    </w:p>
    <w:p w14:paraId="38C40971" w14:textId="7A709770" w:rsidR="43E8AE7D" w:rsidDel="00C01D07" w:rsidRDefault="43E8AE7D" w:rsidP="0D96189B">
      <w:pPr>
        <w:spacing w:line="360" w:lineRule="auto"/>
        <w:rPr>
          <w:del w:id="137" w:author="Lidia Rocha" w:date="2025-10-29T21:52:00Z" w16du:dateUtc="2025-10-30T04:52:00Z"/>
        </w:rPr>
      </w:pPr>
      <w:del w:id="138" w:author="Lidia Rocha" w:date="2025-10-29T21:52:00Z" w16du:dateUtc="2025-10-30T04:52:00Z">
        <w:r w:rsidRPr="0D96189B" w:rsidDel="00C01D07">
          <w:rPr>
            <w:color w:val="000000" w:themeColor="text1"/>
            <w:sz w:val="24"/>
            <w:szCs w:val="24"/>
          </w:rPr>
          <w:delText>Test environments were configured using the project’s .env and load-env.sh scripts to ensure authentication reliability and secure connectivity under JWT-based authorization. All regression and validation results were recorded in the QA Bug Log (M3_v1) and cross-referenced within the Requirements Traceability Matrix (RTM v5.2) to confirm requirement coverage and verify successful execution across integrated modules. The test results confirmed that core application functionality remained stable, with minor UI and token refresh anomalies documented for resolution in the upcoming Milestone 4 testing phase.</w:delText>
        </w:r>
      </w:del>
    </w:p>
    <w:p w14:paraId="43F8638C" w14:textId="77777777" w:rsidR="00CE403E" w:rsidRPr="003F1600" w:rsidRDefault="08862A01" w:rsidP="00CE403E">
      <w:pPr>
        <w:pStyle w:val="Heading2"/>
        <w:spacing w:before="200" w:line="360" w:lineRule="auto"/>
        <w:rPr>
          <w:ins w:id="139" w:author="Lidia Rocha" w:date="2025-10-29T21:53:00Z" w16du:dateUtc="2025-10-30T04:53:00Z"/>
          <w:color w:val="000000" w:themeColor="text1"/>
        </w:rPr>
      </w:pPr>
      <w:bookmarkStart w:id="140" w:name="_Toc212560194"/>
      <w:bookmarkStart w:id="141" w:name="_Toc2108856718"/>
      <w:bookmarkStart w:id="142" w:name="_Toc552033280"/>
      <w:ins w:id="143" w:author="Lidia Rocha" w:date="2025-10-29T21:53:00Z">
        <w:r w:rsidRPr="65D27D43">
          <w:rPr>
            <w:color w:val="000000" w:themeColor="text1"/>
          </w:rPr>
          <w:t>Levels of Testing</w:t>
        </w:r>
      </w:ins>
      <w:bookmarkEnd w:id="140"/>
      <w:bookmarkEnd w:id="141"/>
    </w:p>
    <w:p w14:paraId="2B0FCF99" w14:textId="77777777" w:rsidR="00CE403E" w:rsidRDefault="00CE403E" w:rsidP="00CE403E">
      <w:pPr>
        <w:pStyle w:val="ListParagraph"/>
        <w:numPr>
          <w:ilvl w:val="0"/>
          <w:numId w:val="61"/>
        </w:numPr>
        <w:spacing w:line="360" w:lineRule="auto"/>
        <w:rPr>
          <w:ins w:id="144" w:author="Lidia Rocha" w:date="2025-10-29T21:53:00Z" w16du:dateUtc="2025-10-30T04:53:00Z"/>
          <w:color w:val="000000" w:themeColor="text1"/>
          <w:sz w:val="24"/>
          <w:szCs w:val="24"/>
        </w:rPr>
      </w:pPr>
      <w:ins w:id="145" w:author="Lidia Rocha" w:date="2025-10-29T21:53:00Z" w16du:dateUtc="2025-10-30T04:53:00Z">
        <w:r w:rsidRPr="0D96189B">
          <w:rPr>
            <w:color w:val="000000" w:themeColor="text1"/>
            <w:sz w:val="24"/>
            <w:szCs w:val="24"/>
          </w:rPr>
          <w:t>Unit</w:t>
        </w:r>
        <w:r>
          <w:rPr>
            <w:color w:val="000000" w:themeColor="text1"/>
            <w:sz w:val="24"/>
            <w:szCs w:val="24"/>
          </w:rPr>
          <w:t>:</w:t>
        </w:r>
        <w:r w:rsidRPr="0D96189B">
          <w:rPr>
            <w:color w:val="000000" w:themeColor="text1"/>
            <w:sz w:val="24"/>
            <w:szCs w:val="24"/>
          </w:rPr>
          <w:t xml:space="preserve"> core logic in isolation (validation, time/scheduling, permissions, idempotency/retries).</w:t>
        </w:r>
      </w:ins>
    </w:p>
    <w:p w14:paraId="189BDCFA" w14:textId="77777777" w:rsidR="00CE403E" w:rsidRDefault="00CE403E" w:rsidP="00CE403E">
      <w:pPr>
        <w:pStyle w:val="ListParagraph"/>
        <w:numPr>
          <w:ilvl w:val="0"/>
          <w:numId w:val="61"/>
        </w:numPr>
        <w:spacing w:line="360" w:lineRule="auto"/>
        <w:rPr>
          <w:ins w:id="146" w:author="Lidia Rocha" w:date="2025-10-29T21:53:00Z" w16du:dateUtc="2025-10-30T04:53:00Z"/>
          <w:color w:val="000000" w:themeColor="text1"/>
          <w:sz w:val="24"/>
          <w:szCs w:val="24"/>
        </w:rPr>
      </w:pPr>
      <w:ins w:id="147" w:author="Lidia Rocha" w:date="2025-10-29T21:53:00Z" w16du:dateUtc="2025-10-30T04:53:00Z">
        <w:r w:rsidRPr="0D96189B">
          <w:rPr>
            <w:color w:val="000000" w:themeColor="text1"/>
            <w:sz w:val="24"/>
            <w:szCs w:val="24"/>
          </w:rPr>
          <w:t>Contract/Component</w:t>
        </w:r>
        <w:r>
          <w:rPr>
            <w:color w:val="000000" w:themeColor="text1"/>
            <w:sz w:val="24"/>
            <w:szCs w:val="24"/>
          </w:rPr>
          <w:t xml:space="preserve">: </w:t>
        </w:r>
        <w:r w:rsidRPr="0D96189B">
          <w:rPr>
            <w:color w:val="000000" w:themeColor="text1"/>
            <w:sz w:val="24"/>
            <w:szCs w:val="24"/>
          </w:rPr>
          <w:t>API formats and error handling at service boundaries using stubs/mocks for external providers.</w:t>
        </w:r>
      </w:ins>
    </w:p>
    <w:p w14:paraId="2E7925BC" w14:textId="77777777" w:rsidR="00CE403E" w:rsidRDefault="00CE403E" w:rsidP="00CE403E">
      <w:pPr>
        <w:pStyle w:val="ListParagraph"/>
        <w:numPr>
          <w:ilvl w:val="0"/>
          <w:numId w:val="61"/>
        </w:numPr>
        <w:spacing w:line="360" w:lineRule="auto"/>
        <w:rPr>
          <w:ins w:id="148" w:author="Lidia Rocha" w:date="2025-10-29T21:53:00Z" w16du:dateUtc="2025-10-30T04:53:00Z"/>
          <w:color w:val="000000" w:themeColor="text1"/>
          <w:sz w:val="24"/>
          <w:szCs w:val="24"/>
        </w:rPr>
      </w:pPr>
      <w:ins w:id="149" w:author="Lidia Rocha" w:date="2025-10-29T21:53:00Z" w16du:dateUtc="2025-10-30T04:53:00Z">
        <w:r w:rsidRPr="0D96189B">
          <w:rPr>
            <w:color w:val="000000" w:themeColor="text1"/>
            <w:sz w:val="24"/>
            <w:szCs w:val="24"/>
          </w:rPr>
          <w:t>Integration</w:t>
        </w:r>
        <w:r>
          <w:rPr>
            <w:color w:val="000000" w:themeColor="text1"/>
            <w:sz w:val="24"/>
            <w:szCs w:val="24"/>
          </w:rPr>
          <w:t xml:space="preserve">: </w:t>
        </w:r>
        <w:r w:rsidRPr="0D96189B">
          <w:rPr>
            <w:color w:val="000000" w:themeColor="text1"/>
            <w:sz w:val="24"/>
            <w:szCs w:val="24"/>
          </w:rPr>
          <w:t xml:space="preserve">real data stores and jobs: RBAC, reminders→notifications, event ingestion, </w:t>
        </w:r>
        <w:r w:rsidRPr="0D96189B">
          <w:rPr>
            <w:color w:val="000000" w:themeColor="text1"/>
            <w:sz w:val="24"/>
            <w:szCs w:val="24"/>
          </w:rPr>
          <w:lastRenderedPageBreak/>
          <w:t>billing/EVV paths, audit logging.</w:t>
        </w:r>
      </w:ins>
    </w:p>
    <w:p w14:paraId="78A958A3" w14:textId="77777777" w:rsidR="00CE403E" w:rsidRDefault="00CE403E" w:rsidP="00CE403E">
      <w:pPr>
        <w:pStyle w:val="ListParagraph"/>
        <w:numPr>
          <w:ilvl w:val="0"/>
          <w:numId w:val="61"/>
        </w:numPr>
        <w:spacing w:line="360" w:lineRule="auto"/>
        <w:rPr>
          <w:ins w:id="150" w:author="Lidia Rocha" w:date="2025-10-29T21:53:00Z" w16du:dateUtc="2025-10-30T04:53:00Z"/>
          <w:color w:val="000000" w:themeColor="text1"/>
          <w:sz w:val="24"/>
          <w:szCs w:val="24"/>
        </w:rPr>
      </w:pPr>
      <w:ins w:id="151" w:author="Lidia Rocha" w:date="2025-10-29T21:53:00Z" w16du:dateUtc="2025-10-30T04:53:00Z">
        <w:r w:rsidRPr="0D96189B">
          <w:rPr>
            <w:color w:val="000000" w:themeColor="text1"/>
            <w:sz w:val="24"/>
            <w:szCs w:val="24"/>
          </w:rPr>
          <w:t>End‑to‑End</w:t>
        </w:r>
        <w:r>
          <w:rPr>
            <w:color w:val="000000" w:themeColor="text1"/>
            <w:sz w:val="24"/>
            <w:szCs w:val="24"/>
          </w:rPr>
          <w:t>:</w:t>
        </w:r>
        <w:r w:rsidRPr="0D96189B">
          <w:rPr>
            <w:color w:val="000000" w:themeColor="text1"/>
            <w:sz w:val="24"/>
            <w:szCs w:val="24"/>
          </w:rPr>
          <w:t xml:space="preserve"> representative journeys across roles (voice‑announced reminders → user action; telemedicine; Vial of Life share; mail OCR → review; device offline → alert).</w:t>
        </w:r>
      </w:ins>
    </w:p>
    <w:p w14:paraId="13BA6006" w14:textId="77777777" w:rsidR="00CE403E" w:rsidRDefault="00CE403E" w:rsidP="00CE403E">
      <w:pPr>
        <w:pStyle w:val="ListParagraph"/>
        <w:numPr>
          <w:ilvl w:val="0"/>
          <w:numId w:val="61"/>
        </w:numPr>
        <w:spacing w:line="360" w:lineRule="auto"/>
        <w:rPr>
          <w:ins w:id="152" w:author="Lidia Rocha" w:date="2025-10-29T21:53:00Z" w16du:dateUtc="2025-10-30T04:53:00Z"/>
          <w:color w:val="000000" w:themeColor="text1"/>
          <w:sz w:val="24"/>
          <w:szCs w:val="24"/>
        </w:rPr>
      </w:pPr>
      <w:ins w:id="153" w:author="Lidia Rocha" w:date="2025-10-29T21:53:00Z" w16du:dateUtc="2025-10-30T04:53:00Z">
        <w:r w:rsidRPr="0D96189B">
          <w:rPr>
            <w:color w:val="000000" w:themeColor="text1"/>
            <w:sz w:val="24"/>
            <w:szCs w:val="24"/>
          </w:rPr>
          <w:t>UAT</w:t>
        </w:r>
        <w:r>
          <w:rPr>
            <w:color w:val="000000" w:themeColor="text1"/>
            <w:sz w:val="24"/>
            <w:szCs w:val="24"/>
          </w:rPr>
          <w:t xml:space="preserve">: </w:t>
        </w:r>
        <w:r w:rsidRPr="0D96189B">
          <w:rPr>
            <w:color w:val="000000" w:themeColor="text1"/>
            <w:sz w:val="24"/>
            <w:szCs w:val="24"/>
          </w:rPr>
          <w:t>sessions with patients, caregivers, and admins to confirm workflows meet needs.</w:t>
        </w:r>
      </w:ins>
    </w:p>
    <w:p w14:paraId="700294ED" w14:textId="77777777" w:rsidR="00CE403E" w:rsidRPr="003F1600" w:rsidRDefault="08862A01" w:rsidP="00CE403E">
      <w:pPr>
        <w:pStyle w:val="Heading2"/>
        <w:keepNext/>
        <w:keepLines/>
        <w:spacing w:before="200" w:after="240"/>
        <w:rPr>
          <w:ins w:id="154" w:author="Lidia Rocha" w:date="2025-10-29T21:53:00Z" w16du:dateUtc="2025-10-30T04:53:00Z"/>
          <w:color w:val="000000" w:themeColor="text1"/>
        </w:rPr>
      </w:pPr>
      <w:bookmarkStart w:id="155" w:name="_Toc212560195"/>
      <w:bookmarkStart w:id="156" w:name="_Toc678615577"/>
      <w:ins w:id="157" w:author="Lidia Rocha" w:date="2025-10-29T21:53:00Z">
        <w:r w:rsidRPr="65D27D43">
          <w:rPr>
            <w:color w:val="000000" w:themeColor="text1"/>
          </w:rPr>
          <w:t>Non‑Functional Testing</w:t>
        </w:r>
      </w:ins>
      <w:bookmarkEnd w:id="155"/>
      <w:bookmarkEnd w:id="156"/>
    </w:p>
    <w:p w14:paraId="2E1844A1" w14:textId="77777777" w:rsidR="00CE403E" w:rsidRDefault="00CE403E" w:rsidP="00CE403E">
      <w:pPr>
        <w:spacing w:line="360" w:lineRule="auto"/>
        <w:rPr>
          <w:ins w:id="158" w:author="Lidia Rocha" w:date="2025-10-29T21:53:00Z" w16du:dateUtc="2025-10-30T04:53:00Z"/>
        </w:rPr>
      </w:pPr>
      <w:ins w:id="159" w:author="Lidia Rocha" w:date="2025-10-29T21:53:00Z" w16du:dateUtc="2025-10-30T04:53:00Z">
        <w:r w:rsidRPr="0D96189B">
          <w:rPr>
            <w:color w:val="000000" w:themeColor="text1"/>
          </w:rPr>
          <w:t>Non-functional testing was carried out alongside the regression cycle. This was used to verify that system performance, reliability, security, and accessibility requirements stayed within established thresholds. These checks confirmed consistent response times across authentication, notes, and scheduling endpoints and verified stable recovery from concurrent user sessions and temporary network loss.</w:t>
        </w:r>
      </w:ins>
    </w:p>
    <w:p w14:paraId="740DA9FB" w14:textId="77777777" w:rsidR="00CE403E" w:rsidRDefault="00CE403E" w:rsidP="00CE403E">
      <w:pPr>
        <w:spacing w:line="360" w:lineRule="auto"/>
        <w:rPr>
          <w:ins w:id="160" w:author="Lidia Rocha" w:date="2025-10-29T21:53:00Z" w16du:dateUtc="2025-10-30T04:53:00Z"/>
        </w:rPr>
      </w:pPr>
      <w:ins w:id="161" w:author="Lidia Rocha" w:date="2025-10-29T21:53:00Z" w16du:dateUtc="2025-10-30T04:53:00Z">
        <w:r w:rsidRPr="0D96189B">
          <w:rPr>
            <w:color w:val="000000" w:themeColor="text1"/>
          </w:rPr>
          <w:t xml:space="preserve"> </w:t>
        </w:r>
      </w:ins>
    </w:p>
    <w:p w14:paraId="4B3EE5B0" w14:textId="77777777" w:rsidR="00CE403E" w:rsidRPr="00F9540B" w:rsidRDefault="00CE403E" w:rsidP="00CE403E">
      <w:pPr>
        <w:spacing w:line="360" w:lineRule="auto"/>
        <w:rPr>
          <w:ins w:id="162" w:author="Lidia Rocha" w:date="2025-10-29T21:53:00Z" w16du:dateUtc="2025-10-30T04:53:00Z"/>
        </w:rPr>
      </w:pPr>
      <w:ins w:id="163" w:author="Lidia Rocha" w:date="2025-10-29T21:53:00Z" w16du:dateUtc="2025-10-30T04:53:00Z">
        <w:r w:rsidRPr="0D96189B">
          <w:rPr>
            <w:color w:val="000000" w:themeColor="text1"/>
          </w:rPr>
          <w:t>The system’s performance under concurrent use and data exchange met expected service-level objectives. All observations and outcomes were documented in the QA Bug Log (M3_v1) and linked within the Requirements Traceability Matrix (RTM v5.2) to demonstrate continued adherence to the non-functional quality standards defined in the Software Requirements Specification.</w:t>
        </w:r>
      </w:ins>
    </w:p>
    <w:p w14:paraId="46FE732B" w14:textId="77777777" w:rsidR="00CE403E" w:rsidRDefault="00CE403E" w:rsidP="00CE403E">
      <w:pPr>
        <w:pStyle w:val="ListParagraph"/>
        <w:numPr>
          <w:ilvl w:val="0"/>
          <w:numId w:val="61"/>
        </w:numPr>
        <w:spacing w:line="360" w:lineRule="auto"/>
        <w:ind w:left="504"/>
        <w:rPr>
          <w:ins w:id="164" w:author="Lidia Rocha" w:date="2025-10-29T21:53:00Z" w16du:dateUtc="2025-10-30T04:53:00Z"/>
          <w:color w:val="000000" w:themeColor="text1"/>
          <w:sz w:val="24"/>
          <w:szCs w:val="24"/>
        </w:rPr>
      </w:pPr>
      <w:ins w:id="165" w:author="Lidia Rocha" w:date="2025-10-29T21:53:00Z" w16du:dateUtc="2025-10-30T04:53:00Z">
        <w:r w:rsidRPr="1C6C0F67">
          <w:rPr>
            <w:color w:val="000000" w:themeColor="text1"/>
            <w:sz w:val="24"/>
            <w:szCs w:val="24"/>
          </w:rPr>
          <w:t>Performance &amp; Reliability</w:t>
        </w:r>
        <w:r>
          <w:rPr>
            <w:color w:val="000000" w:themeColor="text1"/>
            <w:sz w:val="24"/>
            <w:szCs w:val="24"/>
          </w:rPr>
          <w:t xml:space="preserve">: </w:t>
        </w:r>
        <w:r w:rsidRPr="1C6C0F67">
          <w:rPr>
            <w:color w:val="000000" w:themeColor="text1"/>
            <w:sz w:val="24"/>
            <w:szCs w:val="24"/>
          </w:rPr>
          <w:t>response times, throughput for bursts/jobs, no duplicates, graceful degradation when providers are slow/unavailable.</w:t>
        </w:r>
      </w:ins>
    </w:p>
    <w:p w14:paraId="2A95177B" w14:textId="77777777" w:rsidR="00CE403E" w:rsidRDefault="00CE403E" w:rsidP="00CE403E">
      <w:pPr>
        <w:pStyle w:val="ListParagraph"/>
        <w:numPr>
          <w:ilvl w:val="0"/>
          <w:numId w:val="61"/>
        </w:numPr>
        <w:spacing w:line="360" w:lineRule="auto"/>
        <w:ind w:left="504"/>
        <w:rPr>
          <w:ins w:id="166" w:author="Lidia Rocha" w:date="2025-10-29T21:53:00Z" w16du:dateUtc="2025-10-30T04:53:00Z"/>
          <w:color w:val="000000" w:themeColor="text1"/>
          <w:sz w:val="24"/>
          <w:szCs w:val="24"/>
        </w:rPr>
      </w:pPr>
      <w:ins w:id="167" w:author="Lidia Rocha" w:date="2025-10-29T21:53:00Z" w16du:dateUtc="2025-10-30T04:53:00Z">
        <w:r w:rsidRPr="1C6C0F67">
          <w:rPr>
            <w:color w:val="000000" w:themeColor="text1"/>
            <w:sz w:val="24"/>
            <w:szCs w:val="24"/>
          </w:rPr>
          <w:t>Security &amp; Privacy</w:t>
        </w:r>
        <w:r>
          <w:rPr>
            <w:color w:val="000000" w:themeColor="text1"/>
            <w:sz w:val="24"/>
            <w:szCs w:val="24"/>
          </w:rPr>
          <w:t xml:space="preserve">: </w:t>
        </w:r>
        <w:r w:rsidRPr="1C6C0F67">
          <w:rPr>
            <w:color w:val="000000" w:themeColor="text1"/>
            <w:sz w:val="24"/>
            <w:szCs w:val="24"/>
          </w:rPr>
          <w:t>authentication/authorization, encryption, secrets handling, auditability; logs contain minimum necessary data.</w:t>
        </w:r>
      </w:ins>
    </w:p>
    <w:p w14:paraId="34B2A1E0" w14:textId="77777777" w:rsidR="00CE403E" w:rsidRDefault="00CE403E" w:rsidP="00CE403E">
      <w:pPr>
        <w:pStyle w:val="ListParagraph"/>
        <w:numPr>
          <w:ilvl w:val="0"/>
          <w:numId w:val="61"/>
        </w:numPr>
        <w:spacing w:line="360" w:lineRule="auto"/>
        <w:ind w:left="504"/>
        <w:rPr>
          <w:ins w:id="168" w:author="Lidia Rocha" w:date="2025-10-29T21:53:00Z" w16du:dateUtc="2025-10-30T04:53:00Z"/>
          <w:color w:val="000000" w:themeColor="text1"/>
          <w:sz w:val="24"/>
          <w:szCs w:val="24"/>
        </w:rPr>
      </w:pPr>
      <w:ins w:id="169" w:author="Lidia Rocha" w:date="2025-10-29T21:53:00Z" w16du:dateUtc="2025-10-30T04:53:00Z">
        <w:r w:rsidRPr="1C6C0F67">
          <w:rPr>
            <w:color w:val="000000" w:themeColor="text1"/>
            <w:sz w:val="24"/>
            <w:szCs w:val="24"/>
          </w:rPr>
          <w:t>Usability &amp; Accessibility</w:t>
        </w:r>
        <w:r>
          <w:rPr>
            <w:color w:val="000000" w:themeColor="text1"/>
            <w:sz w:val="24"/>
            <w:szCs w:val="24"/>
          </w:rPr>
          <w:t xml:space="preserve">: </w:t>
        </w:r>
        <w:r w:rsidRPr="1C6C0F67">
          <w:rPr>
            <w:color w:val="000000" w:themeColor="text1"/>
            <w:sz w:val="24"/>
            <w:szCs w:val="24"/>
          </w:rPr>
          <w:t>clear flows, basic accessibility checks, sensible fallbacks when voice/devices are offline.</w:t>
        </w:r>
      </w:ins>
    </w:p>
    <w:p w14:paraId="43F8E032" w14:textId="77777777" w:rsidR="00CE403E" w:rsidRDefault="00CE403E" w:rsidP="00CE403E">
      <w:pPr>
        <w:pStyle w:val="ListParagraph"/>
        <w:numPr>
          <w:ilvl w:val="0"/>
          <w:numId w:val="61"/>
        </w:numPr>
        <w:spacing w:line="360" w:lineRule="auto"/>
        <w:ind w:left="504"/>
        <w:rPr>
          <w:ins w:id="170" w:author="Lidia Rocha" w:date="2025-10-29T21:53:00Z" w16du:dateUtc="2025-10-30T04:53:00Z"/>
          <w:color w:val="000000" w:themeColor="text1"/>
          <w:sz w:val="24"/>
          <w:szCs w:val="24"/>
        </w:rPr>
      </w:pPr>
      <w:ins w:id="171" w:author="Lidia Rocha" w:date="2025-10-29T21:53:00Z" w16du:dateUtc="2025-10-30T04:53:00Z">
        <w:r w:rsidRPr="0D96189B">
          <w:rPr>
            <w:color w:val="000000" w:themeColor="text1"/>
            <w:sz w:val="24"/>
            <w:szCs w:val="24"/>
          </w:rPr>
          <w:t>Data Quality</w:t>
        </w:r>
        <w:r>
          <w:rPr>
            <w:color w:val="000000" w:themeColor="text1"/>
            <w:sz w:val="24"/>
            <w:szCs w:val="24"/>
          </w:rPr>
          <w:t xml:space="preserve">: </w:t>
        </w:r>
        <w:r w:rsidRPr="0D96189B">
          <w:rPr>
            <w:color w:val="000000" w:themeColor="text1"/>
            <w:sz w:val="24"/>
            <w:szCs w:val="24"/>
          </w:rPr>
          <w:t>consistent identifiers/links, correct totals, valid ranges; monitor drift for AI‑assisted features.</w:t>
        </w:r>
      </w:ins>
    </w:p>
    <w:p w14:paraId="3DBDC57E" w14:textId="77777777" w:rsidR="00CE403E" w:rsidRPr="003F1600" w:rsidRDefault="08862A01" w:rsidP="00CE403E">
      <w:pPr>
        <w:pStyle w:val="Heading2"/>
        <w:keepNext/>
        <w:keepLines/>
        <w:spacing w:before="200" w:after="240"/>
        <w:rPr>
          <w:ins w:id="172" w:author="Lidia Rocha" w:date="2025-10-29T21:53:00Z" w16du:dateUtc="2025-10-30T04:53:00Z"/>
          <w:color w:val="000000" w:themeColor="text1"/>
        </w:rPr>
      </w:pPr>
      <w:bookmarkStart w:id="173" w:name="_Toc212560196"/>
      <w:bookmarkStart w:id="174" w:name="_Toc1547372872"/>
      <w:ins w:id="175" w:author="Lidia Rocha" w:date="2025-10-29T21:53:00Z">
        <w:r w:rsidRPr="65D27D43">
          <w:rPr>
            <w:color w:val="000000" w:themeColor="text1"/>
          </w:rPr>
          <w:t>Regression</w:t>
        </w:r>
      </w:ins>
      <w:bookmarkEnd w:id="173"/>
      <w:bookmarkEnd w:id="174"/>
    </w:p>
    <w:p w14:paraId="344E38C2" w14:textId="77777777" w:rsidR="00CE403E" w:rsidRPr="00F9540B" w:rsidRDefault="00CE403E" w:rsidP="00CE403E">
      <w:pPr>
        <w:pStyle w:val="ListParagraph"/>
        <w:numPr>
          <w:ilvl w:val="0"/>
          <w:numId w:val="111"/>
        </w:numPr>
        <w:spacing w:line="360" w:lineRule="auto"/>
        <w:rPr>
          <w:ins w:id="176" w:author="Lidia Rocha" w:date="2025-10-29T21:53:00Z" w16du:dateUtc="2025-10-30T04:53:00Z"/>
          <w:color w:val="000000" w:themeColor="text1"/>
          <w:sz w:val="24"/>
          <w:szCs w:val="24"/>
        </w:rPr>
      </w:pPr>
      <w:ins w:id="177" w:author="Lidia Rocha" w:date="2025-10-29T21:53:00Z" w16du:dateUtc="2025-10-30T04:53:00Z">
        <w:r w:rsidRPr="00F9540B">
          <w:rPr>
            <w:color w:val="000000" w:themeColor="text1"/>
            <w:sz w:val="24"/>
            <w:szCs w:val="24"/>
          </w:rPr>
          <w:t xml:space="preserve">Add/update tests with each feature. </w:t>
        </w:r>
      </w:ins>
    </w:p>
    <w:p w14:paraId="37E436FB" w14:textId="77777777" w:rsidR="00CE403E" w:rsidRPr="00F9540B" w:rsidRDefault="00CE403E" w:rsidP="00CE403E">
      <w:pPr>
        <w:pStyle w:val="ListParagraph"/>
        <w:numPr>
          <w:ilvl w:val="0"/>
          <w:numId w:val="111"/>
        </w:numPr>
        <w:spacing w:line="360" w:lineRule="auto"/>
        <w:rPr>
          <w:ins w:id="178" w:author="Lidia Rocha" w:date="2025-10-29T21:53:00Z" w16du:dateUtc="2025-10-30T04:53:00Z"/>
          <w:color w:val="000000" w:themeColor="text1"/>
          <w:sz w:val="24"/>
          <w:szCs w:val="24"/>
        </w:rPr>
      </w:pPr>
      <w:ins w:id="179" w:author="Lidia Rocha" w:date="2025-10-29T21:53:00Z" w16du:dateUtc="2025-10-30T04:53:00Z">
        <w:r w:rsidRPr="00F9540B">
          <w:rPr>
            <w:color w:val="000000" w:themeColor="text1"/>
            <w:sz w:val="24"/>
            <w:szCs w:val="24"/>
          </w:rPr>
          <w:t>Use feature flags to isolate incomplete work.</w:t>
        </w:r>
      </w:ins>
    </w:p>
    <w:p w14:paraId="491E001E" w14:textId="77777777" w:rsidR="00CE403E" w:rsidRPr="003F1600" w:rsidRDefault="08862A01" w:rsidP="00CE403E">
      <w:pPr>
        <w:pStyle w:val="Heading2"/>
        <w:keepNext/>
        <w:keepLines/>
        <w:spacing w:before="200" w:after="240"/>
        <w:rPr>
          <w:ins w:id="180" w:author="Lidia Rocha" w:date="2025-10-29T21:53:00Z" w16du:dateUtc="2025-10-30T04:53:00Z"/>
          <w:color w:val="000000" w:themeColor="text1"/>
        </w:rPr>
      </w:pPr>
      <w:bookmarkStart w:id="181" w:name="_Toc212560197"/>
      <w:bookmarkStart w:id="182" w:name="_Toc329191800"/>
      <w:ins w:id="183" w:author="Lidia Rocha" w:date="2025-10-29T21:53:00Z">
        <w:r w:rsidRPr="65D27D43">
          <w:rPr>
            <w:color w:val="000000" w:themeColor="text1"/>
          </w:rPr>
          <w:t>Data &amp; Environments</w:t>
        </w:r>
      </w:ins>
      <w:bookmarkEnd w:id="181"/>
      <w:bookmarkEnd w:id="182"/>
    </w:p>
    <w:p w14:paraId="1EF75CF0" w14:textId="77777777" w:rsidR="00CE403E" w:rsidRPr="00F9540B" w:rsidRDefault="00CE403E" w:rsidP="00CE403E">
      <w:pPr>
        <w:pStyle w:val="ListParagraph"/>
        <w:numPr>
          <w:ilvl w:val="0"/>
          <w:numId w:val="112"/>
        </w:numPr>
        <w:spacing w:line="360" w:lineRule="auto"/>
        <w:rPr>
          <w:ins w:id="184" w:author="Lidia Rocha" w:date="2025-10-29T21:53:00Z" w16du:dateUtc="2025-10-30T04:53:00Z"/>
          <w:color w:val="000000" w:themeColor="text1"/>
          <w:sz w:val="24"/>
          <w:szCs w:val="24"/>
        </w:rPr>
      </w:pPr>
      <w:ins w:id="185" w:author="Lidia Rocha" w:date="2025-10-29T21:53:00Z" w16du:dateUtc="2025-10-30T04:53:00Z">
        <w:r w:rsidRPr="00F9540B">
          <w:rPr>
            <w:color w:val="000000" w:themeColor="text1"/>
            <w:sz w:val="24"/>
            <w:szCs w:val="24"/>
          </w:rPr>
          <w:t>Realistic synthetic datasets; anonymized samples only when strictly needed.</w:t>
        </w:r>
      </w:ins>
    </w:p>
    <w:p w14:paraId="12B51518" w14:textId="77777777" w:rsidR="00CE403E" w:rsidRPr="00F9540B" w:rsidRDefault="00CE403E" w:rsidP="00CE403E">
      <w:pPr>
        <w:pStyle w:val="ListParagraph"/>
        <w:numPr>
          <w:ilvl w:val="0"/>
          <w:numId w:val="112"/>
        </w:numPr>
        <w:spacing w:line="360" w:lineRule="auto"/>
        <w:rPr>
          <w:ins w:id="186" w:author="Lidia Rocha" w:date="2025-10-29T21:53:00Z" w16du:dateUtc="2025-10-30T04:53:00Z"/>
          <w:color w:val="000000" w:themeColor="text1"/>
          <w:sz w:val="24"/>
          <w:szCs w:val="24"/>
        </w:rPr>
      </w:pPr>
      <w:ins w:id="187" w:author="Lidia Rocha" w:date="2025-10-29T21:53:00Z" w16du:dateUtc="2025-10-30T04:53:00Z">
        <w:r w:rsidRPr="00F9540B">
          <w:rPr>
            <w:color w:val="000000" w:themeColor="text1"/>
            <w:sz w:val="24"/>
            <w:szCs w:val="24"/>
          </w:rPr>
          <w:t>Staging mirrors production‑like topology and configuration to catch integration issues early.</w:t>
        </w:r>
      </w:ins>
    </w:p>
    <w:p w14:paraId="47F6EC25" w14:textId="77777777" w:rsidR="00CE403E" w:rsidRPr="003F1600" w:rsidRDefault="08862A01" w:rsidP="00CE403E">
      <w:pPr>
        <w:pStyle w:val="Heading2"/>
        <w:keepNext/>
        <w:keepLines/>
        <w:spacing w:before="200" w:after="240"/>
        <w:rPr>
          <w:ins w:id="188" w:author="Lidia Rocha" w:date="2025-10-29T21:53:00Z" w16du:dateUtc="2025-10-30T04:53:00Z"/>
          <w:color w:val="000000" w:themeColor="text1"/>
        </w:rPr>
      </w:pPr>
      <w:bookmarkStart w:id="189" w:name="_Toc212560198"/>
      <w:bookmarkStart w:id="190" w:name="_Toc1832310096"/>
      <w:ins w:id="191" w:author="Lidia Rocha" w:date="2025-10-29T21:53:00Z">
        <w:r w:rsidRPr="65D27D43">
          <w:rPr>
            <w:color w:val="000000" w:themeColor="text1"/>
          </w:rPr>
          <w:t>Exit Criteria</w:t>
        </w:r>
      </w:ins>
      <w:bookmarkEnd w:id="189"/>
      <w:bookmarkEnd w:id="190"/>
    </w:p>
    <w:p w14:paraId="66CE2AA5" w14:textId="77777777" w:rsidR="00CE403E" w:rsidRPr="00F9540B" w:rsidRDefault="00CE403E" w:rsidP="00CE403E">
      <w:pPr>
        <w:pStyle w:val="ListParagraph"/>
        <w:numPr>
          <w:ilvl w:val="0"/>
          <w:numId w:val="113"/>
        </w:numPr>
        <w:spacing w:line="360" w:lineRule="auto"/>
        <w:rPr>
          <w:ins w:id="192" w:author="Lidia Rocha" w:date="2025-10-29T21:53:00Z" w16du:dateUtc="2025-10-30T04:53:00Z"/>
          <w:color w:val="000000" w:themeColor="text1"/>
          <w:sz w:val="24"/>
          <w:szCs w:val="24"/>
        </w:rPr>
      </w:pPr>
      <w:ins w:id="193" w:author="Lidia Rocha" w:date="2025-10-29T21:53:00Z" w16du:dateUtc="2025-10-30T04:53:00Z">
        <w:r w:rsidRPr="00F9540B">
          <w:rPr>
            <w:color w:val="000000" w:themeColor="text1"/>
            <w:sz w:val="24"/>
            <w:szCs w:val="24"/>
          </w:rPr>
          <w:t>All critical/high tests pass; no open defects.</w:t>
        </w:r>
      </w:ins>
    </w:p>
    <w:p w14:paraId="0E46E8AA" w14:textId="77777777" w:rsidR="00CE403E" w:rsidRPr="00F9540B" w:rsidRDefault="00CE403E" w:rsidP="00CE403E">
      <w:pPr>
        <w:pStyle w:val="ListParagraph"/>
        <w:numPr>
          <w:ilvl w:val="0"/>
          <w:numId w:val="113"/>
        </w:numPr>
        <w:spacing w:line="360" w:lineRule="auto"/>
        <w:rPr>
          <w:ins w:id="194" w:author="Lidia Rocha" w:date="2025-10-29T21:53:00Z" w16du:dateUtc="2025-10-30T04:53:00Z"/>
          <w:color w:val="000000" w:themeColor="text1"/>
          <w:sz w:val="24"/>
          <w:szCs w:val="24"/>
        </w:rPr>
      </w:pPr>
      <w:ins w:id="195" w:author="Lidia Rocha" w:date="2025-10-29T21:53:00Z" w16du:dateUtc="2025-10-30T04:53:00Z">
        <w:r w:rsidRPr="00F9540B">
          <w:rPr>
            <w:color w:val="000000" w:themeColor="text1"/>
            <w:sz w:val="24"/>
            <w:szCs w:val="24"/>
          </w:rPr>
          <w:lastRenderedPageBreak/>
          <w:t>Key performance targets met for primary flows.</w:t>
        </w:r>
      </w:ins>
    </w:p>
    <w:p w14:paraId="51588ABD" w14:textId="77777777" w:rsidR="00CE403E" w:rsidRPr="006770AF" w:rsidRDefault="00CE403E" w:rsidP="00CE403E">
      <w:pPr>
        <w:pStyle w:val="ListParagraph"/>
        <w:numPr>
          <w:ilvl w:val="0"/>
          <w:numId w:val="113"/>
        </w:numPr>
        <w:spacing w:line="360" w:lineRule="auto"/>
        <w:rPr>
          <w:ins w:id="196" w:author="Lidia Rocha" w:date="2025-10-29T21:53:00Z" w16du:dateUtc="2025-10-30T04:53:00Z"/>
          <w:color w:val="000000" w:themeColor="text1"/>
          <w:sz w:val="24"/>
          <w:szCs w:val="24"/>
        </w:rPr>
      </w:pPr>
      <w:ins w:id="197" w:author="Lidia Rocha" w:date="2025-10-29T21:53:00Z" w16du:dateUtc="2025-10-30T04:53:00Z">
        <w:r w:rsidRPr="00F9540B">
          <w:rPr>
            <w:color w:val="000000" w:themeColor="text1"/>
            <w:sz w:val="24"/>
            <w:szCs w:val="24"/>
          </w:rPr>
          <w:t>Security/audit checks satisfied.</w:t>
        </w:r>
      </w:ins>
    </w:p>
    <w:p w14:paraId="4CCF4B5A" w14:textId="77777777" w:rsidR="00CE403E" w:rsidRPr="003F1600" w:rsidRDefault="08862A01" w:rsidP="00CE403E">
      <w:pPr>
        <w:pStyle w:val="Heading2"/>
        <w:rPr>
          <w:ins w:id="198" w:author="Lidia Rocha" w:date="2025-10-29T21:53:00Z" w16du:dateUtc="2025-10-30T04:53:00Z"/>
        </w:rPr>
      </w:pPr>
      <w:bookmarkStart w:id="199" w:name="_Toc212560199"/>
      <w:bookmarkStart w:id="200" w:name="_Toc1342313367"/>
      <w:ins w:id="201" w:author="Lidia Rocha" w:date="2025-10-29T21:53:00Z" w16du:dateUtc="2025-10-30T04:53:00Z">
        <w:r>
          <w:t>Pass/Fail Criteria</w:t>
        </w:r>
        <w:bookmarkEnd w:id="199"/>
        <w:bookmarkEnd w:id="200"/>
      </w:ins>
    </w:p>
    <w:p w14:paraId="2B804FF8" w14:textId="6516A763" w:rsidR="00CE403E" w:rsidRPr="00F9540B" w:rsidRDefault="00CE403E">
      <w:pPr>
        <w:pStyle w:val="BodyText"/>
        <w:spacing w:before="140" w:line="360" w:lineRule="auto"/>
        <w:ind w:right="863"/>
        <w:rPr>
          <w:ins w:id="202" w:author="Lidia Rocha" w:date="2025-10-29T21:53:00Z" w16du:dateUtc="2025-10-30T04:53:00Z"/>
        </w:rPr>
        <w:pPrChange w:id="203" w:author="Lidia Rocha" w:date="2025-10-29T21:53:00Z" w16du:dateUtc="2025-10-30T04:53:00Z">
          <w:pPr>
            <w:spacing w:line="360" w:lineRule="auto"/>
          </w:pPr>
        </w:pPrChange>
      </w:pPr>
      <w:ins w:id="204" w:author="Lidia Rocha" w:date="2025-10-29T21:53:00Z" w16du:dateUtc="2025-10-30T04:53:00Z">
        <w:r w:rsidRPr="00F9540B">
          <w:t>The</w:t>
        </w:r>
        <w:r w:rsidRPr="00F9540B">
          <w:rPr>
            <w:spacing w:val="-4"/>
          </w:rPr>
          <w:t xml:space="preserve"> </w:t>
        </w:r>
        <w:r w:rsidRPr="00F9540B">
          <w:t>Pass/Fail</w:t>
        </w:r>
        <w:r w:rsidRPr="00F9540B">
          <w:rPr>
            <w:spacing w:val="-11"/>
          </w:rPr>
          <w:t xml:space="preserve"> </w:t>
        </w:r>
        <w:r w:rsidRPr="00F9540B">
          <w:t>criteria for</w:t>
        </w:r>
        <w:r w:rsidRPr="00F9540B">
          <w:rPr>
            <w:spacing w:val="-2"/>
          </w:rPr>
          <w:t xml:space="preserve"> </w:t>
        </w:r>
        <w:r w:rsidRPr="00F9540B">
          <w:t>each</w:t>
        </w:r>
        <w:r w:rsidRPr="00F9540B">
          <w:rPr>
            <w:spacing w:val="-8"/>
          </w:rPr>
          <w:t xml:space="preserve"> </w:t>
        </w:r>
        <w:r w:rsidRPr="00F9540B">
          <w:t>test</w:t>
        </w:r>
        <w:r w:rsidRPr="00F9540B">
          <w:rPr>
            <w:spacing w:val="-3"/>
          </w:rPr>
          <w:t xml:space="preserve"> </w:t>
        </w:r>
        <w:r w:rsidRPr="00F9540B">
          <w:t>case</w:t>
        </w:r>
        <w:r w:rsidRPr="00F9540B">
          <w:rPr>
            <w:spacing w:val="-4"/>
          </w:rPr>
          <w:t xml:space="preserve"> </w:t>
        </w:r>
        <w:r w:rsidRPr="00F9540B">
          <w:t>should</w:t>
        </w:r>
        <w:r w:rsidRPr="00F9540B">
          <w:rPr>
            <w:spacing w:val="-3"/>
          </w:rPr>
          <w:t xml:space="preserve"> </w:t>
        </w:r>
        <w:r w:rsidRPr="00F9540B">
          <w:t>be</w:t>
        </w:r>
        <w:r w:rsidRPr="00F9540B">
          <w:rPr>
            <w:spacing w:val="-4"/>
          </w:rPr>
          <w:t xml:space="preserve"> </w:t>
        </w:r>
        <w:r w:rsidRPr="00F9540B">
          <w:t>clearly</w:t>
        </w:r>
        <w:r w:rsidRPr="00F9540B">
          <w:rPr>
            <w:spacing w:val="-11"/>
          </w:rPr>
          <w:t xml:space="preserve"> </w:t>
        </w:r>
        <w:r w:rsidRPr="00F9540B">
          <w:t>defined before</w:t>
        </w:r>
        <w:r w:rsidRPr="00F9540B">
          <w:rPr>
            <w:spacing w:val="-4"/>
          </w:rPr>
          <w:t xml:space="preserve"> </w:t>
        </w:r>
        <w:r w:rsidRPr="00F9540B">
          <w:t>execution.</w:t>
        </w:r>
        <w:r w:rsidRPr="00F9540B">
          <w:rPr>
            <w:spacing w:val="-1"/>
          </w:rPr>
          <w:t xml:space="preserve"> </w:t>
        </w:r>
        <w:r w:rsidRPr="00F9540B">
          <w:t>The following definitions provide guidance:</w:t>
        </w:r>
      </w:ins>
    </w:p>
    <w:p w14:paraId="74889B95" w14:textId="77777777" w:rsidR="00CE403E" w:rsidRPr="003F1600" w:rsidRDefault="00CE403E" w:rsidP="00CE403E">
      <w:pPr>
        <w:pStyle w:val="ListParagraph"/>
        <w:numPr>
          <w:ilvl w:val="0"/>
          <w:numId w:val="114"/>
        </w:numPr>
        <w:spacing w:line="360" w:lineRule="auto"/>
        <w:rPr>
          <w:ins w:id="205" w:author="Lidia Rocha" w:date="2025-10-29T21:53:00Z" w16du:dateUtc="2025-10-30T04:53:00Z"/>
          <w:sz w:val="24"/>
          <w:szCs w:val="24"/>
        </w:rPr>
      </w:pPr>
      <w:ins w:id="206" w:author="Lidia Rocha" w:date="2025-10-29T21:53:00Z" w16du:dateUtc="2025-10-30T04:53:00Z">
        <w:r w:rsidRPr="003F1600">
          <w:rPr>
            <w:i/>
            <w:iCs/>
            <w:sz w:val="24"/>
            <w:szCs w:val="24"/>
          </w:rPr>
          <w:t>Pass</w:t>
        </w:r>
        <w:r w:rsidRPr="003F1600">
          <w:rPr>
            <w:sz w:val="24"/>
            <w:szCs w:val="24"/>
          </w:rPr>
          <w:t xml:space="preserve"> – The</w:t>
        </w:r>
        <w:r w:rsidRPr="003F1600">
          <w:rPr>
            <w:spacing w:val="-3"/>
            <w:sz w:val="24"/>
            <w:szCs w:val="24"/>
          </w:rPr>
          <w:t xml:space="preserve"> </w:t>
        </w:r>
        <w:r w:rsidRPr="003F1600">
          <w:rPr>
            <w:sz w:val="24"/>
            <w:szCs w:val="24"/>
          </w:rPr>
          <w:t>actual</w:t>
        </w:r>
        <w:r w:rsidRPr="003F1600">
          <w:rPr>
            <w:spacing w:val="-10"/>
            <w:sz w:val="24"/>
            <w:szCs w:val="24"/>
          </w:rPr>
          <w:t xml:space="preserve"> </w:t>
        </w:r>
        <w:r w:rsidRPr="003F1600">
          <w:rPr>
            <w:sz w:val="24"/>
            <w:szCs w:val="24"/>
          </w:rPr>
          <w:t>result</w:t>
        </w:r>
        <w:r w:rsidRPr="003F1600">
          <w:rPr>
            <w:spacing w:val="7"/>
            <w:sz w:val="24"/>
            <w:szCs w:val="24"/>
          </w:rPr>
          <w:t xml:space="preserve"> </w:t>
        </w:r>
        <w:r w:rsidRPr="003F1600">
          <w:rPr>
            <w:sz w:val="24"/>
            <w:szCs w:val="24"/>
          </w:rPr>
          <w:t>matches</w:t>
        </w:r>
        <w:r w:rsidRPr="003F1600">
          <w:rPr>
            <w:spacing w:val="-3"/>
            <w:sz w:val="24"/>
            <w:szCs w:val="24"/>
          </w:rPr>
          <w:t xml:space="preserve"> </w:t>
        </w:r>
        <w:r w:rsidRPr="003F1600">
          <w:rPr>
            <w:sz w:val="24"/>
            <w:szCs w:val="24"/>
          </w:rPr>
          <w:t>the</w:t>
        </w:r>
        <w:r w:rsidRPr="003F1600">
          <w:rPr>
            <w:spacing w:val="-3"/>
            <w:sz w:val="24"/>
            <w:szCs w:val="24"/>
          </w:rPr>
          <w:t xml:space="preserve"> </w:t>
        </w:r>
        <w:r w:rsidRPr="003F1600">
          <w:rPr>
            <w:sz w:val="24"/>
            <w:szCs w:val="24"/>
          </w:rPr>
          <w:t>expected</w:t>
        </w:r>
        <w:r w:rsidRPr="003F1600">
          <w:rPr>
            <w:spacing w:val="-2"/>
            <w:sz w:val="24"/>
            <w:szCs w:val="24"/>
          </w:rPr>
          <w:t xml:space="preserve"> </w:t>
        </w:r>
        <w:r w:rsidRPr="003F1600">
          <w:rPr>
            <w:sz w:val="24"/>
            <w:szCs w:val="24"/>
          </w:rPr>
          <w:t>result</w:t>
        </w:r>
        <w:r w:rsidRPr="003F1600">
          <w:rPr>
            <w:spacing w:val="3"/>
            <w:sz w:val="24"/>
            <w:szCs w:val="24"/>
          </w:rPr>
          <w:t xml:space="preserve"> </w:t>
        </w:r>
        <w:r w:rsidRPr="003F1600">
          <w:rPr>
            <w:sz w:val="24"/>
            <w:szCs w:val="24"/>
          </w:rPr>
          <w:t>without</w:t>
        </w:r>
        <w:r w:rsidRPr="003F1600">
          <w:rPr>
            <w:spacing w:val="3"/>
            <w:sz w:val="24"/>
            <w:szCs w:val="24"/>
          </w:rPr>
          <w:t xml:space="preserve"> </w:t>
        </w:r>
        <w:r w:rsidRPr="003F1600">
          <w:rPr>
            <w:sz w:val="24"/>
            <w:szCs w:val="24"/>
          </w:rPr>
          <w:t>any</w:t>
        </w:r>
        <w:r w:rsidRPr="003F1600">
          <w:rPr>
            <w:spacing w:val="-11"/>
            <w:sz w:val="24"/>
            <w:szCs w:val="24"/>
          </w:rPr>
          <w:t xml:space="preserve"> </w:t>
        </w:r>
        <w:r w:rsidRPr="003F1600">
          <w:rPr>
            <w:spacing w:val="-2"/>
            <w:sz w:val="24"/>
            <w:szCs w:val="24"/>
          </w:rPr>
          <w:t>deviations.</w:t>
        </w:r>
      </w:ins>
    </w:p>
    <w:p w14:paraId="37C58FB3" w14:textId="77777777" w:rsidR="00CE403E" w:rsidRPr="003F1600" w:rsidRDefault="00CE403E" w:rsidP="00CE403E">
      <w:pPr>
        <w:pStyle w:val="ListParagraph"/>
        <w:numPr>
          <w:ilvl w:val="0"/>
          <w:numId w:val="114"/>
        </w:numPr>
        <w:spacing w:line="360" w:lineRule="auto"/>
        <w:rPr>
          <w:ins w:id="207" w:author="Lidia Rocha" w:date="2025-10-29T21:53:00Z" w16du:dateUtc="2025-10-30T04:53:00Z"/>
          <w:sz w:val="24"/>
          <w:szCs w:val="24"/>
        </w:rPr>
      </w:pPr>
      <w:ins w:id="208" w:author="Lidia Rocha" w:date="2025-10-29T21:53:00Z" w16du:dateUtc="2025-10-30T04:53:00Z">
        <w:r w:rsidRPr="003F1600">
          <w:rPr>
            <w:i/>
            <w:sz w:val="24"/>
            <w:szCs w:val="24"/>
          </w:rPr>
          <w:t>Fail</w:t>
        </w:r>
        <w:r w:rsidRPr="003F1600">
          <w:rPr>
            <w:iCs/>
            <w:sz w:val="24"/>
            <w:szCs w:val="24"/>
          </w:rPr>
          <w:t xml:space="preserve"> – </w:t>
        </w:r>
        <w:r w:rsidRPr="003F1600">
          <w:rPr>
            <w:sz w:val="24"/>
            <w:szCs w:val="24"/>
          </w:rPr>
          <w:t>The</w:t>
        </w:r>
        <w:r w:rsidRPr="003F1600">
          <w:rPr>
            <w:spacing w:val="-4"/>
            <w:sz w:val="24"/>
            <w:szCs w:val="24"/>
          </w:rPr>
          <w:t xml:space="preserve"> </w:t>
        </w:r>
        <w:r w:rsidRPr="003F1600">
          <w:rPr>
            <w:sz w:val="24"/>
            <w:szCs w:val="24"/>
          </w:rPr>
          <w:t>actual</w:t>
        </w:r>
        <w:r w:rsidRPr="003F1600">
          <w:rPr>
            <w:spacing w:val="-11"/>
            <w:sz w:val="24"/>
            <w:szCs w:val="24"/>
          </w:rPr>
          <w:t xml:space="preserve"> </w:t>
        </w:r>
        <w:r w:rsidRPr="003F1600">
          <w:rPr>
            <w:sz w:val="24"/>
            <w:szCs w:val="24"/>
          </w:rPr>
          <w:t>result does</w:t>
        </w:r>
        <w:r w:rsidRPr="003F1600">
          <w:rPr>
            <w:spacing w:val="-5"/>
            <w:sz w:val="24"/>
            <w:szCs w:val="24"/>
          </w:rPr>
          <w:t xml:space="preserve"> </w:t>
        </w:r>
        <w:r w:rsidRPr="003F1600">
          <w:rPr>
            <w:sz w:val="24"/>
            <w:szCs w:val="24"/>
          </w:rPr>
          <w:t>not</w:t>
        </w:r>
        <w:r w:rsidRPr="003F1600">
          <w:rPr>
            <w:spacing w:val="-3"/>
            <w:sz w:val="24"/>
            <w:szCs w:val="24"/>
          </w:rPr>
          <w:t xml:space="preserve"> </w:t>
        </w:r>
        <w:r w:rsidRPr="003F1600">
          <w:rPr>
            <w:sz w:val="24"/>
            <w:szCs w:val="24"/>
          </w:rPr>
          <w:t>match</w:t>
        </w:r>
        <w:r w:rsidRPr="003F1600">
          <w:rPr>
            <w:spacing w:val="-8"/>
            <w:sz w:val="24"/>
            <w:szCs w:val="24"/>
          </w:rPr>
          <w:t xml:space="preserve"> </w:t>
        </w:r>
        <w:r w:rsidRPr="003F1600">
          <w:rPr>
            <w:sz w:val="24"/>
            <w:szCs w:val="24"/>
          </w:rPr>
          <w:t>the</w:t>
        </w:r>
        <w:r w:rsidRPr="003F1600">
          <w:rPr>
            <w:spacing w:val="-4"/>
            <w:sz w:val="24"/>
            <w:szCs w:val="24"/>
          </w:rPr>
          <w:t xml:space="preserve"> </w:t>
        </w:r>
        <w:r w:rsidRPr="003F1600">
          <w:rPr>
            <w:sz w:val="24"/>
            <w:szCs w:val="24"/>
          </w:rPr>
          <w:t>expected</w:t>
        </w:r>
        <w:r w:rsidRPr="003F1600">
          <w:rPr>
            <w:spacing w:val="-3"/>
            <w:sz w:val="24"/>
            <w:szCs w:val="24"/>
          </w:rPr>
          <w:t xml:space="preserve"> </w:t>
        </w:r>
        <w:r w:rsidRPr="003F1600">
          <w:rPr>
            <w:sz w:val="24"/>
            <w:szCs w:val="24"/>
          </w:rPr>
          <w:t>result,</w:t>
        </w:r>
        <w:r w:rsidRPr="003F1600">
          <w:rPr>
            <w:spacing w:val="-1"/>
            <w:sz w:val="24"/>
            <w:szCs w:val="24"/>
          </w:rPr>
          <w:t xml:space="preserve"> </w:t>
        </w:r>
        <w:r w:rsidRPr="003F1600">
          <w:rPr>
            <w:sz w:val="24"/>
            <w:szCs w:val="24"/>
          </w:rPr>
          <w:t>indicating</w:t>
        </w:r>
        <w:r w:rsidRPr="003F1600">
          <w:rPr>
            <w:spacing w:val="-3"/>
            <w:sz w:val="24"/>
            <w:szCs w:val="24"/>
          </w:rPr>
          <w:t xml:space="preserve"> </w:t>
        </w:r>
        <w:r w:rsidRPr="003F1600">
          <w:rPr>
            <w:sz w:val="24"/>
            <w:szCs w:val="24"/>
          </w:rPr>
          <w:t>a</w:t>
        </w:r>
        <w:r w:rsidRPr="003F1600">
          <w:rPr>
            <w:spacing w:val="-4"/>
            <w:sz w:val="24"/>
            <w:szCs w:val="24"/>
          </w:rPr>
          <w:t xml:space="preserve"> </w:t>
        </w:r>
        <w:r w:rsidRPr="003F1600">
          <w:rPr>
            <w:sz w:val="24"/>
            <w:szCs w:val="24"/>
          </w:rPr>
          <w:t>deviation</w:t>
        </w:r>
        <w:r w:rsidRPr="003F1600">
          <w:rPr>
            <w:spacing w:val="-3"/>
            <w:sz w:val="24"/>
            <w:szCs w:val="24"/>
          </w:rPr>
          <w:t xml:space="preserve"> </w:t>
        </w:r>
        <w:r w:rsidRPr="003F1600">
          <w:rPr>
            <w:sz w:val="24"/>
            <w:szCs w:val="24"/>
          </w:rPr>
          <w:t>from the requirement.</w:t>
        </w:r>
      </w:ins>
    </w:p>
    <w:p w14:paraId="3126A783" w14:textId="77777777" w:rsidR="00CE403E" w:rsidRPr="003F1600" w:rsidRDefault="00CE403E" w:rsidP="00CE403E">
      <w:pPr>
        <w:pStyle w:val="ListParagraph"/>
        <w:numPr>
          <w:ilvl w:val="0"/>
          <w:numId w:val="114"/>
        </w:numPr>
        <w:spacing w:line="360" w:lineRule="auto"/>
        <w:rPr>
          <w:ins w:id="209" w:author="Lidia Rocha" w:date="2025-10-29T21:53:00Z" w16du:dateUtc="2025-10-30T04:53:00Z"/>
          <w:iCs/>
          <w:sz w:val="24"/>
          <w:szCs w:val="24"/>
        </w:rPr>
      </w:pPr>
      <w:ins w:id="210" w:author="Lidia Rocha" w:date="2025-10-29T21:53:00Z" w16du:dateUtc="2025-10-30T04:53:00Z">
        <w:r w:rsidRPr="003F1600">
          <w:rPr>
            <w:i/>
            <w:sz w:val="24"/>
            <w:szCs w:val="24"/>
          </w:rPr>
          <w:t>Blocked</w:t>
        </w:r>
        <w:r w:rsidRPr="003F1600">
          <w:rPr>
            <w:iCs/>
            <w:sz w:val="24"/>
            <w:szCs w:val="24"/>
          </w:rPr>
          <w:t xml:space="preserve"> – </w:t>
        </w:r>
        <w:r w:rsidRPr="003F1600">
          <w:rPr>
            <w:sz w:val="24"/>
            <w:szCs w:val="24"/>
          </w:rPr>
          <w:t>The</w:t>
        </w:r>
        <w:r w:rsidRPr="003F1600">
          <w:rPr>
            <w:spacing w:val="-10"/>
            <w:sz w:val="24"/>
            <w:szCs w:val="24"/>
          </w:rPr>
          <w:t xml:space="preserve"> </w:t>
        </w:r>
        <w:r w:rsidRPr="003F1600">
          <w:rPr>
            <w:sz w:val="24"/>
            <w:szCs w:val="24"/>
          </w:rPr>
          <w:t>test</w:t>
        </w:r>
        <w:r w:rsidRPr="003F1600">
          <w:rPr>
            <w:spacing w:val="-4"/>
            <w:sz w:val="24"/>
            <w:szCs w:val="24"/>
          </w:rPr>
          <w:t xml:space="preserve"> </w:t>
        </w:r>
        <w:r w:rsidRPr="003F1600">
          <w:rPr>
            <w:sz w:val="24"/>
            <w:szCs w:val="24"/>
          </w:rPr>
          <w:t>could</w:t>
        </w:r>
        <w:r w:rsidRPr="003F1600">
          <w:rPr>
            <w:spacing w:val="-1"/>
            <w:sz w:val="24"/>
            <w:szCs w:val="24"/>
          </w:rPr>
          <w:t xml:space="preserve"> </w:t>
        </w:r>
        <w:r w:rsidRPr="003F1600">
          <w:rPr>
            <w:sz w:val="24"/>
            <w:szCs w:val="24"/>
          </w:rPr>
          <w:t>not</w:t>
        </w:r>
        <w:r w:rsidRPr="003F1600">
          <w:rPr>
            <w:spacing w:val="-4"/>
            <w:sz w:val="24"/>
            <w:szCs w:val="24"/>
          </w:rPr>
          <w:t xml:space="preserve"> </w:t>
        </w:r>
        <w:r w:rsidRPr="003F1600">
          <w:rPr>
            <w:sz w:val="24"/>
            <w:szCs w:val="24"/>
          </w:rPr>
          <w:t>be</w:t>
        </w:r>
        <w:r w:rsidRPr="003F1600">
          <w:rPr>
            <w:spacing w:val="-5"/>
            <w:sz w:val="24"/>
            <w:szCs w:val="24"/>
          </w:rPr>
          <w:t xml:space="preserve"> </w:t>
        </w:r>
        <w:r w:rsidRPr="003F1600">
          <w:rPr>
            <w:sz w:val="24"/>
            <w:szCs w:val="24"/>
          </w:rPr>
          <w:t>executed</w:t>
        </w:r>
        <w:r w:rsidRPr="003F1600">
          <w:rPr>
            <w:spacing w:val="-4"/>
            <w:sz w:val="24"/>
            <w:szCs w:val="24"/>
          </w:rPr>
          <w:t xml:space="preserve"> </w:t>
        </w:r>
        <w:r w:rsidRPr="003F1600">
          <w:rPr>
            <w:sz w:val="24"/>
            <w:szCs w:val="24"/>
          </w:rPr>
          <w:t>due</w:t>
        </w:r>
        <w:r w:rsidRPr="003F1600">
          <w:rPr>
            <w:spacing w:val="-10"/>
            <w:sz w:val="24"/>
            <w:szCs w:val="24"/>
          </w:rPr>
          <w:t xml:space="preserve"> </w:t>
        </w:r>
        <w:r w:rsidRPr="003F1600">
          <w:rPr>
            <w:sz w:val="24"/>
            <w:szCs w:val="24"/>
          </w:rPr>
          <w:t>to prerequisite</w:t>
        </w:r>
        <w:r w:rsidRPr="003F1600">
          <w:rPr>
            <w:spacing w:val="-1"/>
            <w:sz w:val="24"/>
            <w:szCs w:val="24"/>
          </w:rPr>
          <w:t xml:space="preserve"> </w:t>
        </w:r>
        <w:r w:rsidRPr="003F1600">
          <w:rPr>
            <w:sz w:val="24"/>
            <w:szCs w:val="24"/>
          </w:rPr>
          <w:t>failure</w:t>
        </w:r>
        <w:r w:rsidRPr="003F1600">
          <w:rPr>
            <w:spacing w:val="-5"/>
            <w:sz w:val="24"/>
            <w:szCs w:val="24"/>
          </w:rPr>
          <w:t xml:space="preserve"> </w:t>
        </w:r>
        <w:r w:rsidRPr="003F1600">
          <w:rPr>
            <w:sz w:val="24"/>
            <w:szCs w:val="24"/>
          </w:rPr>
          <w:t>or</w:t>
        </w:r>
        <w:r w:rsidRPr="003F1600">
          <w:rPr>
            <w:spacing w:val="-3"/>
            <w:sz w:val="24"/>
            <w:szCs w:val="24"/>
          </w:rPr>
          <w:t xml:space="preserve"> </w:t>
        </w:r>
        <w:r w:rsidRPr="003F1600">
          <w:rPr>
            <w:sz w:val="24"/>
            <w:szCs w:val="24"/>
          </w:rPr>
          <w:t xml:space="preserve">environment </w:t>
        </w:r>
        <w:r w:rsidRPr="003F1600">
          <w:rPr>
            <w:spacing w:val="-2"/>
            <w:sz w:val="24"/>
            <w:szCs w:val="24"/>
          </w:rPr>
          <w:t>issues.</w:t>
        </w:r>
      </w:ins>
    </w:p>
    <w:p w14:paraId="32F50C21" w14:textId="77777777" w:rsidR="00CE403E" w:rsidRPr="003F1600" w:rsidRDefault="00CE403E" w:rsidP="00CE403E">
      <w:pPr>
        <w:pStyle w:val="ListParagraph"/>
        <w:numPr>
          <w:ilvl w:val="0"/>
          <w:numId w:val="114"/>
        </w:numPr>
        <w:spacing w:line="360" w:lineRule="auto"/>
        <w:rPr>
          <w:ins w:id="211" w:author="Lidia Rocha" w:date="2025-10-29T21:53:00Z" w16du:dateUtc="2025-10-30T04:53:00Z"/>
          <w:sz w:val="24"/>
          <w:szCs w:val="24"/>
        </w:rPr>
      </w:pPr>
      <w:ins w:id="212" w:author="Lidia Rocha" w:date="2025-10-29T21:53:00Z" w16du:dateUtc="2025-10-30T04:53:00Z">
        <w:r w:rsidRPr="003F1600">
          <w:rPr>
            <w:i/>
            <w:sz w:val="24"/>
            <w:szCs w:val="24"/>
          </w:rPr>
          <w:t>Not</w:t>
        </w:r>
        <w:r w:rsidRPr="003F1600">
          <w:rPr>
            <w:i/>
            <w:spacing w:val="-3"/>
            <w:sz w:val="24"/>
            <w:szCs w:val="24"/>
          </w:rPr>
          <w:t xml:space="preserve"> </w:t>
        </w:r>
        <w:r w:rsidRPr="003F1600">
          <w:rPr>
            <w:i/>
            <w:sz w:val="24"/>
            <w:szCs w:val="24"/>
          </w:rPr>
          <w:t>Executed</w:t>
        </w:r>
        <w:r w:rsidRPr="003F1600">
          <w:rPr>
            <w:sz w:val="24"/>
            <w:szCs w:val="24"/>
          </w:rPr>
          <w:t xml:space="preserve"> – The</w:t>
        </w:r>
        <w:r w:rsidRPr="003F1600">
          <w:rPr>
            <w:spacing w:val="-1"/>
            <w:sz w:val="24"/>
            <w:szCs w:val="24"/>
          </w:rPr>
          <w:t xml:space="preserve"> </w:t>
        </w:r>
        <w:r w:rsidRPr="003F1600">
          <w:rPr>
            <w:sz w:val="24"/>
            <w:szCs w:val="24"/>
          </w:rPr>
          <w:t>test</w:t>
        </w:r>
        <w:r w:rsidRPr="003F1600">
          <w:rPr>
            <w:spacing w:val="-1"/>
            <w:sz w:val="24"/>
            <w:szCs w:val="24"/>
          </w:rPr>
          <w:t xml:space="preserve"> </w:t>
        </w:r>
        <w:r w:rsidRPr="003F1600">
          <w:rPr>
            <w:sz w:val="24"/>
            <w:szCs w:val="24"/>
          </w:rPr>
          <w:t>case</w:t>
        </w:r>
        <w:r w:rsidRPr="003F1600">
          <w:rPr>
            <w:spacing w:val="-1"/>
            <w:sz w:val="24"/>
            <w:szCs w:val="24"/>
          </w:rPr>
          <w:t xml:space="preserve"> </w:t>
        </w:r>
        <w:r w:rsidRPr="003F1600">
          <w:rPr>
            <w:sz w:val="24"/>
            <w:szCs w:val="24"/>
          </w:rPr>
          <w:t>has</w:t>
        </w:r>
        <w:r w:rsidRPr="003F1600">
          <w:rPr>
            <w:spacing w:val="2"/>
            <w:sz w:val="24"/>
            <w:szCs w:val="24"/>
          </w:rPr>
          <w:t xml:space="preserve"> </w:t>
        </w:r>
        <w:r w:rsidRPr="003F1600">
          <w:rPr>
            <w:sz w:val="24"/>
            <w:szCs w:val="24"/>
          </w:rPr>
          <w:t>not</w:t>
        </w:r>
        <w:r w:rsidRPr="003F1600">
          <w:rPr>
            <w:spacing w:val="-1"/>
            <w:sz w:val="24"/>
            <w:szCs w:val="24"/>
          </w:rPr>
          <w:t xml:space="preserve"> </w:t>
        </w:r>
        <w:r w:rsidRPr="003F1600">
          <w:rPr>
            <w:sz w:val="24"/>
            <w:szCs w:val="24"/>
          </w:rPr>
          <w:t>been</w:t>
        </w:r>
        <w:r w:rsidRPr="003F1600">
          <w:rPr>
            <w:spacing w:val="-5"/>
            <w:sz w:val="24"/>
            <w:szCs w:val="24"/>
          </w:rPr>
          <w:t xml:space="preserve"> </w:t>
        </w:r>
        <w:r w:rsidRPr="003F1600">
          <w:rPr>
            <w:sz w:val="24"/>
            <w:szCs w:val="24"/>
          </w:rPr>
          <w:t>executed in</w:t>
        </w:r>
        <w:r w:rsidRPr="003F1600">
          <w:rPr>
            <w:spacing w:val="-5"/>
            <w:sz w:val="24"/>
            <w:szCs w:val="24"/>
          </w:rPr>
          <w:t xml:space="preserve"> </w:t>
        </w:r>
        <w:r w:rsidRPr="003F1600">
          <w:rPr>
            <w:sz w:val="24"/>
            <w:szCs w:val="24"/>
          </w:rPr>
          <w:t>this</w:t>
        </w:r>
        <w:r w:rsidRPr="003F1600">
          <w:rPr>
            <w:spacing w:val="4"/>
            <w:sz w:val="24"/>
            <w:szCs w:val="24"/>
          </w:rPr>
          <w:t xml:space="preserve"> </w:t>
        </w:r>
        <w:r w:rsidRPr="003F1600">
          <w:rPr>
            <w:spacing w:val="-2"/>
            <w:sz w:val="24"/>
            <w:szCs w:val="24"/>
          </w:rPr>
          <w:t>cycle.</w:t>
        </w:r>
      </w:ins>
    </w:p>
    <w:p w14:paraId="7DDF2906" w14:textId="77777777" w:rsidR="00CE403E" w:rsidRPr="00F9540B" w:rsidRDefault="00CE403E" w:rsidP="00CE403E">
      <w:pPr>
        <w:rPr>
          <w:ins w:id="213" w:author="Lidia Rocha" w:date="2025-10-29T21:53:00Z" w16du:dateUtc="2025-10-30T04:53:00Z"/>
          <w:sz w:val="24"/>
          <w:szCs w:val="24"/>
        </w:rPr>
      </w:pPr>
    </w:p>
    <w:p w14:paraId="7535BF9E" w14:textId="77777777" w:rsidR="00CE403E" w:rsidRPr="003F1600" w:rsidRDefault="08862A01" w:rsidP="00CE403E">
      <w:pPr>
        <w:pStyle w:val="Heading2"/>
        <w:spacing w:line="259" w:lineRule="auto"/>
        <w:ind w:left="0" w:firstLine="0"/>
        <w:rPr>
          <w:ins w:id="214" w:author="Lidia Rocha" w:date="2025-10-29T21:53:00Z" w16du:dateUtc="2025-10-30T04:53:00Z"/>
        </w:rPr>
      </w:pPr>
      <w:bookmarkStart w:id="215" w:name="_Toc212560200"/>
      <w:bookmarkStart w:id="216" w:name="_Toc290647544"/>
      <w:ins w:id="217" w:author="Lidia Rocha" w:date="2025-10-29T21:53:00Z">
        <w:r>
          <w:t>Quality and Metrics</w:t>
        </w:r>
      </w:ins>
      <w:bookmarkEnd w:id="215"/>
      <w:bookmarkEnd w:id="216"/>
    </w:p>
    <w:p w14:paraId="2A04F494" w14:textId="0AA0A919" w:rsidR="00CE403E" w:rsidRDefault="00CE403E" w:rsidP="00CE403E">
      <w:pPr>
        <w:pStyle w:val="BodyText"/>
        <w:spacing w:before="159" w:line="360" w:lineRule="auto"/>
        <w:ind w:right="749"/>
        <w:rPr>
          <w:ins w:id="218" w:author="Lidia Rocha" w:date="2025-10-29T21:54:00Z" w16du:dateUtc="2025-10-30T04:54:00Z"/>
        </w:rPr>
      </w:pPr>
      <w:ins w:id="219" w:author="Lidia Rocha" w:date="2025-10-29T21:53:00Z" w16du:dateUtc="2025-10-30T04:53:00Z">
        <w:r w:rsidRPr="00F9540B">
          <w:t>The PMP's Quality Management approach will guide the testing activities, which the RTM will verify. Test coverage, defect density, requirements stability, and execution progress are among the critical QA metrics that will be monitored. These metrics ensure that all SRS requirements are testable, validated, and auditable, and that quality goals are met</w:t>
        </w:r>
        <w:r w:rsidR="0049361E">
          <w:t>.</w:t>
        </w:r>
      </w:ins>
    </w:p>
    <w:p w14:paraId="2CB7AE8D" w14:textId="77777777" w:rsidR="002A3AC9" w:rsidRPr="00F9540B" w:rsidRDefault="002A3AC9" w:rsidP="00CE403E">
      <w:pPr>
        <w:pStyle w:val="BodyText"/>
        <w:spacing w:before="159" w:line="360" w:lineRule="auto"/>
        <w:ind w:right="749"/>
        <w:rPr>
          <w:ins w:id="220" w:author="Lidia Rocha" w:date="2025-10-29T21:53:00Z" w16du:dateUtc="2025-10-30T04:53:00Z"/>
        </w:rPr>
      </w:pPr>
    </w:p>
    <w:p w14:paraId="4717383A" w14:textId="6D8DE13E" w:rsidR="0195D24B" w:rsidDel="00CE403E" w:rsidRDefault="0195D24B">
      <w:pPr>
        <w:pStyle w:val="Heading2"/>
        <w:numPr>
          <w:ilvl w:val="0"/>
          <w:numId w:val="0"/>
        </w:numPr>
        <w:spacing w:before="200" w:line="360" w:lineRule="auto"/>
        <w:ind w:left="720"/>
        <w:rPr>
          <w:del w:id="221" w:author="Lidia Rocha" w:date="2025-10-29T21:53:00Z" w16du:dateUtc="2025-10-30T04:53:00Z"/>
          <w:b/>
          <w:bCs/>
          <w:color w:val="000000" w:themeColor="text1"/>
          <w:sz w:val="24"/>
          <w:szCs w:val="24"/>
        </w:rPr>
        <w:pPrChange w:id="222" w:author="Lidia Rocha" w:date="2025-10-29T21:53:00Z" w16du:dateUtc="2025-10-30T04:53:00Z">
          <w:pPr>
            <w:pStyle w:val="Heading2"/>
            <w:spacing w:before="200" w:line="360" w:lineRule="auto"/>
          </w:pPr>
        </w:pPrChange>
      </w:pPr>
      <w:del w:id="223" w:author="Lidia Rocha" w:date="2025-10-29T21:53:00Z">
        <w:r w:rsidRPr="65D27D43" w:rsidDel="30C43915">
          <w:rPr>
            <w:b/>
            <w:bCs/>
            <w:color w:val="000000" w:themeColor="text1"/>
            <w:sz w:val="24"/>
            <w:szCs w:val="24"/>
          </w:rPr>
          <w:delText>Levels of Testing</w:delText>
        </w:r>
      </w:del>
      <w:bookmarkEnd w:id="142"/>
    </w:p>
    <w:p w14:paraId="698BF82E" w14:textId="11CA96AE" w:rsidR="0195D24B" w:rsidDel="00CE403E" w:rsidRDefault="0195D24B">
      <w:pPr>
        <w:pStyle w:val="ListParagraph"/>
        <w:spacing w:line="360" w:lineRule="auto"/>
        <w:ind w:left="720" w:firstLine="0"/>
        <w:rPr>
          <w:del w:id="224" w:author="Lidia Rocha" w:date="2025-10-29T21:53:00Z" w16du:dateUtc="2025-10-30T04:53:00Z"/>
          <w:color w:val="000000" w:themeColor="text1"/>
          <w:sz w:val="24"/>
          <w:szCs w:val="24"/>
        </w:rPr>
        <w:pPrChange w:id="225" w:author="Lidia Rocha" w:date="2025-10-29T21:53:00Z" w16du:dateUtc="2025-10-30T04:53:00Z">
          <w:pPr>
            <w:pStyle w:val="ListParagraph"/>
            <w:numPr>
              <w:numId w:val="61"/>
            </w:numPr>
            <w:spacing w:line="360" w:lineRule="auto"/>
            <w:ind w:left="1080" w:hanging="360"/>
          </w:pPr>
        </w:pPrChange>
      </w:pPr>
      <w:del w:id="226" w:author="Lidia Rocha" w:date="2025-10-29T21:53:00Z" w16du:dateUtc="2025-10-30T04:53:00Z">
        <w:r w:rsidRPr="0D96189B" w:rsidDel="00CE403E">
          <w:rPr>
            <w:color w:val="000000" w:themeColor="text1"/>
            <w:sz w:val="24"/>
            <w:szCs w:val="24"/>
          </w:rPr>
          <w:delText>Unit — core logic in isolation (validation, time/scheduling, permissions, idempotency/retries).</w:delText>
        </w:r>
      </w:del>
    </w:p>
    <w:p w14:paraId="134736D9" w14:textId="25E0EB78" w:rsidR="0195D24B" w:rsidDel="00CE403E" w:rsidRDefault="0195D24B">
      <w:pPr>
        <w:pStyle w:val="ListParagraph"/>
        <w:spacing w:line="360" w:lineRule="auto"/>
        <w:ind w:left="720" w:firstLine="0"/>
        <w:rPr>
          <w:del w:id="227" w:author="Lidia Rocha" w:date="2025-10-29T21:53:00Z" w16du:dateUtc="2025-10-30T04:53:00Z"/>
          <w:color w:val="000000" w:themeColor="text1"/>
          <w:sz w:val="24"/>
          <w:szCs w:val="24"/>
        </w:rPr>
        <w:pPrChange w:id="228" w:author="Lidia Rocha" w:date="2025-10-29T21:53:00Z" w16du:dateUtc="2025-10-30T04:53:00Z">
          <w:pPr>
            <w:pStyle w:val="ListParagraph"/>
            <w:numPr>
              <w:numId w:val="61"/>
            </w:numPr>
            <w:spacing w:line="360" w:lineRule="auto"/>
            <w:ind w:left="1080" w:hanging="360"/>
          </w:pPr>
        </w:pPrChange>
      </w:pPr>
      <w:del w:id="229" w:author="Lidia Rocha" w:date="2025-10-29T21:53:00Z" w16du:dateUtc="2025-10-30T04:53:00Z">
        <w:r w:rsidRPr="0D96189B" w:rsidDel="00CE403E">
          <w:rPr>
            <w:color w:val="000000" w:themeColor="text1"/>
            <w:sz w:val="24"/>
            <w:szCs w:val="24"/>
          </w:rPr>
          <w:delText>Contract/Component — API formats and error handling at service boundaries using stubs/mocks for external providers.</w:delText>
        </w:r>
      </w:del>
    </w:p>
    <w:p w14:paraId="5CAAA4F2" w14:textId="318B4ADD" w:rsidR="0195D24B" w:rsidDel="00CE403E" w:rsidRDefault="0195D24B">
      <w:pPr>
        <w:pStyle w:val="ListParagraph"/>
        <w:spacing w:line="360" w:lineRule="auto"/>
        <w:ind w:left="720" w:firstLine="0"/>
        <w:rPr>
          <w:del w:id="230" w:author="Lidia Rocha" w:date="2025-10-29T21:53:00Z" w16du:dateUtc="2025-10-30T04:53:00Z"/>
          <w:color w:val="000000" w:themeColor="text1"/>
          <w:sz w:val="24"/>
          <w:szCs w:val="24"/>
        </w:rPr>
        <w:pPrChange w:id="231" w:author="Lidia Rocha" w:date="2025-10-29T21:53:00Z" w16du:dateUtc="2025-10-30T04:53:00Z">
          <w:pPr>
            <w:pStyle w:val="ListParagraph"/>
            <w:numPr>
              <w:numId w:val="61"/>
            </w:numPr>
            <w:spacing w:line="360" w:lineRule="auto"/>
            <w:ind w:left="1080" w:hanging="360"/>
          </w:pPr>
        </w:pPrChange>
      </w:pPr>
      <w:del w:id="232" w:author="Lidia Rocha" w:date="2025-10-29T21:53:00Z" w16du:dateUtc="2025-10-30T04:53:00Z">
        <w:r w:rsidRPr="0D96189B" w:rsidDel="00CE403E">
          <w:rPr>
            <w:color w:val="000000" w:themeColor="text1"/>
            <w:sz w:val="24"/>
            <w:szCs w:val="24"/>
          </w:rPr>
          <w:delText>Integration — real data stores and jobs: RBAC, reminders→notifications, event ingestion, billing/EVV paths, audit logging.</w:delText>
        </w:r>
      </w:del>
    </w:p>
    <w:p w14:paraId="297AD888" w14:textId="69D6A661" w:rsidR="0195D24B" w:rsidDel="00CE403E" w:rsidRDefault="0195D24B">
      <w:pPr>
        <w:pStyle w:val="ListParagraph"/>
        <w:spacing w:line="360" w:lineRule="auto"/>
        <w:ind w:left="720" w:firstLine="0"/>
        <w:rPr>
          <w:del w:id="233" w:author="Lidia Rocha" w:date="2025-10-29T21:53:00Z" w16du:dateUtc="2025-10-30T04:53:00Z"/>
          <w:color w:val="000000" w:themeColor="text1"/>
          <w:sz w:val="24"/>
          <w:szCs w:val="24"/>
        </w:rPr>
        <w:pPrChange w:id="234" w:author="Lidia Rocha" w:date="2025-10-29T21:53:00Z" w16du:dateUtc="2025-10-30T04:53:00Z">
          <w:pPr>
            <w:pStyle w:val="ListParagraph"/>
            <w:numPr>
              <w:numId w:val="61"/>
            </w:numPr>
            <w:spacing w:line="360" w:lineRule="auto"/>
            <w:ind w:left="1080" w:hanging="360"/>
          </w:pPr>
        </w:pPrChange>
      </w:pPr>
      <w:del w:id="235" w:author="Lidia Rocha" w:date="2025-10-29T21:53:00Z" w16du:dateUtc="2025-10-30T04:53:00Z">
        <w:r w:rsidRPr="0D96189B" w:rsidDel="00CE403E">
          <w:rPr>
            <w:color w:val="000000" w:themeColor="text1"/>
            <w:sz w:val="24"/>
            <w:szCs w:val="24"/>
          </w:rPr>
          <w:delText>End‑to‑End — representative journeys across roles (voice‑announced reminders → user action; telemedicine; Vial of Life share; mail OCR → review; device offline → alert).</w:delText>
        </w:r>
      </w:del>
    </w:p>
    <w:p w14:paraId="63FA75ED" w14:textId="7484E4CD" w:rsidR="0195D24B" w:rsidDel="00CE403E" w:rsidRDefault="0195D24B">
      <w:pPr>
        <w:pStyle w:val="ListParagraph"/>
        <w:spacing w:line="360" w:lineRule="auto"/>
        <w:ind w:left="720" w:firstLine="0"/>
        <w:rPr>
          <w:del w:id="236" w:author="Lidia Rocha" w:date="2025-10-29T21:53:00Z" w16du:dateUtc="2025-10-30T04:53:00Z"/>
          <w:color w:val="000000" w:themeColor="text1"/>
          <w:sz w:val="24"/>
          <w:szCs w:val="24"/>
        </w:rPr>
        <w:pPrChange w:id="237" w:author="Lidia Rocha" w:date="2025-10-29T21:53:00Z" w16du:dateUtc="2025-10-30T04:53:00Z">
          <w:pPr>
            <w:pStyle w:val="ListParagraph"/>
            <w:numPr>
              <w:numId w:val="61"/>
            </w:numPr>
            <w:spacing w:line="360" w:lineRule="auto"/>
            <w:ind w:left="1080" w:hanging="360"/>
          </w:pPr>
        </w:pPrChange>
      </w:pPr>
      <w:del w:id="238" w:author="Lidia Rocha" w:date="2025-10-29T21:53:00Z" w16du:dateUtc="2025-10-30T04:53:00Z">
        <w:r w:rsidRPr="0D96189B" w:rsidDel="00CE403E">
          <w:rPr>
            <w:color w:val="000000" w:themeColor="text1"/>
            <w:sz w:val="24"/>
            <w:szCs w:val="24"/>
          </w:rPr>
          <w:delText>UAT — sessions with patients, caregivers, and admins to confirm workflows meet needs.</w:delText>
        </w:r>
      </w:del>
    </w:p>
    <w:p w14:paraId="32CD9497" w14:textId="7600114A" w:rsidR="0195D24B" w:rsidDel="00CE403E" w:rsidRDefault="0195D24B">
      <w:pPr>
        <w:pStyle w:val="Heading2"/>
        <w:keepNext/>
        <w:keepLines/>
        <w:numPr>
          <w:ilvl w:val="0"/>
          <w:numId w:val="0"/>
        </w:numPr>
        <w:spacing w:before="200"/>
        <w:ind w:left="720"/>
        <w:rPr>
          <w:del w:id="239" w:author="Lidia Rocha" w:date="2025-10-29T21:53:00Z" w16du:dateUtc="2025-10-30T04:53:00Z"/>
          <w:b/>
          <w:bCs/>
          <w:color w:val="000000" w:themeColor="text1"/>
          <w:sz w:val="24"/>
          <w:szCs w:val="24"/>
        </w:rPr>
        <w:pPrChange w:id="240" w:author="Lidia Rocha" w:date="2025-10-29T21:53:00Z" w16du:dateUtc="2025-10-30T04:53:00Z">
          <w:pPr>
            <w:pStyle w:val="Heading2"/>
            <w:keepNext/>
            <w:keepLines/>
            <w:spacing w:before="200"/>
          </w:pPr>
        </w:pPrChange>
      </w:pPr>
      <w:bookmarkStart w:id="241" w:name="_Toc1218904300"/>
      <w:del w:id="242" w:author="Lidia Rocha" w:date="2025-10-29T21:53:00Z">
        <w:r w:rsidRPr="65D27D43" w:rsidDel="30C43915">
          <w:rPr>
            <w:b/>
            <w:bCs/>
            <w:color w:val="000000" w:themeColor="text1"/>
            <w:sz w:val="24"/>
            <w:szCs w:val="24"/>
          </w:rPr>
          <w:delText>Non‑Functional Testing</w:delText>
        </w:r>
      </w:del>
      <w:bookmarkEnd w:id="241"/>
    </w:p>
    <w:p w14:paraId="3AC37E2B" w14:textId="7A412E30" w:rsidR="06956915" w:rsidDel="00CE403E" w:rsidRDefault="06956915">
      <w:pPr>
        <w:spacing w:line="360" w:lineRule="auto"/>
        <w:ind w:left="720"/>
        <w:rPr>
          <w:del w:id="243" w:author="Lidia Rocha" w:date="2025-10-29T21:53:00Z" w16du:dateUtc="2025-10-30T04:53:00Z"/>
        </w:rPr>
        <w:pPrChange w:id="244" w:author="Lidia Rocha" w:date="2025-10-29T21:53:00Z" w16du:dateUtc="2025-10-30T04:53:00Z">
          <w:pPr>
            <w:spacing w:line="360" w:lineRule="auto"/>
            <w:ind w:left="576"/>
          </w:pPr>
        </w:pPrChange>
      </w:pPr>
      <w:del w:id="245" w:author="Lidia Rocha" w:date="2025-10-29T21:53:00Z" w16du:dateUtc="2025-10-30T04:53:00Z">
        <w:r w:rsidRPr="0D96189B" w:rsidDel="00CE403E">
          <w:rPr>
            <w:color w:val="000000" w:themeColor="text1"/>
          </w:rPr>
          <w:delText>Non-functional testing was carried out alongside the regression cycle. This was used to verify that system performance, reliability, security, and accessibility requirements stayed within established thresholds. These checks confirmed consistent response times across authentication, notes, and scheduling endpoints and verified stable recovery from concurrent user sessions and temporary network loss.</w:delText>
        </w:r>
      </w:del>
    </w:p>
    <w:p w14:paraId="76A0922C" w14:textId="6B02B8CF" w:rsidR="06956915" w:rsidDel="00CE403E" w:rsidRDefault="06956915">
      <w:pPr>
        <w:spacing w:line="360" w:lineRule="auto"/>
        <w:ind w:left="720"/>
        <w:rPr>
          <w:del w:id="246" w:author="Lidia Rocha" w:date="2025-10-29T21:53:00Z" w16du:dateUtc="2025-10-30T04:53:00Z"/>
        </w:rPr>
        <w:pPrChange w:id="247" w:author="Lidia Rocha" w:date="2025-10-29T21:53:00Z" w16du:dateUtc="2025-10-30T04:53:00Z">
          <w:pPr>
            <w:spacing w:line="360" w:lineRule="auto"/>
            <w:ind w:left="576"/>
          </w:pPr>
        </w:pPrChange>
      </w:pPr>
      <w:del w:id="248" w:author="Lidia Rocha" w:date="2025-10-29T21:53:00Z" w16du:dateUtc="2025-10-30T04:53:00Z">
        <w:r w:rsidRPr="0D96189B" w:rsidDel="00CE403E">
          <w:rPr>
            <w:color w:val="000000" w:themeColor="text1"/>
          </w:rPr>
          <w:delText xml:space="preserve"> </w:delText>
        </w:r>
      </w:del>
    </w:p>
    <w:p w14:paraId="1BA1557D" w14:textId="7A1CE716" w:rsidR="06956915" w:rsidDel="00CE403E" w:rsidRDefault="06956915">
      <w:pPr>
        <w:spacing w:line="360" w:lineRule="auto"/>
        <w:ind w:left="720"/>
        <w:rPr>
          <w:del w:id="249" w:author="Lidia Rocha" w:date="2025-10-29T21:53:00Z" w16du:dateUtc="2025-10-30T04:53:00Z"/>
        </w:rPr>
        <w:pPrChange w:id="250" w:author="Lidia Rocha" w:date="2025-10-29T21:53:00Z" w16du:dateUtc="2025-10-30T04:53:00Z">
          <w:pPr>
            <w:spacing w:line="360" w:lineRule="auto"/>
            <w:ind w:left="576"/>
          </w:pPr>
        </w:pPrChange>
      </w:pPr>
      <w:del w:id="251" w:author="Lidia Rocha" w:date="2025-10-29T21:53:00Z" w16du:dateUtc="2025-10-30T04:53:00Z">
        <w:r w:rsidRPr="0D96189B" w:rsidDel="00CE403E">
          <w:rPr>
            <w:color w:val="000000" w:themeColor="text1"/>
          </w:rPr>
          <w:delText>The system’s performance under concurrent use and data exchange met expected service-level objectives. All observations and outcomes were documented in the QA Bug Log (M3_v1) and linked within the Requirements Traceability Matrix (RTM v5.2) to demonstrate continued adherence to the non-functional quality standards defined in the Software Requirements Specification.</w:delText>
        </w:r>
      </w:del>
    </w:p>
    <w:p w14:paraId="2C4BB6D9" w14:textId="54E6D639" w:rsidR="0D96189B" w:rsidDel="00CE403E" w:rsidRDefault="0D96189B">
      <w:pPr>
        <w:spacing w:line="360" w:lineRule="auto"/>
        <w:ind w:left="720"/>
        <w:rPr>
          <w:del w:id="252" w:author="Lidia Rocha" w:date="2025-10-29T21:53:00Z" w16du:dateUtc="2025-10-30T04:53:00Z"/>
          <w:color w:val="000000" w:themeColor="text1"/>
        </w:rPr>
        <w:pPrChange w:id="253" w:author="Lidia Rocha" w:date="2025-10-29T21:53:00Z" w16du:dateUtc="2025-10-30T04:53:00Z">
          <w:pPr>
            <w:spacing w:line="360" w:lineRule="auto"/>
          </w:pPr>
        </w:pPrChange>
      </w:pPr>
    </w:p>
    <w:p w14:paraId="36BBDC84" w14:textId="58569E63" w:rsidR="0195D24B" w:rsidDel="00CE403E" w:rsidRDefault="0195D24B">
      <w:pPr>
        <w:pStyle w:val="ListParagraph"/>
        <w:ind w:left="720" w:firstLine="0"/>
        <w:rPr>
          <w:del w:id="254" w:author="Lidia Rocha" w:date="2025-10-29T21:53:00Z" w16du:dateUtc="2025-10-30T04:53:00Z"/>
          <w:color w:val="000000" w:themeColor="text1"/>
          <w:sz w:val="24"/>
          <w:szCs w:val="24"/>
        </w:rPr>
        <w:pPrChange w:id="255" w:author="Lidia Rocha" w:date="2025-10-29T21:53:00Z" w16du:dateUtc="2025-10-30T04:53:00Z">
          <w:pPr>
            <w:pStyle w:val="ListParagraph"/>
            <w:numPr>
              <w:numId w:val="61"/>
            </w:numPr>
            <w:ind w:left="1080" w:hanging="360"/>
          </w:pPr>
        </w:pPrChange>
      </w:pPr>
      <w:del w:id="256" w:author="Lidia Rocha" w:date="2025-10-29T21:53:00Z" w16du:dateUtc="2025-10-30T04:53:00Z">
        <w:r w:rsidRPr="1C6C0F67" w:rsidDel="00CE403E">
          <w:rPr>
            <w:color w:val="000000" w:themeColor="text1"/>
            <w:sz w:val="24"/>
            <w:szCs w:val="24"/>
          </w:rPr>
          <w:delText>Performance &amp; Reliability — response times, throughput for bursts/jobs, no duplicates, graceful degradation when providers are slow/unavailable.</w:delText>
        </w:r>
      </w:del>
    </w:p>
    <w:p w14:paraId="1A6E6BDE" w14:textId="7E24A29B" w:rsidR="0195D24B" w:rsidDel="00CE403E" w:rsidRDefault="0195D24B">
      <w:pPr>
        <w:pStyle w:val="ListParagraph"/>
        <w:ind w:left="720" w:firstLine="0"/>
        <w:rPr>
          <w:del w:id="257" w:author="Lidia Rocha" w:date="2025-10-29T21:53:00Z" w16du:dateUtc="2025-10-30T04:53:00Z"/>
          <w:color w:val="000000" w:themeColor="text1"/>
          <w:sz w:val="24"/>
          <w:szCs w:val="24"/>
        </w:rPr>
        <w:pPrChange w:id="258" w:author="Lidia Rocha" w:date="2025-10-29T21:53:00Z" w16du:dateUtc="2025-10-30T04:53:00Z">
          <w:pPr>
            <w:pStyle w:val="ListParagraph"/>
            <w:numPr>
              <w:numId w:val="61"/>
            </w:numPr>
            <w:ind w:left="1080" w:hanging="360"/>
          </w:pPr>
        </w:pPrChange>
      </w:pPr>
      <w:del w:id="259" w:author="Lidia Rocha" w:date="2025-10-29T21:53:00Z" w16du:dateUtc="2025-10-30T04:53:00Z">
        <w:r w:rsidRPr="1C6C0F67" w:rsidDel="00CE403E">
          <w:rPr>
            <w:color w:val="000000" w:themeColor="text1"/>
            <w:sz w:val="24"/>
            <w:szCs w:val="24"/>
          </w:rPr>
          <w:delText>Security &amp; Privacy — authentication/authorization, encryption, secrets handling, auditability; logs contain minimum necessary data.</w:delText>
        </w:r>
      </w:del>
    </w:p>
    <w:p w14:paraId="5678DC66" w14:textId="26B61AFB" w:rsidR="0195D24B" w:rsidDel="00CE403E" w:rsidRDefault="0195D24B">
      <w:pPr>
        <w:pStyle w:val="ListParagraph"/>
        <w:ind w:left="720" w:firstLine="0"/>
        <w:rPr>
          <w:del w:id="260" w:author="Lidia Rocha" w:date="2025-10-29T21:53:00Z" w16du:dateUtc="2025-10-30T04:53:00Z"/>
          <w:color w:val="000000" w:themeColor="text1"/>
          <w:sz w:val="24"/>
          <w:szCs w:val="24"/>
        </w:rPr>
        <w:pPrChange w:id="261" w:author="Lidia Rocha" w:date="2025-10-29T21:53:00Z" w16du:dateUtc="2025-10-30T04:53:00Z">
          <w:pPr>
            <w:pStyle w:val="ListParagraph"/>
            <w:numPr>
              <w:numId w:val="61"/>
            </w:numPr>
            <w:ind w:left="1080" w:hanging="360"/>
          </w:pPr>
        </w:pPrChange>
      </w:pPr>
      <w:del w:id="262" w:author="Lidia Rocha" w:date="2025-10-29T21:53:00Z" w16du:dateUtc="2025-10-30T04:53:00Z">
        <w:r w:rsidRPr="1C6C0F67" w:rsidDel="00CE403E">
          <w:rPr>
            <w:color w:val="000000" w:themeColor="text1"/>
            <w:sz w:val="24"/>
            <w:szCs w:val="24"/>
          </w:rPr>
          <w:delText>Usability &amp; Accessibility — clear flows, basic accessibility checks, sensible fallbacks when voice/devices are offline.</w:delText>
        </w:r>
      </w:del>
    </w:p>
    <w:p w14:paraId="2044B7BC" w14:textId="2A92A7BE" w:rsidR="0195D24B" w:rsidDel="00CE403E" w:rsidRDefault="0195D24B">
      <w:pPr>
        <w:pStyle w:val="ListParagraph"/>
        <w:ind w:left="720" w:firstLine="0"/>
        <w:rPr>
          <w:del w:id="263" w:author="Lidia Rocha" w:date="2025-10-29T21:53:00Z" w16du:dateUtc="2025-10-30T04:53:00Z"/>
          <w:color w:val="000000" w:themeColor="text1"/>
          <w:sz w:val="24"/>
          <w:szCs w:val="24"/>
        </w:rPr>
        <w:pPrChange w:id="264" w:author="Lidia Rocha" w:date="2025-10-29T21:53:00Z" w16du:dateUtc="2025-10-30T04:53:00Z">
          <w:pPr>
            <w:pStyle w:val="ListParagraph"/>
            <w:numPr>
              <w:numId w:val="61"/>
            </w:numPr>
            <w:ind w:left="1080" w:hanging="360"/>
          </w:pPr>
        </w:pPrChange>
      </w:pPr>
      <w:del w:id="265" w:author="Lidia Rocha" w:date="2025-10-29T21:53:00Z" w16du:dateUtc="2025-10-30T04:53:00Z">
        <w:r w:rsidRPr="0D96189B" w:rsidDel="00CE403E">
          <w:rPr>
            <w:color w:val="000000" w:themeColor="text1"/>
            <w:sz w:val="24"/>
            <w:szCs w:val="24"/>
          </w:rPr>
          <w:delText>Data Quality — consistent identifiers/links, correct totals, valid ranges; monitor drift for AI‑assisted features.</w:delText>
        </w:r>
      </w:del>
    </w:p>
    <w:p w14:paraId="6705BDEF" w14:textId="2B2D204A" w:rsidR="0195D24B" w:rsidDel="00CE403E" w:rsidRDefault="0195D24B">
      <w:pPr>
        <w:pStyle w:val="Heading2"/>
        <w:keepNext/>
        <w:keepLines/>
        <w:numPr>
          <w:ilvl w:val="0"/>
          <w:numId w:val="0"/>
        </w:numPr>
        <w:spacing w:before="200"/>
        <w:ind w:left="720"/>
        <w:rPr>
          <w:del w:id="266" w:author="Lidia Rocha" w:date="2025-10-29T21:53:00Z" w16du:dateUtc="2025-10-30T04:53:00Z"/>
          <w:b/>
          <w:bCs/>
          <w:color w:val="000000" w:themeColor="text1"/>
          <w:sz w:val="24"/>
          <w:szCs w:val="24"/>
        </w:rPr>
        <w:pPrChange w:id="267" w:author="Lidia Rocha" w:date="2025-10-29T21:53:00Z" w16du:dateUtc="2025-10-30T04:53:00Z">
          <w:pPr>
            <w:pStyle w:val="Heading2"/>
            <w:keepNext/>
            <w:keepLines/>
            <w:spacing w:before="200"/>
          </w:pPr>
        </w:pPrChange>
      </w:pPr>
      <w:bookmarkStart w:id="268" w:name="_Toc880331909"/>
      <w:del w:id="269" w:author="Lidia Rocha" w:date="2025-10-29T21:53:00Z">
        <w:r w:rsidRPr="65D27D43" w:rsidDel="30C43915">
          <w:rPr>
            <w:b/>
            <w:bCs/>
            <w:color w:val="000000" w:themeColor="text1"/>
            <w:sz w:val="24"/>
            <w:szCs w:val="24"/>
          </w:rPr>
          <w:delText>Regression</w:delText>
        </w:r>
      </w:del>
      <w:bookmarkEnd w:id="268"/>
    </w:p>
    <w:p w14:paraId="4D36DF2A" w14:textId="13836815" w:rsidR="0195D24B" w:rsidDel="00CE403E" w:rsidRDefault="0195D24B">
      <w:pPr>
        <w:pStyle w:val="ListParagraph"/>
        <w:spacing w:line="360" w:lineRule="auto"/>
        <w:ind w:left="720" w:firstLine="0"/>
        <w:rPr>
          <w:del w:id="270" w:author="Lidia Rocha" w:date="2025-10-29T21:53:00Z" w16du:dateUtc="2025-10-30T04:53:00Z"/>
          <w:color w:val="000000" w:themeColor="text1"/>
          <w:sz w:val="24"/>
          <w:szCs w:val="24"/>
        </w:rPr>
        <w:pPrChange w:id="271" w:author="Lidia Rocha" w:date="2025-10-29T21:53:00Z" w16du:dateUtc="2025-10-30T04:53:00Z">
          <w:pPr>
            <w:pStyle w:val="ListParagraph"/>
            <w:numPr>
              <w:numId w:val="61"/>
            </w:numPr>
            <w:spacing w:line="360" w:lineRule="auto"/>
            <w:ind w:left="1080" w:hanging="360"/>
          </w:pPr>
        </w:pPrChange>
      </w:pPr>
      <w:del w:id="272" w:author="Lidia Rocha" w:date="2025-10-29T21:53:00Z" w16du:dateUtc="2025-10-30T04:53:00Z">
        <w:r w:rsidRPr="0D96189B" w:rsidDel="00CE403E">
          <w:rPr>
            <w:color w:val="000000" w:themeColor="text1"/>
            <w:sz w:val="24"/>
            <w:szCs w:val="24"/>
          </w:rPr>
          <w:delText xml:space="preserve">Add/update tests with each feature. </w:delText>
        </w:r>
      </w:del>
    </w:p>
    <w:p w14:paraId="52D20F47" w14:textId="466222AE" w:rsidR="0195D24B" w:rsidDel="00CE403E" w:rsidRDefault="0195D24B">
      <w:pPr>
        <w:pStyle w:val="ListParagraph"/>
        <w:spacing w:line="360" w:lineRule="auto"/>
        <w:ind w:left="720" w:firstLine="0"/>
        <w:rPr>
          <w:del w:id="273" w:author="Lidia Rocha" w:date="2025-10-29T21:53:00Z" w16du:dateUtc="2025-10-30T04:53:00Z"/>
          <w:color w:val="000000" w:themeColor="text1"/>
          <w:sz w:val="24"/>
          <w:szCs w:val="24"/>
        </w:rPr>
        <w:pPrChange w:id="274" w:author="Lidia Rocha" w:date="2025-10-29T21:53:00Z" w16du:dateUtc="2025-10-30T04:53:00Z">
          <w:pPr>
            <w:pStyle w:val="ListParagraph"/>
            <w:numPr>
              <w:numId w:val="61"/>
            </w:numPr>
            <w:spacing w:line="360" w:lineRule="auto"/>
            <w:ind w:left="1080" w:hanging="360"/>
          </w:pPr>
        </w:pPrChange>
      </w:pPr>
      <w:del w:id="275" w:author="Lidia Rocha" w:date="2025-10-29T21:53:00Z" w16du:dateUtc="2025-10-30T04:53:00Z">
        <w:r w:rsidRPr="0D96189B" w:rsidDel="00CE403E">
          <w:rPr>
            <w:color w:val="000000" w:themeColor="text1"/>
            <w:sz w:val="24"/>
            <w:szCs w:val="24"/>
          </w:rPr>
          <w:delText>Use feature flags to isolate incomplete work.</w:delText>
        </w:r>
      </w:del>
    </w:p>
    <w:p w14:paraId="6E6FE13F" w14:textId="35DAEFCA" w:rsidR="0195D24B" w:rsidDel="00CE403E" w:rsidRDefault="0195D24B">
      <w:pPr>
        <w:pStyle w:val="Heading2"/>
        <w:keepNext/>
        <w:keepLines/>
        <w:numPr>
          <w:ilvl w:val="0"/>
          <w:numId w:val="0"/>
        </w:numPr>
        <w:spacing w:before="200"/>
        <w:ind w:left="720"/>
        <w:rPr>
          <w:del w:id="276" w:author="Lidia Rocha" w:date="2025-10-29T21:53:00Z" w16du:dateUtc="2025-10-30T04:53:00Z"/>
          <w:b/>
          <w:bCs/>
          <w:color w:val="000000" w:themeColor="text1"/>
          <w:sz w:val="24"/>
          <w:szCs w:val="24"/>
        </w:rPr>
        <w:pPrChange w:id="277" w:author="Lidia Rocha" w:date="2025-10-29T21:53:00Z" w16du:dateUtc="2025-10-30T04:53:00Z">
          <w:pPr>
            <w:pStyle w:val="Heading2"/>
            <w:keepNext/>
            <w:keepLines/>
            <w:spacing w:before="200"/>
          </w:pPr>
        </w:pPrChange>
      </w:pPr>
      <w:bookmarkStart w:id="278" w:name="_Toc207079431"/>
      <w:del w:id="279" w:author="Lidia Rocha" w:date="2025-10-29T21:53:00Z">
        <w:r w:rsidRPr="65D27D43" w:rsidDel="30C43915">
          <w:rPr>
            <w:b/>
            <w:bCs/>
            <w:color w:val="000000" w:themeColor="text1"/>
            <w:sz w:val="24"/>
            <w:szCs w:val="24"/>
          </w:rPr>
          <w:delText>Data &amp; Environments</w:delText>
        </w:r>
      </w:del>
      <w:bookmarkEnd w:id="278"/>
    </w:p>
    <w:p w14:paraId="4F94EE98" w14:textId="28CD02F9" w:rsidR="0195D24B" w:rsidDel="00CE403E" w:rsidRDefault="0195D24B">
      <w:pPr>
        <w:pStyle w:val="ListParagraph"/>
        <w:spacing w:line="360" w:lineRule="auto"/>
        <w:ind w:left="720" w:firstLine="0"/>
        <w:rPr>
          <w:del w:id="280" w:author="Lidia Rocha" w:date="2025-10-29T21:53:00Z" w16du:dateUtc="2025-10-30T04:53:00Z"/>
          <w:color w:val="000000" w:themeColor="text1"/>
          <w:sz w:val="24"/>
          <w:szCs w:val="24"/>
        </w:rPr>
        <w:pPrChange w:id="281" w:author="Lidia Rocha" w:date="2025-10-29T21:53:00Z" w16du:dateUtc="2025-10-30T04:53:00Z">
          <w:pPr>
            <w:pStyle w:val="ListParagraph"/>
            <w:numPr>
              <w:numId w:val="61"/>
            </w:numPr>
            <w:spacing w:line="360" w:lineRule="auto"/>
            <w:ind w:left="1080" w:hanging="360"/>
          </w:pPr>
        </w:pPrChange>
      </w:pPr>
      <w:del w:id="282" w:author="Lidia Rocha" w:date="2025-10-29T21:53:00Z" w16du:dateUtc="2025-10-30T04:53:00Z">
        <w:r w:rsidRPr="0D96189B" w:rsidDel="00CE403E">
          <w:rPr>
            <w:color w:val="000000" w:themeColor="text1"/>
            <w:sz w:val="24"/>
            <w:szCs w:val="24"/>
          </w:rPr>
          <w:delText>Realistic synthetic datasets; anonymized samples only when strictly needed.</w:delText>
        </w:r>
      </w:del>
    </w:p>
    <w:p w14:paraId="4EB77A88" w14:textId="49896E34" w:rsidR="0195D24B" w:rsidDel="00CE403E" w:rsidRDefault="0195D24B">
      <w:pPr>
        <w:pStyle w:val="ListParagraph"/>
        <w:spacing w:line="360" w:lineRule="auto"/>
        <w:ind w:left="720" w:firstLine="0"/>
        <w:rPr>
          <w:del w:id="283" w:author="Lidia Rocha" w:date="2025-10-29T21:53:00Z" w16du:dateUtc="2025-10-30T04:53:00Z"/>
          <w:color w:val="000000" w:themeColor="text1"/>
          <w:sz w:val="24"/>
          <w:szCs w:val="24"/>
        </w:rPr>
        <w:pPrChange w:id="284" w:author="Lidia Rocha" w:date="2025-10-29T21:53:00Z" w16du:dateUtc="2025-10-30T04:53:00Z">
          <w:pPr>
            <w:pStyle w:val="ListParagraph"/>
            <w:numPr>
              <w:numId w:val="61"/>
            </w:numPr>
            <w:spacing w:line="360" w:lineRule="auto"/>
            <w:ind w:left="1080" w:hanging="360"/>
          </w:pPr>
        </w:pPrChange>
      </w:pPr>
      <w:del w:id="285" w:author="Lidia Rocha" w:date="2025-10-29T21:53:00Z" w16du:dateUtc="2025-10-30T04:53:00Z">
        <w:r w:rsidRPr="0D96189B" w:rsidDel="00CE403E">
          <w:rPr>
            <w:color w:val="000000" w:themeColor="text1"/>
            <w:sz w:val="24"/>
            <w:szCs w:val="24"/>
          </w:rPr>
          <w:delText>Staging mirrors production‑like topology and configuration to catch integration issues early.</w:delText>
        </w:r>
      </w:del>
    </w:p>
    <w:p w14:paraId="2997FFBD" w14:textId="13286FDF" w:rsidR="0195D24B" w:rsidDel="00CE403E" w:rsidRDefault="0195D24B">
      <w:pPr>
        <w:pStyle w:val="Heading2"/>
        <w:keepNext/>
        <w:keepLines/>
        <w:numPr>
          <w:ilvl w:val="0"/>
          <w:numId w:val="0"/>
        </w:numPr>
        <w:spacing w:before="200"/>
        <w:ind w:left="720"/>
        <w:rPr>
          <w:del w:id="286" w:author="Lidia Rocha" w:date="2025-10-29T21:53:00Z" w16du:dateUtc="2025-10-30T04:53:00Z"/>
          <w:b/>
          <w:bCs/>
          <w:color w:val="000000" w:themeColor="text1"/>
          <w:sz w:val="24"/>
          <w:szCs w:val="24"/>
        </w:rPr>
        <w:pPrChange w:id="287" w:author="Lidia Rocha" w:date="2025-10-29T21:53:00Z" w16du:dateUtc="2025-10-30T04:53:00Z">
          <w:pPr>
            <w:pStyle w:val="Heading2"/>
            <w:keepNext/>
            <w:keepLines/>
            <w:spacing w:before="200"/>
          </w:pPr>
        </w:pPrChange>
      </w:pPr>
      <w:bookmarkStart w:id="288" w:name="_Toc2109315845"/>
      <w:del w:id="289" w:author="Lidia Rocha" w:date="2025-10-29T21:53:00Z">
        <w:r w:rsidRPr="65D27D43" w:rsidDel="30C43915">
          <w:rPr>
            <w:b/>
            <w:bCs/>
            <w:color w:val="000000" w:themeColor="text1"/>
            <w:sz w:val="24"/>
            <w:szCs w:val="24"/>
          </w:rPr>
          <w:delText>Exit Criteria</w:delText>
        </w:r>
      </w:del>
      <w:bookmarkEnd w:id="288"/>
    </w:p>
    <w:p w14:paraId="4CADBFA4" w14:textId="6E33BFBC" w:rsidR="0195D24B" w:rsidDel="00CE403E" w:rsidRDefault="0195D24B">
      <w:pPr>
        <w:pStyle w:val="ListParagraph"/>
        <w:spacing w:line="360" w:lineRule="auto"/>
        <w:ind w:left="720" w:firstLine="0"/>
        <w:rPr>
          <w:del w:id="290" w:author="Lidia Rocha" w:date="2025-10-29T21:53:00Z" w16du:dateUtc="2025-10-30T04:53:00Z"/>
          <w:color w:val="000000" w:themeColor="text1"/>
          <w:sz w:val="24"/>
          <w:szCs w:val="24"/>
        </w:rPr>
        <w:pPrChange w:id="291" w:author="Lidia Rocha" w:date="2025-10-29T21:53:00Z" w16du:dateUtc="2025-10-30T04:53:00Z">
          <w:pPr>
            <w:pStyle w:val="ListParagraph"/>
            <w:numPr>
              <w:numId w:val="61"/>
            </w:numPr>
            <w:spacing w:line="360" w:lineRule="auto"/>
            <w:ind w:left="1080" w:hanging="360"/>
          </w:pPr>
        </w:pPrChange>
      </w:pPr>
      <w:del w:id="292" w:author="Lidia Rocha" w:date="2025-10-29T21:53:00Z" w16du:dateUtc="2025-10-30T04:53:00Z">
        <w:r w:rsidRPr="0D96189B" w:rsidDel="00CE403E">
          <w:rPr>
            <w:color w:val="000000" w:themeColor="text1"/>
            <w:sz w:val="24"/>
            <w:szCs w:val="24"/>
          </w:rPr>
          <w:delText>All critical/high tests pass; no open defects.</w:delText>
        </w:r>
      </w:del>
    </w:p>
    <w:p w14:paraId="7D94B655" w14:textId="18CB66F4" w:rsidR="0195D24B" w:rsidDel="00CE403E" w:rsidRDefault="0195D24B">
      <w:pPr>
        <w:pStyle w:val="ListParagraph"/>
        <w:spacing w:line="360" w:lineRule="auto"/>
        <w:ind w:left="720" w:firstLine="0"/>
        <w:rPr>
          <w:del w:id="293" w:author="Lidia Rocha" w:date="2025-10-29T21:53:00Z" w16du:dateUtc="2025-10-30T04:53:00Z"/>
          <w:color w:val="000000" w:themeColor="text1"/>
          <w:sz w:val="24"/>
          <w:szCs w:val="24"/>
        </w:rPr>
        <w:pPrChange w:id="294" w:author="Lidia Rocha" w:date="2025-10-29T21:53:00Z" w16du:dateUtc="2025-10-30T04:53:00Z">
          <w:pPr>
            <w:pStyle w:val="ListParagraph"/>
            <w:numPr>
              <w:numId w:val="61"/>
            </w:numPr>
            <w:spacing w:line="360" w:lineRule="auto"/>
            <w:ind w:left="1080" w:hanging="360"/>
          </w:pPr>
        </w:pPrChange>
      </w:pPr>
      <w:del w:id="295" w:author="Lidia Rocha" w:date="2025-10-29T21:53:00Z" w16du:dateUtc="2025-10-30T04:53:00Z">
        <w:r w:rsidRPr="0D96189B" w:rsidDel="00CE403E">
          <w:rPr>
            <w:color w:val="000000" w:themeColor="text1"/>
            <w:sz w:val="24"/>
            <w:szCs w:val="24"/>
          </w:rPr>
          <w:delText>Key performance targets met for primary flows.</w:delText>
        </w:r>
      </w:del>
    </w:p>
    <w:p w14:paraId="07F25229" w14:textId="335A1E74" w:rsidR="0195D24B" w:rsidDel="00CE403E" w:rsidRDefault="0195D24B">
      <w:pPr>
        <w:pStyle w:val="ListParagraph"/>
        <w:spacing w:line="360" w:lineRule="auto"/>
        <w:ind w:left="720" w:firstLine="0"/>
        <w:rPr>
          <w:del w:id="296" w:author="Lidia Rocha" w:date="2025-10-29T21:53:00Z" w16du:dateUtc="2025-10-30T04:53:00Z"/>
          <w:color w:val="000000" w:themeColor="text1"/>
          <w:sz w:val="24"/>
          <w:szCs w:val="24"/>
        </w:rPr>
        <w:pPrChange w:id="297" w:author="Lidia Rocha" w:date="2025-10-29T21:53:00Z" w16du:dateUtc="2025-10-30T04:53:00Z">
          <w:pPr>
            <w:pStyle w:val="ListParagraph"/>
            <w:numPr>
              <w:numId w:val="61"/>
            </w:numPr>
            <w:spacing w:line="360" w:lineRule="auto"/>
            <w:ind w:left="1080" w:hanging="360"/>
          </w:pPr>
        </w:pPrChange>
      </w:pPr>
      <w:del w:id="298" w:author="Lidia Rocha" w:date="2025-10-29T21:53:00Z" w16du:dateUtc="2025-10-30T04:53:00Z">
        <w:r w:rsidRPr="0D96189B" w:rsidDel="00CE403E">
          <w:rPr>
            <w:color w:val="000000" w:themeColor="text1"/>
            <w:sz w:val="24"/>
            <w:szCs w:val="24"/>
          </w:rPr>
          <w:delText>Security/audit checks satisfied.</w:delText>
        </w:r>
      </w:del>
    </w:p>
    <w:p w14:paraId="15D98E62" w14:textId="38A698C8" w:rsidR="001D3EB5" w:rsidDel="00CE403E" w:rsidRDefault="0195D24B">
      <w:pPr>
        <w:pStyle w:val="Heading2"/>
        <w:numPr>
          <w:ilvl w:val="0"/>
          <w:numId w:val="0"/>
        </w:numPr>
        <w:tabs>
          <w:tab w:val="left" w:pos="483"/>
        </w:tabs>
        <w:spacing w:line="360" w:lineRule="auto"/>
        <w:ind w:left="720"/>
        <w:rPr>
          <w:del w:id="299" w:author="Lidia Rocha" w:date="2025-10-29T21:53:00Z" w16du:dateUtc="2025-10-30T04:53:00Z"/>
          <w:color w:val="000000" w:themeColor="text1"/>
          <w:sz w:val="24"/>
          <w:szCs w:val="24"/>
        </w:rPr>
        <w:pPrChange w:id="300" w:author="Lidia Rocha" w:date="2025-10-29T21:53:00Z" w16du:dateUtc="2025-10-30T04:53:00Z">
          <w:pPr>
            <w:pStyle w:val="Heading2"/>
            <w:tabs>
              <w:tab w:val="left" w:pos="483"/>
            </w:tabs>
            <w:spacing w:line="360" w:lineRule="auto"/>
            <w:ind w:left="483" w:hanging="483"/>
          </w:pPr>
        </w:pPrChange>
      </w:pPr>
      <w:del w:id="301" w:author="Lidia Rocha" w:date="2025-10-29T21:53:00Z" w16du:dateUtc="2025-10-30T04:53:00Z">
        <w:r w:rsidRPr="1C6C0F67" w:rsidDel="00CE403E">
          <w:rPr>
            <w:color w:val="000000" w:themeColor="text1"/>
            <w:sz w:val="24"/>
            <w:szCs w:val="24"/>
          </w:rPr>
          <w:delText>UAT sign‑off in place.</w:delText>
        </w:r>
      </w:del>
    </w:p>
    <w:p w14:paraId="3C6BDE02" w14:textId="03E0EBB9" w:rsidR="001D3EB5" w:rsidDel="00CE403E" w:rsidRDefault="001D3EB5">
      <w:pPr>
        <w:pStyle w:val="Heading2"/>
        <w:numPr>
          <w:ilvl w:val="0"/>
          <w:numId w:val="0"/>
        </w:numPr>
        <w:tabs>
          <w:tab w:val="left" w:pos="483"/>
        </w:tabs>
        <w:ind w:left="720"/>
        <w:rPr>
          <w:del w:id="302" w:author="Lidia Rocha" w:date="2025-10-29T21:53:00Z" w16du:dateUtc="2025-10-30T04:53:00Z"/>
        </w:rPr>
        <w:pPrChange w:id="303" w:author="Lidia Rocha" w:date="2025-10-29T21:53:00Z" w16du:dateUtc="2025-10-30T04:53:00Z">
          <w:pPr>
            <w:pStyle w:val="Heading2"/>
            <w:numPr>
              <w:ilvl w:val="0"/>
              <w:numId w:val="0"/>
            </w:numPr>
            <w:tabs>
              <w:tab w:val="left" w:pos="483"/>
            </w:tabs>
            <w:ind w:left="483" w:hanging="483"/>
          </w:pPr>
        </w:pPrChange>
      </w:pPr>
    </w:p>
    <w:p w14:paraId="7C2ED0C7" w14:textId="38A698C8" w:rsidR="001D3EB5" w:rsidDel="00CE403E" w:rsidRDefault="003F63B5">
      <w:pPr>
        <w:pStyle w:val="Heading2"/>
        <w:numPr>
          <w:ilvl w:val="0"/>
          <w:numId w:val="0"/>
        </w:numPr>
        <w:tabs>
          <w:tab w:val="left" w:pos="483"/>
        </w:tabs>
        <w:ind w:left="720"/>
        <w:rPr>
          <w:del w:id="304" w:author="Lidia Rocha" w:date="2025-10-29T21:53:00Z" w16du:dateUtc="2025-10-30T04:53:00Z"/>
        </w:rPr>
        <w:pPrChange w:id="305" w:author="Lidia Rocha" w:date="2025-10-29T21:53:00Z" w16du:dateUtc="2025-10-30T04:53:00Z">
          <w:pPr>
            <w:pStyle w:val="Heading2"/>
            <w:tabs>
              <w:tab w:val="left" w:pos="483"/>
            </w:tabs>
            <w:ind w:left="483" w:hanging="483"/>
          </w:pPr>
        </w:pPrChange>
      </w:pPr>
      <w:bookmarkStart w:id="306" w:name="_Toc215931907"/>
      <w:del w:id="307" w:author="Lidia Rocha" w:date="2025-10-29T21:53:00Z" w16du:dateUtc="2025-10-30T04:53:00Z">
        <w:r w:rsidDel="38837A4E">
          <w:delText>Pass/Fail Criteria</w:delText>
        </w:r>
        <w:bookmarkEnd w:id="306"/>
      </w:del>
    </w:p>
    <w:p w14:paraId="7C2ED0C8" w14:textId="77777777" w:rsidR="001D3EB5" w:rsidDel="00CE403E" w:rsidRDefault="003F63B5">
      <w:pPr>
        <w:pStyle w:val="BodyText"/>
        <w:spacing w:before="140" w:line="360" w:lineRule="auto"/>
        <w:ind w:left="720" w:right="863"/>
        <w:rPr>
          <w:del w:id="308" w:author="Lidia Rocha" w:date="2025-10-29T21:53:00Z" w16du:dateUtc="2025-10-30T04:53:00Z"/>
        </w:rPr>
        <w:pPrChange w:id="309" w:author="Lidia Rocha" w:date="2025-10-29T21:53:00Z" w16du:dateUtc="2025-10-30T04:53:00Z">
          <w:pPr>
            <w:pStyle w:val="BodyText"/>
            <w:spacing w:before="140" w:line="360" w:lineRule="auto"/>
            <w:ind w:right="863"/>
          </w:pPr>
        </w:pPrChange>
      </w:pPr>
      <w:del w:id="310" w:author="Lidia Rocha" w:date="2025-10-29T21:53:00Z" w16du:dateUtc="2025-10-30T04:53:00Z">
        <w:r w:rsidDel="00CE403E">
          <w:delText>The</w:delText>
        </w:r>
        <w:r w:rsidDel="00CE403E">
          <w:rPr>
            <w:spacing w:val="-4"/>
          </w:rPr>
          <w:delText xml:space="preserve"> </w:delText>
        </w:r>
        <w:r w:rsidDel="00CE403E">
          <w:delText>Pass/Fail</w:delText>
        </w:r>
        <w:r w:rsidDel="00CE403E">
          <w:rPr>
            <w:spacing w:val="-11"/>
          </w:rPr>
          <w:delText xml:space="preserve"> </w:delText>
        </w:r>
        <w:r w:rsidDel="00CE403E">
          <w:delText>criteria for</w:delText>
        </w:r>
        <w:r w:rsidDel="00CE403E">
          <w:rPr>
            <w:spacing w:val="-2"/>
          </w:rPr>
          <w:delText xml:space="preserve"> </w:delText>
        </w:r>
        <w:r w:rsidDel="00CE403E">
          <w:delText>each</w:delText>
        </w:r>
        <w:r w:rsidDel="00CE403E">
          <w:rPr>
            <w:spacing w:val="-8"/>
          </w:rPr>
          <w:delText xml:space="preserve"> </w:delText>
        </w:r>
        <w:r w:rsidDel="00CE403E">
          <w:delText>test</w:delText>
        </w:r>
        <w:r w:rsidDel="00CE403E">
          <w:rPr>
            <w:spacing w:val="-3"/>
          </w:rPr>
          <w:delText xml:space="preserve"> </w:delText>
        </w:r>
        <w:r w:rsidDel="00CE403E">
          <w:delText>case</w:delText>
        </w:r>
        <w:r w:rsidDel="00CE403E">
          <w:rPr>
            <w:spacing w:val="-4"/>
          </w:rPr>
          <w:delText xml:space="preserve"> </w:delText>
        </w:r>
        <w:r w:rsidDel="00CE403E">
          <w:delText>should</w:delText>
        </w:r>
        <w:r w:rsidDel="00CE403E">
          <w:rPr>
            <w:spacing w:val="-3"/>
          </w:rPr>
          <w:delText xml:space="preserve"> </w:delText>
        </w:r>
        <w:r w:rsidDel="00CE403E">
          <w:delText>be</w:delText>
        </w:r>
        <w:r w:rsidDel="00CE403E">
          <w:rPr>
            <w:spacing w:val="-4"/>
          </w:rPr>
          <w:delText xml:space="preserve"> </w:delText>
        </w:r>
        <w:r w:rsidDel="00CE403E">
          <w:delText>clearly</w:delText>
        </w:r>
        <w:r w:rsidDel="00CE403E">
          <w:rPr>
            <w:spacing w:val="-11"/>
          </w:rPr>
          <w:delText xml:space="preserve"> </w:delText>
        </w:r>
        <w:r w:rsidDel="00CE403E">
          <w:delText>defined before</w:delText>
        </w:r>
        <w:r w:rsidDel="00CE403E">
          <w:rPr>
            <w:spacing w:val="-4"/>
          </w:rPr>
          <w:delText xml:space="preserve"> </w:delText>
        </w:r>
        <w:r w:rsidDel="00CE403E">
          <w:delText>execution.</w:delText>
        </w:r>
        <w:r w:rsidDel="00CE403E">
          <w:rPr>
            <w:spacing w:val="-1"/>
          </w:rPr>
          <w:delText xml:space="preserve"> </w:delText>
        </w:r>
        <w:r w:rsidDel="00CE403E">
          <w:delText>The following definitions provide guidance:</w:delText>
        </w:r>
      </w:del>
    </w:p>
    <w:p w14:paraId="7C2ED0C9" w14:textId="77777777" w:rsidR="001D3EB5" w:rsidDel="00CE403E" w:rsidRDefault="001D3EB5">
      <w:pPr>
        <w:pStyle w:val="BodyText"/>
        <w:spacing w:before="1"/>
        <w:ind w:left="720"/>
        <w:rPr>
          <w:del w:id="311" w:author="Lidia Rocha" w:date="2025-10-29T21:53:00Z" w16du:dateUtc="2025-10-30T04:53:00Z"/>
        </w:rPr>
        <w:pPrChange w:id="312" w:author="Lidia Rocha" w:date="2025-10-29T21:53:00Z" w16du:dateUtc="2025-10-30T04:53:00Z">
          <w:pPr>
            <w:pStyle w:val="BodyText"/>
            <w:spacing w:before="1"/>
          </w:pPr>
        </w:pPrChange>
      </w:pPr>
    </w:p>
    <w:p w14:paraId="7C2ED0CB" w14:textId="77777777" w:rsidR="001D3EB5" w:rsidDel="00EB4F91" w:rsidRDefault="003F63B5">
      <w:pPr>
        <w:pStyle w:val="Heading3"/>
        <w:numPr>
          <w:ilvl w:val="0"/>
          <w:numId w:val="0"/>
        </w:numPr>
        <w:ind w:left="720"/>
        <w:rPr>
          <w:del w:id="313" w:author="Lidia Rocha" w:date="2025-10-29T21:53:00Z" w16du:dateUtc="2025-10-30T04:53:00Z"/>
          <w:sz w:val="24"/>
          <w:szCs w:val="24"/>
        </w:rPr>
        <w:sectPr w:rsidR="001D3EB5" w:rsidDel="00EB4F91">
          <w:footerReference w:type="default" r:id="rId33"/>
          <w:headerReference w:type="first" r:id="rId34"/>
          <w:footerReference w:type="first" r:id="rId35"/>
          <w:pgSz w:w="12240" w:h="15840"/>
          <w:pgMar w:top="1320" w:right="720" w:bottom="280" w:left="1440" w:header="723" w:footer="0" w:gutter="0"/>
          <w:cols w:space="720"/>
        </w:sectPr>
        <w:pPrChange w:id="314" w:author="Lidia Rocha" w:date="2025-10-29T21:53:00Z" w16du:dateUtc="2025-10-30T04:53:00Z">
          <w:pPr>
            <w:pStyle w:val="Heading3"/>
          </w:pPr>
        </w:pPrChange>
      </w:pPr>
      <w:del w:id="315" w:author="Lidia Rocha" w:date="2025-10-29T21:53:00Z" w16du:dateUtc="2025-10-30T04:53:00Z">
        <w:r w:rsidRPr="0D96189B" w:rsidDel="00CE403E">
          <w:rPr>
            <w:i/>
            <w:iCs/>
            <w:sz w:val="24"/>
            <w:szCs w:val="24"/>
          </w:rPr>
          <w:delText>Pass</w:delText>
        </w:r>
        <w:r w:rsidRPr="0D96189B" w:rsidDel="00CE403E">
          <w:rPr>
            <w:i/>
            <w:iCs/>
            <w:spacing w:val="-6"/>
            <w:sz w:val="24"/>
            <w:szCs w:val="24"/>
          </w:rPr>
          <w:delText xml:space="preserve"> </w:delText>
        </w:r>
        <w:r w:rsidRPr="41FCE23A" w:rsidDel="00CE403E">
          <w:rPr>
            <w:sz w:val="24"/>
            <w:szCs w:val="24"/>
          </w:rPr>
          <w:delText>–</w:delText>
        </w:r>
        <w:r w:rsidRPr="41FCE23A" w:rsidDel="00CE403E">
          <w:rPr>
            <w:spacing w:val="-2"/>
            <w:sz w:val="24"/>
            <w:szCs w:val="24"/>
          </w:rPr>
          <w:delText xml:space="preserve"> </w:delText>
        </w:r>
        <w:r w:rsidRPr="41FCE23A" w:rsidDel="00CE403E">
          <w:rPr>
            <w:sz w:val="24"/>
            <w:szCs w:val="24"/>
          </w:rPr>
          <w:delText>The</w:delText>
        </w:r>
        <w:r w:rsidRPr="41FCE23A" w:rsidDel="00CE403E">
          <w:rPr>
            <w:spacing w:val="-3"/>
            <w:sz w:val="24"/>
            <w:szCs w:val="24"/>
          </w:rPr>
          <w:delText xml:space="preserve"> </w:delText>
        </w:r>
        <w:r w:rsidRPr="41FCE23A" w:rsidDel="00CE403E">
          <w:rPr>
            <w:sz w:val="24"/>
            <w:szCs w:val="24"/>
          </w:rPr>
          <w:delText>actual</w:delText>
        </w:r>
        <w:r w:rsidRPr="41FCE23A" w:rsidDel="00CE403E">
          <w:rPr>
            <w:spacing w:val="-10"/>
            <w:sz w:val="24"/>
            <w:szCs w:val="24"/>
          </w:rPr>
          <w:delText xml:space="preserve"> </w:delText>
        </w:r>
        <w:r w:rsidRPr="41FCE23A" w:rsidDel="00CE403E">
          <w:rPr>
            <w:sz w:val="24"/>
            <w:szCs w:val="24"/>
          </w:rPr>
          <w:delText>result</w:delText>
        </w:r>
        <w:r w:rsidRPr="41FCE23A" w:rsidDel="00CE403E">
          <w:rPr>
            <w:spacing w:val="7"/>
            <w:sz w:val="24"/>
            <w:szCs w:val="24"/>
          </w:rPr>
          <w:delText xml:space="preserve"> </w:delText>
        </w:r>
        <w:r w:rsidRPr="41FCE23A" w:rsidDel="00CE403E">
          <w:rPr>
            <w:sz w:val="24"/>
            <w:szCs w:val="24"/>
          </w:rPr>
          <w:delText>matches</w:delText>
        </w:r>
        <w:r w:rsidRPr="41FCE23A" w:rsidDel="00CE403E">
          <w:rPr>
            <w:spacing w:val="-3"/>
            <w:sz w:val="24"/>
            <w:szCs w:val="24"/>
          </w:rPr>
          <w:delText xml:space="preserve"> </w:delText>
        </w:r>
        <w:r w:rsidRPr="41FCE23A" w:rsidDel="00CE403E">
          <w:rPr>
            <w:sz w:val="24"/>
            <w:szCs w:val="24"/>
          </w:rPr>
          <w:delText>the</w:delText>
        </w:r>
        <w:r w:rsidRPr="41FCE23A" w:rsidDel="00CE403E">
          <w:rPr>
            <w:spacing w:val="-3"/>
            <w:sz w:val="24"/>
            <w:szCs w:val="24"/>
          </w:rPr>
          <w:delText xml:space="preserve"> </w:delText>
        </w:r>
        <w:r w:rsidRPr="41FCE23A" w:rsidDel="00CE403E">
          <w:rPr>
            <w:sz w:val="24"/>
            <w:szCs w:val="24"/>
          </w:rPr>
          <w:delText>expected</w:delText>
        </w:r>
        <w:r w:rsidRPr="41FCE23A" w:rsidDel="00CE403E">
          <w:rPr>
            <w:spacing w:val="-2"/>
            <w:sz w:val="24"/>
            <w:szCs w:val="24"/>
          </w:rPr>
          <w:delText xml:space="preserve"> </w:delText>
        </w:r>
        <w:r w:rsidRPr="41FCE23A" w:rsidDel="00CE403E">
          <w:rPr>
            <w:sz w:val="24"/>
            <w:szCs w:val="24"/>
          </w:rPr>
          <w:delText>result</w:delText>
        </w:r>
        <w:r w:rsidRPr="41FCE23A" w:rsidDel="00CE403E">
          <w:rPr>
            <w:spacing w:val="3"/>
            <w:sz w:val="24"/>
            <w:szCs w:val="24"/>
          </w:rPr>
          <w:delText xml:space="preserve"> </w:delText>
        </w:r>
        <w:r w:rsidRPr="41FCE23A" w:rsidDel="00CE403E">
          <w:rPr>
            <w:sz w:val="24"/>
            <w:szCs w:val="24"/>
          </w:rPr>
          <w:delText>without</w:delText>
        </w:r>
        <w:r w:rsidRPr="41FCE23A" w:rsidDel="00CE403E">
          <w:rPr>
            <w:spacing w:val="3"/>
            <w:sz w:val="24"/>
            <w:szCs w:val="24"/>
          </w:rPr>
          <w:delText xml:space="preserve"> </w:delText>
        </w:r>
        <w:r w:rsidRPr="41FCE23A" w:rsidDel="00CE403E">
          <w:rPr>
            <w:sz w:val="24"/>
            <w:szCs w:val="24"/>
          </w:rPr>
          <w:delText>any</w:delText>
        </w:r>
        <w:r w:rsidRPr="41FCE23A" w:rsidDel="00CE403E">
          <w:rPr>
            <w:spacing w:val="-11"/>
            <w:sz w:val="24"/>
            <w:szCs w:val="24"/>
          </w:rPr>
          <w:delText xml:space="preserve"> </w:delText>
        </w:r>
        <w:r w:rsidRPr="41FCE23A" w:rsidDel="00CE403E">
          <w:rPr>
            <w:spacing w:val="-2"/>
            <w:sz w:val="24"/>
            <w:szCs w:val="24"/>
          </w:rPr>
          <w:delText>deviation</w:delText>
        </w:r>
        <w:r w:rsidRPr="41FCE23A" w:rsidDel="00EB4F91">
          <w:rPr>
            <w:spacing w:val="-2"/>
            <w:sz w:val="24"/>
            <w:szCs w:val="24"/>
          </w:rPr>
          <w:delText>s.</w:delText>
        </w:r>
      </w:del>
    </w:p>
    <w:p w14:paraId="7C2ED0CC" w14:textId="77777777" w:rsidR="001D3EB5" w:rsidDel="00267387" w:rsidRDefault="003F63B5">
      <w:pPr>
        <w:pStyle w:val="Heading3"/>
        <w:numPr>
          <w:ilvl w:val="0"/>
          <w:numId w:val="0"/>
        </w:numPr>
        <w:ind w:left="720"/>
        <w:rPr>
          <w:del w:id="316" w:author="Lidia Rocha" w:date="2025-10-29T21:53:00Z" w16du:dateUtc="2025-10-30T04:53:00Z"/>
          <w:sz w:val="24"/>
        </w:rPr>
        <w:pPrChange w:id="317" w:author="Lidia Rocha" w:date="2025-10-29T21:53:00Z" w16du:dateUtc="2025-10-30T04:53:00Z">
          <w:pPr>
            <w:pStyle w:val="Heading3"/>
          </w:pPr>
        </w:pPrChange>
      </w:pPr>
      <w:del w:id="318" w:author="Lidia Rocha" w:date="2025-10-29T21:53:00Z" w16du:dateUtc="2025-10-30T04:53:00Z">
        <w:r w:rsidDel="00267387">
          <w:rPr>
            <w:i/>
            <w:sz w:val="24"/>
          </w:rPr>
          <w:delText>Fail</w:delText>
        </w:r>
        <w:r w:rsidDel="00267387">
          <w:rPr>
            <w:i/>
            <w:spacing w:val="-2"/>
            <w:sz w:val="24"/>
          </w:rPr>
          <w:delText xml:space="preserve"> </w:delText>
        </w:r>
        <w:r w:rsidDel="00267387">
          <w:rPr>
            <w:sz w:val="24"/>
          </w:rPr>
          <w:delText>–</w:delText>
        </w:r>
        <w:r w:rsidDel="00267387">
          <w:rPr>
            <w:spacing w:val="-3"/>
            <w:sz w:val="24"/>
          </w:rPr>
          <w:delText xml:space="preserve"> </w:delText>
        </w:r>
        <w:r w:rsidDel="00267387">
          <w:rPr>
            <w:sz w:val="24"/>
          </w:rPr>
          <w:delText>The</w:delText>
        </w:r>
        <w:r w:rsidDel="00267387">
          <w:rPr>
            <w:spacing w:val="-4"/>
            <w:sz w:val="24"/>
          </w:rPr>
          <w:delText xml:space="preserve"> </w:delText>
        </w:r>
        <w:r w:rsidDel="00267387">
          <w:rPr>
            <w:sz w:val="24"/>
          </w:rPr>
          <w:delText>actual</w:delText>
        </w:r>
        <w:r w:rsidDel="00267387">
          <w:rPr>
            <w:spacing w:val="-11"/>
            <w:sz w:val="24"/>
          </w:rPr>
          <w:delText xml:space="preserve"> </w:delText>
        </w:r>
        <w:r w:rsidDel="00267387">
          <w:rPr>
            <w:sz w:val="24"/>
          </w:rPr>
          <w:delText>result does</w:delText>
        </w:r>
        <w:r w:rsidDel="00267387">
          <w:rPr>
            <w:spacing w:val="-5"/>
            <w:sz w:val="24"/>
          </w:rPr>
          <w:delText xml:space="preserve"> </w:delText>
        </w:r>
        <w:r w:rsidDel="00267387">
          <w:rPr>
            <w:sz w:val="24"/>
          </w:rPr>
          <w:delText>not</w:delText>
        </w:r>
        <w:r w:rsidDel="00267387">
          <w:rPr>
            <w:spacing w:val="-3"/>
            <w:sz w:val="24"/>
          </w:rPr>
          <w:delText xml:space="preserve"> </w:delText>
        </w:r>
        <w:r w:rsidDel="00267387">
          <w:rPr>
            <w:sz w:val="24"/>
          </w:rPr>
          <w:delText>match</w:delText>
        </w:r>
        <w:r w:rsidDel="00267387">
          <w:rPr>
            <w:spacing w:val="-8"/>
            <w:sz w:val="24"/>
          </w:rPr>
          <w:delText xml:space="preserve"> </w:delText>
        </w:r>
        <w:r w:rsidDel="00267387">
          <w:rPr>
            <w:sz w:val="24"/>
          </w:rPr>
          <w:delText>the</w:delText>
        </w:r>
        <w:r w:rsidDel="00267387">
          <w:rPr>
            <w:spacing w:val="-4"/>
            <w:sz w:val="24"/>
          </w:rPr>
          <w:delText xml:space="preserve"> </w:delText>
        </w:r>
        <w:r w:rsidDel="00267387">
          <w:rPr>
            <w:sz w:val="24"/>
          </w:rPr>
          <w:delText>expected</w:delText>
        </w:r>
        <w:r w:rsidDel="00267387">
          <w:rPr>
            <w:spacing w:val="-3"/>
            <w:sz w:val="24"/>
          </w:rPr>
          <w:delText xml:space="preserve"> </w:delText>
        </w:r>
        <w:r w:rsidDel="00267387">
          <w:rPr>
            <w:sz w:val="24"/>
          </w:rPr>
          <w:delText>result,</w:delText>
        </w:r>
        <w:r w:rsidDel="00267387">
          <w:rPr>
            <w:spacing w:val="-1"/>
            <w:sz w:val="24"/>
          </w:rPr>
          <w:delText xml:space="preserve"> </w:delText>
        </w:r>
        <w:r w:rsidDel="00267387">
          <w:rPr>
            <w:sz w:val="24"/>
          </w:rPr>
          <w:delText>indicating</w:delText>
        </w:r>
        <w:r w:rsidDel="00267387">
          <w:rPr>
            <w:spacing w:val="-3"/>
            <w:sz w:val="24"/>
          </w:rPr>
          <w:delText xml:space="preserve"> </w:delText>
        </w:r>
        <w:r w:rsidDel="00267387">
          <w:rPr>
            <w:sz w:val="24"/>
          </w:rPr>
          <w:delText>a</w:delText>
        </w:r>
        <w:r w:rsidDel="00267387">
          <w:rPr>
            <w:spacing w:val="-4"/>
            <w:sz w:val="24"/>
          </w:rPr>
          <w:delText xml:space="preserve"> </w:delText>
        </w:r>
        <w:r w:rsidDel="00267387">
          <w:rPr>
            <w:sz w:val="24"/>
          </w:rPr>
          <w:delText>deviation</w:delText>
        </w:r>
        <w:r w:rsidDel="00267387">
          <w:rPr>
            <w:spacing w:val="-3"/>
            <w:sz w:val="24"/>
          </w:rPr>
          <w:delText xml:space="preserve"> </w:delText>
        </w:r>
        <w:r w:rsidDel="00267387">
          <w:rPr>
            <w:sz w:val="24"/>
          </w:rPr>
          <w:delText>from the requirement.</w:delText>
        </w:r>
      </w:del>
    </w:p>
    <w:p w14:paraId="7C2ED0CD" w14:textId="77777777" w:rsidR="001D3EB5" w:rsidDel="00267387" w:rsidRDefault="003F63B5" w:rsidP="00D70389">
      <w:pPr>
        <w:pStyle w:val="Heading3"/>
        <w:rPr>
          <w:del w:id="319" w:author="Lidia Rocha" w:date="2025-10-29T21:53:00Z" w16du:dateUtc="2025-10-30T04:53:00Z"/>
          <w:sz w:val="24"/>
        </w:rPr>
      </w:pPr>
      <w:del w:id="320" w:author="Lidia Rocha" w:date="2025-10-29T21:53:00Z" w16du:dateUtc="2025-10-30T04:53:00Z">
        <w:r w:rsidDel="00267387">
          <w:rPr>
            <w:i/>
            <w:sz w:val="24"/>
          </w:rPr>
          <w:delText>Blocked</w:delText>
        </w:r>
        <w:r w:rsidDel="00267387">
          <w:rPr>
            <w:i/>
            <w:spacing w:val="-3"/>
            <w:sz w:val="24"/>
          </w:rPr>
          <w:delText xml:space="preserve"> </w:delText>
        </w:r>
        <w:r w:rsidDel="00267387">
          <w:rPr>
            <w:sz w:val="24"/>
          </w:rPr>
          <w:delText>–</w:delText>
        </w:r>
        <w:r w:rsidDel="00267387">
          <w:rPr>
            <w:spacing w:val="-4"/>
            <w:sz w:val="24"/>
          </w:rPr>
          <w:delText xml:space="preserve"> </w:delText>
        </w:r>
        <w:r w:rsidDel="00267387">
          <w:rPr>
            <w:sz w:val="24"/>
          </w:rPr>
          <w:delText>The</w:delText>
        </w:r>
        <w:r w:rsidDel="00267387">
          <w:rPr>
            <w:spacing w:val="-10"/>
            <w:sz w:val="24"/>
          </w:rPr>
          <w:delText xml:space="preserve"> </w:delText>
        </w:r>
        <w:r w:rsidDel="00267387">
          <w:rPr>
            <w:sz w:val="24"/>
          </w:rPr>
          <w:delText>test</w:delText>
        </w:r>
        <w:r w:rsidDel="00267387">
          <w:rPr>
            <w:spacing w:val="-4"/>
            <w:sz w:val="24"/>
          </w:rPr>
          <w:delText xml:space="preserve"> </w:delText>
        </w:r>
        <w:r w:rsidDel="00267387">
          <w:rPr>
            <w:sz w:val="24"/>
          </w:rPr>
          <w:delText>could</w:delText>
        </w:r>
        <w:r w:rsidDel="00267387">
          <w:rPr>
            <w:spacing w:val="-1"/>
            <w:sz w:val="24"/>
          </w:rPr>
          <w:delText xml:space="preserve"> </w:delText>
        </w:r>
        <w:r w:rsidDel="00267387">
          <w:rPr>
            <w:sz w:val="24"/>
          </w:rPr>
          <w:delText>not</w:delText>
        </w:r>
        <w:r w:rsidDel="00267387">
          <w:rPr>
            <w:spacing w:val="-4"/>
            <w:sz w:val="24"/>
          </w:rPr>
          <w:delText xml:space="preserve"> </w:delText>
        </w:r>
        <w:r w:rsidDel="00267387">
          <w:rPr>
            <w:sz w:val="24"/>
          </w:rPr>
          <w:delText>be</w:delText>
        </w:r>
        <w:r w:rsidDel="00267387">
          <w:rPr>
            <w:spacing w:val="-5"/>
            <w:sz w:val="24"/>
          </w:rPr>
          <w:delText xml:space="preserve"> </w:delText>
        </w:r>
        <w:r w:rsidDel="00267387">
          <w:rPr>
            <w:sz w:val="24"/>
          </w:rPr>
          <w:delText>executed</w:delText>
        </w:r>
        <w:r w:rsidDel="00267387">
          <w:rPr>
            <w:spacing w:val="-4"/>
            <w:sz w:val="24"/>
          </w:rPr>
          <w:delText xml:space="preserve"> </w:delText>
        </w:r>
        <w:r w:rsidDel="00267387">
          <w:rPr>
            <w:sz w:val="24"/>
          </w:rPr>
          <w:delText>due</w:delText>
        </w:r>
        <w:r w:rsidDel="00267387">
          <w:rPr>
            <w:spacing w:val="-10"/>
            <w:sz w:val="24"/>
          </w:rPr>
          <w:delText xml:space="preserve"> </w:delText>
        </w:r>
        <w:r w:rsidDel="00267387">
          <w:rPr>
            <w:sz w:val="24"/>
          </w:rPr>
          <w:delText>to pre‑requisite</w:delText>
        </w:r>
        <w:r w:rsidDel="00267387">
          <w:rPr>
            <w:spacing w:val="-1"/>
            <w:sz w:val="24"/>
          </w:rPr>
          <w:delText xml:space="preserve"> </w:delText>
        </w:r>
        <w:r w:rsidDel="00267387">
          <w:rPr>
            <w:sz w:val="24"/>
          </w:rPr>
          <w:delText>failure</w:delText>
        </w:r>
        <w:r w:rsidDel="00267387">
          <w:rPr>
            <w:spacing w:val="-5"/>
            <w:sz w:val="24"/>
          </w:rPr>
          <w:delText xml:space="preserve"> </w:delText>
        </w:r>
        <w:r w:rsidDel="00267387">
          <w:rPr>
            <w:sz w:val="24"/>
          </w:rPr>
          <w:delText>or</w:delText>
        </w:r>
        <w:r w:rsidDel="00267387">
          <w:rPr>
            <w:spacing w:val="-3"/>
            <w:sz w:val="24"/>
          </w:rPr>
          <w:delText xml:space="preserve"> </w:delText>
        </w:r>
        <w:r w:rsidDel="00267387">
          <w:rPr>
            <w:sz w:val="24"/>
          </w:rPr>
          <w:delText xml:space="preserve">environment </w:delText>
        </w:r>
        <w:r w:rsidDel="00267387">
          <w:rPr>
            <w:spacing w:val="-2"/>
            <w:sz w:val="24"/>
          </w:rPr>
          <w:delText>issues.</w:delText>
        </w:r>
      </w:del>
    </w:p>
    <w:p w14:paraId="7C2ED0CE" w14:textId="77777777" w:rsidR="001D3EB5" w:rsidDel="00267387" w:rsidRDefault="003F63B5" w:rsidP="00D70389">
      <w:pPr>
        <w:pStyle w:val="Heading3"/>
        <w:rPr>
          <w:del w:id="321" w:author="Lidia Rocha" w:date="2025-10-29T21:53:00Z" w16du:dateUtc="2025-10-30T04:53:00Z"/>
          <w:sz w:val="24"/>
        </w:rPr>
      </w:pPr>
      <w:del w:id="322" w:author="Lidia Rocha" w:date="2025-10-29T21:53:00Z" w16du:dateUtc="2025-10-30T04:53:00Z">
        <w:r w:rsidRPr="2564A60E" w:rsidDel="00267387">
          <w:rPr>
            <w:i/>
            <w:sz w:val="24"/>
            <w:szCs w:val="24"/>
          </w:rPr>
          <w:delText>Not</w:delText>
        </w:r>
        <w:r w:rsidRPr="2564A60E" w:rsidDel="00267387">
          <w:rPr>
            <w:i/>
            <w:spacing w:val="-3"/>
            <w:sz w:val="24"/>
            <w:szCs w:val="24"/>
          </w:rPr>
          <w:delText xml:space="preserve"> </w:delText>
        </w:r>
        <w:r w:rsidRPr="2564A60E" w:rsidDel="00267387">
          <w:rPr>
            <w:i/>
            <w:sz w:val="24"/>
            <w:szCs w:val="24"/>
          </w:rPr>
          <w:delText>Executed</w:delText>
        </w:r>
        <w:r w:rsidRPr="2564A60E" w:rsidDel="00267387">
          <w:rPr>
            <w:i/>
            <w:spacing w:val="1"/>
            <w:sz w:val="24"/>
            <w:szCs w:val="24"/>
          </w:rPr>
          <w:delText xml:space="preserve"> </w:delText>
        </w:r>
        <w:r w:rsidRPr="2564A60E" w:rsidDel="00267387">
          <w:rPr>
            <w:sz w:val="24"/>
            <w:szCs w:val="24"/>
          </w:rPr>
          <w:delText>–</w:delText>
        </w:r>
        <w:r w:rsidRPr="2564A60E" w:rsidDel="00267387">
          <w:rPr>
            <w:spacing w:val="-5"/>
            <w:sz w:val="24"/>
            <w:szCs w:val="24"/>
          </w:rPr>
          <w:delText xml:space="preserve"> </w:delText>
        </w:r>
        <w:r w:rsidRPr="2564A60E" w:rsidDel="00267387">
          <w:rPr>
            <w:sz w:val="24"/>
            <w:szCs w:val="24"/>
          </w:rPr>
          <w:delText>The</w:delText>
        </w:r>
        <w:r w:rsidRPr="2564A60E" w:rsidDel="00267387">
          <w:rPr>
            <w:spacing w:val="-1"/>
            <w:sz w:val="24"/>
            <w:szCs w:val="24"/>
          </w:rPr>
          <w:delText xml:space="preserve"> </w:delText>
        </w:r>
        <w:r w:rsidRPr="2564A60E" w:rsidDel="00267387">
          <w:rPr>
            <w:sz w:val="24"/>
            <w:szCs w:val="24"/>
          </w:rPr>
          <w:delText>test</w:delText>
        </w:r>
        <w:r w:rsidRPr="2564A60E" w:rsidDel="00267387">
          <w:rPr>
            <w:spacing w:val="-1"/>
            <w:sz w:val="24"/>
            <w:szCs w:val="24"/>
          </w:rPr>
          <w:delText xml:space="preserve"> </w:delText>
        </w:r>
        <w:r w:rsidRPr="2564A60E" w:rsidDel="00267387">
          <w:rPr>
            <w:sz w:val="24"/>
            <w:szCs w:val="24"/>
          </w:rPr>
          <w:delText>case</w:delText>
        </w:r>
        <w:r w:rsidRPr="2564A60E" w:rsidDel="00267387">
          <w:rPr>
            <w:spacing w:val="-1"/>
            <w:sz w:val="24"/>
            <w:szCs w:val="24"/>
          </w:rPr>
          <w:delText xml:space="preserve"> </w:delText>
        </w:r>
        <w:r w:rsidRPr="2564A60E" w:rsidDel="00267387">
          <w:rPr>
            <w:sz w:val="24"/>
            <w:szCs w:val="24"/>
          </w:rPr>
          <w:delText>has</w:delText>
        </w:r>
        <w:r w:rsidRPr="2564A60E" w:rsidDel="00267387">
          <w:rPr>
            <w:spacing w:val="2"/>
            <w:sz w:val="24"/>
            <w:szCs w:val="24"/>
          </w:rPr>
          <w:delText xml:space="preserve"> </w:delText>
        </w:r>
        <w:r w:rsidRPr="2564A60E" w:rsidDel="00267387">
          <w:rPr>
            <w:sz w:val="24"/>
            <w:szCs w:val="24"/>
          </w:rPr>
          <w:delText>not</w:delText>
        </w:r>
        <w:r w:rsidRPr="2564A60E" w:rsidDel="00267387">
          <w:rPr>
            <w:spacing w:val="-1"/>
            <w:sz w:val="24"/>
            <w:szCs w:val="24"/>
          </w:rPr>
          <w:delText xml:space="preserve"> </w:delText>
        </w:r>
        <w:r w:rsidRPr="2564A60E" w:rsidDel="00267387">
          <w:rPr>
            <w:sz w:val="24"/>
            <w:szCs w:val="24"/>
          </w:rPr>
          <w:delText>been</w:delText>
        </w:r>
        <w:r w:rsidRPr="2564A60E" w:rsidDel="00267387">
          <w:rPr>
            <w:spacing w:val="-5"/>
            <w:sz w:val="24"/>
            <w:szCs w:val="24"/>
          </w:rPr>
          <w:delText xml:space="preserve"> </w:delText>
        </w:r>
        <w:r w:rsidRPr="2564A60E" w:rsidDel="00267387">
          <w:rPr>
            <w:sz w:val="24"/>
            <w:szCs w:val="24"/>
          </w:rPr>
          <w:delText>executed in</w:delText>
        </w:r>
        <w:r w:rsidRPr="2564A60E" w:rsidDel="00267387">
          <w:rPr>
            <w:spacing w:val="-5"/>
            <w:sz w:val="24"/>
            <w:szCs w:val="24"/>
          </w:rPr>
          <w:delText xml:space="preserve"> </w:delText>
        </w:r>
        <w:r w:rsidRPr="2564A60E" w:rsidDel="00267387">
          <w:rPr>
            <w:sz w:val="24"/>
            <w:szCs w:val="24"/>
          </w:rPr>
          <w:delText>this</w:delText>
        </w:r>
        <w:r w:rsidRPr="2564A60E" w:rsidDel="00267387">
          <w:rPr>
            <w:spacing w:val="4"/>
            <w:sz w:val="24"/>
            <w:szCs w:val="24"/>
          </w:rPr>
          <w:delText xml:space="preserve"> </w:delText>
        </w:r>
        <w:r w:rsidRPr="2564A60E" w:rsidDel="00267387">
          <w:rPr>
            <w:spacing w:val="-2"/>
            <w:sz w:val="24"/>
            <w:szCs w:val="24"/>
          </w:rPr>
          <w:delText>cycle.</w:delText>
        </w:r>
      </w:del>
    </w:p>
    <w:p w14:paraId="0B4EE289" w14:textId="19184E28" w:rsidR="2564A60E" w:rsidRPr="00302481" w:rsidDel="00267387" w:rsidRDefault="2564A60E" w:rsidP="00453C19">
      <w:pPr>
        <w:rPr>
          <w:del w:id="323" w:author="Lidia Rocha" w:date="2025-10-29T21:53:00Z" w16du:dateUtc="2025-10-30T04:53:00Z"/>
        </w:rPr>
      </w:pPr>
    </w:p>
    <w:p w14:paraId="62D95A51" w14:textId="651B21AA" w:rsidR="1E441368" w:rsidDel="00267387" w:rsidRDefault="03BCBA0D" w:rsidP="00453C19">
      <w:pPr>
        <w:pStyle w:val="Heading2"/>
        <w:spacing w:line="259" w:lineRule="auto"/>
        <w:ind w:left="0" w:firstLine="0"/>
        <w:rPr>
          <w:del w:id="324" w:author="Lidia Rocha" w:date="2025-10-29T21:53:00Z" w16du:dateUtc="2025-10-30T04:53:00Z"/>
        </w:rPr>
      </w:pPr>
      <w:bookmarkStart w:id="325" w:name="_Toc2133549554"/>
      <w:del w:id="326" w:author="Lidia Rocha" w:date="2025-10-29T21:53:00Z">
        <w:r w:rsidDel="22715AC4">
          <w:delText>3.4 Quality and Metrics</w:delText>
        </w:r>
      </w:del>
      <w:bookmarkEnd w:id="325"/>
    </w:p>
    <w:p w14:paraId="1C983EA2" w14:textId="67B37929" w:rsidR="1E441368" w:rsidRPr="00453C19" w:rsidDel="00267387" w:rsidRDefault="03BCBA0D" w:rsidP="0D96189B">
      <w:pPr>
        <w:pStyle w:val="BodyText"/>
        <w:spacing w:before="159" w:line="362" w:lineRule="auto"/>
        <w:ind w:right="749"/>
        <w:rPr>
          <w:del w:id="327" w:author="Lidia Rocha" w:date="2025-10-29T21:53:00Z" w16du:dateUtc="2025-10-30T04:53:00Z"/>
        </w:rPr>
      </w:pPr>
      <w:del w:id="328" w:author="Lidia Rocha" w:date="2025-10-29T21:53:00Z" w16du:dateUtc="2025-10-30T04:53:00Z">
        <w:r w:rsidDel="00267387">
          <w:delText>The PMP's Quality Management approach will guide the testing activities,</w:delText>
        </w:r>
        <w:r w:rsidR="3D0ABCA2" w:rsidDel="00267387">
          <w:delText xml:space="preserve"> </w:delText>
        </w:r>
        <w:r w:rsidDel="00267387">
          <w:delText>which the RTM will verify. Test coverage, defect density, requirements</w:delText>
        </w:r>
        <w:r w:rsidR="6F2B8CEB" w:rsidDel="00267387">
          <w:delText xml:space="preserve"> </w:delText>
        </w:r>
        <w:r w:rsidDel="00267387">
          <w:delText>stability, and execution progress are among the critical QA metrics that will</w:delText>
        </w:r>
        <w:r w:rsidR="0FF42F7A" w:rsidDel="00267387">
          <w:delText xml:space="preserve"> </w:delText>
        </w:r>
        <w:r w:rsidDel="00267387">
          <w:delText>be monitored. These metrics ensure that all SRS requirements are testable,</w:delText>
        </w:r>
        <w:r w:rsidR="59E7FCD6" w:rsidDel="00267387">
          <w:delText xml:space="preserve"> </w:delText>
        </w:r>
        <w:r w:rsidDel="00267387">
          <w:delText>validated, and auditable, and that quality goals are met.</w:delText>
        </w:r>
      </w:del>
    </w:p>
    <w:p w14:paraId="2F564CFF" w14:textId="660C478B" w:rsidR="001D3EB5" w:rsidDel="002A3AC9" w:rsidRDefault="001D3EB5">
      <w:pPr>
        <w:pStyle w:val="BodyText"/>
        <w:spacing w:before="219"/>
        <w:rPr>
          <w:del w:id="329" w:author="Lidia Rocha" w:date="2025-10-29T21:54:00Z" w16du:dateUtc="2025-10-30T04:54:00Z"/>
        </w:rPr>
      </w:pPr>
    </w:p>
    <w:p w14:paraId="1FD4D688" w14:textId="5E344149" w:rsidR="001D3EB5" w:rsidRDefault="003F63B5">
      <w:pPr>
        <w:pStyle w:val="Heading1"/>
        <w:tabs>
          <w:tab w:val="left" w:pos="602"/>
        </w:tabs>
        <w:ind w:left="602" w:hanging="602"/>
        <w:pPrChange w:id="330" w:author="Lidia Rocha" w:date="2025-10-29T21:54:00Z" w16du:dateUtc="2025-10-30T04:54:00Z">
          <w:pPr>
            <w:pStyle w:val="Heading1"/>
            <w:tabs>
              <w:tab w:val="left" w:pos="602"/>
            </w:tabs>
            <w:spacing w:before="1"/>
            <w:ind w:left="602" w:hanging="602"/>
          </w:pPr>
        </w:pPrChange>
      </w:pPr>
      <w:bookmarkStart w:id="331" w:name="_Toc775063859"/>
      <w:del w:id="332" w:author="Lidia Rocha" w:date="2025-10-29T21:54:00Z" w16du:dateUtc="2025-10-30T04:54:00Z">
        <w:r w:rsidDel="38837A4E">
          <w:delText>R</w:delText>
        </w:r>
      </w:del>
      <w:bookmarkStart w:id="333" w:name="_Toc635322665"/>
      <w:ins w:id="334" w:author="Lidia Rocha" w:date="2025-10-29T21:54:00Z" w16du:dateUtc="2025-10-30T04:54:00Z">
        <w:r w:rsidR="49901160">
          <w:t>R</w:t>
        </w:r>
      </w:ins>
      <w:r w:rsidR="38837A4E">
        <w:t>equirements</w:t>
      </w:r>
      <w:r w:rsidR="38837A4E">
        <w:rPr>
          <w:spacing w:val="-21"/>
        </w:rPr>
        <w:t xml:space="preserve"> </w:t>
      </w:r>
      <w:r w:rsidR="38837A4E">
        <w:t>Traceability</w:t>
      </w:r>
      <w:r w:rsidR="38837A4E">
        <w:rPr>
          <w:spacing w:val="-21"/>
        </w:rPr>
        <w:t xml:space="preserve"> </w:t>
      </w:r>
      <w:r w:rsidR="38837A4E">
        <w:rPr>
          <w:spacing w:val="-2"/>
        </w:rPr>
        <w:t>Matrix</w:t>
      </w:r>
      <w:bookmarkEnd w:id="331"/>
      <w:bookmarkEnd w:id="333"/>
    </w:p>
    <w:p w14:paraId="6DBC07C8" w14:textId="03CA3735" w:rsidR="001D3EB5" w:rsidRDefault="5A061A4C" w:rsidP="65D27D43">
      <w:pPr>
        <w:pStyle w:val="BodyText"/>
        <w:spacing w:before="159" w:line="362" w:lineRule="auto"/>
        <w:ind w:right="749"/>
      </w:pPr>
      <w:r>
        <w:t>The Requirements Traceability Matrix (RTM) maps each requirement to its corresponding test case(s). These functional requirements are derived from the SRS document, and will be used to ensure comprehensive coverage of all functional requirements:</w:t>
      </w:r>
    </w:p>
    <w:p w14:paraId="564C9A23" w14:textId="0D4E59E0" w:rsidR="001D3EB5" w:rsidRDefault="001D3EB5" w:rsidP="65D27D43">
      <w:pPr>
        <w:pStyle w:val="BodyText"/>
        <w:spacing w:before="159" w:line="362" w:lineRule="auto"/>
        <w:ind w:right="749"/>
      </w:pPr>
    </w:p>
    <w:p w14:paraId="7C2ED0D6" w14:textId="673DDA3A" w:rsidR="001D3EB5" w:rsidRDefault="38837A4E" w:rsidP="65D27D43">
      <w:pPr>
        <w:pStyle w:val="Heading2"/>
        <w:rPr>
          <w:i/>
          <w:iCs/>
        </w:rPr>
      </w:pPr>
      <w:bookmarkStart w:id="335" w:name="_Toc1275799829"/>
      <w:r w:rsidRPr="65D27D43">
        <w:rPr>
          <w:i/>
          <w:iCs/>
        </w:rPr>
        <w:t>Requirements Traceability Matrix</w:t>
      </w:r>
      <w:bookmarkEnd w:id="335"/>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3"/>
        <w:gridCol w:w="4726"/>
        <w:gridCol w:w="2344"/>
        <w:gridCol w:w="951"/>
      </w:tblGrid>
      <w:tr w:rsidR="001D3EB5" w14:paraId="7C2ED0DB" w14:textId="77777777" w:rsidTr="757DACCB">
        <w:trPr>
          <w:trHeight w:val="507"/>
          <w:tblHeader/>
        </w:trPr>
        <w:tc>
          <w:tcPr>
            <w:tcW w:w="2003" w:type="dxa"/>
          </w:tcPr>
          <w:p w14:paraId="7C2ED0D7" w14:textId="77777777" w:rsidR="001D3EB5" w:rsidRDefault="003F63B5" w:rsidP="757DACCB">
            <w:pPr>
              <w:pStyle w:val="TableParagraph"/>
              <w:spacing w:before="10"/>
              <w:ind w:left="14"/>
              <w:jc w:val="center"/>
              <w:rPr>
                <w:b/>
                <w:bCs/>
                <w:sz w:val="24"/>
                <w:szCs w:val="24"/>
              </w:rPr>
            </w:pPr>
            <w:r w:rsidRPr="757DACCB">
              <w:rPr>
                <w:b/>
                <w:bCs/>
                <w:sz w:val="24"/>
                <w:szCs w:val="24"/>
              </w:rPr>
              <w:t>Requirement</w:t>
            </w:r>
            <w:r w:rsidRPr="757DACCB">
              <w:rPr>
                <w:b/>
                <w:bCs/>
                <w:spacing w:val="-7"/>
                <w:sz w:val="24"/>
                <w:szCs w:val="24"/>
              </w:rPr>
              <w:t xml:space="preserve"> </w:t>
            </w:r>
            <w:r w:rsidRPr="757DACCB">
              <w:rPr>
                <w:b/>
                <w:bCs/>
                <w:spacing w:val="-5"/>
                <w:sz w:val="24"/>
                <w:szCs w:val="24"/>
              </w:rPr>
              <w:t>ID</w:t>
            </w:r>
          </w:p>
        </w:tc>
        <w:tc>
          <w:tcPr>
            <w:tcW w:w="4726" w:type="dxa"/>
          </w:tcPr>
          <w:p w14:paraId="7C2ED0D8" w14:textId="77777777" w:rsidR="001D3EB5" w:rsidRDefault="003F63B5" w:rsidP="757DACCB">
            <w:pPr>
              <w:pStyle w:val="TableParagraph"/>
              <w:spacing w:before="10"/>
              <w:ind w:left="13"/>
              <w:jc w:val="center"/>
              <w:rPr>
                <w:b/>
                <w:bCs/>
                <w:sz w:val="24"/>
                <w:szCs w:val="24"/>
              </w:rPr>
            </w:pPr>
            <w:r w:rsidRPr="757DACCB">
              <w:rPr>
                <w:b/>
                <w:bCs/>
                <w:sz w:val="24"/>
                <w:szCs w:val="24"/>
              </w:rPr>
              <w:t>Requirement</w:t>
            </w:r>
            <w:r w:rsidRPr="757DACCB">
              <w:rPr>
                <w:b/>
                <w:bCs/>
                <w:spacing w:val="-7"/>
                <w:sz w:val="24"/>
                <w:szCs w:val="24"/>
              </w:rPr>
              <w:t xml:space="preserve"> </w:t>
            </w:r>
            <w:r w:rsidRPr="757DACCB">
              <w:rPr>
                <w:b/>
                <w:bCs/>
                <w:spacing w:val="-2"/>
                <w:sz w:val="24"/>
                <w:szCs w:val="24"/>
              </w:rPr>
              <w:t>Description</w:t>
            </w:r>
          </w:p>
        </w:tc>
        <w:tc>
          <w:tcPr>
            <w:tcW w:w="2344" w:type="dxa"/>
          </w:tcPr>
          <w:p w14:paraId="7C2ED0D9" w14:textId="77777777" w:rsidR="001D3EB5" w:rsidRDefault="003F63B5" w:rsidP="757DACCB">
            <w:pPr>
              <w:pStyle w:val="TableParagraph"/>
              <w:spacing w:before="10"/>
              <w:ind w:left="12"/>
              <w:jc w:val="center"/>
              <w:rPr>
                <w:b/>
                <w:bCs/>
                <w:sz w:val="24"/>
                <w:szCs w:val="24"/>
              </w:rPr>
            </w:pPr>
            <w:r w:rsidRPr="757DACCB">
              <w:rPr>
                <w:b/>
                <w:bCs/>
                <w:sz w:val="24"/>
                <w:szCs w:val="24"/>
              </w:rPr>
              <w:t>Test</w:t>
            </w:r>
            <w:r w:rsidRPr="757DACCB">
              <w:rPr>
                <w:b/>
                <w:bCs/>
                <w:spacing w:val="-2"/>
                <w:sz w:val="24"/>
                <w:szCs w:val="24"/>
              </w:rPr>
              <w:t xml:space="preserve"> </w:t>
            </w:r>
            <w:r w:rsidRPr="757DACCB">
              <w:rPr>
                <w:b/>
                <w:bCs/>
                <w:sz w:val="24"/>
                <w:szCs w:val="24"/>
              </w:rPr>
              <w:t>Case</w:t>
            </w:r>
            <w:r w:rsidRPr="757DACCB">
              <w:rPr>
                <w:b/>
                <w:bCs/>
                <w:spacing w:val="-3"/>
                <w:sz w:val="24"/>
                <w:szCs w:val="24"/>
              </w:rPr>
              <w:t xml:space="preserve"> </w:t>
            </w:r>
            <w:r w:rsidRPr="757DACCB">
              <w:rPr>
                <w:b/>
                <w:bCs/>
                <w:spacing w:val="-4"/>
                <w:sz w:val="24"/>
                <w:szCs w:val="24"/>
              </w:rPr>
              <w:t>ID(s)</w:t>
            </w:r>
          </w:p>
        </w:tc>
        <w:tc>
          <w:tcPr>
            <w:tcW w:w="951" w:type="dxa"/>
          </w:tcPr>
          <w:p w14:paraId="7C2ED0DA" w14:textId="77777777" w:rsidR="001D3EB5" w:rsidRDefault="003F63B5" w:rsidP="757DACCB">
            <w:pPr>
              <w:pStyle w:val="TableParagraph"/>
              <w:spacing w:before="10"/>
              <w:ind w:left="12"/>
              <w:jc w:val="center"/>
              <w:rPr>
                <w:b/>
                <w:bCs/>
                <w:sz w:val="24"/>
                <w:szCs w:val="24"/>
              </w:rPr>
            </w:pPr>
            <w:r w:rsidRPr="757DACCB">
              <w:rPr>
                <w:b/>
                <w:bCs/>
                <w:spacing w:val="-2"/>
                <w:sz w:val="24"/>
                <w:szCs w:val="24"/>
              </w:rPr>
              <w:t>Status</w:t>
            </w:r>
          </w:p>
        </w:tc>
      </w:tr>
      <w:tr w:rsidR="001D3EB5" w14:paraId="7C2ED0E0" w14:textId="77777777" w:rsidTr="757DACCB">
        <w:trPr>
          <w:trHeight w:val="508"/>
        </w:trPr>
        <w:tc>
          <w:tcPr>
            <w:tcW w:w="2003" w:type="dxa"/>
          </w:tcPr>
          <w:p w14:paraId="7C2ED0DC" w14:textId="77777777" w:rsidR="001D3EB5" w:rsidRDefault="003F63B5">
            <w:pPr>
              <w:pStyle w:val="TableParagraph"/>
              <w:spacing w:before="6"/>
              <w:ind w:left="14"/>
              <w:rPr>
                <w:sz w:val="24"/>
              </w:rPr>
            </w:pPr>
            <w:r>
              <w:rPr>
                <w:sz w:val="24"/>
              </w:rPr>
              <w:t>REQ-</w:t>
            </w:r>
            <w:r>
              <w:rPr>
                <w:spacing w:val="-2"/>
                <w:sz w:val="24"/>
              </w:rPr>
              <w:t>3.1.1</w:t>
            </w:r>
          </w:p>
        </w:tc>
        <w:tc>
          <w:tcPr>
            <w:tcW w:w="4726" w:type="dxa"/>
          </w:tcPr>
          <w:p w14:paraId="7C2ED0DD" w14:textId="77777777" w:rsidR="001D3EB5" w:rsidRDefault="003F63B5">
            <w:pPr>
              <w:pStyle w:val="TableParagraph"/>
              <w:spacing w:before="6"/>
              <w:ind w:left="13"/>
              <w:rPr>
                <w:sz w:val="24"/>
              </w:rPr>
            </w:pPr>
            <w:r>
              <w:rPr>
                <w:sz w:val="24"/>
              </w:rPr>
              <w:t>Welcome</w:t>
            </w:r>
            <w:r>
              <w:rPr>
                <w:spacing w:val="-2"/>
                <w:sz w:val="24"/>
              </w:rPr>
              <w:t xml:space="preserve"> </w:t>
            </w:r>
            <w:r>
              <w:rPr>
                <w:sz w:val="24"/>
              </w:rPr>
              <w:t>screen</w:t>
            </w:r>
            <w:r>
              <w:rPr>
                <w:spacing w:val="-6"/>
                <w:sz w:val="24"/>
              </w:rPr>
              <w:t xml:space="preserve"> </w:t>
            </w:r>
            <w:r>
              <w:rPr>
                <w:sz w:val="24"/>
              </w:rPr>
              <w:t>appears</w:t>
            </w:r>
            <w:r>
              <w:rPr>
                <w:spacing w:val="-3"/>
                <w:sz w:val="24"/>
              </w:rPr>
              <w:t xml:space="preserve"> </w:t>
            </w:r>
            <w:r>
              <w:rPr>
                <w:sz w:val="24"/>
              </w:rPr>
              <w:t>on</w:t>
            </w:r>
            <w:r>
              <w:rPr>
                <w:spacing w:val="-6"/>
                <w:sz w:val="24"/>
              </w:rPr>
              <w:t xml:space="preserve"> </w:t>
            </w:r>
            <w:r>
              <w:rPr>
                <w:sz w:val="24"/>
              </w:rPr>
              <w:t>first</w:t>
            </w:r>
            <w:r>
              <w:rPr>
                <w:spacing w:val="9"/>
                <w:sz w:val="24"/>
              </w:rPr>
              <w:t xml:space="preserve"> </w:t>
            </w:r>
            <w:r>
              <w:rPr>
                <w:spacing w:val="-2"/>
                <w:sz w:val="24"/>
              </w:rPr>
              <w:t>launch</w:t>
            </w:r>
          </w:p>
        </w:tc>
        <w:tc>
          <w:tcPr>
            <w:tcW w:w="2344" w:type="dxa"/>
          </w:tcPr>
          <w:p w14:paraId="7C2ED0DE" w14:textId="77777777" w:rsidR="001D3EB5" w:rsidRDefault="003F63B5">
            <w:pPr>
              <w:pStyle w:val="TableParagraph"/>
              <w:spacing w:before="6"/>
              <w:ind w:left="12"/>
              <w:rPr>
                <w:sz w:val="24"/>
              </w:rPr>
            </w:pPr>
            <w:r>
              <w:rPr>
                <w:sz w:val="24"/>
              </w:rPr>
              <w:t>TC-</w:t>
            </w:r>
            <w:r>
              <w:rPr>
                <w:spacing w:val="-5"/>
                <w:sz w:val="24"/>
              </w:rPr>
              <w:t>1.1</w:t>
            </w:r>
          </w:p>
        </w:tc>
        <w:tc>
          <w:tcPr>
            <w:tcW w:w="951" w:type="dxa"/>
          </w:tcPr>
          <w:p w14:paraId="7C2ED0DF" w14:textId="12B0C0A0" w:rsidR="001D3EB5" w:rsidRDefault="001D3EB5">
            <w:pPr>
              <w:pStyle w:val="TableParagraph"/>
              <w:spacing w:before="6"/>
              <w:ind w:left="12"/>
              <w:rPr>
                <w:sz w:val="24"/>
              </w:rPr>
            </w:pPr>
          </w:p>
        </w:tc>
      </w:tr>
      <w:tr w:rsidR="001D3EB5" w14:paraId="7C2ED0E5" w14:textId="77777777" w:rsidTr="757DACCB">
        <w:trPr>
          <w:trHeight w:val="507"/>
        </w:trPr>
        <w:tc>
          <w:tcPr>
            <w:tcW w:w="2003" w:type="dxa"/>
          </w:tcPr>
          <w:p w14:paraId="7C2ED0E1" w14:textId="77777777" w:rsidR="001D3EB5" w:rsidRDefault="003F63B5">
            <w:pPr>
              <w:pStyle w:val="TableParagraph"/>
              <w:spacing w:before="6"/>
              <w:ind w:left="14"/>
              <w:rPr>
                <w:sz w:val="24"/>
              </w:rPr>
            </w:pPr>
            <w:r>
              <w:rPr>
                <w:sz w:val="24"/>
              </w:rPr>
              <w:t>REQ-</w:t>
            </w:r>
            <w:r>
              <w:rPr>
                <w:spacing w:val="-2"/>
                <w:sz w:val="24"/>
              </w:rPr>
              <w:t>3.1.2</w:t>
            </w:r>
          </w:p>
        </w:tc>
        <w:tc>
          <w:tcPr>
            <w:tcW w:w="4726" w:type="dxa"/>
          </w:tcPr>
          <w:p w14:paraId="7C2ED0E2" w14:textId="77777777" w:rsidR="001D3EB5" w:rsidRDefault="003F63B5">
            <w:pPr>
              <w:pStyle w:val="TableParagraph"/>
              <w:spacing w:before="6"/>
              <w:ind w:left="13"/>
              <w:rPr>
                <w:sz w:val="24"/>
              </w:rPr>
            </w:pPr>
            <w:r>
              <w:rPr>
                <w:sz w:val="24"/>
              </w:rPr>
              <w:t>Email</w:t>
            </w:r>
            <w:r>
              <w:rPr>
                <w:spacing w:val="-3"/>
                <w:sz w:val="24"/>
              </w:rPr>
              <w:t xml:space="preserve"> </w:t>
            </w:r>
            <w:r>
              <w:rPr>
                <w:sz w:val="24"/>
              </w:rPr>
              <w:t>input</w:t>
            </w:r>
            <w:r>
              <w:rPr>
                <w:spacing w:val="2"/>
                <w:sz w:val="24"/>
              </w:rPr>
              <w:t xml:space="preserve"> </w:t>
            </w:r>
            <w:r>
              <w:rPr>
                <w:sz w:val="24"/>
              </w:rPr>
              <w:t>validation</w:t>
            </w:r>
            <w:r>
              <w:rPr>
                <w:spacing w:val="-7"/>
                <w:sz w:val="24"/>
              </w:rPr>
              <w:t xml:space="preserve"> </w:t>
            </w:r>
            <w:r>
              <w:rPr>
                <w:sz w:val="24"/>
              </w:rPr>
              <w:t>on</w:t>
            </w:r>
            <w:r>
              <w:rPr>
                <w:spacing w:val="-6"/>
                <w:sz w:val="24"/>
              </w:rPr>
              <w:t xml:space="preserve"> </w:t>
            </w:r>
            <w:r>
              <w:rPr>
                <w:spacing w:val="-2"/>
                <w:sz w:val="24"/>
              </w:rPr>
              <w:t>registration</w:t>
            </w:r>
          </w:p>
        </w:tc>
        <w:tc>
          <w:tcPr>
            <w:tcW w:w="2344" w:type="dxa"/>
          </w:tcPr>
          <w:p w14:paraId="7C2ED0E3" w14:textId="77777777" w:rsidR="001D3EB5" w:rsidRDefault="003F63B5">
            <w:pPr>
              <w:pStyle w:val="TableParagraph"/>
              <w:spacing w:before="6"/>
              <w:ind w:left="12"/>
              <w:rPr>
                <w:sz w:val="24"/>
              </w:rPr>
            </w:pPr>
            <w:r>
              <w:rPr>
                <w:sz w:val="24"/>
              </w:rPr>
              <w:t>TC-</w:t>
            </w:r>
            <w:r>
              <w:rPr>
                <w:spacing w:val="-5"/>
                <w:sz w:val="24"/>
              </w:rPr>
              <w:t>1.5</w:t>
            </w:r>
          </w:p>
        </w:tc>
        <w:tc>
          <w:tcPr>
            <w:tcW w:w="951" w:type="dxa"/>
          </w:tcPr>
          <w:p w14:paraId="7C2ED0E4" w14:textId="21DA73E6" w:rsidR="001D3EB5" w:rsidRDefault="001D3EB5">
            <w:pPr>
              <w:pStyle w:val="TableParagraph"/>
              <w:spacing w:before="6"/>
              <w:ind w:left="12"/>
              <w:rPr>
                <w:sz w:val="24"/>
              </w:rPr>
            </w:pPr>
          </w:p>
        </w:tc>
      </w:tr>
      <w:tr w:rsidR="001D3EB5" w14:paraId="7C2ED0EA" w14:textId="77777777" w:rsidTr="757DACCB">
        <w:trPr>
          <w:trHeight w:val="508"/>
        </w:trPr>
        <w:tc>
          <w:tcPr>
            <w:tcW w:w="2003" w:type="dxa"/>
          </w:tcPr>
          <w:p w14:paraId="7C2ED0E6" w14:textId="77777777" w:rsidR="001D3EB5" w:rsidRDefault="003F63B5">
            <w:pPr>
              <w:pStyle w:val="TableParagraph"/>
              <w:spacing w:before="6"/>
              <w:ind w:left="14"/>
              <w:rPr>
                <w:sz w:val="24"/>
              </w:rPr>
            </w:pPr>
            <w:r>
              <w:rPr>
                <w:sz w:val="24"/>
              </w:rPr>
              <w:t>REQ-</w:t>
            </w:r>
            <w:r>
              <w:rPr>
                <w:spacing w:val="-2"/>
                <w:sz w:val="24"/>
              </w:rPr>
              <w:t>3.1.4–3.1.5</w:t>
            </w:r>
          </w:p>
        </w:tc>
        <w:tc>
          <w:tcPr>
            <w:tcW w:w="4726" w:type="dxa"/>
          </w:tcPr>
          <w:p w14:paraId="7C2ED0E7" w14:textId="77777777" w:rsidR="001D3EB5" w:rsidRDefault="003F63B5">
            <w:pPr>
              <w:pStyle w:val="TableParagraph"/>
              <w:spacing w:before="6"/>
              <w:ind w:left="13"/>
              <w:rPr>
                <w:sz w:val="24"/>
              </w:rPr>
            </w:pPr>
            <w:r>
              <w:rPr>
                <w:sz w:val="24"/>
              </w:rPr>
              <w:t>Register</w:t>
            </w:r>
            <w:r>
              <w:rPr>
                <w:spacing w:val="-4"/>
                <w:sz w:val="24"/>
              </w:rPr>
              <w:t xml:space="preserve"> </w:t>
            </w:r>
            <w:r>
              <w:rPr>
                <w:sz w:val="24"/>
              </w:rPr>
              <w:t>using</w:t>
            </w:r>
            <w:r>
              <w:rPr>
                <w:spacing w:val="-4"/>
                <w:sz w:val="24"/>
              </w:rPr>
              <w:t xml:space="preserve"> </w:t>
            </w:r>
            <w:r>
              <w:rPr>
                <w:sz w:val="24"/>
              </w:rPr>
              <w:t>Google</w:t>
            </w:r>
            <w:r>
              <w:rPr>
                <w:spacing w:val="-4"/>
                <w:sz w:val="24"/>
              </w:rPr>
              <w:t xml:space="preserve"> </w:t>
            </w:r>
            <w:r>
              <w:rPr>
                <w:spacing w:val="-5"/>
                <w:sz w:val="24"/>
              </w:rPr>
              <w:t>SSO</w:t>
            </w:r>
          </w:p>
        </w:tc>
        <w:tc>
          <w:tcPr>
            <w:tcW w:w="2344" w:type="dxa"/>
          </w:tcPr>
          <w:p w14:paraId="7C2ED0E8" w14:textId="77777777" w:rsidR="001D3EB5" w:rsidRDefault="003F63B5">
            <w:pPr>
              <w:pStyle w:val="TableParagraph"/>
              <w:spacing w:before="6"/>
              <w:ind w:left="12"/>
              <w:rPr>
                <w:sz w:val="24"/>
              </w:rPr>
            </w:pPr>
            <w:r>
              <w:rPr>
                <w:sz w:val="24"/>
              </w:rPr>
              <w:t>TC-</w:t>
            </w:r>
            <w:r>
              <w:rPr>
                <w:spacing w:val="-5"/>
                <w:sz w:val="24"/>
              </w:rPr>
              <w:t>1.4</w:t>
            </w:r>
          </w:p>
        </w:tc>
        <w:tc>
          <w:tcPr>
            <w:tcW w:w="951" w:type="dxa"/>
          </w:tcPr>
          <w:p w14:paraId="7C2ED0E9" w14:textId="549CF3C1" w:rsidR="001D3EB5" w:rsidRDefault="001D3EB5">
            <w:pPr>
              <w:pStyle w:val="TableParagraph"/>
              <w:spacing w:before="6"/>
              <w:ind w:left="12"/>
              <w:rPr>
                <w:sz w:val="24"/>
              </w:rPr>
            </w:pPr>
          </w:p>
        </w:tc>
      </w:tr>
      <w:tr w:rsidR="001D3EB5" w14:paraId="7C2ED0EF" w14:textId="77777777" w:rsidTr="757DACCB">
        <w:trPr>
          <w:trHeight w:val="503"/>
        </w:trPr>
        <w:tc>
          <w:tcPr>
            <w:tcW w:w="2003" w:type="dxa"/>
          </w:tcPr>
          <w:p w14:paraId="7C2ED0EB" w14:textId="77777777" w:rsidR="001D3EB5" w:rsidRDefault="003F63B5">
            <w:pPr>
              <w:pStyle w:val="TableParagraph"/>
              <w:spacing w:before="6"/>
              <w:ind w:left="14"/>
              <w:rPr>
                <w:sz w:val="24"/>
              </w:rPr>
            </w:pPr>
            <w:r>
              <w:rPr>
                <w:sz w:val="24"/>
              </w:rPr>
              <w:t>REQ-</w:t>
            </w:r>
            <w:r>
              <w:rPr>
                <w:spacing w:val="-2"/>
                <w:sz w:val="24"/>
              </w:rPr>
              <w:t>3.1.6</w:t>
            </w:r>
          </w:p>
        </w:tc>
        <w:tc>
          <w:tcPr>
            <w:tcW w:w="4726" w:type="dxa"/>
          </w:tcPr>
          <w:p w14:paraId="7C2ED0EC" w14:textId="77777777" w:rsidR="001D3EB5" w:rsidRDefault="003F63B5">
            <w:pPr>
              <w:pStyle w:val="TableParagraph"/>
              <w:spacing w:before="6"/>
              <w:ind w:left="13"/>
              <w:rPr>
                <w:sz w:val="24"/>
              </w:rPr>
            </w:pPr>
            <w:r>
              <w:rPr>
                <w:sz w:val="24"/>
              </w:rPr>
              <w:t>SMS</w:t>
            </w:r>
            <w:r>
              <w:rPr>
                <w:spacing w:val="-2"/>
                <w:sz w:val="24"/>
              </w:rPr>
              <w:t xml:space="preserve"> </w:t>
            </w:r>
            <w:r>
              <w:rPr>
                <w:sz w:val="24"/>
              </w:rPr>
              <w:t>OTP</w:t>
            </w:r>
            <w:r>
              <w:rPr>
                <w:spacing w:val="-6"/>
                <w:sz w:val="24"/>
              </w:rPr>
              <w:t xml:space="preserve"> </w:t>
            </w:r>
            <w:r>
              <w:rPr>
                <w:sz w:val="24"/>
              </w:rPr>
              <w:t>verification</w:t>
            </w:r>
            <w:r>
              <w:rPr>
                <w:spacing w:val="-6"/>
                <w:sz w:val="24"/>
              </w:rPr>
              <w:t xml:space="preserve"> </w:t>
            </w:r>
            <w:r>
              <w:rPr>
                <w:sz w:val="24"/>
              </w:rPr>
              <w:t>during</w:t>
            </w:r>
            <w:r>
              <w:rPr>
                <w:spacing w:val="-1"/>
                <w:sz w:val="24"/>
              </w:rPr>
              <w:t xml:space="preserve"> </w:t>
            </w:r>
            <w:r>
              <w:rPr>
                <w:spacing w:val="-2"/>
                <w:sz w:val="24"/>
              </w:rPr>
              <w:t>registration</w:t>
            </w:r>
          </w:p>
        </w:tc>
        <w:tc>
          <w:tcPr>
            <w:tcW w:w="2344" w:type="dxa"/>
          </w:tcPr>
          <w:p w14:paraId="7C2ED0ED" w14:textId="77777777" w:rsidR="001D3EB5" w:rsidRDefault="003F63B5">
            <w:pPr>
              <w:pStyle w:val="TableParagraph"/>
              <w:spacing w:before="6"/>
              <w:ind w:left="12"/>
              <w:rPr>
                <w:sz w:val="24"/>
              </w:rPr>
            </w:pPr>
            <w:r>
              <w:rPr>
                <w:sz w:val="24"/>
              </w:rPr>
              <w:t>TC-</w:t>
            </w:r>
            <w:r>
              <w:rPr>
                <w:spacing w:val="-5"/>
                <w:sz w:val="24"/>
              </w:rPr>
              <w:t>1.3</w:t>
            </w:r>
          </w:p>
        </w:tc>
        <w:tc>
          <w:tcPr>
            <w:tcW w:w="951" w:type="dxa"/>
          </w:tcPr>
          <w:p w14:paraId="7C2ED0EE" w14:textId="24400B9B" w:rsidR="001D3EB5" w:rsidRDefault="001D3EB5">
            <w:pPr>
              <w:pStyle w:val="TableParagraph"/>
              <w:spacing w:before="6"/>
              <w:ind w:left="12"/>
              <w:rPr>
                <w:sz w:val="24"/>
              </w:rPr>
            </w:pPr>
          </w:p>
        </w:tc>
      </w:tr>
      <w:tr w:rsidR="001D3EB5" w14:paraId="7C2ED0F4" w14:textId="77777777" w:rsidTr="757DACCB">
        <w:trPr>
          <w:trHeight w:val="508"/>
        </w:trPr>
        <w:tc>
          <w:tcPr>
            <w:tcW w:w="2003" w:type="dxa"/>
          </w:tcPr>
          <w:p w14:paraId="7C2ED0F0" w14:textId="77777777" w:rsidR="001D3EB5" w:rsidRDefault="003F63B5">
            <w:pPr>
              <w:pStyle w:val="TableParagraph"/>
              <w:spacing w:before="10"/>
              <w:ind w:left="14"/>
              <w:rPr>
                <w:sz w:val="24"/>
              </w:rPr>
            </w:pPr>
            <w:r>
              <w:rPr>
                <w:sz w:val="24"/>
              </w:rPr>
              <w:t>REQ-</w:t>
            </w:r>
            <w:r>
              <w:rPr>
                <w:spacing w:val="-2"/>
                <w:sz w:val="24"/>
              </w:rPr>
              <w:t>3.1.7</w:t>
            </w:r>
          </w:p>
        </w:tc>
        <w:tc>
          <w:tcPr>
            <w:tcW w:w="4726" w:type="dxa"/>
          </w:tcPr>
          <w:p w14:paraId="7C2ED0F1" w14:textId="77777777" w:rsidR="001D3EB5" w:rsidRDefault="003F63B5">
            <w:pPr>
              <w:pStyle w:val="TableParagraph"/>
              <w:spacing w:before="10"/>
              <w:ind w:left="13"/>
              <w:rPr>
                <w:sz w:val="24"/>
              </w:rPr>
            </w:pPr>
            <w:r>
              <w:rPr>
                <w:sz w:val="24"/>
              </w:rPr>
              <w:t>Successful</w:t>
            </w:r>
            <w:r>
              <w:rPr>
                <w:spacing w:val="-10"/>
                <w:sz w:val="24"/>
              </w:rPr>
              <w:t xml:space="preserve"> </w:t>
            </w:r>
            <w:r>
              <w:rPr>
                <w:sz w:val="24"/>
              </w:rPr>
              <w:t>OTP</w:t>
            </w:r>
            <w:r>
              <w:rPr>
                <w:spacing w:val="5"/>
                <w:sz w:val="24"/>
              </w:rPr>
              <w:t xml:space="preserve"> </w:t>
            </w:r>
            <w:r>
              <w:rPr>
                <w:sz w:val="24"/>
              </w:rPr>
              <w:t>login</w:t>
            </w:r>
            <w:r>
              <w:rPr>
                <w:spacing w:val="-6"/>
                <w:sz w:val="24"/>
              </w:rPr>
              <w:t xml:space="preserve"> </w:t>
            </w:r>
            <w:r>
              <w:rPr>
                <w:sz w:val="24"/>
              </w:rPr>
              <w:t>creates</w:t>
            </w:r>
            <w:r>
              <w:rPr>
                <w:spacing w:val="-2"/>
                <w:sz w:val="24"/>
              </w:rPr>
              <w:t xml:space="preserve"> </w:t>
            </w:r>
            <w:r>
              <w:rPr>
                <w:sz w:val="24"/>
              </w:rPr>
              <w:t>user</w:t>
            </w:r>
            <w:r>
              <w:rPr>
                <w:spacing w:val="1"/>
                <w:sz w:val="24"/>
              </w:rPr>
              <w:t xml:space="preserve"> </w:t>
            </w:r>
            <w:r>
              <w:rPr>
                <w:spacing w:val="-2"/>
                <w:sz w:val="24"/>
              </w:rPr>
              <w:t>account</w:t>
            </w:r>
          </w:p>
        </w:tc>
        <w:tc>
          <w:tcPr>
            <w:tcW w:w="2344" w:type="dxa"/>
          </w:tcPr>
          <w:p w14:paraId="7C2ED0F2" w14:textId="77777777" w:rsidR="001D3EB5" w:rsidRDefault="003F63B5">
            <w:pPr>
              <w:pStyle w:val="TableParagraph"/>
              <w:spacing w:before="10"/>
              <w:ind w:left="12"/>
              <w:rPr>
                <w:sz w:val="24"/>
              </w:rPr>
            </w:pPr>
            <w:r>
              <w:rPr>
                <w:sz w:val="24"/>
              </w:rPr>
              <w:t>TC-</w:t>
            </w:r>
            <w:r>
              <w:rPr>
                <w:spacing w:val="-5"/>
                <w:sz w:val="24"/>
              </w:rPr>
              <w:t>1.3</w:t>
            </w:r>
          </w:p>
        </w:tc>
        <w:tc>
          <w:tcPr>
            <w:tcW w:w="951" w:type="dxa"/>
          </w:tcPr>
          <w:p w14:paraId="7C2ED0F3" w14:textId="480A00A4" w:rsidR="001D3EB5" w:rsidRDefault="001D3EB5">
            <w:pPr>
              <w:pStyle w:val="TableParagraph"/>
              <w:spacing w:before="10"/>
              <w:ind w:left="12"/>
              <w:rPr>
                <w:sz w:val="24"/>
              </w:rPr>
            </w:pPr>
          </w:p>
        </w:tc>
      </w:tr>
      <w:tr w:rsidR="001D3EB5" w14:paraId="7C2ED0F9" w14:textId="77777777" w:rsidTr="757DACCB">
        <w:trPr>
          <w:trHeight w:val="507"/>
        </w:trPr>
        <w:tc>
          <w:tcPr>
            <w:tcW w:w="2003" w:type="dxa"/>
          </w:tcPr>
          <w:p w14:paraId="7C2ED0F5" w14:textId="77777777" w:rsidR="001D3EB5" w:rsidRDefault="003F63B5">
            <w:pPr>
              <w:pStyle w:val="TableParagraph"/>
              <w:spacing w:before="10"/>
              <w:ind w:left="14"/>
              <w:rPr>
                <w:sz w:val="24"/>
              </w:rPr>
            </w:pPr>
            <w:r>
              <w:rPr>
                <w:sz w:val="24"/>
              </w:rPr>
              <w:t>REQ-</w:t>
            </w:r>
            <w:r>
              <w:rPr>
                <w:spacing w:val="-2"/>
                <w:sz w:val="24"/>
              </w:rPr>
              <w:t>3.1.9</w:t>
            </w:r>
          </w:p>
        </w:tc>
        <w:tc>
          <w:tcPr>
            <w:tcW w:w="4726" w:type="dxa"/>
          </w:tcPr>
          <w:p w14:paraId="7C2ED0F6" w14:textId="77777777" w:rsidR="001D3EB5" w:rsidRDefault="003F63B5">
            <w:pPr>
              <w:pStyle w:val="TableParagraph"/>
              <w:spacing w:before="10"/>
              <w:ind w:left="13"/>
              <w:rPr>
                <w:sz w:val="24"/>
              </w:rPr>
            </w:pPr>
            <w:r>
              <w:rPr>
                <w:sz w:val="24"/>
              </w:rPr>
              <w:t>Login</w:t>
            </w:r>
            <w:r>
              <w:rPr>
                <w:spacing w:val="-5"/>
                <w:sz w:val="24"/>
              </w:rPr>
              <w:t xml:space="preserve"> </w:t>
            </w:r>
            <w:r>
              <w:rPr>
                <w:sz w:val="24"/>
              </w:rPr>
              <w:t>succeeds</w:t>
            </w:r>
            <w:r>
              <w:rPr>
                <w:spacing w:val="-1"/>
                <w:sz w:val="24"/>
              </w:rPr>
              <w:t xml:space="preserve"> </w:t>
            </w:r>
            <w:r>
              <w:rPr>
                <w:sz w:val="24"/>
              </w:rPr>
              <w:t>with</w:t>
            </w:r>
            <w:r>
              <w:rPr>
                <w:spacing w:val="-5"/>
                <w:sz w:val="24"/>
              </w:rPr>
              <w:t xml:space="preserve"> </w:t>
            </w:r>
            <w:r>
              <w:rPr>
                <w:sz w:val="24"/>
              </w:rPr>
              <w:t>correct</w:t>
            </w:r>
            <w:r>
              <w:rPr>
                <w:spacing w:val="6"/>
                <w:sz w:val="24"/>
              </w:rPr>
              <w:t xml:space="preserve"> </w:t>
            </w:r>
            <w:r>
              <w:rPr>
                <w:spacing w:val="-2"/>
                <w:sz w:val="24"/>
              </w:rPr>
              <w:t>credentials</w:t>
            </w:r>
          </w:p>
        </w:tc>
        <w:tc>
          <w:tcPr>
            <w:tcW w:w="2344" w:type="dxa"/>
          </w:tcPr>
          <w:p w14:paraId="7C2ED0F7" w14:textId="77777777" w:rsidR="001D3EB5" w:rsidRDefault="003F63B5">
            <w:pPr>
              <w:pStyle w:val="TableParagraph"/>
              <w:spacing w:before="10"/>
              <w:ind w:left="12"/>
              <w:rPr>
                <w:sz w:val="24"/>
              </w:rPr>
            </w:pPr>
            <w:r>
              <w:rPr>
                <w:sz w:val="24"/>
              </w:rPr>
              <w:t>TC-1.2,</w:t>
            </w:r>
            <w:r>
              <w:rPr>
                <w:spacing w:val="4"/>
                <w:sz w:val="24"/>
              </w:rPr>
              <w:t xml:space="preserve"> </w:t>
            </w:r>
            <w:r>
              <w:rPr>
                <w:sz w:val="24"/>
              </w:rPr>
              <w:t>TC-</w:t>
            </w:r>
            <w:r>
              <w:rPr>
                <w:spacing w:val="-5"/>
                <w:sz w:val="24"/>
              </w:rPr>
              <w:t>1.6</w:t>
            </w:r>
          </w:p>
        </w:tc>
        <w:tc>
          <w:tcPr>
            <w:tcW w:w="951" w:type="dxa"/>
          </w:tcPr>
          <w:p w14:paraId="7C2ED0F8" w14:textId="42C76A6C" w:rsidR="001D3EB5" w:rsidRDefault="001D3EB5">
            <w:pPr>
              <w:pStyle w:val="TableParagraph"/>
              <w:spacing w:before="10"/>
              <w:ind w:left="12"/>
              <w:rPr>
                <w:sz w:val="24"/>
              </w:rPr>
            </w:pPr>
          </w:p>
        </w:tc>
      </w:tr>
      <w:tr w:rsidR="001D3EB5" w14:paraId="7C2ED0FE" w14:textId="77777777" w:rsidTr="757DACCB">
        <w:trPr>
          <w:trHeight w:val="508"/>
        </w:trPr>
        <w:tc>
          <w:tcPr>
            <w:tcW w:w="2003" w:type="dxa"/>
          </w:tcPr>
          <w:p w14:paraId="7C2ED0FA" w14:textId="77777777" w:rsidR="001D3EB5" w:rsidRDefault="003F63B5">
            <w:pPr>
              <w:pStyle w:val="TableParagraph"/>
              <w:spacing w:before="11"/>
              <w:ind w:left="14"/>
              <w:rPr>
                <w:sz w:val="24"/>
              </w:rPr>
            </w:pPr>
            <w:r>
              <w:rPr>
                <w:sz w:val="24"/>
              </w:rPr>
              <w:lastRenderedPageBreak/>
              <w:t>REQ-</w:t>
            </w:r>
            <w:r>
              <w:rPr>
                <w:spacing w:val="-2"/>
                <w:sz w:val="24"/>
              </w:rPr>
              <w:t>3.1.10</w:t>
            </w:r>
          </w:p>
        </w:tc>
        <w:tc>
          <w:tcPr>
            <w:tcW w:w="4726" w:type="dxa"/>
          </w:tcPr>
          <w:p w14:paraId="7C2ED0FB" w14:textId="77777777" w:rsidR="001D3EB5" w:rsidRDefault="003F63B5">
            <w:pPr>
              <w:pStyle w:val="TableParagraph"/>
              <w:spacing w:before="11"/>
              <w:ind w:left="13"/>
              <w:rPr>
                <w:sz w:val="24"/>
              </w:rPr>
            </w:pPr>
            <w:r>
              <w:rPr>
                <w:sz w:val="24"/>
              </w:rPr>
              <w:t>Confirmation</w:t>
            </w:r>
            <w:r>
              <w:rPr>
                <w:spacing w:val="-9"/>
                <w:sz w:val="24"/>
              </w:rPr>
              <w:t xml:space="preserve"> </w:t>
            </w:r>
            <w:r>
              <w:rPr>
                <w:sz w:val="24"/>
              </w:rPr>
              <w:t>sent via</w:t>
            </w:r>
            <w:r>
              <w:rPr>
                <w:spacing w:val="-4"/>
                <w:sz w:val="24"/>
              </w:rPr>
              <w:t xml:space="preserve"> </w:t>
            </w:r>
            <w:r>
              <w:rPr>
                <w:spacing w:val="-2"/>
                <w:sz w:val="24"/>
              </w:rPr>
              <w:t>email/SMS</w:t>
            </w:r>
          </w:p>
        </w:tc>
        <w:tc>
          <w:tcPr>
            <w:tcW w:w="2344" w:type="dxa"/>
          </w:tcPr>
          <w:p w14:paraId="7C2ED0FC" w14:textId="77777777" w:rsidR="001D3EB5" w:rsidRDefault="003F63B5">
            <w:pPr>
              <w:pStyle w:val="TableParagraph"/>
              <w:spacing w:before="11"/>
              <w:ind w:left="12"/>
              <w:rPr>
                <w:sz w:val="24"/>
              </w:rPr>
            </w:pPr>
            <w:r>
              <w:rPr>
                <w:sz w:val="24"/>
              </w:rPr>
              <w:t>TC-1.2, TC-1.3, TC-</w:t>
            </w:r>
            <w:r>
              <w:rPr>
                <w:spacing w:val="-5"/>
                <w:sz w:val="24"/>
              </w:rPr>
              <w:t>1.4</w:t>
            </w:r>
          </w:p>
        </w:tc>
        <w:tc>
          <w:tcPr>
            <w:tcW w:w="951" w:type="dxa"/>
          </w:tcPr>
          <w:p w14:paraId="7C2ED0FD" w14:textId="774A78B7" w:rsidR="001D3EB5" w:rsidRDefault="001D3EB5">
            <w:pPr>
              <w:pStyle w:val="TableParagraph"/>
              <w:spacing w:before="11"/>
              <w:ind w:left="12"/>
              <w:rPr>
                <w:sz w:val="24"/>
              </w:rPr>
            </w:pPr>
          </w:p>
        </w:tc>
      </w:tr>
      <w:tr w:rsidR="001D3EB5" w14:paraId="7C2ED103" w14:textId="77777777" w:rsidTr="757DACCB">
        <w:trPr>
          <w:trHeight w:val="508"/>
        </w:trPr>
        <w:tc>
          <w:tcPr>
            <w:tcW w:w="2003" w:type="dxa"/>
          </w:tcPr>
          <w:p w14:paraId="7C2ED0FF" w14:textId="77777777" w:rsidR="001D3EB5" w:rsidRDefault="003F63B5">
            <w:pPr>
              <w:pStyle w:val="TableParagraph"/>
              <w:spacing w:before="6"/>
              <w:ind w:left="14"/>
              <w:rPr>
                <w:sz w:val="24"/>
              </w:rPr>
            </w:pPr>
            <w:r>
              <w:rPr>
                <w:sz w:val="24"/>
              </w:rPr>
              <w:t>REQ-</w:t>
            </w:r>
            <w:r>
              <w:rPr>
                <w:spacing w:val="-2"/>
                <w:sz w:val="24"/>
              </w:rPr>
              <w:t>3.2.1</w:t>
            </w:r>
          </w:p>
        </w:tc>
        <w:tc>
          <w:tcPr>
            <w:tcW w:w="4726" w:type="dxa"/>
          </w:tcPr>
          <w:p w14:paraId="7C2ED100" w14:textId="77777777" w:rsidR="001D3EB5" w:rsidRDefault="003F63B5">
            <w:pPr>
              <w:pStyle w:val="TableParagraph"/>
              <w:spacing w:before="6"/>
              <w:ind w:left="13"/>
              <w:rPr>
                <w:sz w:val="24"/>
              </w:rPr>
            </w:pPr>
            <w:r>
              <w:rPr>
                <w:sz w:val="24"/>
              </w:rPr>
              <w:t>Invalid login</w:t>
            </w:r>
            <w:r>
              <w:rPr>
                <w:spacing w:val="-7"/>
                <w:sz w:val="24"/>
              </w:rPr>
              <w:t xml:space="preserve"> </w:t>
            </w:r>
            <w:r>
              <w:rPr>
                <w:sz w:val="24"/>
              </w:rPr>
              <w:t>returns</w:t>
            </w:r>
            <w:r>
              <w:rPr>
                <w:spacing w:val="-3"/>
                <w:sz w:val="24"/>
              </w:rPr>
              <w:t xml:space="preserve"> </w:t>
            </w:r>
            <w:r>
              <w:rPr>
                <w:spacing w:val="-4"/>
                <w:sz w:val="24"/>
              </w:rPr>
              <w:t>error</w:t>
            </w:r>
          </w:p>
        </w:tc>
        <w:tc>
          <w:tcPr>
            <w:tcW w:w="2344" w:type="dxa"/>
          </w:tcPr>
          <w:p w14:paraId="7C2ED101" w14:textId="77777777" w:rsidR="001D3EB5" w:rsidRDefault="003F63B5">
            <w:pPr>
              <w:pStyle w:val="TableParagraph"/>
              <w:spacing w:before="6"/>
              <w:ind w:left="12"/>
              <w:rPr>
                <w:sz w:val="24"/>
              </w:rPr>
            </w:pPr>
            <w:r>
              <w:rPr>
                <w:sz w:val="24"/>
              </w:rPr>
              <w:t>TC-</w:t>
            </w:r>
            <w:r>
              <w:rPr>
                <w:spacing w:val="-5"/>
                <w:sz w:val="24"/>
              </w:rPr>
              <w:t>1.7</w:t>
            </w:r>
          </w:p>
        </w:tc>
        <w:tc>
          <w:tcPr>
            <w:tcW w:w="951" w:type="dxa"/>
          </w:tcPr>
          <w:p w14:paraId="7C2ED102" w14:textId="7F05E941" w:rsidR="001D3EB5" w:rsidRDefault="001D3EB5">
            <w:pPr>
              <w:pStyle w:val="TableParagraph"/>
              <w:spacing w:before="6"/>
              <w:ind w:left="12"/>
              <w:rPr>
                <w:sz w:val="24"/>
              </w:rPr>
            </w:pPr>
          </w:p>
        </w:tc>
      </w:tr>
      <w:tr w:rsidR="001D3EB5" w14:paraId="7C2ED108" w14:textId="77777777" w:rsidTr="757DACCB">
        <w:trPr>
          <w:trHeight w:val="507"/>
        </w:trPr>
        <w:tc>
          <w:tcPr>
            <w:tcW w:w="2003" w:type="dxa"/>
          </w:tcPr>
          <w:p w14:paraId="7C2ED104" w14:textId="77777777" w:rsidR="001D3EB5" w:rsidRDefault="003F63B5">
            <w:pPr>
              <w:pStyle w:val="TableParagraph"/>
              <w:spacing w:before="6"/>
              <w:ind w:left="14"/>
              <w:rPr>
                <w:sz w:val="24"/>
              </w:rPr>
            </w:pPr>
            <w:r>
              <w:rPr>
                <w:sz w:val="24"/>
              </w:rPr>
              <w:t>REQ-</w:t>
            </w:r>
            <w:r>
              <w:rPr>
                <w:spacing w:val="-2"/>
                <w:sz w:val="24"/>
              </w:rPr>
              <w:t>3.2.2</w:t>
            </w:r>
          </w:p>
        </w:tc>
        <w:tc>
          <w:tcPr>
            <w:tcW w:w="4726" w:type="dxa"/>
          </w:tcPr>
          <w:p w14:paraId="7C2ED105" w14:textId="77777777" w:rsidR="001D3EB5" w:rsidRDefault="003F63B5">
            <w:pPr>
              <w:pStyle w:val="TableParagraph"/>
              <w:spacing w:before="6"/>
              <w:ind w:left="13"/>
              <w:rPr>
                <w:sz w:val="24"/>
              </w:rPr>
            </w:pPr>
            <w:r>
              <w:rPr>
                <w:sz w:val="24"/>
              </w:rPr>
              <w:t>Login</w:t>
            </w:r>
            <w:r>
              <w:rPr>
                <w:spacing w:val="-6"/>
                <w:sz w:val="24"/>
              </w:rPr>
              <w:t xml:space="preserve"> </w:t>
            </w:r>
            <w:r>
              <w:rPr>
                <w:sz w:val="24"/>
              </w:rPr>
              <w:t>with</w:t>
            </w:r>
            <w:r>
              <w:rPr>
                <w:spacing w:val="-5"/>
                <w:sz w:val="24"/>
              </w:rPr>
              <w:t xml:space="preserve"> </w:t>
            </w:r>
            <w:r>
              <w:rPr>
                <w:sz w:val="24"/>
              </w:rPr>
              <w:t>Google</w:t>
            </w:r>
            <w:r>
              <w:rPr>
                <w:spacing w:val="-1"/>
                <w:sz w:val="24"/>
              </w:rPr>
              <w:t xml:space="preserve"> </w:t>
            </w:r>
            <w:r>
              <w:rPr>
                <w:spacing w:val="-5"/>
                <w:sz w:val="24"/>
              </w:rPr>
              <w:t>SSO</w:t>
            </w:r>
          </w:p>
        </w:tc>
        <w:tc>
          <w:tcPr>
            <w:tcW w:w="2344" w:type="dxa"/>
          </w:tcPr>
          <w:p w14:paraId="7C2ED106" w14:textId="77777777" w:rsidR="001D3EB5" w:rsidRDefault="003F63B5">
            <w:pPr>
              <w:pStyle w:val="TableParagraph"/>
              <w:spacing w:before="6"/>
              <w:ind w:left="12"/>
              <w:rPr>
                <w:sz w:val="24"/>
              </w:rPr>
            </w:pPr>
            <w:r>
              <w:rPr>
                <w:sz w:val="24"/>
              </w:rPr>
              <w:t>TC-</w:t>
            </w:r>
            <w:r>
              <w:rPr>
                <w:spacing w:val="-5"/>
                <w:sz w:val="24"/>
              </w:rPr>
              <w:t>1.8</w:t>
            </w:r>
          </w:p>
        </w:tc>
        <w:tc>
          <w:tcPr>
            <w:tcW w:w="951" w:type="dxa"/>
          </w:tcPr>
          <w:p w14:paraId="7C2ED107" w14:textId="20D26EA8" w:rsidR="001D3EB5" w:rsidRDefault="001D3EB5">
            <w:pPr>
              <w:pStyle w:val="TableParagraph"/>
              <w:spacing w:before="6"/>
              <w:ind w:left="12"/>
              <w:rPr>
                <w:sz w:val="24"/>
              </w:rPr>
            </w:pPr>
          </w:p>
        </w:tc>
      </w:tr>
      <w:tr w:rsidR="001D3EB5" w14:paraId="7C2ED10D" w14:textId="77777777" w:rsidTr="757DACCB">
        <w:trPr>
          <w:trHeight w:val="508"/>
        </w:trPr>
        <w:tc>
          <w:tcPr>
            <w:tcW w:w="2003" w:type="dxa"/>
          </w:tcPr>
          <w:p w14:paraId="7C2ED109" w14:textId="77777777" w:rsidR="001D3EB5" w:rsidRDefault="003F63B5">
            <w:pPr>
              <w:pStyle w:val="TableParagraph"/>
              <w:spacing w:before="6"/>
              <w:ind w:left="14"/>
              <w:rPr>
                <w:sz w:val="24"/>
              </w:rPr>
            </w:pPr>
            <w:r>
              <w:rPr>
                <w:sz w:val="24"/>
              </w:rPr>
              <w:t>REQ-</w:t>
            </w:r>
            <w:r>
              <w:rPr>
                <w:spacing w:val="-2"/>
                <w:sz w:val="24"/>
              </w:rPr>
              <w:t>3.2.3</w:t>
            </w:r>
          </w:p>
        </w:tc>
        <w:tc>
          <w:tcPr>
            <w:tcW w:w="4726" w:type="dxa"/>
          </w:tcPr>
          <w:p w14:paraId="7C2ED10A" w14:textId="77777777" w:rsidR="001D3EB5" w:rsidRDefault="003F63B5">
            <w:pPr>
              <w:pStyle w:val="TableParagraph"/>
              <w:spacing w:before="6"/>
              <w:ind w:left="13"/>
              <w:rPr>
                <w:sz w:val="24"/>
              </w:rPr>
            </w:pPr>
            <w:r>
              <w:rPr>
                <w:sz w:val="24"/>
              </w:rPr>
              <w:t>Session</w:t>
            </w:r>
            <w:r>
              <w:rPr>
                <w:spacing w:val="-2"/>
                <w:sz w:val="24"/>
              </w:rPr>
              <w:t xml:space="preserve"> </w:t>
            </w:r>
            <w:r>
              <w:rPr>
                <w:sz w:val="24"/>
              </w:rPr>
              <w:t>is</w:t>
            </w:r>
            <w:r>
              <w:rPr>
                <w:spacing w:val="-2"/>
                <w:sz w:val="24"/>
              </w:rPr>
              <w:t xml:space="preserve"> </w:t>
            </w:r>
            <w:r>
              <w:rPr>
                <w:sz w:val="24"/>
              </w:rPr>
              <w:t>created</w:t>
            </w:r>
            <w:r>
              <w:rPr>
                <w:spacing w:val="-1"/>
                <w:sz w:val="24"/>
              </w:rPr>
              <w:t xml:space="preserve"> </w:t>
            </w:r>
            <w:r>
              <w:rPr>
                <w:sz w:val="24"/>
              </w:rPr>
              <w:t>and</w:t>
            </w:r>
            <w:r>
              <w:rPr>
                <w:spacing w:val="-1"/>
                <w:sz w:val="24"/>
              </w:rPr>
              <w:t xml:space="preserve"> </w:t>
            </w:r>
            <w:r>
              <w:rPr>
                <w:spacing w:val="-2"/>
                <w:sz w:val="24"/>
              </w:rPr>
              <w:t>persisted</w:t>
            </w:r>
          </w:p>
        </w:tc>
        <w:tc>
          <w:tcPr>
            <w:tcW w:w="2344" w:type="dxa"/>
          </w:tcPr>
          <w:p w14:paraId="7C2ED10B" w14:textId="77777777" w:rsidR="001D3EB5" w:rsidRDefault="003F63B5">
            <w:pPr>
              <w:pStyle w:val="TableParagraph"/>
              <w:spacing w:before="6"/>
              <w:ind w:left="12"/>
              <w:rPr>
                <w:sz w:val="24"/>
              </w:rPr>
            </w:pPr>
            <w:r>
              <w:rPr>
                <w:sz w:val="24"/>
              </w:rPr>
              <w:t>TC-1.6,</w:t>
            </w:r>
            <w:r>
              <w:rPr>
                <w:spacing w:val="3"/>
                <w:sz w:val="24"/>
              </w:rPr>
              <w:t xml:space="preserve"> </w:t>
            </w:r>
            <w:r>
              <w:rPr>
                <w:sz w:val="24"/>
              </w:rPr>
              <w:t>TC-</w:t>
            </w:r>
            <w:r>
              <w:rPr>
                <w:spacing w:val="-5"/>
                <w:sz w:val="24"/>
              </w:rPr>
              <w:t>1.8</w:t>
            </w:r>
          </w:p>
        </w:tc>
        <w:tc>
          <w:tcPr>
            <w:tcW w:w="951" w:type="dxa"/>
          </w:tcPr>
          <w:p w14:paraId="7C2ED10C" w14:textId="43EBE93D" w:rsidR="001D3EB5" w:rsidRDefault="001D3EB5">
            <w:pPr>
              <w:pStyle w:val="TableParagraph"/>
              <w:spacing w:before="6"/>
              <w:ind w:left="12"/>
              <w:rPr>
                <w:sz w:val="24"/>
              </w:rPr>
            </w:pPr>
          </w:p>
        </w:tc>
      </w:tr>
      <w:tr w:rsidR="001D3EB5" w14:paraId="7C2ED112" w14:textId="77777777" w:rsidTr="757DACCB">
        <w:trPr>
          <w:trHeight w:val="508"/>
        </w:trPr>
        <w:tc>
          <w:tcPr>
            <w:tcW w:w="2003" w:type="dxa"/>
          </w:tcPr>
          <w:p w14:paraId="7C2ED10E" w14:textId="77777777" w:rsidR="001D3EB5" w:rsidRDefault="003F63B5">
            <w:pPr>
              <w:pStyle w:val="TableParagraph"/>
              <w:spacing w:before="6"/>
              <w:ind w:left="14"/>
              <w:rPr>
                <w:sz w:val="24"/>
              </w:rPr>
            </w:pPr>
            <w:r>
              <w:rPr>
                <w:sz w:val="24"/>
              </w:rPr>
              <w:t>REQ-</w:t>
            </w:r>
            <w:r>
              <w:rPr>
                <w:spacing w:val="-2"/>
                <w:sz w:val="24"/>
              </w:rPr>
              <w:t>3.2.6–3.2.7</w:t>
            </w:r>
          </w:p>
        </w:tc>
        <w:tc>
          <w:tcPr>
            <w:tcW w:w="4726" w:type="dxa"/>
          </w:tcPr>
          <w:p w14:paraId="7C2ED10F" w14:textId="77777777" w:rsidR="001D3EB5" w:rsidRDefault="003F63B5">
            <w:pPr>
              <w:pStyle w:val="TableParagraph"/>
              <w:spacing w:before="6"/>
              <w:ind w:left="13"/>
              <w:rPr>
                <w:sz w:val="24"/>
              </w:rPr>
            </w:pPr>
            <w:r>
              <w:rPr>
                <w:sz w:val="24"/>
              </w:rPr>
              <w:t>Logout</w:t>
            </w:r>
            <w:r>
              <w:rPr>
                <w:spacing w:val="-1"/>
                <w:sz w:val="24"/>
              </w:rPr>
              <w:t xml:space="preserve"> </w:t>
            </w:r>
            <w:r>
              <w:rPr>
                <w:sz w:val="24"/>
              </w:rPr>
              <w:t>and</w:t>
            </w:r>
            <w:r>
              <w:rPr>
                <w:spacing w:val="-6"/>
                <w:sz w:val="24"/>
              </w:rPr>
              <w:t xml:space="preserve"> </w:t>
            </w:r>
            <w:r>
              <w:rPr>
                <w:sz w:val="24"/>
              </w:rPr>
              <w:t>token/session</w:t>
            </w:r>
            <w:r>
              <w:rPr>
                <w:spacing w:val="-5"/>
                <w:sz w:val="24"/>
              </w:rPr>
              <w:t xml:space="preserve"> </w:t>
            </w:r>
            <w:r>
              <w:rPr>
                <w:spacing w:val="-2"/>
                <w:sz w:val="24"/>
              </w:rPr>
              <w:t>clearing</w:t>
            </w:r>
          </w:p>
        </w:tc>
        <w:tc>
          <w:tcPr>
            <w:tcW w:w="2344" w:type="dxa"/>
          </w:tcPr>
          <w:p w14:paraId="7C2ED110" w14:textId="77777777" w:rsidR="001D3EB5" w:rsidRDefault="003F63B5">
            <w:pPr>
              <w:pStyle w:val="TableParagraph"/>
              <w:spacing w:before="6"/>
              <w:ind w:left="12"/>
              <w:rPr>
                <w:sz w:val="24"/>
              </w:rPr>
            </w:pPr>
            <w:r>
              <w:rPr>
                <w:sz w:val="24"/>
              </w:rPr>
              <w:t>TC-</w:t>
            </w:r>
            <w:r>
              <w:rPr>
                <w:spacing w:val="-5"/>
                <w:sz w:val="24"/>
              </w:rPr>
              <w:t>1.9</w:t>
            </w:r>
          </w:p>
        </w:tc>
        <w:tc>
          <w:tcPr>
            <w:tcW w:w="951" w:type="dxa"/>
          </w:tcPr>
          <w:p w14:paraId="7C2ED111" w14:textId="4C5FAA91" w:rsidR="001D3EB5" w:rsidRDefault="001D3EB5">
            <w:pPr>
              <w:pStyle w:val="TableParagraph"/>
              <w:spacing w:before="6"/>
              <w:ind w:left="12"/>
              <w:rPr>
                <w:sz w:val="24"/>
              </w:rPr>
            </w:pPr>
          </w:p>
        </w:tc>
      </w:tr>
      <w:tr w:rsidR="001D3EB5" w14:paraId="7C2ED117" w14:textId="77777777" w:rsidTr="757DACCB">
        <w:trPr>
          <w:trHeight w:val="508"/>
        </w:trPr>
        <w:tc>
          <w:tcPr>
            <w:tcW w:w="2003" w:type="dxa"/>
          </w:tcPr>
          <w:p w14:paraId="7C2ED113" w14:textId="77777777" w:rsidR="001D3EB5" w:rsidRDefault="003F63B5">
            <w:pPr>
              <w:pStyle w:val="TableParagraph"/>
              <w:spacing w:before="6"/>
              <w:ind w:left="14"/>
              <w:rPr>
                <w:sz w:val="24"/>
              </w:rPr>
            </w:pPr>
            <w:r>
              <w:rPr>
                <w:sz w:val="24"/>
              </w:rPr>
              <w:t>REQ-</w:t>
            </w:r>
            <w:r>
              <w:rPr>
                <w:spacing w:val="-2"/>
                <w:sz w:val="24"/>
              </w:rPr>
              <w:t>5.1.4.6.1</w:t>
            </w:r>
          </w:p>
        </w:tc>
        <w:tc>
          <w:tcPr>
            <w:tcW w:w="4726" w:type="dxa"/>
          </w:tcPr>
          <w:p w14:paraId="7C2ED114" w14:textId="77777777" w:rsidR="001D3EB5" w:rsidRDefault="003F63B5">
            <w:pPr>
              <w:pStyle w:val="TableParagraph"/>
              <w:spacing w:before="6"/>
              <w:ind w:left="13"/>
              <w:rPr>
                <w:sz w:val="24"/>
              </w:rPr>
            </w:pPr>
            <w:r>
              <w:rPr>
                <w:sz w:val="24"/>
              </w:rPr>
              <w:t>Email</w:t>
            </w:r>
            <w:r>
              <w:rPr>
                <w:spacing w:val="-4"/>
                <w:sz w:val="24"/>
              </w:rPr>
              <w:t xml:space="preserve"> </w:t>
            </w:r>
            <w:r>
              <w:rPr>
                <w:sz w:val="24"/>
              </w:rPr>
              <w:t>confirmation</w:t>
            </w:r>
            <w:r>
              <w:rPr>
                <w:spacing w:val="-3"/>
                <w:sz w:val="24"/>
              </w:rPr>
              <w:t xml:space="preserve"> </w:t>
            </w:r>
            <w:r>
              <w:rPr>
                <w:sz w:val="24"/>
              </w:rPr>
              <w:t>of</w:t>
            </w:r>
            <w:r>
              <w:rPr>
                <w:spacing w:val="-7"/>
                <w:sz w:val="24"/>
              </w:rPr>
              <w:t xml:space="preserve"> </w:t>
            </w:r>
            <w:r>
              <w:rPr>
                <w:sz w:val="24"/>
              </w:rPr>
              <w:t>password</w:t>
            </w:r>
            <w:r>
              <w:rPr>
                <w:spacing w:val="2"/>
                <w:sz w:val="24"/>
              </w:rPr>
              <w:t xml:space="preserve"> </w:t>
            </w:r>
            <w:r>
              <w:rPr>
                <w:spacing w:val="-2"/>
                <w:sz w:val="24"/>
              </w:rPr>
              <w:t>change</w:t>
            </w:r>
          </w:p>
        </w:tc>
        <w:tc>
          <w:tcPr>
            <w:tcW w:w="2344" w:type="dxa"/>
          </w:tcPr>
          <w:p w14:paraId="7C2ED115" w14:textId="77777777" w:rsidR="001D3EB5" w:rsidRDefault="003F63B5">
            <w:pPr>
              <w:pStyle w:val="TableParagraph"/>
              <w:spacing w:before="6"/>
              <w:ind w:left="12"/>
              <w:rPr>
                <w:sz w:val="24"/>
              </w:rPr>
            </w:pPr>
            <w:r>
              <w:rPr>
                <w:sz w:val="24"/>
              </w:rPr>
              <w:t>TC-9.1</w:t>
            </w:r>
            <w:r>
              <w:rPr>
                <w:spacing w:val="-1"/>
                <w:sz w:val="24"/>
              </w:rPr>
              <w:t xml:space="preserve"> </w:t>
            </w:r>
            <w:r>
              <w:rPr>
                <w:sz w:val="24"/>
              </w:rPr>
              <w:t xml:space="preserve">(step </w:t>
            </w:r>
            <w:r>
              <w:rPr>
                <w:spacing w:val="-5"/>
                <w:sz w:val="24"/>
              </w:rPr>
              <w:t>8)</w:t>
            </w:r>
          </w:p>
        </w:tc>
        <w:tc>
          <w:tcPr>
            <w:tcW w:w="951" w:type="dxa"/>
          </w:tcPr>
          <w:p w14:paraId="7C2ED116" w14:textId="0D1F5B9D" w:rsidR="001D3EB5" w:rsidRDefault="001D3EB5">
            <w:pPr>
              <w:pStyle w:val="TableParagraph"/>
              <w:spacing w:before="6"/>
              <w:ind w:left="12"/>
              <w:rPr>
                <w:sz w:val="24"/>
              </w:rPr>
            </w:pPr>
          </w:p>
        </w:tc>
      </w:tr>
      <w:tr w:rsidR="009C5F32" w14:paraId="76D19537" w14:textId="77777777" w:rsidTr="757DACCB">
        <w:trPr>
          <w:trHeight w:val="508"/>
        </w:trPr>
        <w:tc>
          <w:tcPr>
            <w:tcW w:w="2003" w:type="dxa"/>
          </w:tcPr>
          <w:p w14:paraId="7E2013B9" w14:textId="5B5AD4DE" w:rsidR="009C5F32" w:rsidRDefault="009C5F32" w:rsidP="009C5F32">
            <w:pPr>
              <w:pStyle w:val="TableParagraph"/>
              <w:spacing w:before="6"/>
              <w:ind w:left="14"/>
              <w:rPr>
                <w:sz w:val="24"/>
              </w:rPr>
            </w:pPr>
            <w:r>
              <w:rPr>
                <w:sz w:val="24"/>
              </w:rPr>
              <w:t>REQ-</w:t>
            </w:r>
            <w:r>
              <w:rPr>
                <w:spacing w:val="-2"/>
                <w:sz w:val="24"/>
              </w:rPr>
              <w:t>5.1.4.6.2</w:t>
            </w:r>
          </w:p>
        </w:tc>
        <w:tc>
          <w:tcPr>
            <w:tcW w:w="4726" w:type="dxa"/>
          </w:tcPr>
          <w:p w14:paraId="2FA1A282" w14:textId="46A535AB" w:rsidR="009C5F32" w:rsidRDefault="009C5F32" w:rsidP="009C5F32">
            <w:pPr>
              <w:pStyle w:val="TableParagraph"/>
              <w:spacing w:before="6"/>
              <w:ind w:left="13"/>
              <w:rPr>
                <w:sz w:val="24"/>
              </w:rPr>
            </w:pPr>
            <w:r>
              <w:rPr>
                <w:sz w:val="24"/>
              </w:rPr>
              <w:t>Prevent</w:t>
            </w:r>
            <w:r>
              <w:rPr>
                <w:spacing w:val="3"/>
                <w:sz w:val="24"/>
              </w:rPr>
              <w:t xml:space="preserve"> </w:t>
            </w:r>
            <w:r>
              <w:rPr>
                <w:sz w:val="24"/>
              </w:rPr>
              <w:t>reuse</w:t>
            </w:r>
            <w:r>
              <w:rPr>
                <w:spacing w:val="-7"/>
                <w:sz w:val="24"/>
              </w:rPr>
              <w:t xml:space="preserve"> </w:t>
            </w:r>
            <w:r>
              <w:rPr>
                <w:sz w:val="24"/>
              </w:rPr>
              <w:t>of</w:t>
            </w:r>
            <w:r>
              <w:rPr>
                <w:spacing w:val="-8"/>
                <w:sz w:val="24"/>
              </w:rPr>
              <w:t xml:space="preserve"> </w:t>
            </w:r>
            <w:r>
              <w:rPr>
                <w:sz w:val="24"/>
              </w:rPr>
              <w:t>old</w:t>
            </w:r>
            <w:r>
              <w:rPr>
                <w:spacing w:val="-1"/>
                <w:sz w:val="24"/>
              </w:rPr>
              <w:t xml:space="preserve"> </w:t>
            </w:r>
            <w:r>
              <w:rPr>
                <w:spacing w:val="-2"/>
                <w:sz w:val="24"/>
              </w:rPr>
              <w:t>password</w:t>
            </w:r>
          </w:p>
        </w:tc>
        <w:tc>
          <w:tcPr>
            <w:tcW w:w="2344" w:type="dxa"/>
          </w:tcPr>
          <w:p w14:paraId="66E42A45" w14:textId="4B08C5F9" w:rsidR="009C5F32" w:rsidRDefault="009C5F32" w:rsidP="009C5F32">
            <w:pPr>
              <w:pStyle w:val="TableParagraph"/>
              <w:spacing w:before="6"/>
              <w:ind w:left="12"/>
              <w:rPr>
                <w:sz w:val="24"/>
              </w:rPr>
            </w:pPr>
            <w:r>
              <w:rPr>
                <w:sz w:val="24"/>
              </w:rPr>
              <w:t>TC-9.1</w:t>
            </w:r>
            <w:r>
              <w:rPr>
                <w:spacing w:val="-1"/>
                <w:sz w:val="24"/>
              </w:rPr>
              <w:t xml:space="preserve"> </w:t>
            </w:r>
            <w:r>
              <w:rPr>
                <w:sz w:val="24"/>
              </w:rPr>
              <w:t xml:space="preserve">(step </w:t>
            </w:r>
            <w:r>
              <w:rPr>
                <w:spacing w:val="-5"/>
                <w:sz w:val="24"/>
              </w:rPr>
              <w:t>5)</w:t>
            </w:r>
          </w:p>
        </w:tc>
        <w:tc>
          <w:tcPr>
            <w:tcW w:w="951" w:type="dxa"/>
          </w:tcPr>
          <w:p w14:paraId="5A367920" w14:textId="77777777" w:rsidR="009C5F32" w:rsidRDefault="009C5F32" w:rsidP="009C5F32">
            <w:pPr>
              <w:pStyle w:val="TableParagraph"/>
              <w:spacing w:before="6"/>
              <w:ind w:left="12"/>
              <w:rPr>
                <w:sz w:val="24"/>
              </w:rPr>
            </w:pPr>
          </w:p>
        </w:tc>
      </w:tr>
      <w:tr w:rsidR="009C5F32" w14:paraId="32C30DB9" w14:textId="77777777" w:rsidTr="757DACCB">
        <w:trPr>
          <w:trHeight w:val="508"/>
        </w:trPr>
        <w:tc>
          <w:tcPr>
            <w:tcW w:w="2003" w:type="dxa"/>
          </w:tcPr>
          <w:p w14:paraId="615661F4" w14:textId="2A9FCE08" w:rsidR="009C5F32" w:rsidRDefault="009C5F32" w:rsidP="009C5F32">
            <w:pPr>
              <w:pStyle w:val="TableParagraph"/>
              <w:spacing w:before="6"/>
              <w:ind w:left="14"/>
              <w:rPr>
                <w:sz w:val="24"/>
              </w:rPr>
            </w:pPr>
            <w:r>
              <w:rPr>
                <w:sz w:val="24"/>
              </w:rPr>
              <w:t>REQ-</w:t>
            </w:r>
            <w:r>
              <w:rPr>
                <w:spacing w:val="-2"/>
                <w:sz w:val="24"/>
              </w:rPr>
              <w:t>5.1.4.6.3</w:t>
            </w:r>
          </w:p>
        </w:tc>
        <w:tc>
          <w:tcPr>
            <w:tcW w:w="4726" w:type="dxa"/>
          </w:tcPr>
          <w:p w14:paraId="49F8BAF6" w14:textId="4FAFC3F3" w:rsidR="009C5F32" w:rsidRDefault="009C5F32" w:rsidP="009C5F32">
            <w:pPr>
              <w:pStyle w:val="TableParagraph"/>
              <w:spacing w:before="6"/>
              <w:ind w:left="13"/>
              <w:rPr>
                <w:sz w:val="24"/>
              </w:rPr>
            </w:pPr>
            <w:r>
              <w:rPr>
                <w:sz w:val="24"/>
              </w:rPr>
              <w:t>Require matching</w:t>
            </w:r>
            <w:r>
              <w:rPr>
                <w:spacing w:val="-4"/>
                <w:sz w:val="24"/>
              </w:rPr>
              <w:t xml:space="preserve"> </w:t>
            </w:r>
            <w:r>
              <w:rPr>
                <w:sz w:val="24"/>
              </w:rPr>
              <w:t>password</w:t>
            </w:r>
            <w:r>
              <w:rPr>
                <w:spacing w:val="-3"/>
                <w:sz w:val="24"/>
              </w:rPr>
              <w:t xml:space="preserve"> </w:t>
            </w:r>
            <w:r>
              <w:rPr>
                <w:spacing w:val="-2"/>
                <w:sz w:val="24"/>
              </w:rPr>
              <w:t>confirmation</w:t>
            </w:r>
          </w:p>
        </w:tc>
        <w:tc>
          <w:tcPr>
            <w:tcW w:w="2344" w:type="dxa"/>
          </w:tcPr>
          <w:p w14:paraId="662949BB" w14:textId="24FD2037" w:rsidR="009C5F32" w:rsidRDefault="009C5F32" w:rsidP="009C5F32">
            <w:pPr>
              <w:pStyle w:val="TableParagraph"/>
              <w:spacing w:before="6"/>
              <w:ind w:left="12"/>
              <w:rPr>
                <w:sz w:val="24"/>
              </w:rPr>
            </w:pPr>
            <w:r>
              <w:rPr>
                <w:sz w:val="24"/>
              </w:rPr>
              <w:t>TC-9.1</w:t>
            </w:r>
            <w:r>
              <w:rPr>
                <w:spacing w:val="-1"/>
                <w:sz w:val="24"/>
              </w:rPr>
              <w:t xml:space="preserve"> </w:t>
            </w:r>
            <w:r>
              <w:rPr>
                <w:sz w:val="24"/>
              </w:rPr>
              <w:t xml:space="preserve">(step </w:t>
            </w:r>
            <w:r>
              <w:rPr>
                <w:spacing w:val="-5"/>
                <w:sz w:val="24"/>
              </w:rPr>
              <w:t>6)</w:t>
            </w:r>
          </w:p>
        </w:tc>
        <w:tc>
          <w:tcPr>
            <w:tcW w:w="951" w:type="dxa"/>
          </w:tcPr>
          <w:p w14:paraId="58FE6705" w14:textId="77777777" w:rsidR="009C5F32" w:rsidRDefault="009C5F32" w:rsidP="009C5F32">
            <w:pPr>
              <w:pStyle w:val="TableParagraph"/>
              <w:spacing w:before="6"/>
              <w:ind w:left="12"/>
              <w:rPr>
                <w:sz w:val="24"/>
              </w:rPr>
            </w:pPr>
          </w:p>
        </w:tc>
      </w:tr>
      <w:tr w:rsidR="009C5F32" w14:paraId="7A651825" w14:textId="77777777" w:rsidTr="757DACCB">
        <w:trPr>
          <w:trHeight w:val="508"/>
        </w:trPr>
        <w:tc>
          <w:tcPr>
            <w:tcW w:w="2003" w:type="dxa"/>
          </w:tcPr>
          <w:p w14:paraId="7FF2430D" w14:textId="1DC996C7" w:rsidR="009C5F32" w:rsidRDefault="009C5F32" w:rsidP="009C5F32">
            <w:pPr>
              <w:pStyle w:val="TableParagraph"/>
              <w:spacing w:before="6"/>
              <w:ind w:left="14"/>
              <w:rPr>
                <w:sz w:val="24"/>
              </w:rPr>
            </w:pPr>
            <w:r>
              <w:rPr>
                <w:sz w:val="24"/>
              </w:rPr>
              <w:t>REQ-</w:t>
            </w:r>
            <w:r>
              <w:rPr>
                <w:spacing w:val="-2"/>
                <w:sz w:val="24"/>
              </w:rPr>
              <w:t>5.1.4.6.4</w:t>
            </w:r>
          </w:p>
        </w:tc>
        <w:tc>
          <w:tcPr>
            <w:tcW w:w="4726" w:type="dxa"/>
          </w:tcPr>
          <w:p w14:paraId="0C03498E" w14:textId="59AA1DFE" w:rsidR="009C5F32" w:rsidRDefault="009C5F32" w:rsidP="009C5F32">
            <w:pPr>
              <w:pStyle w:val="TableParagraph"/>
              <w:spacing w:before="6"/>
              <w:ind w:left="13"/>
              <w:rPr>
                <w:sz w:val="24"/>
              </w:rPr>
            </w:pPr>
            <w:r>
              <w:rPr>
                <w:sz w:val="24"/>
              </w:rPr>
              <w:t>Allow multiple</w:t>
            </w:r>
            <w:r>
              <w:rPr>
                <w:spacing w:val="-4"/>
                <w:sz w:val="24"/>
              </w:rPr>
              <w:t xml:space="preserve"> </w:t>
            </w:r>
            <w:r>
              <w:rPr>
                <w:sz w:val="24"/>
              </w:rPr>
              <w:t>password</w:t>
            </w:r>
            <w:r>
              <w:rPr>
                <w:spacing w:val="-3"/>
                <w:sz w:val="24"/>
              </w:rPr>
              <w:t xml:space="preserve"> </w:t>
            </w:r>
            <w:r>
              <w:rPr>
                <w:sz w:val="24"/>
              </w:rPr>
              <w:t>resets</w:t>
            </w:r>
            <w:r>
              <w:rPr>
                <w:spacing w:val="-5"/>
                <w:sz w:val="24"/>
              </w:rPr>
              <w:t xml:space="preserve"> </w:t>
            </w:r>
            <w:r>
              <w:rPr>
                <w:sz w:val="24"/>
              </w:rPr>
              <w:t>without</w:t>
            </w:r>
            <w:r>
              <w:rPr>
                <w:spacing w:val="2"/>
                <w:sz w:val="24"/>
              </w:rPr>
              <w:t xml:space="preserve"> </w:t>
            </w:r>
            <w:r>
              <w:rPr>
                <w:spacing w:val="-4"/>
                <w:sz w:val="24"/>
              </w:rPr>
              <w:t>limit</w:t>
            </w:r>
          </w:p>
        </w:tc>
        <w:tc>
          <w:tcPr>
            <w:tcW w:w="2344" w:type="dxa"/>
          </w:tcPr>
          <w:p w14:paraId="75297B90" w14:textId="6E4D80F9" w:rsidR="009C5F32" w:rsidRDefault="009C5F32" w:rsidP="009C5F32">
            <w:pPr>
              <w:pStyle w:val="TableParagraph"/>
              <w:spacing w:before="6"/>
              <w:ind w:left="12"/>
              <w:rPr>
                <w:sz w:val="24"/>
              </w:rPr>
            </w:pPr>
            <w:r>
              <w:rPr>
                <w:sz w:val="24"/>
              </w:rPr>
              <w:t>TC-9.1</w:t>
            </w:r>
            <w:r>
              <w:rPr>
                <w:spacing w:val="-1"/>
                <w:sz w:val="24"/>
              </w:rPr>
              <w:t xml:space="preserve"> </w:t>
            </w:r>
            <w:r>
              <w:rPr>
                <w:sz w:val="24"/>
              </w:rPr>
              <w:t xml:space="preserve">(step </w:t>
            </w:r>
            <w:r>
              <w:rPr>
                <w:spacing w:val="-5"/>
                <w:sz w:val="24"/>
              </w:rPr>
              <w:t>10)</w:t>
            </w:r>
          </w:p>
        </w:tc>
        <w:tc>
          <w:tcPr>
            <w:tcW w:w="951" w:type="dxa"/>
          </w:tcPr>
          <w:p w14:paraId="53763F3E" w14:textId="77777777" w:rsidR="009C5F32" w:rsidRDefault="009C5F32" w:rsidP="009C5F32">
            <w:pPr>
              <w:pStyle w:val="TableParagraph"/>
              <w:spacing w:before="6"/>
              <w:ind w:left="12"/>
              <w:rPr>
                <w:sz w:val="24"/>
              </w:rPr>
            </w:pPr>
          </w:p>
        </w:tc>
      </w:tr>
      <w:tr w:rsidR="009C5F32" w14:paraId="76A440CA" w14:textId="77777777" w:rsidTr="757DACCB">
        <w:trPr>
          <w:trHeight w:val="508"/>
        </w:trPr>
        <w:tc>
          <w:tcPr>
            <w:tcW w:w="2003" w:type="dxa"/>
          </w:tcPr>
          <w:p w14:paraId="5C953DA0" w14:textId="2E59B948" w:rsidR="009C5F32" w:rsidRDefault="009C5F32" w:rsidP="009C5F32">
            <w:pPr>
              <w:pStyle w:val="TableParagraph"/>
              <w:spacing w:before="6"/>
              <w:ind w:left="14"/>
              <w:rPr>
                <w:sz w:val="24"/>
              </w:rPr>
            </w:pPr>
            <w:r>
              <w:rPr>
                <w:sz w:val="24"/>
              </w:rPr>
              <w:t>REQ-</w:t>
            </w:r>
            <w:r>
              <w:rPr>
                <w:spacing w:val="-2"/>
                <w:sz w:val="24"/>
              </w:rPr>
              <w:t>5.4.1–5.4.5</w:t>
            </w:r>
          </w:p>
        </w:tc>
        <w:tc>
          <w:tcPr>
            <w:tcW w:w="4726" w:type="dxa"/>
          </w:tcPr>
          <w:p w14:paraId="646A0188" w14:textId="4325DD7E" w:rsidR="009C5F32" w:rsidRDefault="009C5F32" w:rsidP="009C5F32">
            <w:pPr>
              <w:pStyle w:val="TableParagraph"/>
              <w:spacing w:before="6"/>
              <w:ind w:left="13"/>
              <w:rPr>
                <w:sz w:val="24"/>
              </w:rPr>
            </w:pPr>
            <w:r>
              <w:rPr>
                <w:sz w:val="24"/>
              </w:rPr>
              <w:t>Dashboard:</w:t>
            </w:r>
            <w:r>
              <w:rPr>
                <w:spacing w:val="-14"/>
                <w:sz w:val="24"/>
              </w:rPr>
              <w:t xml:space="preserve"> </w:t>
            </w:r>
            <w:r>
              <w:rPr>
                <w:sz w:val="24"/>
              </w:rPr>
              <w:t>load,</w:t>
            </w:r>
            <w:r>
              <w:rPr>
                <w:spacing w:val="-13"/>
                <w:sz w:val="24"/>
              </w:rPr>
              <w:t xml:space="preserve"> </w:t>
            </w:r>
            <w:r>
              <w:rPr>
                <w:sz w:val="24"/>
              </w:rPr>
              <w:t>edit/add/archive</w:t>
            </w:r>
            <w:r>
              <w:rPr>
                <w:spacing w:val="-15"/>
                <w:sz w:val="24"/>
              </w:rPr>
              <w:t xml:space="preserve"> </w:t>
            </w:r>
            <w:r>
              <w:rPr>
                <w:sz w:val="24"/>
              </w:rPr>
              <w:t xml:space="preserve">patient, </w:t>
            </w:r>
            <w:r>
              <w:rPr>
                <w:spacing w:val="-2"/>
                <w:sz w:val="24"/>
              </w:rPr>
              <w:t>navigation</w:t>
            </w:r>
          </w:p>
        </w:tc>
        <w:tc>
          <w:tcPr>
            <w:tcW w:w="2344" w:type="dxa"/>
          </w:tcPr>
          <w:p w14:paraId="51C9B983" w14:textId="1EAEF88D" w:rsidR="009C5F32" w:rsidRDefault="009C5F32" w:rsidP="009C5F32">
            <w:pPr>
              <w:pStyle w:val="TableParagraph"/>
              <w:spacing w:before="6"/>
              <w:ind w:left="12"/>
              <w:rPr>
                <w:sz w:val="24"/>
              </w:rPr>
            </w:pPr>
            <w:r>
              <w:rPr>
                <w:sz w:val="24"/>
              </w:rPr>
              <w:t>TC-2.1</w:t>
            </w:r>
            <w:r>
              <w:rPr>
                <w:spacing w:val="5"/>
                <w:sz w:val="24"/>
              </w:rPr>
              <w:t xml:space="preserve"> </w:t>
            </w:r>
            <w:r>
              <w:rPr>
                <w:sz w:val="24"/>
              </w:rPr>
              <w:t>–</w:t>
            </w:r>
            <w:r>
              <w:rPr>
                <w:spacing w:val="-1"/>
                <w:sz w:val="24"/>
              </w:rPr>
              <w:t xml:space="preserve"> </w:t>
            </w:r>
            <w:r>
              <w:rPr>
                <w:sz w:val="24"/>
              </w:rPr>
              <w:t>TC-</w:t>
            </w:r>
            <w:r>
              <w:rPr>
                <w:spacing w:val="-5"/>
                <w:sz w:val="24"/>
              </w:rPr>
              <w:t>2.7</w:t>
            </w:r>
          </w:p>
        </w:tc>
        <w:tc>
          <w:tcPr>
            <w:tcW w:w="951" w:type="dxa"/>
          </w:tcPr>
          <w:p w14:paraId="42DEC123" w14:textId="77777777" w:rsidR="009C5F32" w:rsidRDefault="009C5F32" w:rsidP="009C5F32">
            <w:pPr>
              <w:pStyle w:val="TableParagraph"/>
              <w:spacing w:before="6"/>
              <w:ind w:left="12"/>
              <w:rPr>
                <w:sz w:val="24"/>
              </w:rPr>
            </w:pPr>
          </w:p>
        </w:tc>
      </w:tr>
      <w:tr w:rsidR="009C5F32" w14:paraId="2B25056F" w14:textId="77777777" w:rsidTr="757DACCB">
        <w:trPr>
          <w:trHeight w:val="508"/>
        </w:trPr>
        <w:tc>
          <w:tcPr>
            <w:tcW w:w="2003" w:type="dxa"/>
          </w:tcPr>
          <w:p w14:paraId="165686DD" w14:textId="39820187" w:rsidR="009C5F32" w:rsidRDefault="009C5F32" w:rsidP="009C5F32">
            <w:pPr>
              <w:pStyle w:val="TableParagraph"/>
              <w:spacing w:before="6"/>
              <w:ind w:left="14"/>
              <w:rPr>
                <w:sz w:val="24"/>
              </w:rPr>
            </w:pPr>
            <w:r>
              <w:rPr>
                <w:spacing w:val="-2"/>
                <w:sz w:val="24"/>
              </w:rPr>
              <w:t>REQ-5.3.1.1– 5.3.5.3</w:t>
            </w:r>
          </w:p>
        </w:tc>
        <w:tc>
          <w:tcPr>
            <w:tcW w:w="4726" w:type="dxa"/>
          </w:tcPr>
          <w:p w14:paraId="10807AF8" w14:textId="4B817CBF" w:rsidR="009C5F32" w:rsidRDefault="009C5F32" w:rsidP="009C5F32">
            <w:pPr>
              <w:pStyle w:val="TableParagraph"/>
              <w:spacing w:before="6"/>
              <w:ind w:left="13"/>
              <w:rPr>
                <w:sz w:val="24"/>
              </w:rPr>
            </w:pPr>
            <w:r>
              <w:rPr>
                <w:sz w:val="24"/>
              </w:rPr>
              <w:t>Caregiver/patient</w:t>
            </w:r>
            <w:r>
              <w:rPr>
                <w:spacing w:val="-7"/>
                <w:sz w:val="24"/>
              </w:rPr>
              <w:t xml:space="preserve"> </w:t>
            </w:r>
            <w:r>
              <w:rPr>
                <w:sz w:val="24"/>
              </w:rPr>
              <w:t>profiles,</w:t>
            </w:r>
            <w:r>
              <w:rPr>
                <w:spacing w:val="-3"/>
                <w:sz w:val="24"/>
              </w:rPr>
              <w:t xml:space="preserve"> </w:t>
            </w:r>
            <w:r>
              <w:rPr>
                <w:sz w:val="24"/>
              </w:rPr>
              <w:t>multi-user</w:t>
            </w:r>
            <w:r>
              <w:rPr>
                <w:spacing w:val="-2"/>
                <w:sz w:val="24"/>
              </w:rPr>
              <w:t xml:space="preserve"> linking</w:t>
            </w:r>
          </w:p>
        </w:tc>
        <w:tc>
          <w:tcPr>
            <w:tcW w:w="2344" w:type="dxa"/>
          </w:tcPr>
          <w:p w14:paraId="2BFA35CA" w14:textId="419B8A05" w:rsidR="009C5F32" w:rsidRDefault="009C5F32" w:rsidP="009C5F32">
            <w:pPr>
              <w:pStyle w:val="TableParagraph"/>
              <w:spacing w:before="6"/>
              <w:ind w:left="12"/>
              <w:rPr>
                <w:sz w:val="24"/>
              </w:rPr>
            </w:pPr>
            <w:r>
              <w:rPr>
                <w:sz w:val="24"/>
              </w:rPr>
              <w:t>TC-3.1</w:t>
            </w:r>
            <w:r>
              <w:rPr>
                <w:spacing w:val="5"/>
                <w:sz w:val="24"/>
              </w:rPr>
              <w:t xml:space="preserve"> </w:t>
            </w:r>
            <w:r>
              <w:rPr>
                <w:sz w:val="24"/>
              </w:rPr>
              <w:t>–</w:t>
            </w:r>
            <w:r>
              <w:rPr>
                <w:spacing w:val="-1"/>
                <w:sz w:val="24"/>
              </w:rPr>
              <w:t xml:space="preserve"> </w:t>
            </w:r>
            <w:r>
              <w:rPr>
                <w:sz w:val="24"/>
              </w:rPr>
              <w:t>TC-</w:t>
            </w:r>
            <w:r>
              <w:rPr>
                <w:spacing w:val="-5"/>
                <w:sz w:val="24"/>
              </w:rPr>
              <w:t>3.6</w:t>
            </w:r>
          </w:p>
        </w:tc>
        <w:tc>
          <w:tcPr>
            <w:tcW w:w="951" w:type="dxa"/>
          </w:tcPr>
          <w:p w14:paraId="38EE5AFA" w14:textId="77777777" w:rsidR="009C5F32" w:rsidRDefault="009C5F32" w:rsidP="009C5F32">
            <w:pPr>
              <w:pStyle w:val="TableParagraph"/>
              <w:spacing w:before="6"/>
              <w:ind w:left="12"/>
              <w:rPr>
                <w:sz w:val="24"/>
              </w:rPr>
            </w:pPr>
          </w:p>
        </w:tc>
      </w:tr>
    </w:tbl>
    <w:p w14:paraId="7C2ED118" w14:textId="77777777" w:rsidR="001D3EB5" w:rsidRDefault="001D3EB5">
      <w:pPr>
        <w:pStyle w:val="TableParagraph"/>
        <w:rPr>
          <w:sz w:val="24"/>
        </w:rPr>
        <w:sectPr w:rsidR="001D3EB5">
          <w:footerReference w:type="default" r:id="rId36"/>
          <w:headerReference w:type="first" r:id="rId37"/>
          <w:footerReference w:type="first" r:id="rId38"/>
          <w:pgSz w:w="12240" w:h="15840"/>
          <w:pgMar w:top="1320" w:right="720" w:bottom="280" w:left="1440" w:header="723" w:footer="0" w:gutter="0"/>
          <w:cols w:space="720"/>
        </w:sectPr>
      </w:pPr>
    </w:p>
    <w:p w14:paraId="1E158713" w14:textId="77777777" w:rsidR="005B2CE3" w:rsidRDefault="12E9B2B4" w:rsidP="000F011F">
      <w:pPr>
        <w:tabs>
          <w:tab w:val="left" w:pos="598"/>
        </w:tabs>
        <w:spacing w:line="360" w:lineRule="auto"/>
        <w:rPr>
          <w:sz w:val="24"/>
          <w:szCs w:val="24"/>
        </w:rPr>
      </w:pPr>
      <w:ins w:id="336" w:author="Lidia Rocha" w:date="2025-10-29T21:55:00Z">
        <w:r w:rsidRPr="65D27D43">
          <w:rPr>
            <w:color w:val="222222"/>
            <w:sz w:val="24"/>
            <w:szCs w:val="24"/>
          </w:rPr>
          <w:lastRenderedPageBreak/>
          <w:t xml:space="preserve">The BNS distribution spells out the Team A requirements for Medical Visit Notetaker, Telemedicine Patient Assistant, Text‑to‑ASL, and Calendar Assistant, including PII detection, keyword/triggering, sorting/search, and dual‑mode calendar with AI‑derived flags and reminders. </w:t>
        </w:r>
      </w:ins>
    </w:p>
    <w:p w14:paraId="24C53DD2" w14:textId="6B350532" w:rsidR="65D27D43" w:rsidRDefault="65D27D43" w:rsidP="65D27D43">
      <w:pPr>
        <w:tabs>
          <w:tab w:val="left" w:pos="598"/>
        </w:tabs>
        <w:spacing w:line="360" w:lineRule="auto"/>
        <w:rPr>
          <w:ins w:id="337" w:author="Lidia Rocha" w:date="2025-10-29T21:55:00Z" w16du:dateUtc="2025-10-30T04:55:00Z"/>
          <w:color w:val="222222"/>
          <w:sz w:val="24"/>
          <w:szCs w:val="24"/>
        </w:rPr>
      </w:pPr>
    </w:p>
    <w:p w14:paraId="7FCF9FB8" w14:textId="140EFEB1" w:rsidR="005B2CE3" w:rsidRDefault="12E9B2B4" w:rsidP="65D27D43">
      <w:pPr>
        <w:pStyle w:val="Heading2"/>
        <w:spacing w:line="259" w:lineRule="auto"/>
        <w:rPr>
          <w:ins w:id="338" w:author="Lidia Rocha" w:date="2025-10-29T21:55:00Z" w16du:dateUtc="2025-10-30T04:55:00Z"/>
          <w:i/>
          <w:iCs/>
          <w:rPrChange w:id="339" w:author="" w16du:dateUtc="2025-10-30T04:55:00Z">
            <w:rPr>
              <w:ins w:id="340" w:author="Lidia Rocha" w:date="2025-10-29T21:55:00Z" w16du:dateUtc="2025-10-30T04:55:00Z"/>
            </w:rPr>
          </w:rPrChange>
        </w:rPr>
      </w:pPr>
      <w:bookmarkStart w:id="341" w:name="_Toc1183195589"/>
      <w:ins w:id="342" w:author="Lidia Rocha" w:date="2025-10-29T21:55:00Z" w16du:dateUtc="2025-10-30T04:55:00Z">
        <w:r w:rsidRPr="65D27D43">
          <w:rPr>
            <w:i/>
            <w:iCs/>
          </w:rPr>
          <w:t>Requirements</w:t>
        </w:r>
        <w:r w:rsidR="005B2CE3" w:rsidRPr="00F9540B">
          <w:rPr>
            <w:i/>
            <w:spacing w:val="-5"/>
          </w:rPr>
          <w:t xml:space="preserve"> </w:t>
        </w:r>
        <w:r w:rsidR="005B2CE3" w:rsidRPr="00F9540B">
          <w:rPr>
            <w:i/>
          </w:rPr>
          <w:t>Traceability</w:t>
        </w:r>
        <w:r w:rsidR="005B2CE3" w:rsidRPr="00F9540B">
          <w:rPr>
            <w:i/>
            <w:spacing w:val="-4"/>
          </w:rPr>
          <w:t xml:space="preserve"> </w:t>
        </w:r>
        <w:r w:rsidR="005B2CE3" w:rsidRPr="00F9540B">
          <w:rPr>
            <w:i/>
            <w:spacing w:val="-2"/>
          </w:rPr>
          <w:t>Matrix</w:t>
        </w:r>
        <w:r w:rsidR="005B2CE3">
          <w:rPr>
            <w:i/>
            <w:spacing w:val="-2"/>
          </w:rPr>
          <w:t xml:space="preserve"> (Extended)</w:t>
        </w:r>
        <w:r w:rsidRPr="65D27D43">
          <w:rPr>
            <w:i/>
            <w:iCs/>
          </w:rPr>
          <w:t xml:space="preserve"> Traceability Matrix (Extended)</w:t>
        </w:r>
        <w:bookmarkEnd w:id="341"/>
      </w:ins>
    </w:p>
    <w:tbl>
      <w:tblPr>
        <w:tblW w:w="10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930"/>
        <w:gridCol w:w="2055"/>
        <w:gridCol w:w="1665"/>
        <w:gridCol w:w="2431"/>
      </w:tblGrid>
      <w:tr w:rsidR="6FA64F12" w14:paraId="3EE0EBE3" w14:textId="77777777" w:rsidTr="65D27D43">
        <w:trPr>
          <w:trHeight w:val="975"/>
        </w:trPr>
        <w:tc>
          <w:tcPr>
            <w:tcW w:w="3930" w:type="dxa"/>
            <w:shd w:val="clear" w:color="auto" w:fill="FFFFFF" w:themeFill="background1"/>
            <w:tcMar>
              <w:top w:w="15" w:type="dxa"/>
              <w:left w:w="15" w:type="dxa"/>
              <w:bottom w:w="15" w:type="dxa"/>
              <w:right w:w="15" w:type="dxa"/>
            </w:tcMar>
            <w:vAlign w:val="center"/>
          </w:tcPr>
          <w:p w14:paraId="1073B399" w14:textId="66FE8907" w:rsidR="6FA64F12" w:rsidRPr="00453C19" w:rsidRDefault="6FA64F12" w:rsidP="00453C19">
            <w:pPr>
              <w:spacing w:after="180"/>
              <w:jc w:val="center"/>
              <w:rPr>
                <w:b/>
                <w:bCs/>
                <w:color w:val="222222"/>
                <w:sz w:val="24"/>
                <w:szCs w:val="24"/>
              </w:rPr>
            </w:pPr>
            <w:r w:rsidRPr="00453C19">
              <w:rPr>
                <w:b/>
                <w:bCs/>
                <w:color w:val="222222"/>
                <w:sz w:val="24"/>
                <w:szCs w:val="24"/>
              </w:rPr>
              <w:t>Requirement (source)</w:t>
            </w:r>
          </w:p>
        </w:tc>
        <w:tc>
          <w:tcPr>
            <w:tcW w:w="2055" w:type="dxa"/>
            <w:shd w:val="clear" w:color="auto" w:fill="FFFFFF" w:themeFill="background1"/>
            <w:tcMar>
              <w:top w:w="15" w:type="dxa"/>
              <w:left w:w="15" w:type="dxa"/>
              <w:bottom w:w="15" w:type="dxa"/>
              <w:right w:w="15" w:type="dxa"/>
            </w:tcMar>
            <w:vAlign w:val="center"/>
          </w:tcPr>
          <w:p w14:paraId="34B9FC68" w14:textId="51CCA3E1" w:rsidR="6FA64F12" w:rsidRPr="00453C19" w:rsidRDefault="6FA64F12" w:rsidP="00453C19">
            <w:pPr>
              <w:spacing w:after="180"/>
              <w:jc w:val="center"/>
              <w:rPr>
                <w:b/>
                <w:bCs/>
                <w:color w:val="222222"/>
                <w:sz w:val="24"/>
                <w:szCs w:val="24"/>
              </w:rPr>
            </w:pPr>
            <w:r w:rsidRPr="00453C19">
              <w:rPr>
                <w:b/>
                <w:bCs/>
                <w:color w:val="222222"/>
                <w:sz w:val="24"/>
                <w:szCs w:val="24"/>
              </w:rPr>
              <w:t>Requirement ID</w:t>
            </w:r>
          </w:p>
        </w:tc>
        <w:tc>
          <w:tcPr>
            <w:tcW w:w="1665" w:type="dxa"/>
            <w:shd w:val="clear" w:color="auto" w:fill="FFFFFF" w:themeFill="background1"/>
            <w:tcMar>
              <w:top w:w="15" w:type="dxa"/>
              <w:left w:w="15" w:type="dxa"/>
              <w:bottom w:w="15" w:type="dxa"/>
              <w:right w:w="15" w:type="dxa"/>
            </w:tcMar>
            <w:vAlign w:val="center"/>
          </w:tcPr>
          <w:p w14:paraId="7652E13C" w14:textId="695232F6" w:rsidR="6FA64F12" w:rsidRPr="00453C19" w:rsidRDefault="6FA64F12" w:rsidP="00453C19">
            <w:pPr>
              <w:spacing w:after="180"/>
              <w:jc w:val="center"/>
              <w:rPr>
                <w:b/>
                <w:bCs/>
                <w:color w:val="222222"/>
                <w:sz w:val="24"/>
                <w:szCs w:val="24"/>
              </w:rPr>
            </w:pPr>
            <w:r w:rsidRPr="00453C19">
              <w:rPr>
                <w:b/>
                <w:bCs/>
                <w:color w:val="222222"/>
                <w:sz w:val="24"/>
                <w:szCs w:val="24"/>
              </w:rPr>
              <w:t>Test Case IDs</w:t>
            </w:r>
          </w:p>
        </w:tc>
        <w:tc>
          <w:tcPr>
            <w:tcW w:w="2431" w:type="dxa"/>
            <w:shd w:val="clear" w:color="auto" w:fill="FFFFFF" w:themeFill="background1"/>
            <w:tcMar>
              <w:top w:w="15" w:type="dxa"/>
              <w:left w:w="15" w:type="dxa"/>
              <w:bottom w:w="15" w:type="dxa"/>
              <w:right w:w="15" w:type="dxa"/>
            </w:tcMar>
            <w:vAlign w:val="center"/>
          </w:tcPr>
          <w:p w14:paraId="65568A89" w14:textId="021BE5A5" w:rsidR="6FA64F12" w:rsidRPr="00453C19" w:rsidRDefault="6FA64F12" w:rsidP="00453C19">
            <w:pPr>
              <w:spacing w:after="180"/>
              <w:jc w:val="center"/>
              <w:rPr>
                <w:b/>
                <w:bCs/>
                <w:color w:val="222222"/>
                <w:sz w:val="24"/>
                <w:szCs w:val="24"/>
              </w:rPr>
            </w:pPr>
            <w:r w:rsidRPr="00453C19">
              <w:rPr>
                <w:b/>
                <w:bCs/>
                <w:color w:val="222222"/>
                <w:sz w:val="24"/>
                <w:szCs w:val="24"/>
              </w:rPr>
              <w:t>Notes</w:t>
            </w:r>
          </w:p>
        </w:tc>
      </w:tr>
      <w:tr w:rsidR="6FA64F12" w14:paraId="34C968C9" w14:textId="77777777" w:rsidTr="65D27D43">
        <w:trPr>
          <w:trHeight w:val="300"/>
        </w:trPr>
        <w:tc>
          <w:tcPr>
            <w:tcW w:w="3930" w:type="dxa"/>
            <w:shd w:val="clear" w:color="auto" w:fill="FFFFFF" w:themeFill="background1"/>
            <w:tcMar>
              <w:top w:w="15" w:type="dxa"/>
              <w:left w:w="15" w:type="dxa"/>
              <w:bottom w:w="15" w:type="dxa"/>
              <w:right w:w="15" w:type="dxa"/>
            </w:tcMar>
            <w:vAlign w:val="center"/>
          </w:tcPr>
          <w:p w14:paraId="758E16D8" w14:textId="7FFE2CC7" w:rsidR="6FA64F12" w:rsidRPr="00453C19" w:rsidRDefault="6FA64F12" w:rsidP="00453C19">
            <w:pPr>
              <w:spacing w:after="180"/>
              <w:rPr>
                <w:color w:val="222222"/>
                <w:sz w:val="24"/>
                <w:szCs w:val="24"/>
              </w:rPr>
            </w:pPr>
            <w:r w:rsidRPr="00453C19">
              <w:rPr>
                <w:color w:val="222222"/>
                <w:sz w:val="24"/>
                <w:szCs w:val="24"/>
              </w:rPr>
              <w:t>Speech‑to‑text notes stored locally on patient device (in‑person)</w:t>
            </w:r>
          </w:p>
        </w:tc>
        <w:tc>
          <w:tcPr>
            <w:tcW w:w="2055" w:type="dxa"/>
            <w:shd w:val="clear" w:color="auto" w:fill="FFFFFF" w:themeFill="background1"/>
            <w:tcMar>
              <w:top w:w="15" w:type="dxa"/>
              <w:left w:w="15" w:type="dxa"/>
              <w:bottom w:w="15" w:type="dxa"/>
              <w:right w:w="15" w:type="dxa"/>
            </w:tcMar>
            <w:vAlign w:val="center"/>
          </w:tcPr>
          <w:p w14:paraId="1F33381D" w14:textId="552FF1BA" w:rsidR="6FA64F12" w:rsidRPr="00453C19" w:rsidRDefault="6FA64F12" w:rsidP="00453C19">
            <w:pPr>
              <w:spacing w:after="180"/>
              <w:rPr>
                <w:color w:val="222222"/>
                <w:sz w:val="24"/>
                <w:szCs w:val="24"/>
              </w:rPr>
            </w:pPr>
            <w:r w:rsidRPr="00453C19">
              <w:rPr>
                <w:color w:val="222222"/>
                <w:sz w:val="24"/>
                <w:szCs w:val="24"/>
              </w:rPr>
              <w:t>REQ‑NT‑1</w:t>
            </w:r>
          </w:p>
        </w:tc>
        <w:tc>
          <w:tcPr>
            <w:tcW w:w="1665" w:type="dxa"/>
            <w:shd w:val="clear" w:color="auto" w:fill="FFFFFF" w:themeFill="background1"/>
            <w:tcMar>
              <w:top w:w="15" w:type="dxa"/>
              <w:left w:w="15" w:type="dxa"/>
              <w:bottom w:w="15" w:type="dxa"/>
              <w:right w:w="15" w:type="dxa"/>
            </w:tcMar>
            <w:vAlign w:val="center"/>
          </w:tcPr>
          <w:p w14:paraId="1DF623DB" w14:textId="4E65A704" w:rsidR="6FA64F12" w:rsidRPr="00453C19" w:rsidRDefault="6FA64F12" w:rsidP="00453C19">
            <w:pPr>
              <w:spacing w:after="180"/>
              <w:rPr>
                <w:color w:val="222222"/>
                <w:sz w:val="24"/>
                <w:szCs w:val="24"/>
              </w:rPr>
            </w:pPr>
            <w:r w:rsidRPr="00453C19">
              <w:rPr>
                <w:color w:val="222222"/>
                <w:sz w:val="24"/>
                <w:szCs w:val="24"/>
              </w:rPr>
              <w:t>TC‑NT‑01, 02</w:t>
            </w:r>
          </w:p>
        </w:tc>
        <w:tc>
          <w:tcPr>
            <w:tcW w:w="2431" w:type="dxa"/>
            <w:shd w:val="clear" w:color="auto" w:fill="FFFFFF" w:themeFill="background1"/>
            <w:tcMar>
              <w:top w:w="15" w:type="dxa"/>
              <w:left w:w="15" w:type="dxa"/>
              <w:bottom w:w="15" w:type="dxa"/>
              <w:right w:w="15" w:type="dxa"/>
            </w:tcMar>
            <w:vAlign w:val="center"/>
          </w:tcPr>
          <w:p w14:paraId="22F727CF" w14:textId="1601851F" w:rsidR="6FA64F12" w:rsidRPr="00453C19" w:rsidRDefault="6FA64F12" w:rsidP="00453C19">
            <w:pPr>
              <w:spacing w:after="180"/>
              <w:rPr>
                <w:color w:val="222222"/>
                <w:sz w:val="24"/>
                <w:szCs w:val="24"/>
              </w:rPr>
            </w:pPr>
            <w:r w:rsidRPr="00453C19">
              <w:rPr>
                <w:color w:val="222222"/>
                <w:sz w:val="24"/>
                <w:szCs w:val="24"/>
              </w:rPr>
              <w:t>SRS/Notetaker UI + BNS.</w:t>
            </w:r>
          </w:p>
        </w:tc>
      </w:tr>
      <w:tr w:rsidR="6FA64F12" w14:paraId="0C67640D" w14:textId="77777777" w:rsidTr="65D27D43">
        <w:trPr>
          <w:trHeight w:val="300"/>
        </w:trPr>
        <w:tc>
          <w:tcPr>
            <w:tcW w:w="3930" w:type="dxa"/>
            <w:shd w:val="clear" w:color="auto" w:fill="FFFFFF" w:themeFill="background1"/>
            <w:tcMar>
              <w:top w:w="15" w:type="dxa"/>
              <w:left w:w="15" w:type="dxa"/>
              <w:bottom w:w="15" w:type="dxa"/>
              <w:right w:w="15" w:type="dxa"/>
            </w:tcMar>
            <w:vAlign w:val="center"/>
          </w:tcPr>
          <w:p w14:paraId="1843BB56" w14:textId="03FF51AC" w:rsidR="6FA64F12" w:rsidRPr="00453C19" w:rsidRDefault="6FA64F12" w:rsidP="00453C19">
            <w:pPr>
              <w:spacing w:after="180"/>
              <w:rPr>
                <w:color w:val="222222"/>
                <w:sz w:val="24"/>
                <w:szCs w:val="24"/>
              </w:rPr>
            </w:pPr>
            <w:r w:rsidRPr="00453C19">
              <w:rPr>
                <w:color w:val="222222"/>
                <w:sz w:val="24"/>
                <w:szCs w:val="24"/>
              </w:rPr>
              <w:t>Recognize Patient vs Caregiver vs Others (diarization)</w:t>
            </w:r>
          </w:p>
        </w:tc>
        <w:tc>
          <w:tcPr>
            <w:tcW w:w="2055" w:type="dxa"/>
            <w:shd w:val="clear" w:color="auto" w:fill="FFFFFF" w:themeFill="background1"/>
            <w:tcMar>
              <w:top w:w="15" w:type="dxa"/>
              <w:left w:w="15" w:type="dxa"/>
              <w:bottom w:w="15" w:type="dxa"/>
              <w:right w:w="15" w:type="dxa"/>
            </w:tcMar>
            <w:vAlign w:val="center"/>
          </w:tcPr>
          <w:p w14:paraId="6AA35894" w14:textId="489F34F9" w:rsidR="6FA64F12" w:rsidRPr="00453C19" w:rsidRDefault="6FA64F12" w:rsidP="00453C19">
            <w:pPr>
              <w:spacing w:after="180"/>
              <w:rPr>
                <w:color w:val="222222"/>
                <w:sz w:val="24"/>
                <w:szCs w:val="24"/>
              </w:rPr>
            </w:pPr>
            <w:r w:rsidRPr="00453C19">
              <w:rPr>
                <w:color w:val="222222"/>
                <w:sz w:val="24"/>
                <w:szCs w:val="24"/>
              </w:rPr>
              <w:t>REQ‑NT‑2</w:t>
            </w:r>
          </w:p>
        </w:tc>
        <w:tc>
          <w:tcPr>
            <w:tcW w:w="1665" w:type="dxa"/>
            <w:shd w:val="clear" w:color="auto" w:fill="FFFFFF" w:themeFill="background1"/>
            <w:tcMar>
              <w:top w:w="15" w:type="dxa"/>
              <w:left w:w="15" w:type="dxa"/>
              <w:bottom w:w="15" w:type="dxa"/>
              <w:right w:w="15" w:type="dxa"/>
            </w:tcMar>
            <w:vAlign w:val="center"/>
          </w:tcPr>
          <w:p w14:paraId="36EC2137" w14:textId="515AA4E4" w:rsidR="6FA64F12" w:rsidRPr="00453C19" w:rsidRDefault="6FA64F12" w:rsidP="00453C19">
            <w:pPr>
              <w:spacing w:after="180"/>
              <w:rPr>
                <w:color w:val="222222"/>
                <w:sz w:val="24"/>
                <w:szCs w:val="24"/>
              </w:rPr>
            </w:pPr>
            <w:r w:rsidRPr="00453C19">
              <w:rPr>
                <w:color w:val="222222"/>
                <w:sz w:val="24"/>
                <w:szCs w:val="24"/>
              </w:rPr>
              <w:t>TC‑NT‑03, 04</w:t>
            </w:r>
          </w:p>
        </w:tc>
        <w:tc>
          <w:tcPr>
            <w:tcW w:w="2431" w:type="dxa"/>
            <w:shd w:val="clear" w:color="auto" w:fill="FFFFFF" w:themeFill="background1"/>
            <w:tcMar>
              <w:top w:w="15" w:type="dxa"/>
              <w:left w:w="15" w:type="dxa"/>
              <w:bottom w:w="15" w:type="dxa"/>
              <w:right w:w="15" w:type="dxa"/>
            </w:tcMar>
            <w:vAlign w:val="center"/>
          </w:tcPr>
          <w:p w14:paraId="59F5180F" w14:textId="0203476E" w:rsidR="6FA64F12" w:rsidRPr="00453C19" w:rsidRDefault="6FA64F12" w:rsidP="00453C19">
            <w:pPr>
              <w:spacing w:after="180"/>
              <w:rPr>
                <w:color w:val="222222"/>
                <w:sz w:val="24"/>
                <w:szCs w:val="24"/>
              </w:rPr>
            </w:pPr>
            <w:r w:rsidRPr="00453C19">
              <w:rPr>
                <w:color w:val="222222"/>
                <w:sz w:val="24"/>
                <w:szCs w:val="24"/>
              </w:rPr>
              <w:t xml:space="preserve">Color‑safe labels; accuracy ≥ 90% on 2‑speaker samples. </w:t>
            </w:r>
          </w:p>
        </w:tc>
      </w:tr>
      <w:tr w:rsidR="6FA64F12" w14:paraId="5B271FC7" w14:textId="77777777" w:rsidTr="65D27D43">
        <w:trPr>
          <w:trHeight w:val="300"/>
        </w:trPr>
        <w:tc>
          <w:tcPr>
            <w:tcW w:w="3930" w:type="dxa"/>
            <w:shd w:val="clear" w:color="auto" w:fill="FFFFFF" w:themeFill="background1"/>
            <w:tcMar>
              <w:top w:w="15" w:type="dxa"/>
              <w:left w:w="15" w:type="dxa"/>
              <w:bottom w:w="15" w:type="dxa"/>
              <w:right w:w="15" w:type="dxa"/>
            </w:tcMar>
            <w:vAlign w:val="center"/>
          </w:tcPr>
          <w:p w14:paraId="7D8837AF" w14:textId="08D26F1F" w:rsidR="6FA64F12" w:rsidRPr="00453C19" w:rsidRDefault="6FA64F12" w:rsidP="00453C19">
            <w:pPr>
              <w:spacing w:after="180"/>
              <w:rPr>
                <w:color w:val="222222"/>
                <w:sz w:val="24"/>
                <w:szCs w:val="24"/>
              </w:rPr>
            </w:pPr>
            <w:r w:rsidRPr="00453C19">
              <w:rPr>
                <w:color w:val="222222"/>
                <w:sz w:val="24"/>
                <w:szCs w:val="24"/>
              </w:rPr>
              <w:t>Text‑to‑ASL conversion available in Notetaker</w:t>
            </w:r>
          </w:p>
        </w:tc>
        <w:tc>
          <w:tcPr>
            <w:tcW w:w="2055" w:type="dxa"/>
            <w:shd w:val="clear" w:color="auto" w:fill="FFFFFF" w:themeFill="background1"/>
            <w:tcMar>
              <w:top w:w="15" w:type="dxa"/>
              <w:left w:w="15" w:type="dxa"/>
              <w:bottom w:w="15" w:type="dxa"/>
              <w:right w:w="15" w:type="dxa"/>
            </w:tcMar>
            <w:vAlign w:val="center"/>
          </w:tcPr>
          <w:p w14:paraId="3E4BF189" w14:textId="54128B04" w:rsidR="6FA64F12" w:rsidRPr="00453C19" w:rsidRDefault="6FA64F12" w:rsidP="00453C19">
            <w:pPr>
              <w:spacing w:after="180"/>
              <w:rPr>
                <w:color w:val="222222"/>
                <w:sz w:val="24"/>
                <w:szCs w:val="24"/>
              </w:rPr>
            </w:pPr>
            <w:r w:rsidRPr="00453C19">
              <w:rPr>
                <w:color w:val="222222"/>
                <w:sz w:val="24"/>
                <w:szCs w:val="24"/>
              </w:rPr>
              <w:t>REQ‑ASL‑1</w:t>
            </w:r>
          </w:p>
        </w:tc>
        <w:tc>
          <w:tcPr>
            <w:tcW w:w="1665" w:type="dxa"/>
            <w:shd w:val="clear" w:color="auto" w:fill="FFFFFF" w:themeFill="background1"/>
            <w:tcMar>
              <w:top w:w="15" w:type="dxa"/>
              <w:left w:w="15" w:type="dxa"/>
              <w:bottom w:w="15" w:type="dxa"/>
              <w:right w:w="15" w:type="dxa"/>
            </w:tcMar>
            <w:vAlign w:val="center"/>
          </w:tcPr>
          <w:p w14:paraId="08128C82" w14:textId="1BD6AE72" w:rsidR="6FA64F12" w:rsidRPr="00453C19" w:rsidRDefault="6FA64F12" w:rsidP="00453C19">
            <w:pPr>
              <w:spacing w:after="180"/>
              <w:rPr>
                <w:color w:val="222222"/>
                <w:sz w:val="24"/>
                <w:szCs w:val="24"/>
              </w:rPr>
            </w:pPr>
            <w:r w:rsidRPr="00453C19">
              <w:rPr>
                <w:color w:val="222222"/>
                <w:sz w:val="24"/>
                <w:szCs w:val="24"/>
              </w:rPr>
              <w:t>TC‑ASL‑01, 02</w:t>
            </w:r>
          </w:p>
        </w:tc>
        <w:tc>
          <w:tcPr>
            <w:tcW w:w="2431" w:type="dxa"/>
            <w:shd w:val="clear" w:color="auto" w:fill="FFFFFF" w:themeFill="background1"/>
            <w:tcMar>
              <w:top w:w="15" w:type="dxa"/>
              <w:left w:w="15" w:type="dxa"/>
              <w:bottom w:w="15" w:type="dxa"/>
              <w:right w:w="15" w:type="dxa"/>
            </w:tcMar>
            <w:vAlign w:val="center"/>
          </w:tcPr>
          <w:p w14:paraId="53E8CA97" w14:textId="3F7BC27C" w:rsidR="6FA64F12" w:rsidRPr="00453C19" w:rsidRDefault="6FA64F12" w:rsidP="00453C19">
            <w:pPr>
              <w:spacing w:after="180"/>
              <w:rPr>
                <w:color w:val="222222"/>
                <w:sz w:val="24"/>
                <w:szCs w:val="24"/>
              </w:rPr>
            </w:pPr>
            <w:r w:rsidRPr="00453C19">
              <w:rPr>
                <w:color w:val="222222"/>
                <w:sz w:val="24"/>
                <w:szCs w:val="24"/>
              </w:rPr>
              <w:t xml:space="preserve">“Convert to ASL” renders animation. </w:t>
            </w:r>
          </w:p>
        </w:tc>
      </w:tr>
      <w:tr w:rsidR="6FA64F12" w14:paraId="0C6AA1B7" w14:textId="77777777" w:rsidTr="65D27D43">
        <w:trPr>
          <w:trHeight w:val="300"/>
        </w:trPr>
        <w:tc>
          <w:tcPr>
            <w:tcW w:w="3930" w:type="dxa"/>
            <w:shd w:val="clear" w:color="auto" w:fill="FFFFFF" w:themeFill="background1"/>
            <w:tcMar>
              <w:top w:w="15" w:type="dxa"/>
              <w:left w:w="15" w:type="dxa"/>
              <w:bottom w:w="15" w:type="dxa"/>
              <w:right w:w="15" w:type="dxa"/>
            </w:tcMar>
            <w:vAlign w:val="center"/>
          </w:tcPr>
          <w:p w14:paraId="187582E3" w14:textId="7E88A0FE" w:rsidR="6FA64F12" w:rsidRPr="00453C19" w:rsidRDefault="6FA64F12" w:rsidP="00453C19">
            <w:pPr>
              <w:spacing w:after="180"/>
              <w:rPr>
                <w:color w:val="222222"/>
                <w:sz w:val="24"/>
                <w:szCs w:val="24"/>
              </w:rPr>
            </w:pPr>
            <w:r w:rsidRPr="00453C19">
              <w:rPr>
                <w:color w:val="222222"/>
                <w:sz w:val="24"/>
                <w:szCs w:val="24"/>
              </w:rPr>
              <w:t>Trigger phrases create Calendar proposals</w:t>
            </w:r>
          </w:p>
        </w:tc>
        <w:tc>
          <w:tcPr>
            <w:tcW w:w="2055" w:type="dxa"/>
            <w:shd w:val="clear" w:color="auto" w:fill="FFFFFF" w:themeFill="background1"/>
            <w:tcMar>
              <w:top w:w="15" w:type="dxa"/>
              <w:left w:w="15" w:type="dxa"/>
              <w:bottom w:w="15" w:type="dxa"/>
              <w:right w:w="15" w:type="dxa"/>
            </w:tcMar>
            <w:vAlign w:val="center"/>
          </w:tcPr>
          <w:p w14:paraId="102E5ADF" w14:textId="7C1B65F6" w:rsidR="6FA64F12" w:rsidRPr="00453C19" w:rsidRDefault="6FA64F12" w:rsidP="00453C19">
            <w:pPr>
              <w:spacing w:after="180"/>
              <w:rPr>
                <w:color w:val="222222"/>
                <w:sz w:val="24"/>
                <w:szCs w:val="24"/>
              </w:rPr>
            </w:pPr>
            <w:r w:rsidRPr="00453C19">
              <w:rPr>
                <w:color w:val="222222"/>
                <w:sz w:val="24"/>
                <w:szCs w:val="24"/>
              </w:rPr>
              <w:t>REQ‑NT‑3</w:t>
            </w:r>
          </w:p>
        </w:tc>
        <w:tc>
          <w:tcPr>
            <w:tcW w:w="1665" w:type="dxa"/>
            <w:shd w:val="clear" w:color="auto" w:fill="FFFFFF" w:themeFill="background1"/>
            <w:tcMar>
              <w:top w:w="15" w:type="dxa"/>
              <w:left w:w="15" w:type="dxa"/>
              <w:bottom w:w="15" w:type="dxa"/>
              <w:right w:w="15" w:type="dxa"/>
            </w:tcMar>
            <w:vAlign w:val="center"/>
          </w:tcPr>
          <w:p w14:paraId="224E7644" w14:textId="166C1B79" w:rsidR="6FA64F12" w:rsidRPr="00453C19" w:rsidRDefault="6FA64F12" w:rsidP="00453C19">
            <w:pPr>
              <w:spacing w:after="180"/>
              <w:rPr>
                <w:color w:val="222222"/>
                <w:sz w:val="24"/>
                <w:szCs w:val="24"/>
              </w:rPr>
            </w:pPr>
            <w:r w:rsidRPr="00453C19">
              <w:rPr>
                <w:color w:val="222222"/>
                <w:sz w:val="24"/>
                <w:szCs w:val="24"/>
              </w:rPr>
              <w:t>TC‑NT‑05; TC‑CA‑03</w:t>
            </w:r>
          </w:p>
        </w:tc>
        <w:tc>
          <w:tcPr>
            <w:tcW w:w="2431" w:type="dxa"/>
            <w:shd w:val="clear" w:color="auto" w:fill="FFFFFF" w:themeFill="background1"/>
            <w:tcMar>
              <w:top w:w="15" w:type="dxa"/>
              <w:left w:w="15" w:type="dxa"/>
              <w:bottom w:w="15" w:type="dxa"/>
              <w:right w:w="15" w:type="dxa"/>
            </w:tcMar>
            <w:vAlign w:val="center"/>
          </w:tcPr>
          <w:p w14:paraId="25E56212" w14:textId="1FE43ED0" w:rsidR="6FA64F12" w:rsidRPr="00453C19" w:rsidRDefault="6FA64F12" w:rsidP="00453C19">
            <w:pPr>
              <w:spacing w:after="180"/>
              <w:rPr>
                <w:color w:val="222222"/>
                <w:sz w:val="24"/>
                <w:szCs w:val="24"/>
              </w:rPr>
            </w:pPr>
            <w:r w:rsidRPr="00453C19">
              <w:rPr>
                <w:color w:val="222222"/>
                <w:sz w:val="24"/>
                <w:szCs w:val="24"/>
              </w:rPr>
              <w:t xml:space="preserve">Bold trigger UI; AI‑derived flag. </w:t>
            </w:r>
          </w:p>
        </w:tc>
      </w:tr>
      <w:tr w:rsidR="6FA64F12" w14:paraId="7A8BAA5B" w14:textId="77777777" w:rsidTr="65D27D43">
        <w:trPr>
          <w:trHeight w:val="300"/>
        </w:trPr>
        <w:tc>
          <w:tcPr>
            <w:tcW w:w="3930" w:type="dxa"/>
            <w:shd w:val="clear" w:color="auto" w:fill="FFFFFF" w:themeFill="background1"/>
            <w:tcMar>
              <w:top w:w="15" w:type="dxa"/>
              <w:left w:w="15" w:type="dxa"/>
              <w:bottom w:w="15" w:type="dxa"/>
              <w:right w:w="15" w:type="dxa"/>
            </w:tcMar>
            <w:vAlign w:val="center"/>
          </w:tcPr>
          <w:p w14:paraId="5DEFBFC7" w14:textId="7CB11BE9" w:rsidR="6FA64F12" w:rsidRPr="00453C19" w:rsidRDefault="6FA64F12" w:rsidP="00453C19">
            <w:pPr>
              <w:spacing w:after="180"/>
              <w:rPr>
                <w:color w:val="222222"/>
                <w:sz w:val="24"/>
                <w:szCs w:val="24"/>
              </w:rPr>
            </w:pPr>
            <w:r w:rsidRPr="00453C19">
              <w:rPr>
                <w:color w:val="222222"/>
                <w:sz w:val="24"/>
                <w:szCs w:val="24"/>
              </w:rPr>
              <w:t>Detect PII (SSN, Medicare #) in notes and alert caregiver</w:t>
            </w:r>
          </w:p>
        </w:tc>
        <w:tc>
          <w:tcPr>
            <w:tcW w:w="2055" w:type="dxa"/>
            <w:shd w:val="clear" w:color="auto" w:fill="FFFFFF" w:themeFill="background1"/>
            <w:tcMar>
              <w:top w:w="15" w:type="dxa"/>
              <w:left w:w="15" w:type="dxa"/>
              <w:bottom w:w="15" w:type="dxa"/>
              <w:right w:w="15" w:type="dxa"/>
            </w:tcMar>
            <w:vAlign w:val="center"/>
          </w:tcPr>
          <w:p w14:paraId="646870F4" w14:textId="09A6033E" w:rsidR="6FA64F12" w:rsidRPr="00453C19" w:rsidRDefault="6FA64F12" w:rsidP="00453C19">
            <w:pPr>
              <w:spacing w:after="180"/>
              <w:rPr>
                <w:color w:val="222222"/>
                <w:sz w:val="24"/>
                <w:szCs w:val="24"/>
              </w:rPr>
            </w:pPr>
            <w:r w:rsidRPr="00453C19">
              <w:rPr>
                <w:color w:val="222222"/>
                <w:sz w:val="24"/>
                <w:szCs w:val="24"/>
              </w:rPr>
              <w:t>REQ‑NT‑4</w:t>
            </w:r>
          </w:p>
        </w:tc>
        <w:tc>
          <w:tcPr>
            <w:tcW w:w="1665" w:type="dxa"/>
            <w:shd w:val="clear" w:color="auto" w:fill="FFFFFF" w:themeFill="background1"/>
            <w:tcMar>
              <w:top w:w="15" w:type="dxa"/>
              <w:left w:w="15" w:type="dxa"/>
              <w:bottom w:w="15" w:type="dxa"/>
              <w:right w:w="15" w:type="dxa"/>
            </w:tcMar>
            <w:vAlign w:val="center"/>
          </w:tcPr>
          <w:p w14:paraId="6A4B700B" w14:textId="490ECE0C" w:rsidR="6FA64F12" w:rsidRPr="00453C19" w:rsidRDefault="6FA64F12" w:rsidP="00453C19">
            <w:pPr>
              <w:spacing w:after="180"/>
              <w:rPr>
                <w:color w:val="222222"/>
                <w:sz w:val="24"/>
                <w:szCs w:val="24"/>
              </w:rPr>
            </w:pPr>
            <w:r w:rsidRPr="00453C19">
              <w:rPr>
                <w:color w:val="222222"/>
                <w:sz w:val="24"/>
                <w:szCs w:val="24"/>
              </w:rPr>
              <w:t>TC‑SEC‑PII‑01..03</w:t>
            </w:r>
          </w:p>
        </w:tc>
        <w:tc>
          <w:tcPr>
            <w:tcW w:w="2431" w:type="dxa"/>
            <w:shd w:val="clear" w:color="auto" w:fill="FFFFFF" w:themeFill="background1"/>
            <w:tcMar>
              <w:top w:w="15" w:type="dxa"/>
              <w:left w:w="15" w:type="dxa"/>
              <w:bottom w:w="15" w:type="dxa"/>
              <w:right w:w="15" w:type="dxa"/>
            </w:tcMar>
            <w:vAlign w:val="center"/>
          </w:tcPr>
          <w:p w14:paraId="46252EC6" w14:textId="58B59027" w:rsidR="6FA64F12" w:rsidRPr="00453C19" w:rsidRDefault="6FA64F12" w:rsidP="00453C19">
            <w:pPr>
              <w:spacing w:after="180"/>
              <w:rPr>
                <w:color w:val="222222"/>
                <w:sz w:val="24"/>
                <w:szCs w:val="24"/>
              </w:rPr>
            </w:pPr>
            <w:r w:rsidRPr="00453C19">
              <w:rPr>
                <w:color w:val="222222"/>
                <w:sz w:val="24"/>
                <w:szCs w:val="24"/>
              </w:rPr>
              <w:t xml:space="preserve">Configurable PII list; alert path. </w:t>
            </w:r>
          </w:p>
        </w:tc>
      </w:tr>
      <w:tr w:rsidR="6FA64F12" w14:paraId="4CDE8B74" w14:textId="77777777" w:rsidTr="65D27D43">
        <w:trPr>
          <w:trHeight w:val="300"/>
        </w:trPr>
        <w:tc>
          <w:tcPr>
            <w:tcW w:w="3930" w:type="dxa"/>
            <w:shd w:val="clear" w:color="auto" w:fill="FFFFFF" w:themeFill="background1"/>
            <w:tcMar>
              <w:top w:w="15" w:type="dxa"/>
              <w:left w:w="15" w:type="dxa"/>
              <w:bottom w:w="15" w:type="dxa"/>
              <w:right w:w="15" w:type="dxa"/>
            </w:tcMar>
            <w:vAlign w:val="center"/>
          </w:tcPr>
          <w:p w14:paraId="2DA00583" w14:textId="200E1C5D" w:rsidR="6FA64F12" w:rsidRPr="00453C19" w:rsidRDefault="6FA64F12" w:rsidP="00453C19">
            <w:pPr>
              <w:spacing w:after="180"/>
              <w:rPr>
                <w:color w:val="222222"/>
                <w:sz w:val="24"/>
                <w:szCs w:val="24"/>
              </w:rPr>
            </w:pPr>
            <w:r w:rsidRPr="00453C19">
              <w:rPr>
                <w:color w:val="222222"/>
                <w:sz w:val="24"/>
                <w:szCs w:val="24"/>
              </w:rPr>
              <w:t>Keyword search across notetaker transcripts</w:t>
            </w:r>
          </w:p>
        </w:tc>
        <w:tc>
          <w:tcPr>
            <w:tcW w:w="2055" w:type="dxa"/>
            <w:shd w:val="clear" w:color="auto" w:fill="FFFFFF" w:themeFill="background1"/>
            <w:tcMar>
              <w:top w:w="15" w:type="dxa"/>
              <w:left w:w="15" w:type="dxa"/>
              <w:bottom w:w="15" w:type="dxa"/>
              <w:right w:w="15" w:type="dxa"/>
            </w:tcMar>
            <w:vAlign w:val="center"/>
          </w:tcPr>
          <w:p w14:paraId="49E322B9" w14:textId="2C4D73B7" w:rsidR="6FA64F12" w:rsidRPr="00453C19" w:rsidRDefault="6FA64F12" w:rsidP="00453C19">
            <w:pPr>
              <w:spacing w:after="180"/>
              <w:rPr>
                <w:color w:val="222222"/>
                <w:sz w:val="24"/>
                <w:szCs w:val="24"/>
              </w:rPr>
            </w:pPr>
            <w:r w:rsidRPr="00453C19">
              <w:rPr>
                <w:color w:val="222222"/>
                <w:sz w:val="24"/>
                <w:szCs w:val="24"/>
              </w:rPr>
              <w:t>REQ‑NT‑5</w:t>
            </w:r>
          </w:p>
        </w:tc>
        <w:tc>
          <w:tcPr>
            <w:tcW w:w="1665" w:type="dxa"/>
            <w:shd w:val="clear" w:color="auto" w:fill="FFFFFF" w:themeFill="background1"/>
            <w:tcMar>
              <w:top w:w="15" w:type="dxa"/>
              <w:left w:w="15" w:type="dxa"/>
              <w:bottom w:w="15" w:type="dxa"/>
              <w:right w:w="15" w:type="dxa"/>
            </w:tcMar>
            <w:vAlign w:val="center"/>
          </w:tcPr>
          <w:p w14:paraId="4EE0DF47" w14:textId="166233D2" w:rsidR="6FA64F12" w:rsidRPr="00453C19" w:rsidRDefault="6FA64F12" w:rsidP="00453C19">
            <w:pPr>
              <w:spacing w:after="180"/>
              <w:rPr>
                <w:color w:val="222222"/>
                <w:sz w:val="24"/>
                <w:szCs w:val="24"/>
              </w:rPr>
            </w:pPr>
            <w:r w:rsidRPr="00453C19">
              <w:rPr>
                <w:color w:val="222222"/>
                <w:sz w:val="24"/>
                <w:szCs w:val="24"/>
              </w:rPr>
              <w:t>TC‑NT‑06</w:t>
            </w:r>
          </w:p>
        </w:tc>
        <w:tc>
          <w:tcPr>
            <w:tcW w:w="2431" w:type="dxa"/>
            <w:shd w:val="clear" w:color="auto" w:fill="FFFFFF" w:themeFill="background1"/>
            <w:tcMar>
              <w:top w:w="15" w:type="dxa"/>
              <w:left w:w="15" w:type="dxa"/>
              <w:bottom w:w="15" w:type="dxa"/>
              <w:right w:w="15" w:type="dxa"/>
            </w:tcMar>
            <w:vAlign w:val="center"/>
          </w:tcPr>
          <w:p w14:paraId="0FE0FEBF" w14:textId="30C82ECD" w:rsidR="6FA64F12" w:rsidRPr="00453C19" w:rsidRDefault="6FA64F12" w:rsidP="00453C19">
            <w:pPr>
              <w:spacing w:after="180"/>
              <w:rPr>
                <w:color w:val="222222"/>
                <w:sz w:val="24"/>
                <w:szCs w:val="24"/>
              </w:rPr>
            </w:pPr>
            <w:r w:rsidRPr="00453C19">
              <w:rPr>
                <w:color w:val="222222"/>
                <w:sz w:val="24"/>
                <w:szCs w:val="24"/>
              </w:rPr>
              <w:t xml:space="preserve">Search by keyword/date/category. </w:t>
            </w:r>
          </w:p>
        </w:tc>
      </w:tr>
      <w:tr w:rsidR="6FA64F12" w14:paraId="7D49EA96" w14:textId="77777777" w:rsidTr="65D27D43">
        <w:trPr>
          <w:trHeight w:val="300"/>
        </w:trPr>
        <w:tc>
          <w:tcPr>
            <w:tcW w:w="3930" w:type="dxa"/>
            <w:shd w:val="clear" w:color="auto" w:fill="FFFFFF" w:themeFill="background1"/>
            <w:tcMar>
              <w:top w:w="15" w:type="dxa"/>
              <w:left w:w="15" w:type="dxa"/>
              <w:bottom w:w="15" w:type="dxa"/>
              <w:right w:w="15" w:type="dxa"/>
            </w:tcMar>
            <w:vAlign w:val="center"/>
          </w:tcPr>
          <w:p w14:paraId="78E7330C" w14:textId="1C5185D9" w:rsidR="6FA64F12" w:rsidRPr="00453C19" w:rsidRDefault="6FA64F12" w:rsidP="00453C19">
            <w:pPr>
              <w:spacing w:after="180"/>
              <w:rPr>
                <w:color w:val="222222"/>
                <w:sz w:val="24"/>
                <w:szCs w:val="24"/>
              </w:rPr>
            </w:pPr>
            <w:r w:rsidRPr="00453C19">
              <w:rPr>
                <w:color w:val="222222"/>
                <w:sz w:val="24"/>
                <w:szCs w:val="24"/>
              </w:rPr>
              <w:t>Calendar visible in Patient &amp; Caregiver modes; supports manual &amp; AI‑derived entries, reminders, and day list</w:t>
            </w:r>
          </w:p>
        </w:tc>
        <w:tc>
          <w:tcPr>
            <w:tcW w:w="2055" w:type="dxa"/>
            <w:shd w:val="clear" w:color="auto" w:fill="FFFFFF" w:themeFill="background1"/>
            <w:tcMar>
              <w:top w:w="15" w:type="dxa"/>
              <w:left w:w="15" w:type="dxa"/>
              <w:bottom w:w="15" w:type="dxa"/>
              <w:right w:w="15" w:type="dxa"/>
            </w:tcMar>
            <w:vAlign w:val="center"/>
          </w:tcPr>
          <w:p w14:paraId="6CF40757" w14:textId="4DA69264" w:rsidR="6FA64F12" w:rsidRPr="00453C19" w:rsidRDefault="6FA64F12" w:rsidP="00453C19">
            <w:pPr>
              <w:spacing w:after="180"/>
              <w:rPr>
                <w:color w:val="222222"/>
                <w:sz w:val="24"/>
                <w:szCs w:val="24"/>
              </w:rPr>
            </w:pPr>
            <w:r w:rsidRPr="00453C19">
              <w:rPr>
                <w:color w:val="222222"/>
                <w:sz w:val="24"/>
                <w:szCs w:val="24"/>
              </w:rPr>
              <w:t>REQ‑CA‑1..4</w:t>
            </w:r>
          </w:p>
        </w:tc>
        <w:tc>
          <w:tcPr>
            <w:tcW w:w="1665" w:type="dxa"/>
            <w:shd w:val="clear" w:color="auto" w:fill="FFFFFF" w:themeFill="background1"/>
            <w:tcMar>
              <w:top w:w="15" w:type="dxa"/>
              <w:left w:w="15" w:type="dxa"/>
              <w:bottom w:w="15" w:type="dxa"/>
              <w:right w:w="15" w:type="dxa"/>
            </w:tcMar>
            <w:vAlign w:val="center"/>
          </w:tcPr>
          <w:p w14:paraId="5C9708BB" w14:textId="77128120" w:rsidR="6FA64F12" w:rsidRPr="00453C19" w:rsidRDefault="6FA64F12" w:rsidP="00453C19">
            <w:pPr>
              <w:spacing w:after="180"/>
              <w:rPr>
                <w:color w:val="222222"/>
                <w:sz w:val="24"/>
                <w:szCs w:val="24"/>
              </w:rPr>
            </w:pPr>
            <w:r w:rsidRPr="00453C19">
              <w:rPr>
                <w:color w:val="222222"/>
                <w:sz w:val="24"/>
                <w:szCs w:val="24"/>
              </w:rPr>
              <w:t>TC‑CA‑01..07</w:t>
            </w:r>
          </w:p>
        </w:tc>
        <w:tc>
          <w:tcPr>
            <w:tcW w:w="2431" w:type="dxa"/>
            <w:shd w:val="clear" w:color="auto" w:fill="FFFFFF" w:themeFill="background1"/>
            <w:tcMar>
              <w:top w:w="15" w:type="dxa"/>
              <w:left w:w="15" w:type="dxa"/>
              <w:bottom w:w="15" w:type="dxa"/>
              <w:right w:w="15" w:type="dxa"/>
            </w:tcMar>
            <w:vAlign w:val="center"/>
          </w:tcPr>
          <w:p w14:paraId="5821C6AA" w14:textId="73A8117E" w:rsidR="6FA64F12" w:rsidRPr="00453C19" w:rsidRDefault="6FA64F12" w:rsidP="00453C19">
            <w:pPr>
              <w:spacing w:after="180"/>
              <w:rPr>
                <w:color w:val="222222"/>
                <w:sz w:val="24"/>
                <w:szCs w:val="24"/>
              </w:rPr>
            </w:pPr>
            <w:r w:rsidRPr="00453C19">
              <w:rPr>
                <w:color w:val="222222"/>
                <w:sz w:val="24"/>
                <w:szCs w:val="24"/>
              </w:rPr>
              <w:t xml:space="preserve">Figures 42–46; completed vs future tabs. </w:t>
            </w:r>
          </w:p>
        </w:tc>
      </w:tr>
      <w:tr w:rsidR="6FA64F12" w14:paraId="6D5822B9" w14:textId="77777777" w:rsidTr="65D27D43">
        <w:trPr>
          <w:trHeight w:val="300"/>
        </w:trPr>
        <w:tc>
          <w:tcPr>
            <w:tcW w:w="3930" w:type="dxa"/>
            <w:shd w:val="clear" w:color="auto" w:fill="FFFFFF" w:themeFill="background1"/>
            <w:tcMar>
              <w:top w:w="15" w:type="dxa"/>
              <w:left w:w="15" w:type="dxa"/>
              <w:bottom w:w="15" w:type="dxa"/>
              <w:right w:w="15" w:type="dxa"/>
            </w:tcMar>
            <w:vAlign w:val="center"/>
          </w:tcPr>
          <w:p w14:paraId="31268153" w14:textId="7F1251BB" w:rsidR="6FA64F12" w:rsidRPr="00453C19" w:rsidRDefault="6FA64F12" w:rsidP="00453C19">
            <w:pPr>
              <w:spacing w:after="180"/>
              <w:rPr>
                <w:color w:val="222222"/>
                <w:sz w:val="24"/>
                <w:szCs w:val="24"/>
              </w:rPr>
            </w:pPr>
            <w:r w:rsidRPr="00453C19">
              <w:rPr>
                <w:color w:val="222222"/>
                <w:sz w:val="24"/>
                <w:szCs w:val="24"/>
              </w:rPr>
              <w:t>Mail Assistant: ingest USPS digest, OCR, TTS, CRUD; caregiver access per consent</w:t>
            </w:r>
          </w:p>
        </w:tc>
        <w:tc>
          <w:tcPr>
            <w:tcW w:w="2055" w:type="dxa"/>
            <w:shd w:val="clear" w:color="auto" w:fill="FFFFFF" w:themeFill="background1"/>
            <w:tcMar>
              <w:top w:w="15" w:type="dxa"/>
              <w:left w:w="15" w:type="dxa"/>
              <w:bottom w:w="15" w:type="dxa"/>
              <w:right w:w="15" w:type="dxa"/>
            </w:tcMar>
            <w:vAlign w:val="center"/>
          </w:tcPr>
          <w:p w14:paraId="1BF5A984" w14:textId="023D869F" w:rsidR="6FA64F12" w:rsidRPr="00453C19" w:rsidRDefault="6FA64F12" w:rsidP="00453C19">
            <w:pPr>
              <w:spacing w:after="180"/>
              <w:rPr>
                <w:color w:val="222222"/>
                <w:sz w:val="24"/>
                <w:szCs w:val="24"/>
              </w:rPr>
            </w:pPr>
            <w:r w:rsidRPr="00453C19">
              <w:rPr>
                <w:color w:val="222222"/>
                <w:sz w:val="24"/>
                <w:szCs w:val="24"/>
              </w:rPr>
              <w:t>REQ‑MA‑1..6</w:t>
            </w:r>
          </w:p>
        </w:tc>
        <w:tc>
          <w:tcPr>
            <w:tcW w:w="1665" w:type="dxa"/>
            <w:shd w:val="clear" w:color="auto" w:fill="FFFFFF" w:themeFill="background1"/>
            <w:tcMar>
              <w:top w:w="15" w:type="dxa"/>
              <w:left w:w="15" w:type="dxa"/>
              <w:bottom w:w="15" w:type="dxa"/>
              <w:right w:w="15" w:type="dxa"/>
            </w:tcMar>
            <w:vAlign w:val="center"/>
          </w:tcPr>
          <w:p w14:paraId="33AF0967" w14:textId="2EFECC94" w:rsidR="6FA64F12" w:rsidRPr="00453C19" w:rsidRDefault="6FA64F12" w:rsidP="00453C19">
            <w:pPr>
              <w:spacing w:after="180"/>
              <w:rPr>
                <w:color w:val="222222"/>
                <w:sz w:val="24"/>
                <w:szCs w:val="24"/>
              </w:rPr>
            </w:pPr>
            <w:r w:rsidRPr="00453C19">
              <w:rPr>
                <w:color w:val="222222"/>
                <w:sz w:val="24"/>
                <w:szCs w:val="24"/>
              </w:rPr>
              <w:t>TC‑MA‑01..10</w:t>
            </w:r>
          </w:p>
        </w:tc>
        <w:tc>
          <w:tcPr>
            <w:tcW w:w="2431" w:type="dxa"/>
            <w:shd w:val="clear" w:color="auto" w:fill="FFFFFF" w:themeFill="background1"/>
            <w:tcMar>
              <w:top w:w="15" w:type="dxa"/>
              <w:left w:w="15" w:type="dxa"/>
              <w:bottom w:w="15" w:type="dxa"/>
              <w:right w:w="15" w:type="dxa"/>
            </w:tcMar>
            <w:vAlign w:val="center"/>
          </w:tcPr>
          <w:p w14:paraId="4A1097E5" w14:textId="3264CD29" w:rsidR="6FA64F12" w:rsidRPr="00453C19" w:rsidRDefault="6FA64F12" w:rsidP="00453C19">
            <w:pPr>
              <w:spacing w:after="180"/>
              <w:rPr>
                <w:color w:val="222222"/>
                <w:sz w:val="24"/>
                <w:szCs w:val="24"/>
              </w:rPr>
            </w:pPr>
            <w:r w:rsidRPr="00453C19">
              <w:rPr>
                <w:color w:val="222222"/>
                <w:sz w:val="24"/>
                <w:szCs w:val="24"/>
              </w:rPr>
              <w:t xml:space="preserve">Team A deck scope; PII handling mirrored from Notetaker. </w:t>
            </w:r>
          </w:p>
        </w:tc>
      </w:tr>
    </w:tbl>
    <w:p w14:paraId="105A1B87" w14:textId="77777777" w:rsidR="00377036" w:rsidRDefault="3C9316C3" w:rsidP="65D27D43">
      <w:pPr>
        <w:spacing w:before="1" w:line="360" w:lineRule="auto"/>
        <w:rPr>
          <w:spacing w:val="-2"/>
          <w:sz w:val="24"/>
          <w:szCs w:val="24"/>
        </w:rPr>
      </w:pPr>
      <w:ins w:id="343" w:author="Lidia Rocha" w:date="2025-10-29T21:55:00Z">
        <w:r w:rsidRPr="65D27D43">
          <w:rPr>
            <w:b/>
            <w:bCs/>
            <w:sz w:val="24"/>
            <w:szCs w:val="24"/>
          </w:rPr>
          <w:t>Conventions</w:t>
        </w:r>
        <w:r w:rsidRPr="65D27D43">
          <w:rPr>
            <w:sz w:val="24"/>
            <w:szCs w:val="24"/>
          </w:rPr>
          <w:t>: Unless otherwise specified, the following standard test conventions apply for all test suites.</w:t>
        </w:r>
      </w:ins>
    </w:p>
    <w:p w14:paraId="19B9E19A" w14:textId="61A83E07" w:rsidR="65D27D43" w:rsidRDefault="65D27D43" w:rsidP="65D27D43">
      <w:pPr>
        <w:spacing w:before="1" w:line="360" w:lineRule="auto"/>
        <w:rPr>
          <w:ins w:id="344" w:author="Lidia Rocha" w:date="2025-10-29T21:55:00Z" w16du:dateUtc="2025-10-30T04:55:00Z"/>
          <w:sz w:val="24"/>
          <w:szCs w:val="24"/>
        </w:rPr>
      </w:pPr>
    </w:p>
    <w:p w14:paraId="5B13A93F" w14:textId="51A22037" w:rsidR="00377036" w:rsidRPr="00DB4249" w:rsidRDefault="3C9316C3" w:rsidP="65D27D43">
      <w:pPr>
        <w:pStyle w:val="Heading2"/>
        <w:spacing w:line="259" w:lineRule="auto"/>
        <w:rPr>
          <w:ins w:id="345" w:author="Lidia Rocha" w:date="2025-10-29T21:55:00Z" w16du:dateUtc="2025-10-30T04:55:00Z"/>
          <w:i/>
          <w:iCs/>
        </w:rPr>
      </w:pPr>
      <w:bookmarkStart w:id="346" w:name="_Toc768775862"/>
      <w:ins w:id="347" w:author="Lidia Rocha" w:date="2025-10-29T21:55:00Z">
        <w:r w:rsidRPr="65D27D43">
          <w:rPr>
            <w:i/>
            <w:iCs/>
          </w:rPr>
          <w:t>New Test Suites</w:t>
        </w:r>
      </w:ins>
      <w:bookmarkEnd w:id="346"/>
    </w:p>
    <w:tbl>
      <w:tblPr>
        <w:tblStyle w:val="TableGrid"/>
        <w:tblW w:w="0" w:type="auto"/>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Change w:id="348" w:author="Lidia Rocha" w:date="2025-10-29T21:56:00Z" w16du:dateUtc="2025-10-30T04:56:00Z">
          <w:tblPr>
            <w:tblStyle w:val="TableGrid"/>
            <w:tblW w:w="0" w:type="auto"/>
            <w:tblInd w:w="5" w:type="dxa"/>
            <w:tblLook w:val="04A0" w:firstRow="1" w:lastRow="0" w:firstColumn="1" w:lastColumn="0" w:noHBand="0" w:noVBand="1"/>
          </w:tblPr>
        </w:tblPrChange>
      </w:tblPr>
      <w:tblGrid>
        <w:gridCol w:w="2335"/>
        <w:gridCol w:w="7650"/>
        <w:tblGridChange w:id="349">
          <w:tblGrid>
            <w:gridCol w:w="10"/>
            <w:gridCol w:w="710"/>
            <w:gridCol w:w="720"/>
            <w:gridCol w:w="905"/>
            <w:gridCol w:w="7650"/>
          </w:tblGrid>
        </w:tblGridChange>
      </w:tblGrid>
      <w:tr w:rsidR="00377036" w:rsidRPr="00EB4B2F" w14:paraId="2D4BDC8B" w14:textId="77777777" w:rsidTr="65D27D43">
        <w:trPr>
          <w:ins w:id="350" w:author="Lidia Rocha" w:date="2025-10-29T21:55:00Z"/>
          <w:trPrChange w:id="351" w:author="Lidia Rocha" w:date="2025-10-29T21:56:00Z" w16du:dateUtc="2025-10-30T04:56:00Z">
            <w:trPr>
              <w:gridAfter w:val="0"/>
            </w:trPr>
          </w:trPrChange>
        </w:trPr>
        <w:tc>
          <w:tcPr>
            <w:tcW w:w="2335" w:type="dxa"/>
            <w:tcPrChange w:id="352" w:author="Lidia Rocha" w:date="2025-10-29T21:56:00Z" w16du:dateUtc="2025-10-30T04:56:00Z">
              <w:tcPr>
                <w:tcW w:w="2335" w:type="dxa"/>
                <w:gridSpan w:val="2"/>
              </w:tcPr>
            </w:tcPrChange>
          </w:tcPr>
          <w:p w14:paraId="1C50B785" w14:textId="77777777" w:rsidR="00377036" w:rsidRPr="008F2F49" w:rsidRDefault="3C9316C3" w:rsidP="65D27D43">
            <w:pPr>
              <w:spacing w:line="360" w:lineRule="auto"/>
              <w:rPr>
                <w:ins w:id="353" w:author="Lidia Rocha" w:date="2025-10-29T21:55:00Z" w16du:dateUtc="2025-10-30T04:55:00Z"/>
                <w:i/>
                <w:iCs/>
                <w:rPrChange w:id="354" w:author="Lidia Rocha" w:date="2025-10-29T21:56:00Z" w16du:dateUtc="2025-10-30T04:56:00Z">
                  <w:rPr>
                    <w:ins w:id="355" w:author="Lidia Rocha" w:date="2025-10-29T21:55:00Z" w16du:dateUtc="2025-10-30T04:55:00Z"/>
                    <w:color w:val="111111"/>
                    <w:sz w:val="24"/>
                    <w:szCs w:val="24"/>
                  </w:rPr>
                </w:rPrChange>
              </w:rPr>
            </w:pPr>
            <w:ins w:id="356" w:author="Lidia Rocha" w:date="2025-10-29T21:55:00Z">
              <w:r w:rsidRPr="65D27D43">
                <w:rPr>
                  <w:rFonts w:asciiTheme="minorHAnsi" w:eastAsiaTheme="minorEastAsia" w:hAnsiTheme="minorHAnsi" w:cstheme="minorBidi"/>
                  <w:i/>
                  <w:iCs/>
                  <w:rPrChange w:id="357" w:author="Lidia Rocha" w:date="2025-10-29T21:56:00Z">
                    <w:rPr>
                      <w:color w:val="111111"/>
                      <w:sz w:val="24"/>
                      <w:szCs w:val="24"/>
                    </w:rPr>
                  </w:rPrChange>
                </w:rPr>
                <w:t>Parameter</w:t>
              </w:r>
            </w:ins>
          </w:p>
        </w:tc>
        <w:tc>
          <w:tcPr>
            <w:tcW w:w="7650" w:type="dxa"/>
            <w:tcPrChange w:id="358" w:author="Lidia Rocha" w:date="2025-10-29T21:56:00Z" w16du:dateUtc="2025-10-30T04:56:00Z">
              <w:tcPr>
                <w:tcW w:w="7650" w:type="dxa"/>
              </w:tcPr>
            </w:tcPrChange>
          </w:tcPr>
          <w:p w14:paraId="5F9D36CA" w14:textId="77777777" w:rsidR="00377036" w:rsidRPr="008F2F49" w:rsidRDefault="3C9316C3" w:rsidP="65D27D43">
            <w:pPr>
              <w:spacing w:line="360" w:lineRule="auto"/>
              <w:rPr>
                <w:ins w:id="359" w:author="Lidia Rocha" w:date="2025-10-29T21:55:00Z" w16du:dateUtc="2025-10-30T04:55:00Z"/>
                <w:i/>
                <w:iCs/>
                <w:rPrChange w:id="360" w:author="Lidia Rocha" w:date="2025-10-29T21:56:00Z" w16du:dateUtc="2025-10-30T04:56:00Z">
                  <w:rPr>
                    <w:ins w:id="361" w:author="Lidia Rocha" w:date="2025-10-29T21:55:00Z" w16du:dateUtc="2025-10-30T04:55:00Z"/>
                    <w:color w:val="111111"/>
                    <w:sz w:val="24"/>
                    <w:szCs w:val="24"/>
                  </w:rPr>
                </w:rPrChange>
              </w:rPr>
            </w:pPr>
            <w:ins w:id="362" w:author="Lidia Rocha" w:date="2025-10-29T21:55:00Z">
              <w:r w:rsidRPr="65D27D43">
                <w:rPr>
                  <w:rFonts w:asciiTheme="minorHAnsi" w:eastAsiaTheme="minorEastAsia" w:hAnsiTheme="minorHAnsi" w:cstheme="minorBidi"/>
                  <w:i/>
                  <w:iCs/>
                  <w:rPrChange w:id="363" w:author="Lidia Rocha" w:date="2025-10-29T21:56:00Z">
                    <w:rPr>
                      <w:color w:val="111111"/>
                      <w:sz w:val="24"/>
                      <w:szCs w:val="24"/>
                    </w:rPr>
                  </w:rPrChange>
                </w:rPr>
                <w:t>Specifications</w:t>
              </w:r>
            </w:ins>
          </w:p>
        </w:tc>
      </w:tr>
      <w:tr w:rsidR="00377036" w:rsidRPr="00EB4B2F" w14:paraId="69126A78" w14:textId="77777777" w:rsidTr="65D27D43">
        <w:trPr>
          <w:ins w:id="364" w:author="Lidia Rocha" w:date="2025-10-29T21:55:00Z"/>
          <w:trPrChange w:id="365" w:author="Lidia Rocha" w:date="2025-10-29T21:56:00Z" w16du:dateUtc="2025-10-30T04:56:00Z">
            <w:trPr>
              <w:gridAfter w:val="0"/>
            </w:trPr>
          </w:trPrChange>
        </w:trPr>
        <w:tc>
          <w:tcPr>
            <w:tcW w:w="2335" w:type="dxa"/>
            <w:tcPrChange w:id="366" w:author="Lidia Rocha" w:date="2025-10-29T21:56:00Z" w16du:dateUtc="2025-10-30T04:56:00Z">
              <w:tcPr>
                <w:tcW w:w="2335" w:type="dxa"/>
                <w:gridSpan w:val="2"/>
              </w:tcPr>
            </w:tcPrChange>
          </w:tcPr>
          <w:p w14:paraId="52588F52" w14:textId="77777777" w:rsidR="00377036" w:rsidRPr="00EB4B2F" w:rsidRDefault="00377036" w:rsidP="000F011F">
            <w:pPr>
              <w:spacing w:line="360" w:lineRule="auto"/>
              <w:rPr>
                <w:ins w:id="367" w:author="Lidia Rocha" w:date="2025-10-29T21:55:00Z" w16du:dateUtc="2025-10-30T04:55:00Z"/>
                <w:color w:val="111111"/>
                <w:sz w:val="24"/>
                <w:szCs w:val="24"/>
              </w:rPr>
            </w:pPr>
            <w:ins w:id="368" w:author="Lidia Rocha" w:date="2025-10-29T21:55:00Z" w16du:dateUtc="2025-10-30T04:55:00Z">
              <w:r>
                <w:rPr>
                  <w:color w:val="111111"/>
                  <w:sz w:val="24"/>
                  <w:szCs w:val="24"/>
                </w:rPr>
                <w:t>Platform</w:t>
              </w:r>
            </w:ins>
          </w:p>
        </w:tc>
        <w:tc>
          <w:tcPr>
            <w:tcW w:w="7650" w:type="dxa"/>
            <w:tcPrChange w:id="369" w:author="Lidia Rocha" w:date="2025-10-29T21:56:00Z" w16du:dateUtc="2025-10-30T04:56:00Z">
              <w:tcPr>
                <w:tcW w:w="7650" w:type="dxa"/>
              </w:tcPr>
            </w:tcPrChange>
          </w:tcPr>
          <w:p w14:paraId="2A7F19ED" w14:textId="77777777" w:rsidR="00377036" w:rsidRPr="00EB4B2F" w:rsidRDefault="00377036" w:rsidP="000F011F">
            <w:pPr>
              <w:spacing w:line="360" w:lineRule="auto"/>
              <w:rPr>
                <w:ins w:id="370" w:author="Lidia Rocha" w:date="2025-10-29T21:55:00Z" w16du:dateUtc="2025-10-30T04:55:00Z"/>
                <w:color w:val="111111"/>
                <w:sz w:val="24"/>
                <w:szCs w:val="24"/>
              </w:rPr>
            </w:pPr>
            <w:ins w:id="371" w:author="Lidia Rocha" w:date="2025-10-29T21:55:00Z" w16du:dateUtc="2025-10-30T04:55:00Z">
              <w:r w:rsidRPr="00EB4B2F">
                <w:rPr>
                  <w:color w:val="111111"/>
                  <w:sz w:val="24"/>
                  <w:szCs w:val="24"/>
                </w:rPr>
                <w:t>iOS 18</w:t>
              </w:r>
            </w:ins>
          </w:p>
        </w:tc>
      </w:tr>
      <w:tr w:rsidR="00377036" w:rsidRPr="00EB4B2F" w14:paraId="54759360" w14:textId="77777777" w:rsidTr="65D27D43">
        <w:trPr>
          <w:ins w:id="372" w:author="Lidia Rocha" w:date="2025-10-29T21:55:00Z"/>
          <w:trPrChange w:id="373" w:author="Lidia Rocha" w:date="2025-10-29T21:56:00Z" w16du:dateUtc="2025-10-30T04:56:00Z">
            <w:trPr>
              <w:gridAfter w:val="0"/>
            </w:trPr>
          </w:trPrChange>
        </w:trPr>
        <w:tc>
          <w:tcPr>
            <w:tcW w:w="2335" w:type="dxa"/>
            <w:tcPrChange w:id="374" w:author="Lidia Rocha" w:date="2025-10-29T21:56:00Z" w16du:dateUtc="2025-10-30T04:56:00Z">
              <w:tcPr>
                <w:tcW w:w="2335" w:type="dxa"/>
                <w:gridSpan w:val="2"/>
              </w:tcPr>
            </w:tcPrChange>
          </w:tcPr>
          <w:p w14:paraId="028B617A" w14:textId="77777777" w:rsidR="00377036" w:rsidRPr="00EB4B2F" w:rsidRDefault="00377036" w:rsidP="000F011F">
            <w:pPr>
              <w:spacing w:line="360" w:lineRule="auto"/>
              <w:rPr>
                <w:ins w:id="375" w:author="Lidia Rocha" w:date="2025-10-29T21:55:00Z" w16du:dateUtc="2025-10-30T04:55:00Z"/>
                <w:color w:val="111111"/>
                <w:sz w:val="24"/>
                <w:szCs w:val="24"/>
              </w:rPr>
            </w:pPr>
            <w:ins w:id="376" w:author="Lidia Rocha" w:date="2025-10-29T21:55:00Z" w16du:dateUtc="2025-10-30T04:55:00Z">
              <w:r>
                <w:rPr>
                  <w:color w:val="111111"/>
                  <w:sz w:val="24"/>
                  <w:szCs w:val="24"/>
                </w:rPr>
                <w:t>Build</w:t>
              </w:r>
            </w:ins>
          </w:p>
        </w:tc>
        <w:tc>
          <w:tcPr>
            <w:tcW w:w="7650" w:type="dxa"/>
            <w:tcPrChange w:id="377" w:author="Lidia Rocha" w:date="2025-10-29T21:56:00Z" w16du:dateUtc="2025-10-30T04:56:00Z">
              <w:tcPr>
                <w:tcW w:w="7650" w:type="dxa"/>
              </w:tcPr>
            </w:tcPrChange>
          </w:tcPr>
          <w:p w14:paraId="38273DAB" w14:textId="77777777" w:rsidR="00377036" w:rsidRPr="00EB4B2F" w:rsidRDefault="00377036" w:rsidP="000F011F">
            <w:pPr>
              <w:spacing w:line="360" w:lineRule="auto"/>
              <w:rPr>
                <w:ins w:id="378" w:author="Lidia Rocha" w:date="2025-10-29T21:55:00Z" w16du:dateUtc="2025-10-30T04:55:00Z"/>
                <w:color w:val="111111"/>
                <w:sz w:val="24"/>
                <w:szCs w:val="24"/>
              </w:rPr>
            </w:pPr>
            <w:ins w:id="379" w:author="Lidia Rocha" w:date="2025-10-29T21:55:00Z" w16du:dateUtc="2025-10-30T04:55:00Z">
              <w:r w:rsidRPr="00EB4B2F">
                <w:rPr>
                  <w:color w:val="111111"/>
                  <w:sz w:val="24"/>
                  <w:szCs w:val="24"/>
                </w:rPr>
                <w:t>CareConnect 1.0</w:t>
              </w:r>
            </w:ins>
          </w:p>
        </w:tc>
      </w:tr>
      <w:tr w:rsidR="00377036" w:rsidRPr="00EB4B2F" w14:paraId="4CFB6CAA" w14:textId="77777777" w:rsidTr="65D27D43">
        <w:trPr>
          <w:ins w:id="380" w:author="Lidia Rocha" w:date="2025-10-29T21:55:00Z"/>
          <w:trPrChange w:id="381" w:author="Lidia Rocha" w:date="2025-10-29T21:56:00Z" w16du:dateUtc="2025-10-30T04:56:00Z">
            <w:trPr>
              <w:gridAfter w:val="0"/>
            </w:trPr>
          </w:trPrChange>
        </w:trPr>
        <w:tc>
          <w:tcPr>
            <w:tcW w:w="2335" w:type="dxa"/>
            <w:tcPrChange w:id="382" w:author="Lidia Rocha" w:date="2025-10-29T21:56:00Z" w16du:dateUtc="2025-10-30T04:56:00Z">
              <w:tcPr>
                <w:tcW w:w="2335" w:type="dxa"/>
                <w:gridSpan w:val="2"/>
              </w:tcPr>
            </w:tcPrChange>
          </w:tcPr>
          <w:p w14:paraId="3DA3BAF1" w14:textId="77777777" w:rsidR="00377036" w:rsidRPr="00EB4B2F" w:rsidRDefault="00377036" w:rsidP="000F011F">
            <w:pPr>
              <w:spacing w:line="360" w:lineRule="auto"/>
              <w:rPr>
                <w:ins w:id="383" w:author="Lidia Rocha" w:date="2025-10-29T21:55:00Z" w16du:dateUtc="2025-10-30T04:55:00Z"/>
                <w:color w:val="111111"/>
                <w:sz w:val="24"/>
                <w:szCs w:val="24"/>
              </w:rPr>
            </w:pPr>
            <w:ins w:id="384" w:author="Lidia Rocha" w:date="2025-10-29T21:55:00Z" w16du:dateUtc="2025-10-30T04:55:00Z">
              <w:r>
                <w:rPr>
                  <w:color w:val="111111"/>
                  <w:sz w:val="24"/>
                  <w:szCs w:val="24"/>
                </w:rPr>
                <w:t>Accounts</w:t>
              </w:r>
            </w:ins>
          </w:p>
        </w:tc>
        <w:tc>
          <w:tcPr>
            <w:tcW w:w="7650" w:type="dxa"/>
            <w:tcPrChange w:id="385" w:author="Lidia Rocha" w:date="2025-10-29T21:56:00Z" w16du:dateUtc="2025-10-30T04:56:00Z">
              <w:tcPr>
                <w:tcW w:w="7650" w:type="dxa"/>
              </w:tcPr>
            </w:tcPrChange>
          </w:tcPr>
          <w:p w14:paraId="4D478D10" w14:textId="77777777" w:rsidR="00377036" w:rsidRPr="00EB4B2F" w:rsidRDefault="00377036" w:rsidP="000F011F">
            <w:pPr>
              <w:spacing w:line="360" w:lineRule="auto"/>
              <w:rPr>
                <w:ins w:id="386" w:author="Lidia Rocha" w:date="2025-10-29T21:55:00Z" w16du:dateUtc="2025-10-30T04:55:00Z"/>
                <w:color w:val="111111"/>
                <w:sz w:val="24"/>
                <w:szCs w:val="24"/>
              </w:rPr>
            </w:pPr>
            <w:ins w:id="387" w:author="Lidia Rocha" w:date="2025-10-29T21:55:00Z" w16du:dateUtc="2025-10-30T04:55:00Z">
              <w:r>
                <w:rPr>
                  <w:color w:val="111111"/>
                  <w:sz w:val="24"/>
                  <w:szCs w:val="24"/>
                </w:rPr>
                <w:t>L</w:t>
              </w:r>
              <w:r w:rsidRPr="00EB4B2F">
                <w:rPr>
                  <w:color w:val="111111"/>
                  <w:sz w:val="24"/>
                  <w:szCs w:val="24"/>
                </w:rPr>
                <w:t xml:space="preserve">inked Patient </w:t>
              </w:r>
              <w:r>
                <w:rPr>
                  <w:color w:val="111111"/>
                  <w:sz w:val="24"/>
                  <w:szCs w:val="24"/>
                </w:rPr>
                <w:t xml:space="preserve">and </w:t>
              </w:r>
              <w:r w:rsidRPr="00EB4B2F">
                <w:rPr>
                  <w:color w:val="111111"/>
                  <w:sz w:val="24"/>
                  <w:szCs w:val="24"/>
                </w:rPr>
                <w:t>Caregiver</w:t>
              </w:r>
              <w:r>
                <w:rPr>
                  <w:color w:val="111111"/>
                  <w:sz w:val="24"/>
                  <w:szCs w:val="24"/>
                </w:rPr>
                <w:t xml:space="preserve"> test accounts</w:t>
              </w:r>
            </w:ins>
          </w:p>
        </w:tc>
      </w:tr>
      <w:tr w:rsidR="00377036" w:rsidRPr="00EB4B2F" w14:paraId="034BEE6C" w14:textId="77777777" w:rsidTr="65D27D43">
        <w:trPr>
          <w:ins w:id="388" w:author="Lidia Rocha" w:date="2025-10-29T21:55:00Z"/>
          <w:trPrChange w:id="389" w:author="Lidia Rocha" w:date="2025-10-29T21:56:00Z" w16du:dateUtc="2025-10-30T04:56:00Z">
            <w:trPr>
              <w:gridAfter w:val="0"/>
            </w:trPr>
          </w:trPrChange>
        </w:trPr>
        <w:tc>
          <w:tcPr>
            <w:tcW w:w="2335" w:type="dxa"/>
            <w:tcPrChange w:id="390" w:author="Lidia Rocha" w:date="2025-10-29T21:56:00Z" w16du:dateUtc="2025-10-30T04:56:00Z">
              <w:tcPr>
                <w:tcW w:w="2335" w:type="dxa"/>
                <w:gridSpan w:val="2"/>
              </w:tcPr>
            </w:tcPrChange>
          </w:tcPr>
          <w:p w14:paraId="64848508" w14:textId="77777777" w:rsidR="00377036" w:rsidRDefault="00377036" w:rsidP="000F011F">
            <w:pPr>
              <w:spacing w:line="360" w:lineRule="auto"/>
              <w:rPr>
                <w:ins w:id="391" w:author="Lidia Rocha" w:date="2025-10-29T21:55:00Z" w16du:dateUtc="2025-10-30T04:55:00Z"/>
                <w:color w:val="111111"/>
                <w:sz w:val="24"/>
                <w:szCs w:val="24"/>
              </w:rPr>
            </w:pPr>
            <w:ins w:id="392" w:author="Lidia Rocha" w:date="2025-10-29T21:55:00Z" w16du:dateUtc="2025-10-30T04:55:00Z">
              <w:r>
                <w:rPr>
                  <w:color w:val="111111"/>
                  <w:sz w:val="24"/>
                  <w:szCs w:val="24"/>
                </w:rPr>
                <w:lastRenderedPageBreak/>
                <w:t>Data</w:t>
              </w:r>
            </w:ins>
          </w:p>
        </w:tc>
        <w:tc>
          <w:tcPr>
            <w:tcW w:w="7650" w:type="dxa"/>
            <w:tcPrChange w:id="393" w:author="Lidia Rocha" w:date="2025-10-29T21:56:00Z" w16du:dateUtc="2025-10-30T04:56:00Z">
              <w:tcPr>
                <w:tcW w:w="7650" w:type="dxa"/>
              </w:tcPr>
            </w:tcPrChange>
          </w:tcPr>
          <w:p w14:paraId="4AF0647D" w14:textId="77777777" w:rsidR="00377036" w:rsidRDefault="00377036" w:rsidP="000F011F">
            <w:pPr>
              <w:spacing w:line="360" w:lineRule="auto"/>
              <w:rPr>
                <w:ins w:id="394" w:author="Lidia Rocha" w:date="2025-10-29T21:55:00Z" w16du:dateUtc="2025-10-30T04:55:00Z"/>
                <w:color w:val="111111"/>
                <w:sz w:val="24"/>
                <w:szCs w:val="24"/>
              </w:rPr>
            </w:pPr>
            <w:ins w:id="395" w:author="Lidia Rocha" w:date="2025-10-29T21:55:00Z" w16du:dateUtc="2025-10-30T04:55:00Z">
              <w:r>
                <w:rPr>
                  <w:color w:val="111111"/>
                  <w:sz w:val="24"/>
                  <w:szCs w:val="24"/>
                </w:rPr>
                <w:t>Test mail inbox pre-loaded with sample USPS Digest data.</w:t>
              </w:r>
            </w:ins>
          </w:p>
        </w:tc>
      </w:tr>
      <w:tr w:rsidR="00377036" w:rsidRPr="00EB4B2F" w14:paraId="58347ED8" w14:textId="77777777" w:rsidTr="65D27D43">
        <w:trPr>
          <w:ins w:id="396" w:author="Lidia Rocha" w:date="2025-10-29T21:55:00Z"/>
          <w:trPrChange w:id="397" w:author="Lidia Rocha" w:date="2025-10-29T21:56:00Z" w16du:dateUtc="2025-10-30T04:56:00Z">
            <w:trPr>
              <w:gridAfter w:val="0"/>
            </w:trPr>
          </w:trPrChange>
        </w:trPr>
        <w:tc>
          <w:tcPr>
            <w:tcW w:w="2335" w:type="dxa"/>
            <w:tcPrChange w:id="398" w:author="Lidia Rocha" w:date="2025-10-29T21:56:00Z" w16du:dateUtc="2025-10-30T04:56:00Z">
              <w:tcPr>
                <w:tcW w:w="2335" w:type="dxa"/>
                <w:gridSpan w:val="2"/>
              </w:tcPr>
            </w:tcPrChange>
          </w:tcPr>
          <w:p w14:paraId="13066500" w14:textId="77777777" w:rsidR="00377036" w:rsidRPr="00EB4B2F" w:rsidRDefault="00377036" w:rsidP="000F011F">
            <w:pPr>
              <w:spacing w:line="360" w:lineRule="auto"/>
              <w:rPr>
                <w:ins w:id="399" w:author="Lidia Rocha" w:date="2025-10-29T21:55:00Z" w16du:dateUtc="2025-10-30T04:55:00Z"/>
                <w:color w:val="111111"/>
                <w:sz w:val="24"/>
                <w:szCs w:val="24"/>
              </w:rPr>
            </w:pPr>
            <w:ins w:id="400" w:author="Lidia Rocha" w:date="2025-10-29T21:55:00Z" w16du:dateUtc="2025-10-30T04:55:00Z">
              <w:r>
                <w:rPr>
                  <w:color w:val="111111"/>
                  <w:sz w:val="24"/>
                  <w:szCs w:val="24"/>
                </w:rPr>
                <w:t>Network</w:t>
              </w:r>
            </w:ins>
          </w:p>
        </w:tc>
        <w:tc>
          <w:tcPr>
            <w:tcW w:w="7650" w:type="dxa"/>
            <w:tcPrChange w:id="401" w:author="Lidia Rocha" w:date="2025-10-29T21:56:00Z" w16du:dateUtc="2025-10-30T04:56:00Z">
              <w:tcPr>
                <w:tcW w:w="7650" w:type="dxa"/>
              </w:tcPr>
            </w:tcPrChange>
          </w:tcPr>
          <w:p w14:paraId="775D7A94" w14:textId="77777777" w:rsidR="00377036" w:rsidRPr="00EB4B2F" w:rsidRDefault="00377036" w:rsidP="000F011F">
            <w:pPr>
              <w:spacing w:line="360" w:lineRule="auto"/>
              <w:rPr>
                <w:ins w:id="402" w:author="Lidia Rocha" w:date="2025-10-29T21:55:00Z" w16du:dateUtc="2025-10-30T04:55:00Z"/>
                <w:color w:val="111111"/>
                <w:sz w:val="24"/>
                <w:szCs w:val="24"/>
              </w:rPr>
            </w:pPr>
            <w:ins w:id="403" w:author="Lidia Rocha" w:date="2025-10-29T21:55:00Z" w16du:dateUtc="2025-10-30T04:55:00Z">
              <w:r w:rsidRPr="00EB4B2F">
                <w:rPr>
                  <w:color w:val="111111"/>
                  <w:sz w:val="24"/>
                  <w:szCs w:val="24"/>
                </w:rPr>
                <w:t>test mail inbox with sample USPS digest; Network</w:t>
              </w:r>
            </w:ins>
          </w:p>
        </w:tc>
      </w:tr>
      <w:tr w:rsidR="00377036" w:rsidRPr="00EB4B2F" w14:paraId="7B1CC866" w14:textId="77777777" w:rsidTr="65D27D43">
        <w:trPr>
          <w:ins w:id="404" w:author="Lidia Rocha" w:date="2025-10-29T21:55:00Z"/>
          <w:trPrChange w:id="405" w:author="Lidia Rocha" w:date="2025-10-29T21:56:00Z" w16du:dateUtc="2025-10-30T04:56:00Z">
            <w:trPr>
              <w:gridAfter w:val="0"/>
            </w:trPr>
          </w:trPrChange>
        </w:trPr>
        <w:tc>
          <w:tcPr>
            <w:tcW w:w="2335" w:type="dxa"/>
            <w:tcPrChange w:id="406" w:author="Lidia Rocha" w:date="2025-10-29T21:56:00Z" w16du:dateUtc="2025-10-30T04:56:00Z">
              <w:tcPr>
                <w:tcW w:w="2335" w:type="dxa"/>
                <w:gridSpan w:val="2"/>
              </w:tcPr>
            </w:tcPrChange>
          </w:tcPr>
          <w:p w14:paraId="70F300B4" w14:textId="77777777" w:rsidR="00377036" w:rsidRPr="00EB4B2F" w:rsidRDefault="00377036" w:rsidP="000F011F">
            <w:pPr>
              <w:spacing w:line="360" w:lineRule="auto"/>
              <w:rPr>
                <w:ins w:id="407" w:author="Lidia Rocha" w:date="2025-10-29T21:55:00Z" w16du:dateUtc="2025-10-30T04:55:00Z"/>
                <w:color w:val="111111"/>
                <w:sz w:val="24"/>
                <w:szCs w:val="24"/>
              </w:rPr>
            </w:pPr>
            <w:ins w:id="408" w:author="Lidia Rocha" w:date="2025-10-29T21:55:00Z" w16du:dateUtc="2025-10-30T04:55:00Z">
              <w:r w:rsidRPr="00EB4B2F">
                <w:rPr>
                  <w:color w:val="111111"/>
                  <w:sz w:val="24"/>
                  <w:szCs w:val="24"/>
                </w:rPr>
                <w:t>Accessibility</w:t>
              </w:r>
            </w:ins>
          </w:p>
        </w:tc>
        <w:tc>
          <w:tcPr>
            <w:tcW w:w="7650" w:type="dxa"/>
            <w:tcPrChange w:id="409" w:author="Lidia Rocha" w:date="2025-10-29T21:56:00Z" w16du:dateUtc="2025-10-30T04:56:00Z">
              <w:tcPr>
                <w:tcW w:w="7650" w:type="dxa"/>
              </w:tcPr>
            </w:tcPrChange>
          </w:tcPr>
          <w:p w14:paraId="356EEA3C" w14:textId="77777777" w:rsidR="00377036" w:rsidRPr="00EB4B2F" w:rsidRDefault="00377036" w:rsidP="000F011F">
            <w:pPr>
              <w:spacing w:line="360" w:lineRule="auto"/>
              <w:rPr>
                <w:ins w:id="410" w:author="Lidia Rocha" w:date="2025-10-29T21:55:00Z" w16du:dateUtc="2025-10-30T04:55:00Z"/>
                <w:color w:val="111111"/>
                <w:sz w:val="24"/>
                <w:szCs w:val="24"/>
              </w:rPr>
            </w:pPr>
            <w:ins w:id="411" w:author="Lidia Rocha" w:date="2025-10-29T21:55:00Z" w16du:dateUtc="2025-10-30T04:55:00Z">
              <w:r w:rsidRPr="00EB4B2F">
                <w:rPr>
                  <w:color w:val="111111"/>
                  <w:sz w:val="24"/>
                  <w:szCs w:val="24"/>
                </w:rPr>
                <w:t xml:space="preserve">checks adhere to WCAG 2.2 AA. </w:t>
              </w:r>
              <w:r w:rsidRPr="00EB4B2F">
                <w:rPr>
                  <w:sz w:val="24"/>
                  <w:szCs w:val="24"/>
                </w:rPr>
                <w:t xml:space="preserve"> </w:t>
              </w:r>
            </w:ins>
          </w:p>
        </w:tc>
      </w:tr>
    </w:tbl>
    <w:p w14:paraId="2B044129" w14:textId="02C0FD38" w:rsidR="6FA64F12" w:rsidRPr="00453C19" w:rsidDel="00377036" w:rsidRDefault="6FA64F12" w:rsidP="6FA64F12">
      <w:pPr>
        <w:rPr>
          <w:del w:id="412" w:author="Lidia Rocha" w:date="2025-10-29T21:55:00Z" w16du:dateUtc="2025-10-30T04:55:00Z"/>
          <w:sz w:val="24"/>
          <w:szCs w:val="24"/>
        </w:rPr>
      </w:pPr>
    </w:p>
    <w:p w14:paraId="0629BC57" w14:textId="1114FD8B" w:rsidR="4A87F7D3" w:rsidDel="00377036" w:rsidRDefault="4A87F7D3" w:rsidP="6FA64F12">
      <w:pPr>
        <w:tabs>
          <w:tab w:val="left" w:pos="598"/>
        </w:tabs>
        <w:spacing w:before="350"/>
        <w:rPr>
          <w:del w:id="413" w:author="Lidia Rocha" w:date="2025-10-29T21:55:00Z" w16du:dateUtc="2025-10-30T04:55:00Z"/>
          <w:sz w:val="24"/>
          <w:szCs w:val="24"/>
        </w:rPr>
      </w:pPr>
      <w:del w:id="414" w:author="Lidia Rocha" w:date="2025-10-29T21:55:00Z" w16du:dateUtc="2025-10-30T04:55:00Z">
        <w:r w:rsidRPr="00453C19" w:rsidDel="00377036">
          <w:rPr>
            <w:sz w:val="24"/>
            <w:szCs w:val="24"/>
          </w:rPr>
          <w:delText>New Test Suites</w:delText>
        </w:r>
      </w:del>
    </w:p>
    <w:p w14:paraId="6CAB6C8C" w14:textId="107FDC77" w:rsidR="4A87F7D3" w:rsidDel="00377036" w:rsidRDefault="4A87F7D3" w:rsidP="6FA64F12">
      <w:pPr>
        <w:tabs>
          <w:tab w:val="left" w:pos="598"/>
        </w:tabs>
        <w:spacing w:before="350"/>
        <w:rPr>
          <w:del w:id="415" w:author="Lidia Rocha" w:date="2025-10-29T21:55:00Z" w16du:dateUtc="2025-10-30T04:55:00Z"/>
          <w:sz w:val="24"/>
          <w:szCs w:val="24"/>
        </w:rPr>
      </w:pPr>
      <w:del w:id="416" w:author="Lidia Rocha" w:date="2025-10-29T21:55:00Z" w16du:dateUtc="2025-10-30T04:55:00Z">
        <w:r w:rsidRPr="00453C19" w:rsidDel="00377036">
          <w:rPr>
            <w:color w:val="111111"/>
            <w:sz w:val="24"/>
            <w:szCs w:val="24"/>
          </w:rPr>
          <w:delText xml:space="preserve">Conventions. Unless specified, Platform: iOS 18; Build: CareConnect 1.0; Accounts: linked Patient &amp; Caregiver; Data: test mail inbox with sample USPS digest; Network: online. Accessibility checks adhere to WCAG 2.2 AA. </w:delText>
        </w:r>
        <w:r w:rsidRPr="00453C19" w:rsidDel="00377036">
          <w:rPr>
            <w:sz w:val="24"/>
            <w:szCs w:val="24"/>
          </w:rPr>
          <w:delText xml:space="preserve"> </w:delText>
        </w:r>
      </w:del>
    </w:p>
    <w:p w14:paraId="59BB571E" w14:textId="77777777" w:rsidR="00D70389" w:rsidRDefault="00D70389" w:rsidP="6FA64F12">
      <w:pPr>
        <w:tabs>
          <w:tab w:val="left" w:pos="598"/>
        </w:tabs>
        <w:spacing w:before="350"/>
        <w:rPr>
          <w:sz w:val="24"/>
          <w:szCs w:val="24"/>
        </w:rPr>
      </w:pPr>
    </w:p>
    <w:p w14:paraId="7C2ED133" w14:textId="77E68D3F" w:rsidR="001D3EB5" w:rsidRDefault="38837A4E" w:rsidP="00D70389">
      <w:pPr>
        <w:pStyle w:val="Heading1"/>
      </w:pPr>
      <w:bookmarkStart w:id="417" w:name="_Toc485203981"/>
      <w:bookmarkStart w:id="418" w:name="_Toc451491020"/>
      <w:r>
        <w:t>Test</w:t>
      </w:r>
      <w:r>
        <w:rPr>
          <w:spacing w:val="-1"/>
        </w:rPr>
        <w:t xml:space="preserve"> </w:t>
      </w:r>
      <w:r w:rsidR="082560EE">
        <w:t>Suites</w:t>
      </w:r>
      <w:bookmarkEnd w:id="417"/>
      <w:bookmarkEnd w:id="418"/>
    </w:p>
    <w:p w14:paraId="7C2ED134" w14:textId="77777777" w:rsidR="001D3EB5" w:rsidDel="00254339" w:rsidRDefault="003F63B5">
      <w:pPr>
        <w:pStyle w:val="BodyText"/>
        <w:spacing w:before="159" w:line="360" w:lineRule="auto"/>
        <w:ind w:right="775"/>
        <w:rPr>
          <w:del w:id="419" w:author="Lidia Rocha" w:date="2025-10-29T21:57:00Z" w16du:dateUtc="2025-10-30T04:57:00Z"/>
        </w:rPr>
      </w:pPr>
      <w:r>
        <w:t>The following</w:t>
      </w:r>
      <w:r>
        <w:rPr>
          <w:spacing w:val="-4"/>
        </w:rPr>
        <w:t xml:space="preserve"> </w:t>
      </w:r>
      <w:r>
        <w:t>section</w:t>
      </w:r>
      <w:r>
        <w:rPr>
          <w:spacing w:val="-6"/>
        </w:rPr>
        <w:t xml:space="preserve"> </w:t>
      </w:r>
      <w:r>
        <w:t>encompasses</w:t>
      </w:r>
      <w:r>
        <w:rPr>
          <w:spacing w:val="-5"/>
        </w:rPr>
        <w:t xml:space="preserve"> </w:t>
      </w:r>
      <w:r>
        <w:t>all</w:t>
      </w:r>
      <w:r>
        <w:rPr>
          <w:spacing w:val="-11"/>
        </w:rPr>
        <w:t xml:space="preserve"> </w:t>
      </w:r>
      <w:r>
        <w:t>the</w:t>
      </w:r>
      <w:r>
        <w:rPr>
          <w:spacing w:val="-4"/>
        </w:rPr>
        <w:t xml:space="preserve"> </w:t>
      </w:r>
      <w:r>
        <w:t>test suites</w:t>
      </w:r>
      <w:r>
        <w:rPr>
          <w:spacing w:val="-6"/>
        </w:rPr>
        <w:t xml:space="preserve"> </w:t>
      </w:r>
      <w:r>
        <w:t>and</w:t>
      </w:r>
      <w:r>
        <w:rPr>
          <w:spacing w:val="-4"/>
        </w:rPr>
        <w:t xml:space="preserve"> </w:t>
      </w:r>
      <w:r>
        <w:t>their</w:t>
      </w:r>
      <w:r>
        <w:rPr>
          <w:spacing w:val="-3"/>
        </w:rPr>
        <w:t xml:space="preserve"> </w:t>
      </w:r>
      <w:r>
        <w:t>test cases</w:t>
      </w:r>
      <w:r>
        <w:rPr>
          <w:spacing w:val="-3"/>
        </w:rPr>
        <w:t xml:space="preserve"> </w:t>
      </w:r>
      <w:r>
        <w:t>performed</w:t>
      </w:r>
      <w:r>
        <w:rPr>
          <w:spacing w:val="-4"/>
        </w:rPr>
        <w:t xml:space="preserve"> </w:t>
      </w:r>
      <w:r>
        <w:t>to ensure requirements adherence, and their pass or fail status.</w:t>
      </w:r>
    </w:p>
    <w:p w14:paraId="25BE2D44" w14:textId="33D71AEE" w:rsidR="00254339" w:rsidRDefault="00254339">
      <w:pPr>
        <w:pStyle w:val="BodyText"/>
        <w:spacing w:before="159" w:line="360" w:lineRule="auto"/>
        <w:ind w:right="775"/>
        <w:rPr>
          <w:ins w:id="420" w:author="Lidia Rocha" w:date="2025-10-29T21:57:00Z" w16du:dateUtc="2025-10-30T04:57:00Z"/>
        </w:rPr>
        <w:pPrChange w:id="421" w:author="Lidia Rocha" w:date="2025-10-29T21:57:00Z">
          <w:pPr>
            <w:pStyle w:val="BodyText"/>
            <w:spacing w:before="3"/>
          </w:pPr>
        </w:pPrChange>
      </w:pPr>
      <w:bookmarkStart w:id="422" w:name="_Toc2081162696"/>
    </w:p>
    <w:p w14:paraId="0BDB5AB4" w14:textId="77777777" w:rsidR="002B4588" w:rsidRPr="003F1600" w:rsidRDefault="4938DCD4" w:rsidP="002B4588">
      <w:pPr>
        <w:pStyle w:val="Heading2"/>
        <w:rPr>
          <w:ins w:id="423" w:author="Lidia Rocha" w:date="2025-10-29T21:57:00Z" w16du:dateUtc="2025-10-30T04:57:00Z"/>
        </w:rPr>
      </w:pPr>
      <w:bookmarkStart w:id="424" w:name="_Toc212560203"/>
      <w:bookmarkStart w:id="425" w:name="_Toc2091893393"/>
      <w:ins w:id="426" w:author="Lidia Rocha" w:date="2025-10-29T21:57:00Z" w16du:dateUtc="2025-10-30T04:57:00Z">
        <w:r>
          <w:t>Authentication and Onboarding Test Suite</w:t>
        </w:r>
        <w:bookmarkEnd w:id="424"/>
        <w:bookmarkEnd w:id="425"/>
      </w:ins>
    </w:p>
    <w:p w14:paraId="79336C6D" w14:textId="77777777" w:rsidR="002B4588" w:rsidRPr="00D331ED" w:rsidRDefault="002B4588" w:rsidP="002B4588">
      <w:pPr>
        <w:pStyle w:val="BodyText"/>
        <w:spacing w:before="144" w:line="360" w:lineRule="auto"/>
        <w:rPr>
          <w:ins w:id="427" w:author="Lidia Rocha" w:date="2025-10-29T21:57:00Z" w16du:dateUtc="2025-10-30T04:57:00Z"/>
        </w:rPr>
      </w:pPr>
      <w:ins w:id="428" w:author="Lidia Rocha" w:date="2025-10-29T21:57:00Z" w16du:dateUtc="2025-10-30T04:57:00Z">
        <w:r w:rsidRPr="00D331ED">
          <w:t>Scope</w:t>
        </w:r>
        <w:r>
          <w:t xml:space="preserve">. </w:t>
        </w:r>
        <w:r w:rsidRPr="00D331ED">
          <w:rPr>
            <w:color w:val="222222"/>
          </w:rPr>
          <w:t xml:space="preserve">Keep sign‑in/up secure, fast, and inclusive; ensure device registration and notifications work for Calendar alerts and Mail Assistant without loosening security baselines. Per SRS, we use AWS Cognito (OIDC/OAuth 2.0) for auth, APNs/FCM for push, and Flutter 3.35 as the client SDK baseline. Device tokens persisted in a device_tokens table (APNs HTTP v1). </w:t>
        </w:r>
        <w:r w:rsidRPr="00D331ED">
          <w:t xml:space="preserve"> </w:t>
        </w:r>
      </w:ins>
    </w:p>
    <w:p w14:paraId="44D384EA" w14:textId="77777777" w:rsidR="002B4588" w:rsidRPr="00453C19" w:rsidRDefault="002B4588" w:rsidP="002B4588">
      <w:pPr>
        <w:shd w:val="clear" w:color="auto" w:fill="FFFFFF" w:themeFill="background1"/>
        <w:spacing w:line="360" w:lineRule="auto"/>
        <w:rPr>
          <w:ins w:id="429" w:author="Lidia Rocha" w:date="2025-10-29T21:57:00Z" w16du:dateUtc="2025-10-30T04:57:00Z"/>
          <w:color w:val="222222"/>
          <w:sz w:val="24"/>
          <w:szCs w:val="24"/>
        </w:rPr>
      </w:pPr>
      <w:ins w:id="430" w:author="Lidia Rocha" w:date="2025-10-29T21:57:00Z" w16du:dateUtc="2025-10-30T04:57:00Z">
        <w:r w:rsidRPr="00453C19">
          <w:rPr>
            <w:color w:val="222222"/>
            <w:sz w:val="24"/>
            <w:szCs w:val="24"/>
          </w:rPr>
          <w:t>Primary flows</w:t>
        </w:r>
        <w:r>
          <w:rPr>
            <w:color w:val="222222"/>
            <w:sz w:val="24"/>
            <w:szCs w:val="24"/>
          </w:rPr>
          <w:t>:</w:t>
        </w:r>
      </w:ins>
    </w:p>
    <w:p w14:paraId="019ECD78" w14:textId="77777777" w:rsidR="002B4588" w:rsidRPr="00067BAF" w:rsidRDefault="002B4588" w:rsidP="002B4588">
      <w:pPr>
        <w:pStyle w:val="ListParagraph"/>
        <w:numPr>
          <w:ilvl w:val="0"/>
          <w:numId w:val="96"/>
        </w:numPr>
        <w:shd w:val="clear" w:color="auto" w:fill="FFFFFF" w:themeFill="background1"/>
        <w:spacing w:line="360" w:lineRule="auto"/>
        <w:rPr>
          <w:ins w:id="431" w:author="Lidia Rocha" w:date="2025-10-29T21:57:00Z" w16du:dateUtc="2025-10-30T04:57:00Z"/>
          <w:color w:val="222222"/>
          <w:sz w:val="24"/>
          <w:szCs w:val="24"/>
        </w:rPr>
      </w:pPr>
      <w:ins w:id="432" w:author="Lidia Rocha" w:date="2025-10-29T21:57:00Z" w16du:dateUtc="2025-10-30T04:57:00Z">
        <w:r w:rsidRPr="00067BAF">
          <w:rPr>
            <w:color w:val="222222"/>
            <w:sz w:val="24"/>
            <w:szCs w:val="24"/>
          </w:rPr>
          <w:t>Sign‑in (email+password, Apple, Google) → Cognito Hosted UI/OIDC → short‑lived access token (≤ 60 min), refresh token (≤ 30 days).</w:t>
        </w:r>
      </w:ins>
    </w:p>
    <w:p w14:paraId="443D1A82" w14:textId="77777777" w:rsidR="002B4588" w:rsidRPr="00067BAF" w:rsidRDefault="002B4588" w:rsidP="002B4588">
      <w:pPr>
        <w:pStyle w:val="ListParagraph"/>
        <w:numPr>
          <w:ilvl w:val="0"/>
          <w:numId w:val="96"/>
        </w:numPr>
        <w:shd w:val="clear" w:color="auto" w:fill="FFFFFF" w:themeFill="background1"/>
        <w:spacing w:line="360" w:lineRule="auto"/>
        <w:rPr>
          <w:ins w:id="433" w:author="Lidia Rocha" w:date="2025-10-29T21:57:00Z" w16du:dateUtc="2025-10-30T04:57:00Z"/>
          <w:color w:val="222222"/>
          <w:sz w:val="24"/>
          <w:szCs w:val="24"/>
        </w:rPr>
      </w:pPr>
      <w:ins w:id="434" w:author="Lidia Rocha" w:date="2025-10-29T21:57:00Z" w16du:dateUtc="2025-10-30T04:57:00Z">
        <w:r w:rsidRPr="00067BAF">
          <w:rPr>
            <w:color w:val="222222"/>
            <w:sz w:val="24"/>
            <w:szCs w:val="24"/>
          </w:rPr>
          <w:t>First‑run enrollment → register device push token → Notification settings (user‑tunable) → baseline accessibility toggles.</w:t>
        </w:r>
      </w:ins>
    </w:p>
    <w:p w14:paraId="772EC39E" w14:textId="77777777" w:rsidR="002B4588" w:rsidRPr="00453C19" w:rsidRDefault="002B4588" w:rsidP="002B4588">
      <w:pPr>
        <w:pStyle w:val="ListParagraph"/>
        <w:numPr>
          <w:ilvl w:val="0"/>
          <w:numId w:val="96"/>
        </w:numPr>
        <w:shd w:val="clear" w:color="auto" w:fill="FFFFFF" w:themeFill="background1"/>
        <w:spacing w:line="360" w:lineRule="auto"/>
        <w:rPr>
          <w:ins w:id="435" w:author="Lidia Rocha" w:date="2025-10-29T21:57:00Z" w16du:dateUtc="2025-10-30T04:57:00Z"/>
          <w:color w:val="222222"/>
          <w:sz w:val="24"/>
          <w:szCs w:val="24"/>
        </w:rPr>
      </w:pPr>
      <w:ins w:id="436" w:author="Lidia Rocha" w:date="2025-10-29T21:57:00Z" w16du:dateUtc="2025-10-30T04:57:00Z">
        <w:r w:rsidRPr="00067BAF">
          <w:rPr>
            <w:color w:val="222222"/>
            <w:sz w:val="24"/>
            <w:szCs w:val="24"/>
          </w:rPr>
          <w:t xml:space="preserve">Recovery → verified email + step‑up challenge → forced password reset policy. (Baseline STP covers password reset validation and error cases.) </w:t>
        </w:r>
      </w:ins>
    </w:p>
    <w:p w14:paraId="58137A42" w14:textId="77777777" w:rsidR="002B4588" w:rsidRPr="00453C19" w:rsidRDefault="002B4588" w:rsidP="002B4588">
      <w:pPr>
        <w:shd w:val="clear" w:color="auto" w:fill="FFFFFF" w:themeFill="background1"/>
        <w:spacing w:line="360" w:lineRule="auto"/>
        <w:rPr>
          <w:ins w:id="437" w:author="Lidia Rocha" w:date="2025-10-29T21:57:00Z" w16du:dateUtc="2025-10-30T04:57:00Z"/>
          <w:color w:val="222222"/>
          <w:sz w:val="24"/>
          <w:szCs w:val="24"/>
        </w:rPr>
      </w:pPr>
      <w:ins w:id="438" w:author="Lidia Rocha" w:date="2025-10-29T21:57:00Z" w16du:dateUtc="2025-10-30T04:57:00Z">
        <w:r w:rsidRPr="00453C19">
          <w:rPr>
            <w:color w:val="222222"/>
            <w:sz w:val="24"/>
            <w:szCs w:val="24"/>
          </w:rPr>
          <w:t>Quality gates</w:t>
        </w:r>
        <w:r>
          <w:rPr>
            <w:color w:val="222222"/>
            <w:sz w:val="24"/>
            <w:szCs w:val="24"/>
          </w:rPr>
          <w:t>:</w:t>
        </w:r>
      </w:ins>
    </w:p>
    <w:p w14:paraId="7E462B89" w14:textId="77777777" w:rsidR="002B4588" w:rsidRPr="00067BAF" w:rsidRDefault="002B4588" w:rsidP="002B4588">
      <w:pPr>
        <w:pStyle w:val="ListParagraph"/>
        <w:numPr>
          <w:ilvl w:val="0"/>
          <w:numId w:val="95"/>
        </w:numPr>
        <w:shd w:val="clear" w:color="auto" w:fill="FFFFFF" w:themeFill="background1"/>
        <w:spacing w:line="360" w:lineRule="auto"/>
        <w:rPr>
          <w:ins w:id="439" w:author="Lidia Rocha" w:date="2025-10-29T21:57:00Z" w16du:dateUtc="2025-10-30T04:57:00Z"/>
          <w:color w:val="222222"/>
          <w:sz w:val="24"/>
          <w:szCs w:val="24"/>
        </w:rPr>
      </w:pPr>
      <w:ins w:id="440" w:author="Lidia Rocha" w:date="2025-10-29T21:57:00Z" w16du:dateUtc="2025-10-30T04:57:00Z">
        <w:r w:rsidRPr="00067BAF">
          <w:rPr>
            <w:color w:val="222222"/>
            <w:sz w:val="24"/>
            <w:szCs w:val="24"/>
          </w:rPr>
          <w:t>Perf: sign‑in &lt; 2s p95; token refresh &lt; 500ms p95 (measured client‑side); first push token registration &lt; 800ms p95.</w:t>
        </w:r>
      </w:ins>
    </w:p>
    <w:p w14:paraId="650126BF" w14:textId="77777777" w:rsidR="002B4588" w:rsidRPr="00067BAF" w:rsidRDefault="002B4588" w:rsidP="002B4588">
      <w:pPr>
        <w:pStyle w:val="ListParagraph"/>
        <w:numPr>
          <w:ilvl w:val="0"/>
          <w:numId w:val="95"/>
        </w:numPr>
        <w:shd w:val="clear" w:color="auto" w:fill="FFFFFF" w:themeFill="background1"/>
        <w:spacing w:line="360" w:lineRule="auto"/>
        <w:rPr>
          <w:ins w:id="441" w:author="Lidia Rocha" w:date="2025-10-29T21:57:00Z" w16du:dateUtc="2025-10-30T04:57:00Z"/>
          <w:color w:val="222222"/>
          <w:sz w:val="24"/>
          <w:szCs w:val="24"/>
        </w:rPr>
      </w:pPr>
      <w:ins w:id="442" w:author="Lidia Rocha" w:date="2025-10-29T21:57:00Z" w16du:dateUtc="2025-10-30T04:57:00Z">
        <w:r w:rsidRPr="00067BAF">
          <w:rPr>
            <w:color w:val="222222"/>
            <w:sz w:val="24"/>
            <w:szCs w:val="24"/>
          </w:rPr>
          <w:t>Security: rate‑limit login attempts (IP/username), lockout &amp; exponential backoff; JWT verification on client prior to use; PKCE for mobile OIDC; no secrets in app bundle; minimum TLS 1.3.</w:t>
        </w:r>
      </w:ins>
    </w:p>
    <w:p w14:paraId="78385084" w14:textId="77777777" w:rsidR="002B4588" w:rsidRPr="00453C19" w:rsidRDefault="002B4588" w:rsidP="002B4588">
      <w:pPr>
        <w:pStyle w:val="ListParagraph"/>
        <w:numPr>
          <w:ilvl w:val="0"/>
          <w:numId w:val="95"/>
        </w:numPr>
        <w:shd w:val="clear" w:color="auto" w:fill="FFFFFF" w:themeFill="background1"/>
        <w:spacing w:line="360" w:lineRule="auto"/>
        <w:rPr>
          <w:ins w:id="443" w:author="Lidia Rocha" w:date="2025-10-29T21:57:00Z" w16du:dateUtc="2025-10-30T04:57:00Z"/>
          <w:color w:val="222222"/>
          <w:sz w:val="24"/>
          <w:szCs w:val="24"/>
        </w:rPr>
      </w:pPr>
      <w:ins w:id="444" w:author="Lidia Rocha" w:date="2025-10-29T21:57:00Z" w16du:dateUtc="2025-10-30T04:57:00Z">
        <w:r w:rsidRPr="00067BAF">
          <w:rPr>
            <w:color w:val="222222"/>
            <w:sz w:val="24"/>
            <w:szCs w:val="24"/>
          </w:rPr>
          <w:t xml:space="preserve">Accessibility: onboarding screens and modal dialogs meet WCAG 2.2 AA (focus order, target sizes, captions).  </w:t>
        </w:r>
      </w:ins>
    </w:p>
    <w:p w14:paraId="2375BDB5" w14:textId="77777777" w:rsidR="002B4588" w:rsidRPr="00067BAF" w:rsidRDefault="002B4588" w:rsidP="002B4588">
      <w:pPr>
        <w:shd w:val="clear" w:color="auto" w:fill="FFFFFF" w:themeFill="background1"/>
        <w:spacing w:line="360" w:lineRule="auto"/>
        <w:rPr>
          <w:ins w:id="445" w:author="Lidia Rocha" w:date="2025-10-29T21:57:00Z" w16du:dateUtc="2025-10-30T04:57:00Z"/>
          <w:color w:val="222222"/>
          <w:sz w:val="24"/>
          <w:szCs w:val="24"/>
        </w:rPr>
      </w:pPr>
      <w:ins w:id="446" w:author="Lidia Rocha" w:date="2025-10-29T21:57:00Z" w16du:dateUtc="2025-10-30T04:57:00Z">
        <w:r w:rsidRPr="00067BAF">
          <w:rPr>
            <w:color w:val="222222"/>
            <w:sz w:val="24"/>
            <w:szCs w:val="24"/>
          </w:rPr>
          <w:t>Data model (excerpt)</w:t>
        </w:r>
        <w:r>
          <w:rPr>
            <w:color w:val="222222"/>
            <w:sz w:val="24"/>
            <w:szCs w:val="24"/>
          </w:rPr>
          <w:t>:</w:t>
        </w:r>
      </w:ins>
    </w:p>
    <w:p w14:paraId="76FB95DA" w14:textId="77777777" w:rsidR="002B4588" w:rsidRPr="00453C19" w:rsidRDefault="002B4588" w:rsidP="002B4588">
      <w:pPr>
        <w:pStyle w:val="ListParagraph"/>
        <w:numPr>
          <w:ilvl w:val="0"/>
          <w:numId w:val="94"/>
        </w:numPr>
        <w:shd w:val="clear" w:color="auto" w:fill="FFFFFF" w:themeFill="background1"/>
        <w:spacing w:line="360" w:lineRule="auto"/>
        <w:rPr>
          <w:ins w:id="447" w:author="Lidia Rocha" w:date="2025-10-29T21:57:00Z" w16du:dateUtc="2025-10-30T04:57:00Z"/>
          <w:color w:val="222222"/>
          <w:sz w:val="24"/>
          <w:szCs w:val="24"/>
        </w:rPr>
      </w:pPr>
      <w:ins w:id="448" w:author="Lidia Rocha" w:date="2025-10-29T21:57:00Z" w16du:dateUtc="2025-10-30T04:57:00Z">
        <w:r w:rsidRPr="00453C19">
          <w:rPr>
            <w:color w:val="222222"/>
            <w:sz w:val="24"/>
            <w:szCs w:val="24"/>
          </w:rPr>
          <w:t>users(id, email, role, status, created_at, last_login_at)</w:t>
        </w:r>
      </w:ins>
    </w:p>
    <w:p w14:paraId="2CB0C8E1" w14:textId="77777777" w:rsidR="002B4588" w:rsidRPr="00453C19" w:rsidRDefault="002B4588" w:rsidP="002B4588">
      <w:pPr>
        <w:pStyle w:val="ListParagraph"/>
        <w:numPr>
          <w:ilvl w:val="0"/>
          <w:numId w:val="94"/>
        </w:numPr>
        <w:shd w:val="clear" w:color="auto" w:fill="FFFFFF" w:themeFill="background1"/>
        <w:spacing w:line="360" w:lineRule="auto"/>
        <w:rPr>
          <w:ins w:id="449" w:author="Lidia Rocha" w:date="2025-10-29T21:57:00Z" w16du:dateUtc="2025-10-30T04:57:00Z"/>
          <w:color w:val="222222"/>
          <w:sz w:val="24"/>
          <w:szCs w:val="24"/>
        </w:rPr>
      </w:pPr>
      <w:ins w:id="450" w:author="Lidia Rocha" w:date="2025-10-29T21:57:00Z" w16du:dateUtc="2025-10-30T04:57:00Z">
        <w:r w:rsidRPr="00453C19">
          <w:rPr>
            <w:color w:val="222222"/>
            <w:sz w:val="24"/>
            <w:szCs w:val="24"/>
          </w:rPr>
          <w:t>device_tokens(id, user_id, platform, token, created_at, revoked_at)</w:t>
        </w:r>
      </w:ins>
    </w:p>
    <w:p w14:paraId="15171CCF" w14:textId="77777777" w:rsidR="002B4588" w:rsidRDefault="002B4588" w:rsidP="002B4588">
      <w:pPr>
        <w:pStyle w:val="ListParagraph"/>
        <w:numPr>
          <w:ilvl w:val="0"/>
          <w:numId w:val="94"/>
        </w:numPr>
        <w:shd w:val="clear" w:color="auto" w:fill="FFFFFF" w:themeFill="background1"/>
        <w:spacing w:line="360" w:lineRule="auto"/>
        <w:rPr>
          <w:ins w:id="451" w:author="Lidia Rocha" w:date="2025-10-29T21:57:00Z" w16du:dateUtc="2025-10-30T04:57:00Z"/>
          <w:color w:val="222222"/>
          <w:sz w:val="24"/>
          <w:szCs w:val="24"/>
        </w:rPr>
      </w:pPr>
      <w:ins w:id="452" w:author="Lidia Rocha" w:date="2025-10-29T21:57:00Z" w16du:dateUtc="2025-10-30T04:57:00Z">
        <w:r w:rsidRPr="00453C19">
          <w:rPr>
            <w:color w:val="222222"/>
            <w:sz w:val="24"/>
            <w:szCs w:val="24"/>
          </w:rPr>
          <w:t>PII boundary: email only; no PHI at onboarding.</w:t>
        </w:r>
      </w:ins>
    </w:p>
    <w:p w14:paraId="32B8E61A" w14:textId="77777777" w:rsidR="002B4588" w:rsidRDefault="002B4588" w:rsidP="002B4588">
      <w:pPr>
        <w:pStyle w:val="ListParagraph"/>
        <w:numPr>
          <w:ilvl w:val="0"/>
          <w:numId w:val="94"/>
        </w:numPr>
        <w:shd w:val="clear" w:color="auto" w:fill="FFFFFF" w:themeFill="background1"/>
        <w:spacing w:line="360" w:lineRule="auto"/>
        <w:rPr>
          <w:ins w:id="453" w:author="Lidia Rocha" w:date="2025-10-29T21:57:00Z" w16du:dateUtc="2025-10-30T04:57:00Z"/>
          <w:color w:val="222222"/>
          <w:sz w:val="24"/>
          <w:szCs w:val="24"/>
        </w:rPr>
      </w:pPr>
      <w:ins w:id="454" w:author="Lidia Rocha" w:date="2025-10-29T21:57:00Z" w16du:dateUtc="2025-10-30T04:57:00Z">
        <w:r w:rsidRPr="00112E79">
          <w:rPr>
            <w:color w:val="222222"/>
            <w:sz w:val="24"/>
            <w:szCs w:val="24"/>
          </w:rPr>
          <w:t xml:space="preserve">Failure handling. All auth errors mapped to friendly codes (e.g., E_LOGIN_LOCKED, </w:t>
        </w:r>
        <w:r w:rsidRPr="00112E79">
          <w:rPr>
            <w:color w:val="222222"/>
            <w:sz w:val="24"/>
            <w:szCs w:val="24"/>
          </w:rPr>
          <w:lastRenderedPageBreak/>
          <w:t>E_TOKEN_EXPIRED) with localized copy and retry guidance.</w:t>
        </w:r>
      </w:ins>
    </w:p>
    <w:p w14:paraId="4D032C64" w14:textId="2AAE9994" w:rsidR="002B4588" w:rsidRDefault="002B4588" w:rsidP="002B4588">
      <w:pPr>
        <w:rPr>
          <w:ins w:id="455" w:author="Lidia Rocha" w:date="2025-10-29T21:57:00Z" w16du:dateUtc="2025-10-30T04:57:00Z"/>
          <w:color w:val="222222"/>
          <w:sz w:val="24"/>
          <w:szCs w:val="24"/>
        </w:rPr>
      </w:pPr>
    </w:p>
    <w:p w14:paraId="0DCAD338" w14:textId="77777777" w:rsidR="002B4588" w:rsidRDefault="4938DCD4" w:rsidP="002B4588">
      <w:pPr>
        <w:pStyle w:val="Heading2"/>
        <w:spacing w:after="240"/>
        <w:rPr>
          <w:ins w:id="456" w:author="Lidia Rocha" w:date="2025-10-29T21:57:00Z" w16du:dateUtc="2025-10-30T04:57:00Z"/>
        </w:rPr>
      </w:pPr>
      <w:bookmarkStart w:id="457" w:name="_Toc212560204"/>
      <w:bookmarkStart w:id="458" w:name="_Toc1735211347"/>
      <w:ins w:id="459" w:author="Lidia Rocha" w:date="2025-10-29T21:57:00Z">
        <w:r>
          <w:t>Mail Delivered Assistant (USPS) — Functional &amp; Accessibility</w:t>
        </w:r>
      </w:ins>
      <w:bookmarkEnd w:id="457"/>
      <w:bookmarkEnd w:id="458"/>
    </w:p>
    <w:p w14:paraId="3915CB7C" w14:textId="77777777" w:rsidR="002B4588" w:rsidRPr="00453C19" w:rsidRDefault="002B4588" w:rsidP="002B4588">
      <w:pPr>
        <w:spacing w:after="180" w:line="360" w:lineRule="auto"/>
        <w:rPr>
          <w:ins w:id="460" w:author="Lidia Rocha" w:date="2025-10-29T21:57:00Z" w16du:dateUtc="2025-10-30T04:57:00Z"/>
          <w:sz w:val="24"/>
          <w:szCs w:val="24"/>
        </w:rPr>
      </w:pPr>
      <w:ins w:id="461" w:author="Lidia Rocha" w:date="2025-10-29T21:57:00Z" w16du:dateUtc="2025-10-30T04:57:00Z">
        <w:r w:rsidRPr="00453C19">
          <w:rPr>
            <w:sz w:val="24"/>
            <w:szCs w:val="24"/>
          </w:rPr>
          <w:t>Scope</w:t>
        </w:r>
        <w:r>
          <w:rPr>
            <w:sz w:val="24"/>
            <w:szCs w:val="24"/>
          </w:rPr>
          <w:t xml:space="preserve">. </w:t>
        </w:r>
        <w:r w:rsidRPr="00453C19">
          <w:rPr>
            <w:sz w:val="24"/>
            <w:szCs w:val="24"/>
          </w:rPr>
          <w:t>Ingest</w:t>
        </w:r>
        <w:r>
          <w:rPr>
            <w:sz w:val="24"/>
            <w:szCs w:val="24"/>
          </w:rPr>
          <w:t>,</w:t>
        </w:r>
        <w:r w:rsidRPr="00453C19">
          <w:rPr>
            <w:sz w:val="24"/>
            <w:szCs w:val="24"/>
          </w:rPr>
          <w:t xml:space="preserve"> digest, display thumbnails, run OCR, speak mail aloud, CRUD, propose Calendar events from detected dates, and enforce consent. Coverage: REQ‑MA‑1..6.</w:t>
        </w:r>
      </w:ins>
    </w:p>
    <w:p w14:paraId="142C1A1C" w14:textId="77777777" w:rsidR="002B4588" w:rsidRPr="00453C19" w:rsidRDefault="002B4588" w:rsidP="002B4588">
      <w:pPr>
        <w:spacing w:after="180" w:line="360" w:lineRule="auto"/>
        <w:rPr>
          <w:ins w:id="462" w:author="Lidia Rocha" w:date="2025-10-29T21:57:00Z" w16du:dateUtc="2025-10-30T04:57:00Z"/>
          <w:sz w:val="24"/>
          <w:szCs w:val="24"/>
        </w:rPr>
      </w:pPr>
      <w:ins w:id="463" w:author="Lidia Rocha" w:date="2025-10-29T21:57:00Z" w16du:dateUtc="2025-10-30T04:57:00Z">
        <w:r w:rsidRPr="00453C19">
          <w:rPr>
            <w:sz w:val="24"/>
            <w:szCs w:val="24"/>
          </w:rPr>
          <w:t>Prereq</w:t>
        </w:r>
        <w:r>
          <w:rPr>
            <w:sz w:val="24"/>
            <w:szCs w:val="24"/>
          </w:rPr>
          <w:t>uisites.</w:t>
        </w:r>
        <w:r w:rsidRPr="00453C19">
          <w:rPr>
            <w:sz w:val="24"/>
            <w:szCs w:val="24"/>
          </w:rPr>
          <w:t xml:space="preserve"> Patient connects </w:t>
        </w:r>
        <w:r>
          <w:rPr>
            <w:sz w:val="24"/>
            <w:szCs w:val="24"/>
          </w:rPr>
          <w:t xml:space="preserve">to the </w:t>
        </w:r>
        <w:r w:rsidRPr="00453C19">
          <w:rPr>
            <w:sz w:val="24"/>
            <w:szCs w:val="24"/>
          </w:rPr>
          <w:t>mail inbox, feature flag ON.</w:t>
        </w:r>
      </w:ins>
    </w:p>
    <w:p w14:paraId="7AF25147" w14:textId="77777777" w:rsidR="002B4588" w:rsidRPr="00453C19" w:rsidRDefault="002B4588" w:rsidP="002B4588">
      <w:pPr>
        <w:spacing w:after="180" w:line="360" w:lineRule="auto"/>
        <w:rPr>
          <w:ins w:id="464" w:author="Lidia Rocha" w:date="2025-10-29T21:57:00Z" w16du:dateUtc="2025-10-30T04:57:00Z"/>
          <w:sz w:val="24"/>
          <w:szCs w:val="24"/>
        </w:rPr>
      </w:pPr>
      <w:ins w:id="465" w:author="Lidia Rocha" w:date="2025-10-29T21:57:00Z" w16du:dateUtc="2025-10-30T04:57:00Z">
        <w:r w:rsidRPr="00453C19">
          <w:rPr>
            <w:sz w:val="24"/>
            <w:szCs w:val="24"/>
          </w:rPr>
          <w:t>Test cases</w:t>
        </w:r>
        <w:r>
          <w:rPr>
            <w:sz w:val="24"/>
            <w:szCs w:val="24"/>
          </w:rPr>
          <w:t>:</w:t>
        </w:r>
      </w:ins>
    </w:p>
    <w:p w14:paraId="3D24F7F8" w14:textId="77777777" w:rsidR="002B4588" w:rsidRPr="00453C19" w:rsidRDefault="002B4588" w:rsidP="002B4588">
      <w:pPr>
        <w:pStyle w:val="ListParagraph"/>
        <w:numPr>
          <w:ilvl w:val="0"/>
          <w:numId w:val="76"/>
        </w:numPr>
        <w:spacing w:line="360" w:lineRule="auto"/>
        <w:rPr>
          <w:ins w:id="466" w:author="Lidia Rocha" w:date="2025-10-29T21:57:00Z" w16du:dateUtc="2025-10-30T04:57:00Z"/>
          <w:sz w:val="24"/>
          <w:szCs w:val="24"/>
        </w:rPr>
      </w:pPr>
      <w:ins w:id="467" w:author="Lidia Rocha" w:date="2025-10-29T21:57:00Z" w16du:dateUtc="2025-10-30T04:57:00Z">
        <w:r w:rsidRPr="00453C19">
          <w:rPr>
            <w:sz w:val="24"/>
            <w:szCs w:val="24"/>
          </w:rPr>
          <w:t>TC‑MA‑01: Ingest daily digest → thumbnails appear; items show date/from/subject; loading ≤ 1s p95.</w:t>
        </w:r>
      </w:ins>
    </w:p>
    <w:p w14:paraId="4E49C394" w14:textId="77777777" w:rsidR="002B4588" w:rsidRPr="00453C19" w:rsidRDefault="002B4588" w:rsidP="002B4588">
      <w:pPr>
        <w:pStyle w:val="ListParagraph"/>
        <w:numPr>
          <w:ilvl w:val="0"/>
          <w:numId w:val="76"/>
        </w:numPr>
        <w:spacing w:line="360" w:lineRule="auto"/>
        <w:rPr>
          <w:ins w:id="468" w:author="Lidia Rocha" w:date="2025-10-29T21:57:00Z" w16du:dateUtc="2025-10-30T04:57:00Z"/>
          <w:sz w:val="24"/>
          <w:szCs w:val="24"/>
        </w:rPr>
      </w:pPr>
      <w:ins w:id="469" w:author="Lidia Rocha" w:date="2025-10-29T21:57:00Z" w16du:dateUtc="2025-10-30T04:57:00Z">
        <w:r w:rsidRPr="00453C19">
          <w:rPr>
            <w:sz w:val="24"/>
            <w:szCs w:val="24"/>
          </w:rPr>
          <w:t>TC‑MA‑02: Open item → OCR runs → text displayed; TTS reads successfully; pause/resume works.</w:t>
        </w:r>
      </w:ins>
    </w:p>
    <w:p w14:paraId="7EE0E079" w14:textId="77777777" w:rsidR="002B4588" w:rsidRPr="00453C19" w:rsidRDefault="002B4588" w:rsidP="002B4588">
      <w:pPr>
        <w:pStyle w:val="ListParagraph"/>
        <w:numPr>
          <w:ilvl w:val="0"/>
          <w:numId w:val="76"/>
        </w:numPr>
        <w:spacing w:line="360" w:lineRule="auto"/>
        <w:rPr>
          <w:ins w:id="470" w:author="Lidia Rocha" w:date="2025-10-29T21:57:00Z" w16du:dateUtc="2025-10-30T04:57:00Z"/>
          <w:sz w:val="24"/>
          <w:szCs w:val="24"/>
        </w:rPr>
      </w:pPr>
      <w:ins w:id="471" w:author="Lidia Rocha" w:date="2025-10-29T21:57:00Z" w16du:dateUtc="2025-10-30T04:57:00Z">
        <w:r w:rsidRPr="00453C19">
          <w:rPr>
            <w:sz w:val="24"/>
            <w:szCs w:val="24"/>
          </w:rPr>
          <w:t>TC‑MA‑03: Detect date in OCR → Calendar proposal created with AI‑derived label; caregiver sees banner “proposed by Mail Assistant.”</w:t>
        </w:r>
      </w:ins>
    </w:p>
    <w:p w14:paraId="14108EC0" w14:textId="77777777" w:rsidR="002B4588" w:rsidRPr="00453C19" w:rsidRDefault="002B4588" w:rsidP="002B4588">
      <w:pPr>
        <w:pStyle w:val="ListParagraph"/>
        <w:numPr>
          <w:ilvl w:val="0"/>
          <w:numId w:val="76"/>
        </w:numPr>
        <w:spacing w:line="360" w:lineRule="auto"/>
        <w:rPr>
          <w:ins w:id="472" w:author="Lidia Rocha" w:date="2025-10-29T21:57:00Z" w16du:dateUtc="2025-10-30T04:57:00Z"/>
          <w:sz w:val="24"/>
          <w:szCs w:val="24"/>
        </w:rPr>
      </w:pPr>
      <w:ins w:id="473" w:author="Lidia Rocha" w:date="2025-10-29T21:57:00Z" w16du:dateUtc="2025-10-30T04:57:00Z">
        <w:r w:rsidRPr="00453C19">
          <w:rPr>
            <w:sz w:val="24"/>
            <w:szCs w:val="24"/>
          </w:rPr>
          <w:t>TC‑MA‑04: Archive &amp; Delete item → item hidden or removed; audit logs written.</w:t>
        </w:r>
      </w:ins>
    </w:p>
    <w:p w14:paraId="5A411AEA" w14:textId="77777777" w:rsidR="002B4588" w:rsidRPr="00453C19" w:rsidRDefault="002B4588" w:rsidP="002B4588">
      <w:pPr>
        <w:pStyle w:val="ListParagraph"/>
        <w:numPr>
          <w:ilvl w:val="0"/>
          <w:numId w:val="76"/>
        </w:numPr>
        <w:spacing w:line="360" w:lineRule="auto"/>
        <w:rPr>
          <w:ins w:id="474" w:author="Lidia Rocha" w:date="2025-10-29T21:57:00Z" w16du:dateUtc="2025-10-30T04:57:00Z"/>
          <w:sz w:val="24"/>
          <w:szCs w:val="24"/>
        </w:rPr>
      </w:pPr>
      <w:ins w:id="475" w:author="Lidia Rocha" w:date="2025-10-29T21:57:00Z" w16du:dateUtc="2025-10-30T04:57:00Z">
        <w:r w:rsidRPr="00453C19">
          <w:rPr>
            <w:sz w:val="24"/>
            <w:szCs w:val="24"/>
          </w:rPr>
          <w:t xml:space="preserve">TC‑MA‑05: Accessibility: all controls keyboard/focusable; rotor order logical; captions available for media. (WCAG 2.2).  </w:t>
        </w:r>
      </w:ins>
    </w:p>
    <w:p w14:paraId="0EB26192" w14:textId="77777777" w:rsidR="002B4588" w:rsidRPr="00453C19" w:rsidRDefault="002B4588" w:rsidP="002B4588">
      <w:pPr>
        <w:pStyle w:val="ListParagraph"/>
        <w:numPr>
          <w:ilvl w:val="0"/>
          <w:numId w:val="76"/>
        </w:numPr>
        <w:spacing w:line="360" w:lineRule="auto"/>
        <w:rPr>
          <w:ins w:id="476" w:author="Lidia Rocha" w:date="2025-10-29T21:57:00Z" w16du:dateUtc="2025-10-30T04:57:00Z"/>
          <w:sz w:val="24"/>
          <w:szCs w:val="24"/>
        </w:rPr>
      </w:pPr>
      <w:ins w:id="477" w:author="Lidia Rocha" w:date="2025-10-29T21:57:00Z" w16du:dateUtc="2025-10-30T04:57:00Z">
        <w:r w:rsidRPr="00453C19">
          <w:rPr>
            <w:sz w:val="24"/>
            <w:szCs w:val="24"/>
          </w:rPr>
          <w:t>TC‑MA‑06: PII alert when SSN pattern is detected; caregiver alerted only if consent exists; otherwise patient‑only alert.</w:t>
        </w:r>
      </w:ins>
    </w:p>
    <w:p w14:paraId="6C55DA5B" w14:textId="77777777" w:rsidR="002B4588" w:rsidRPr="00453C19" w:rsidRDefault="002B4588" w:rsidP="002B4588">
      <w:pPr>
        <w:pStyle w:val="ListParagraph"/>
        <w:numPr>
          <w:ilvl w:val="0"/>
          <w:numId w:val="76"/>
        </w:numPr>
        <w:spacing w:line="360" w:lineRule="auto"/>
        <w:rPr>
          <w:ins w:id="478" w:author="Lidia Rocha" w:date="2025-10-29T21:57:00Z" w16du:dateUtc="2025-10-30T04:57:00Z"/>
          <w:sz w:val="24"/>
          <w:szCs w:val="24"/>
        </w:rPr>
      </w:pPr>
      <w:ins w:id="479" w:author="Lidia Rocha" w:date="2025-10-29T21:57:00Z" w16du:dateUtc="2025-10-30T04:57:00Z">
        <w:r w:rsidRPr="00453C19">
          <w:rPr>
            <w:sz w:val="24"/>
            <w:szCs w:val="24"/>
          </w:rPr>
          <w:t>TC‑MA‑07: Consent off → caregiver cannot view patient mail; UI shows “Access requires consent.”</w:t>
        </w:r>
      </w:ins>
    </w:p>
    <w:p w14:paraId="34A6B75E" w14:textId="77777777" w:rsidR="002B4588" w:rsidRPr="00453C19" w:rsidRDefault="002B4588" w:rsidP="002B4588">
      <w:pPr>
        <w:pStyle w:val="ListParagraph"/>
        <w:numPr>
          <w:ilvl w:val="0"/>
          <w:numId w:val="76"/>
        </w:numPr>
        <w:spacing w:line="360" w:lineRule="auto"/>
        <w:rPr>
          <w:ins w:id="480" w:author="Lidia Rocha" w:date="2025-10-29T21:57:00Z" w16du:dateUtc="2025-10-30T04:57:00Z"/>
          <w:sz w:val="24"/>
          <w:szCs w:val="24"/>
        </w:rPr>
      </w:pPr>
      <w:ins w:id="481" w:author="Lidia Rocha" w:date="2025-10-29T21:57:00Z" w16du:dateUtc="2025-10-30T04:57:00Z">
        <w:r w:rsidRPr="00453C19">
          <w:rPr>
            <w:sz w:val="24"/>
            <w:szCs w:val="24"/>
          </w:rPr>
          <w:t>TC‑MA‑08: Security: ensure raw image is deleted when “Do not retain” setting is enabled; S3 object missing; only OCR text remains.</w:t>
        </w:r>
      </w:ins>
    </w:p>
    <w:p w14:paraId="7AD5509C" w14:textId="77777777" w:rsidR="002B4588" w:rsidRPr="00453C19" w:rsidRDefault="002B4588" w:rsidP="002B4588">
      <w:pPr>
        <w:pStyle w:val="ListParagraph"/>
        <w:numPr>
          <w:ilvl w:val="0"/>
          <w:numId w:val="76"/>
        </w:numPr>
        <w:spacing w:line="360" w:lineRule="auto"/>
        <w:rPr>
          <w:ins w:id="482" w:author="Lidia Rocha" w:date="2025-10-29T21:57:00Z" w16du:dateUtc="2025-10-30T04:57:00Z"/>
          <w:sz w:val="24"/>
          <w:szCs w:val="24"/>
        </w:rPr>
      </w:pPr>
      <w:ins w:id="483" w:author="Lidia Rocha" w:date="2025-10-29T21:57:00Z" w16du:dateUtc="2025-10-30T04:57:00Z">
        <w:r w:rsidRPr="00453C19">
          <w:rPr>
            <w:sz w:val="24"/>
            <w:szCs w:val="24"/>
          </w:rPr>
          <w:t>TC‑MA‑09: Error path: mailbox unreachable → user‑friendly message + retry; no partial OCR persisted.</w:t>
        </w:r>
      </w:ins>
    </w:p>
    <w:p w14:paraId="64826B1A" w14:textId="77777777" w:rsidR="002B4588" w:rsidRPr="007E7FD4" w:rsidRDefault="002B4588" w:rsidP="002B4588">
      <w:pPr>
        <w:pStyle w:val="ListParagraph"/>
        <w:numPr>
          <w:ilvl w:val="0"/>
          <w:numId w:val="76"/>
        </w:numPr>
        <w:spacing w:after="240" w:line="360" w:lineRule="auto"/>
        <w:rPr>
          <w:ins w:id="484" w:author="Lidia Rocha" w:date="2025-10-29T21:57:00Z" w16du:dateUtc="2025-10-30T04:57:00Z"/>
          <w:sz w:val="24"/>
          <w:szCs w:val="24"/>
        </w:rPr>
      </w:pPr>
      <w:ins w:id="485" w:author="Lidia Rocha" w:date="2025-10-29T21:57:00Z" w16du:dateUtc="2025-10-30T04:57:00Z">
        <w:r w:rsidRPr="00453C19">
          <w:rPr>
            <w:sz w:val="24"/>
            <w:szCs w:val="24"/>
          </w:rPr>
          <w:t>TC‑MA‑10: Perf: OCR &lt; 2s p95 for single image; TTS start &lt; 500ms.</w:t>
        </w:r>
      </w:ins>
    </w:p>
    <w:p w14:paraId="7A53BD00" w14:textId="77777777" w:rsidR="002B4588" w:rsidRPr="007E7FD4" w:rsidRDefault="002B4588" w:rsidP="002B4588">
      <w:pPr>
        <w:pStyle w:val="Heading3"/>
        <w:spacing w:line="360" w:lineRule="auto"/>
        <w:rPr>
          <w:ins w:id="486" w:author="Lidia Rocha" w:date="2025-10-29T21:57:00Z" w16du:dateUtc="2025-10-30T04:57:00Z"/>
        </w:rPr>
      </w:pPr>
      <w:ins w:id="487" w:author="Lidia Rocha" w:date="2025-10-29T21:57:00Z" w16du:dateUtc="2025-10-30T04:57:00Z">
        <w:r>
          <w:t>C</w:t>
        </w:r>
        <w:r w:rsidRPr="007E7FD4">
          <w:t>alendar Assistant — Dual‑mode w/ AI‑derived entries</w:t>
        </w:r>
      </w:ins>
    </w:p>
    <w:p w14:paraId="7986B32A" w14:textId="77777777" w:rsidR="002B4588" w:rsidRPr="007E7FD4" w:rsidRDefault="002B4588" w:rsidP="002B4588">
      <w:pPr>
        <w:spacing w:after="180" w:line="360" w:lineRule="auto"/>
        <w:rPr>
          <w:ins w:id="488" w:author="Lidia Rocha" w:date="2025-10-29T21:57:00Z" w16du:dateUtc="2025-10-30T04:57:00Z"/>
          <w:sz w:val="24"/>
          <w:szCs w:val="24"/>
        </w:rPr>
      </w:pPr>
      <w:ins w:id="489" w:author="Lidia Rocha" w:date="2025-10-29T21:57:00Z" w16du:dateUtc="2025-10-30T04:57:00Z">
        <w:r w:rsidRPr="007E7FD4">
          <w:rPr>
            <w:sz w:val="24"/>
            <w:szCs w:val="24"/>
          </w:rPr>
          <w:t>Scope. Patient/Caregiver can view Future/Completed tabs; create manual events; accept/decline AI‑derived proposals from Notetaker &amp; Mail; receive reminders. Coverage: REQ‑CA‑1..4.</w:t>
        </w:r>
      </w:ins>
    </w:p>
    <w:p w14:paraId="3F94505D" w14:textId="77777777" w:rsidR="002B4588" w:rsidRPr="007E7FD4" w:rsidRDefault="002B4588" w:rsidP="002B4588">
      <w:pPr>
        <w:spacing w:after="180" w:line="360" w:lineRule="auto"/>
        <w:rPr>
          <w:ins w:id="490" w:author="Lidia Rocha" w:date="2025-10-29T21:57:00Z" w16du:dateUtc="2025-10-30T04:57:00Z"/>
          <w:sz w:val="24"/>
          <w:szCs w:val="24"/>
        </w:rPr>
      </w:pPr>
      <w:ins w:id="491" w:author="Lidia Rocha" w:date="2025-10-29T21:57:00Z" w16du:dateUtc="2025-10-30T04:57:00Z">
        <w:r w:rsidRPr="007E7FD4">
          <w:rPr>
            <w:sz w:val="24"/>
            <w:szCs w:val="24"/>
          </w:rPr>
          <w:t>Test cases.</w:t>
        </w:r>
      </w:ins>
    </w:p>
    <w:p w14:paraId="37DBCE3C" w14:textId="77777777" w:rsidR="002B4588" w:rsidRPr="00453C19" w:rsidRDefault="002B4588" w:rsidP="002B4588">
      <w:pPr>
        <w:pStyle w:val="ListParagraph"/>
        <w:numPr>
          <w:ilvl w:val="0"/>
          <w:numId w:val="76"/>
        </w:numPr>
        <w:spacing w:line="360" w:lineRule="auto"/>
        <w:rPr>
          <w:ins w:id="492" w:author="Lidia Rocha" w:date="2025-10-29T21:57:00Z" w16du:dateUtc="2025-10-30T04:57:00Z"/>
          <w:sz w:val="24"/>
          <w:szCs w:val="24"/>
        </w:rPr>
      </w:pPr>
      <w:ins w:id="493" w:author="Lidia Rocha" w:date="2025-10-29T21:57:00Z" w16du:dateUtc="2025-10-30T04:57:00Z">
        <w:r w:rsidRPr="00453C19">
          <w:rPr>
            <w:sz w:val="24"/>
            <w:szCs w:val="24"/>
          </w:rPr>
          <w:t xml:space="preserve">TC‑CA‑01: Calendar visible in both roles; Future tab lists upcoming items; Completed tab lists </w:t>
        </w:r>
        <w:r w:rsidRPr="00453C19">
          <w:rPr>
            <w:sz w:val="24"/>
            <w:szCs w:val="24"/>
          </w:rPr>
          <w:lastRenderedPageBreak/>
          <w:t xml:space="preserve">past events with details. (Figures 43–45).  </w:t>
        </w:r>
      </w:ins>
    </w:p>
    <w:p w14:paraId="0683B475" w14:textId="77777777" w:rsidR="002B4588" w:rsidRPr="00453C19" w:rsidRDefault="002B4588" w:rsidP="002B4588">
      <w:pPr>
        <w:pStyle w:val="ListParagraph"/>
        <w:numPr>
          <w:ilvl w:val="0"/>
          <w:numId w:val="76"/>
        </w:numPr>
        <w:spacing w:line="360" w:lineRule="auto"/>
        <w:rPr>
          <w:ins w:id="494" w:author="Lidia Rocha" w:date="2025-10-29T21:57:00Z" w16du:dateUtc="2025-10-30T04:57:00Z"/>
          <w:sz w:val="24"/>
          <w:szCs w:val="24"/>
        </w:rPr>
      </w:pPr>
      <w:ins w:id="495" w:author="Lidia Rocha" w:date="2025-10-29T21:57:00Z" w16du:dateUtc="2025-10-30T04:57:00Z">
        <w:r w:rsidRPr="00453C19">
          <w:rPr>
            <w:sz w:val="24"/>
            <w:szCs w:val="24"/>
          </w:rPr>
          <w:t>TC‑CA‑02: Manual add/edit/delete of Appointment/Task/Other → appears with correct color coding and details.</w:t>
        </w:r>
      </w:ins>
    </w:p>
    <w:p w14:paraId="05AEAC1F" w14:textId="77777777" w:rsidR="002B4588" w:rsidRPr="00453C19" w:rsidRDefault="002B4588" w:rsidP="002B4588">
      <w:pPr>
        <w:pStyle w:val="ListParagraph"/>
        <w:numPr>
          <w:ilvl w:val="0"/>
          <w:numId w:val="76"/>
        </w:numPr>
        <w:spacing w:line="360" w:lineRule="auto"/>
        <w:rPr>
          <w:ins w:id="496" w:author="Lidia Rocha" w:date="2025-10-29T21:57:00Z" w16du:dateUtc="2025-10-30T04:57:00Z"/>
          <w:sz w:val="24"/>
          <w:szCs w:val="24"/>
        </w:rPr>
      </w:pPr>
      <w:ins w:id="497" w:author="Lidia Rocha" w:date="2025-10-29T21:57:00Z" w16du:dateUtc="2025-10-30T04:57:00Z">
        <w:r w:rsidRPr="00453C19">
          <w:rPr>
            <w:sz w:val="24"/>
            <w:szCs w:val="24"/>
          </w:rPr>
          <w:t>TC‑CA‑03: Accept AI‑derived proposal from Mail/Notetaker → entry created; “AI‑derived” tag persists; audit event recorded.</w:t>
        </w:r>
      </w:ins>
    </w:p>
    <w:p w14:paraId="190DDCE8" w14:textId="77777777" w:rsidR="002B4588" w:rsidRPr="00453C19" w:rsidRDefault="002B4588" w:rsidP="002B4588">
      <w:pPr>
        <w:pStyle w:val="ListParagraph"/>
        <w:numPr>
          <w:ilvl w:val="0"/>
          <w:numId w:val="76"/>
        </w:numPr>
        <w:spacing w:line="360" w:lineRule="auto"/>
        <w:rPr>
          <w:ins w:id="498" w:author="Lidia Rocha" w:date="2025-10-29T21:57:00Z" w16du:dateUtc="2025-10-30T04:57:00Z"/>
          <w:sz w:val="24"/>
          <w:szCs w:val="24"/>
        </w:rPr>
      </w:pPr>
      <w:ins w:id="499" w:author="Lidia Rocha" w:date="2025-10-29T21:57:00Z" w16du:dateUtc="2025-10-30T04:57:00Z">
        <w:r w:rsidRPr="00453C19">
          <w:rPr>
            <w:sz w:val="24"/>
            <w:szCs w:val="24"/>
          </w:rPr>
          <w:t xml:space="preserve">TC‑CA‑04: Reminder fires at configured offset; notification shows role‑appropriate copy (Patient vs Caregiver). (Figure 46).  </w:t>
        </w:r>
      </w:ins>
    </w:p>
    <w:p w14:paraId="43E07A3C" w14:textId="77777777" w:rsidR="002B4588" w:rsidRPr="00453C19" w:rsidRDefault="002B4588" w:rsidP="002B4588">
      <w:pPr>
        <w:pStyle w:val="ListParagraph"/>
        <w:numPr>
          <w:ilvl w:val="0"/>
          <w:numId w:val="76"/>
        </w:numPr>
        <w:spacing w:line="360" w:lineRule="auto"/>
        <w:rPr>
          <w:ins w:id="500" w:author="Lidia Rocha" w:date="2025-10-29T21:57:00Z" w16du:dateUtc="2025-10-30T04:57:00Z"/>
          <w:sz w:val="24"/>
          <w:szCs w:val="24"/>
        </w:rPr>
      </w:pPr>
      <w:ins w:id="501" w:author="Lidia Rocha" w:date="2025-10-29T21:57:00Z" w16du:dateUtc="2025-10-30T04:57:00Z">
        <w:r w:rsidRPr="00453C19">
          <w:rPr>
            <w:sz w:val="24"/>
            <w:szCs w:val="24"/>
          </w:rPr>
          <w:t xml:space="preserve">TC‑CA‑05: Day list view shows today’s reminders in Patient &amp; Caregiver modes.  </w:t>
        </w:r>
      </w:ins>
    </w:p>
    <w:p w14:paraId="15BE345B" w14:textId="77777777" w:rsidR="002B4588" w:rsidRPr="00453C19" w:rsidRDefault="002B4588" w:rsidP="002B4588">
      <w:pPr>
        <w:pStyle w:val="ListParagraph"/>
        <w:numPr>
          <w:ilvl w:val="0"/>
          <w:numId w:val="76"/>
        </w:numPr>
        <w:spacing w:line="360" w:lineRule="auto"/>
        <w:rPr>
          <w:ins w:id="502" w:author="Lidia Rocha" w:date="2025-10-29T21:57:00Z" w16du:dateUtc="2025-10-30T04:57:00Z"/>
          <w:sz w:val="24"/>
          <w:szCs w:val="24"/>
        </w:rPr>
      </w:pPr>
      <w:ins w:id="503" w:author="Lidia Rocha" w:date="2025-10-29T21:57:00Z" w16du:dateUtc="2025-10-30T04:57:00Z">
        <w:r w:rsidRPr="00453C19">
          <w:rPr>
            <w:sz w:val="24"/>
            <w:szCs w:val="24"/>
          </w:rPr>
          <w:t>TC‑CA‑06: Sorting/grouping works; Completed shows correct date of completion.</w:t>
        </w:r>
      </w:ins>
    </w:p>
    <w:p w14:paraId="3CEB3165" w14:textId="77777777" w:rsidR="002B4588" w:rsidRPr="007E7FD4" w:rsidRDefault="002B4588" w:rsidP="002B4588">
      <w:pPr>
        <w:pStyle w:val="ListParagraph"/>
        <w:numPr>
          <w:ilvl w:val="0"/>
          <w:numId w:val="76"/>
        </w:numPr>
        <w:spacing w:after="240" w:line="360" w:lineRule="auto"/>
        <w:rPr>
          <w:ins w:id="504" w:author="Lidia Rocha" w:date="2025-10-29T21:57:00Z" w16du:dateUtc="2025-10-30T04:57:00Z"/>
          <w:sz w:val="24"/>
          <w:szCs w:val="24"/>
        </w:rPr>
      </w:pPr>
      <w:ins w:id="505" w:author="Lidia Rocha" w:date="2025-10-29T21:57:00Z" w16du:dateUtc="2025-10-30T04:57:00Z">
        <w:r w:rsidRPr="00453C19">
          <w:rPr>
            <w:sz w:val="24"/>
            <w:szCs w:val="24"/>
          </w:rPr>
          <w:t>TC‑CA‑07: Accessibility: large‑text scaling, sufficient contrast, focus order.</w:t>
        </w:r>
      </w:ins>
    </w:p>
    <w:p w14:paraId="25D2BB39" w14:textId="77777777" w:rsidR="002B4588" w:rsidRPr="007E7FD4" w:rsidRDefault="002B4588" w:rsidP="002B4588">
      <w:pPr>
        <w:pStyle w:val="Heading3"/>
        <w:spacing w:line="360" w:lineRule="auto"/>
        <w:rPr>
          <w:ins w:id="506" w:author="Lidia Rocha" w:date="2025-10-29T21:57:00Z" w16du:dateUtc="2025-10-30T04:57:00Z"/>
          <w:b/>
          <w:bCs/>
        </w:rPr>
      </w:pPr>
      <w:ins w:id="507" w:author="Lidia Rocha" w:date="2025-10-29T21:57:00Z" w16du:dateUtc="2025-10-30T04:57:00Z">
        <w:r w:rsidRPr="007E7FD4">
          <w:t>Medical Visit Notetaker &amp; Telemedicine Patient Assistant</w:t>
        </w:r>
      </w:ins>
    </w:p>
    <w:p w14:paraId="206530C8" w14:textId="77777777" w:rsidR="002B4588" w:rsidRPr="007E7FD4" w:rsidRDefault="002B4588" w:rsidP="002B4588">
      <w:pPr>
        <w:spacing w:after="180" w:line="360" w:lineRule="auto"/>
        <w:rPr>
          <w:ins w:id="508" w:author="Lidia Rocha" w:date="2025-10-29T21:57:00Z" w16du:dateUtc="2025-10-30T04:57:00Z"/>
          <w:sz w:val="24"/>
          <w:szCs w:val="24"/>
        </w:rPr>
      </w:pPr>
      <w:ins w:id="509" w:author="Lidia Rocha" w:date="2025-10-29T21:57:00Z" w16du:dateUtc="2025-10-30T04:57:00Z">
        <w:r w:rsidRPr="007E7FD4">
          <w:rPr>
            <w:sz w:val="24"/>
            <w:szCs w:val="24"/>
          </w:rPr>
          <w:t>Scope. Record in‑person conversation notes with diarization; live captioning in telemedicine; PII &amp; trigger scanning; search; sorting/grouping. Coverage: REQ‑NT‑1..5.</w:t>
        </w:r>
      </w:ins>
    </w:p>
    <w:p w14:paraId="650D2F89" w14:textId="77777777" w:rsidR="002B4588" w:rsidRPr="007E7FD4" w:rsidRDefault="002B4588" w:rsidP="002B4588">
      <w:pPr>
        <w:spacing w:after="180" w:line="360" w:lineRule="auto"/>
        <w:rPr>
          <w:ins w:id="510" w:author="Lidia Rocha" w:date="2025-10-29T21:57:00Z" w16du:dateUtc="2025-10-30T04:57:00Z"/>
          <w:sz w:val="24"/>
          <w:szCs w:val="24"/>
        </w:rPr>
      </w:pPr>
      <w:ins w:id="511" w:author="Lidia Rocha" w:date="2025-10-29T21:57:00Z" w16du:dateUtc="2025-10-30T04:57:00Z">
        <w:r w:rsidRPr="007E7FD4">
          <w:rPr>
            <w:sz w:val="24"/>
            <w:szCs w:val="24"/>
          </w:rPr>
          <w:t>Test cases</w:t>
        </w:r>
        <w:r>
          <w:rPr>
            <w:sz w:val="24"/>
            <w:szCs w:val="24"/>
          </w:rPr>
          <w:t>:</w:t>
        </w:r>
      </w:ins>
    </w:p>
    <w:p w14:paraId="45E59487" w14:textId="77777777" w:rsidR="002B4588" w:rsidRPr="00453C19" w:rsidRDefault="002B4588" w:rsidP="002B4588">
      <w:pPr>
        <w:pStyle w:val="ListParagraph"/>
        <w:numPr>
          <w:ilvl w:val="0"/>
          <w:numId w:val="76"/>
        </w:numPr>
        <w:spacing w:line="360" w:lineRule="auto"/>
        <w:rPr>
          <w:ins w:id="512" w:author="Lidia Rocha" w:date="2025-10-29T21:57:00Z" w16du:dateUtc="2025-10-30T04:57:00Z"/>
          <w:sz w:val="24"/>
          <w:szCs w:val="24"/>
        </w:rPr>
      </w:pPr>
      <w:ins w:id="513" w:author="Lidia Rocha" w:date="2025-10-29T21:57:00Z" w16du:dateUtc="2025-10-30T04:57:00Z">
        <w:r w:rsidRPr="00453C19">
          <w:rPr>
            <w:sz w:val="24"/>
            <w:szCs w:val="24"/>
          </w:rPr>
          <w:t xml:space="preserve">TC‑NT‑01: Start in‑person capture → local transcript saved; app shows diarized text with color‑blind‑safe scheme.  </w:t>
        </w:r>
      </w:ins>
    </w:p>
    <w:p w14:paraId="137FDF41" w14:textId="77777777" w:rsidR="002B4588" w:rsidRPr="00453C19" w:rsidRDefault="002B4588" w:rsidP="002B4588">
      <w:pPr>
        <w:pStyle w:val="ListParagraph"/>
        <w:numPr>
          <w:ilvl w:val="0"/>
          <w:numId w:val="76"/>
        </w:numPr>
        <w:spacing w:line="360" w:lineRule="auto"/>
        <w:rPr>
          <w:ins w:id="514" w:author="Lidia Rocha" w:date="2025-10-29T21:57:00Z" w16du:dateUtc="2025-10-30T04:57:00Z"/>
          <w:sz w:val="24"/>
          <w:szCs w:val="24"/>
        </w:rPr>
      </w:pPr>
      <w:ins w:id="515" w:author="Lidia Rocha" w:date="2025-10-29T21:57:00Z" w16du:dateUtc="2025-10-30T04:57:00Z">
        <w:r w:rsidRPr="00453C19">
          <w:rPr>
            <w:sz w:val="24"/>
            <w:szCs w:val="24"/>
          </w:rPr>
          <w:t xml:space="preserve">TC‑NT‑02: Local‑first storage verified by device offline mode; no server copy unless backup is enabled by patient.  </w:t>
        </w:r>
      </w:ins>
    </w:p>
    <w:p w14:paraId="2BA47CC8" w14:textId="77777777" w:rsidR="002B4588" w:rsidRPr="00453C19" w:rsidRDefault="002B4588" w:rsidP="002B4588">
      <w:pPr>
        <w:pStyle w:val="ListParagraph"/>
        <w:numPr>
          <w:ilvl w:val="0"/>
          <w:numId w:val="76"/>
        </w:numPr>
        <w:spacing w:line="360" w:lineRule="auto"/>
        <w:rPr>
          <w:ins w:id="516" w:author="Lidia Rocha" w:date="2025-10-29T21:57:00Z" w16du:dateUtc="2025-10-30T04:57:00Z"/>
          <w:sz w:val="24"/>
          <w:szCs w:val="24"/>
        </w:rPr>
      </w:pPr>
      <w:ins w:id="517" w:author="Lidia Rocha" w:date="2025-10-29T21:57:00Z" w16du:dateUtc="2025-10-30T04:57:00Z">
        <w:r w:rsidRPr="00453C19">
          <w:rPr>
            <w:sz w:val="24"/>
            <w:szCs w:val="24"/>
          </w:rPr>
          <w:t>TC‑NT‑03: Diarization: two speakers correctly labeled ≥ 90% segments on clean audio.</w:t>
        </w:r>
      </w:ins>
    </w:p>
    <w:p w14:paraId="6053D906" w14:textId="77777777" w:rsidR="002B4588" w:rsidRPr="00453C19" w:rsidRDefault="002B4588" w:rsidP="002B4588">
      <w:pPr>
        <w:pStyle w:val="ListParagraph"/>
        <w:numPr>
          <w:ilvl w:val="0"/>
          <w:numId w:val="76"/>
        </w:numPr>
        <w:spacing w:line="360" w:lineRule="auto"/>
        <w:rPr>
          <w:ins w:id="518" w:author="Lidia Rocha" w:date="2025-10-29T21:57:00Z" w16du:dateUtc="2025-10-30T04:57:00Z"/>
          <w:sz w:val="24"/>
          <w:szCs w:val="24"/>
        </w:rPr>
      </w:pPr>
      <w:ins w:id="519" w:author="Lidia Rocha" w:date="2025-10-29T21:57:00Z" w16du:dateUtc="2025-10-30T04:57:00Z">
        <w:r w:rsidRPr="00453C19">
          <w:rPr>
            <w:sz w:val="24"/>
            <w:szCs w:val="24"/>
          </w:rPr>
          <w:t xml:space="preserve">TC‑NT‑04: Telemedicine call: live captions + diarization visible on the call screen; on iOS, external call capture not supported—in‑app calls only (documented).  </w:t>
        </w:r>
      </w:ins>
    </w:p>
    <w:p w14:paraId="0BB9A941" w14:textId="77777777" w:rsidR="002B4588" w:rsidRPr="00453C19" w:rsidRDefault="002B4588" w:rsidP="002B4588">
      <w:pPr>
        <w:pStyle w:val="ListParagraph"/>
        <w:numPr>
          <w:ilvl w:val="0"/>
          <w:numId w:val="76"/>
        </w:numPr>
        <w:spacing w:line="360" w:lineRule="auto"/>
        <w:rPr>
          <w:ins w:id="520" w:author="Lidia Rocha" w:date="2025-10-29T21:57:00Z" w16du:dateUtc="2025-10-30T04:57:00Z"/>
          <w:sz w:val="24"/>
          <w:szCs w:val="24"/>
        </w:rPr>
      </w:pPr>
      <w:ins w:id="521" w:author="Lidia Rocha" w:date="2025-10-29T21:57:00Z" w16du:dateUtc="2025-10-30T04:57:00Z">
        <w:r w:rsidRPr="00453C19">
          <w:rPr>
            <w:sz w:val="24"/>
            <w:szCs w:val="24"/>
          </w:rPr>
          <w:t xml:space="preserve">TC‑NT‑05: Trigger phrases (“schedule…”, “prescribe…”) produce Calendar proposals; user can accept/decline; audit logged.  </w:t>
        </w:r>
      </w:ins>
    </w:p>
    <w:p w14:paraId="6C9ECF91" w14:textId="77777777" w:rsidR="002B4588" w:rsidRPr="00453C19" w:rsidRDefault="002B4588" w:rsidP="002B4588">
      <w:pPr>
        <w:pStyle w:val="ListParagraph"/>
        <w:numPr>
          <w:ilvl w:val="0"/>
          <w:numId w:val="76"/>
        </w:numPr>
        <w:spacing w:line="360" w:lineRule="auto"/>
        <w:rPr>
          <w:ins w:id="522" w:author="Lidia Rocha" w:date="2025-10-29T21:57:00Z" w16du:dateUtc="2025-10-30T04:57:00Z"/>
          <w:sz w:val="24"/>
          <w:szCs w:val="24"/>
        </w:rPr>
      </w:pPr>
      <w:ins w:id="523" w:author="Lidia Rocha" w:date="2025-10-29T21:57:00Z" w16du:dateUtc="2025-10-30T04:57:00Z">
        <w:r w:rsidRPr="00453C19">
          <w:rPr>
            <w:sz w:val="24"/>
            <w:szCs w:val="24"/>
          </w:rPr>
          <w:t xml:space="preserve">TC‑NT‑06: Search by keyword/date/category returns correct snippets across saved transcripts; sorting/grouping stable.  </w:t>
        </w:r>
      </w:ins>
    </w:p>
    <w:p w14:paraId="238DED48" w14:textId="77777777" w:rsidR="002B4588" w:rsidRPr="00453C19" w:rsidRDefault="002B4588" w:rsidP="002B4588">
      <w:pPr>
        <w:pStyle w:val="ListParagraph"/>
        <w:numPr>
          <w:ilvl w:val="0"/>
          <w:numId w:val="76"/>
        </w:numPr>
        <w:spacing w:line="360" w:lineRule="auto"/>
        <w:rPr>
          <w:ins w:id="524" w:author="Lidia Rocha" w:date="2025-10-29T21:57:00Z" w16du:dateUtc="2025-10-30T04:57:00Z"/>
          <w:sz w:val="24"/>
          <w:szCs w:val="24"/>
        </w:rPr>
      </w:pPr>
      <w:ins w:id="525" w:author="Lidia Rocha" w:date="2025-10-29T21:57:00Z" w16du:dateUtc="2025-10-30T04:57:00Z">
        <w:r w:rsidRPr="00453C19">
          <w:rPr>
            <w:sz w:val="24"/>
            <w:szCs w:val="24"/>
          </w:rPr>
          <w:t xml:space="preserve">TC‑NT‑07: PII detection raises alert; caregiver notified only if sharing consent is active; otherwise patient‑only.  </w:t>
        </w:r>
      </w:ins>
    </w:p>
    <w:p w14:paraId="16D4A386" w14:textId="77777777" w:rsidR="002B4588" w:rsidRPr="007E7FD4" w:rsidRDefault="002B4588" w:rsidP="002B4588">
      <w:pPr>
        <w:pStyle w:val="ListParagraph"/>
        <w:numPr>
          <w:ilvl w:val="0"/>
          <w:numId w:val="76"/>
        </w:numPr>
        <w:spacing w:after="240" w:line="360" w:lineRule="auto"/>
        <w:rPr>
          <w:ins w:id="526" w:author="Lidia Rocha" w:date="2025-10-29T21:57:00Z" w16du:dateUtc="2025-10-30T04:57:00Z"/>
          <w:sz w:val="24"/>
          <w:szCs w:val="24"/>
        </w:rPr>
      </w:pPr>
      <w:ins w:id="527" w:author="Lidia Rocha" w:date="2025-10-29T21:57:00Z" w16du:dateUtc="2025-10-30T04:57:00Z">
        <w:r w:rsidRPr="00453C19">
          <w:rPr>
            <w:sz w:val="24"/>
            <w:szCs w:val="24"/>
          </w:rPr>
          <w:t>TC‑NT‑08: ASL: “Convert to ASL” renders animated window; play/pause; no crash.</w:t>
        </w:r>
      </w:ins>
    </w:p>
    <w:p w14:paraId="76920047" w14:textId="77777777" w:rsidR="002B4588" w:rsidRPr="007E7FD4" w:rsidRDefault="002B4588" w:rsidP="002B4588">
      <w:pPr>
        <w:pStyle w:val="Heading3"/>
        <w:spacing w:line="360" w:lineRule="auto"/>
        <w:rPr>
          <w:ins w:id="528" w:author="Lidia Rocha" w:date="2025-10-29T21:57:00Z" w16du:dateUtc="2025-10-30T04:57:00Z"/>
        </w:rPr>
      </w:pPr>
      <w:ins w:id="529" w:author="Lidia Rocha" w:date="2025-10-29T21:57:00Z" w16du:dateUtc="2025-10-30T04:57:00Z">
        <w:r w:rsidRPr="007E7FD4">
          <w:t>Text‑to‑ASL — Accessibility Validation</w:t>
        </w:r>
      </w:ins>
    </w:p>
    <w:p w14:paraId="5A219143" w14:textId="77777777" w:rsidR="002B4588" w:rsidRPr="007E7FD4" w:rsidRDefault="002B4588" w:rsidP="002B4588">
      <w:pPr>
        <w:spacing w:after="180" w:line="360" w:lineRule="auto"/>
        <w:rPr>
          <w:ins w:id="530" w:author="Lidia Rocha" w:date="2025-10-29T21:57:00Z" w16du:dateUtc="2025-10-30T04:57:00Z"/>
          <w:sz w:val="24"/>
          <w:szCs w:val="24"/>
        </w:rPr>
      </w:pPr>
      <w:ins w:id="531" w:author="Lidia Rocha" w:date="2025-10-29T21:57:00Z" w16du:dateUtc="2025-10-30T04:57:00Z">
        <w:r w:rsidRPr="007E7FD4">
          <w:rPr>
            <w:sz w:val="24"/>
            <w:szCs w:val="24"/>
          </w:rPr>
          <w:t>Scope. Verify ASL conversion visuals, controls, and performance.</w:t>
        </w:r>
      </w:ins>
    </w:p>
    <w:p w14:paraId="54CE9FB7" w14:textId="77777777" w:rsidR="002B4588" w:rsidRPr="007E7FD4" w:rsidRDefault="002B4588" w:rsidP="002B4588">
      <w:pPr>
        <w:spacing w:after="180" w:line="360" w:lineRule="auto"/>
        <w:rPr>
          <w:ins w:id="532" w:author="Lidia Rocha" w:date="2025-10-29T21:57:00Z" w16du:dateUtc="2025-10-30T04:57:00Z"/>
          <w:sz w:val="24"/>
          <w:szCs w:val="24"/>
        </w:rPr>
      </w:pPr>
      <w:ins w:id="533" w:author="Lidia Rocha" w:date="2025-10-29T21:57:00Z" w16du:dateUtc="2025-10-30T04:57:00Z">
        <w:r w:rsidRPr="007E7FD4">
          <w:rPr>
            <w:sz w:val="24"/>
            <w:szCs w:val="24"/>
          </w:rPr>
          <w:lastRenderedPageBreak/>
          <w:t>Test cases</w:t>
        </w:r>
        <w:r>
          <w:rPr>
            <w:sz w:val="24"/>
            <w:szCs w:val="24"/>
          </w:rPr>
          <w:t>:</w:t>
        </w:r>
      </w:ins>
    </w:p>
    <w:p w14:paraId="15D20A4C" w14:textId="77777777" w:rsidR="002B4588" w:rsidRPr="00453C19" w:rsidRDefault="002B4588" w:rsidP="002B4588">
      <w:pPr>
        <w:pStyle w:val="ListParagraph"/>
        <w:numPr>
          <w:ilvl w:val="0"/>
          <w:numId w:val="76"/>
        </w:numPr>
        <w:spacing w:line="360" w:lineRule="auto"/>
        <w:rPr>
          <w:ins w:id="534" w:author="Lidia Rocha" w:date="2025-10-29T21:57:00Z" w16du:dateUtc="2025-10-30T04:57:00Z"/>
          <w:sz w:val="24"/>
          <w:szCs w:val="24"/>
        </w:rPr>
      </w:pPr>
      <w:ins w:id="535" w:author="Lidia Rocha" w:date="2025-10-29T21:57:00Z" w16du:dateUtc="2025-10-30T04:57:00Z">
        <w:r w:rsidRPr="00453C19">
          <w:rPr>
            <w:sz w:val="24"/>
            <w:szCs w:val="24"/>
          </w:rPr>
          <w:t xml:space="preserve">TC‑ASL‑01: Convert a moderate transcript (≈ 400 words) → animation loads &lt; 2s; controls accessible by screen reader; captions/labels present.  </w:t>
        </w:r>
      </w:ins>
    </w:p>
    <w:p w14:paraId="35E1BEC8" w14:textId="77777777" w:rsidR="002B4588" w:rsidRDefault="002B4588" w:rsidP="002B4588">
      <w:pPr>
        <w:pStyle w:val="ListParagraph"/>
        <w:numPr>
          <w:ilvl w:val="0"/>
          <w:numId w:val="76"/>
        </w:numPr>
        <w:spacing w:line="360" w:lineRule="auto"/>
        <w:rPr>
          <w:ins w:id="536" w:author="Lidia Rocha" w:date="2025-10-29T22:00:00Z" w16du:dateUtc="2025-10-30T05:00:00Z"/>
          <w:sz w:val="24"/>
          <w:szCs w:val="24"/>
        </w:rPr>
      </w:pPr>
      <w:ins w:id="537" w:author="Lidia Rocha" w:date="2025-10-29T21:57:00Z" w16du:dateUtc="2025-10-30T04:57:00Z">
        <w:r w:rsidRPr="00453C19">
          <w:rPr>
            <w:sz w:val="24"/>
            <w:szCs w:val="24"/>
          </w:rPr>
          <w:t>TC‑ASL‑02: Error handling for unsupported phrases → fallback text shown; log captured; no crash.</w:t>
        </w:r>
      </w:ins>
    </w:p>
    <w:p w14:paraId="676FC409" w14:textId="77777777" w:rsidR="00FA16DD" w:rsidRPr="007E7FD4" w:rsidRDefault="00FA16DD" w:rsidP="00FA16DD">
      <w:pPr>
        <w:pStyle w:val="Heading3"/>
        <w:spacing w:line="360" w:lineRule="auto"/>
        <w:rPr>
          <w:ins w:id="538" w:author="Lidia Rocha" w:date="2025-10-29T22:00:00Z" w16du:dateUtc="2025-10-30T05:00:00Z"/>
        </w:rPr>
      </w:pPr>
      <w:ins w:id="539" w:author="Lidia Rocha" w:date="2025-10-29T22:00:00Z" w16du:dateUtc="2025-10-30T05:00:00Z">
        <w:r w:rsidRPr="007E7FD4">
          <w:t>Security &amp; Compliance</w:t>
        </w:r>
      </w:ins>
    </w:p>
    <w:p w14:paraId="45C07678" w14:textId="753F7671" w:rsidR="00FA16DD" w:rsidRPr="00453C19" w:rsidRDefault="02EC83AA" w:rsidP="00FA16DD">
      <w:pPr>
        <w:shd w:val="clear" w:color="auto" w:fill="FFFFFF" w:themeFill="background1"/>
        <w:spacing w:after="180" w:line="360" w:lineRule="auto"/>
        <w:rPr>
          <w:ins w:id="540" w:author="Lidia Rocha" w:date="2025-10-29T22:00:00Z" w16du:dateUtc="2025-10-30T05:00:00Z"/>
          <w:color w:val="222222"/>
          <w:sz w:val="24"/>
          <w:szCs w:val="24"/>
        </w:rPr>
      </w:pPr>
      <w:ins w:id="541" w:author="Lidia Rocha" w:date="2025-10-29T22:00:00Z">
        <w:r w:rsidRPr="65D27D43">
          <w:rPr>
            <w:b/>
            <w:bCs/>
            <w:color w:val="222222"/>
            <w:sz w:val="24"/>
            <w:szCs w:val="24"/>
          </w:rPr>
          <w:t>Scope</w:t>
        </w:r>
      </w:ins>
      <w:r w:rsidR="4829EF7E" w:rsidRPr="65D27D43">
        <w:rPr>
          <w:b/>
          <w:bCs/>
          <w:color w:val="222222"/>
          <w:sz w:val="24"/>
          <w:szCs w:val="24"/>
        </w:rPr>
        <w:t>:</w:t>
      </w:r>
      <w:ins w:id="542" w:author="Lidia Rocha" w:date="2025-10-29T22:00:00Z">
        <w:r w:rsidRPr="65D27D43">
          <w:rPr>
            <w:color w:val="222222"/>
            <w:sz w:val="24"/>
            <w:szCs w:val="24"/>
          </w:rPr>
          <w:t xml:space="preserve"> Validate PII scanning, consent boundaries, audit trails, encryption, and role‑based access for Team A surfaces. Aligns with Section 6.6/6.7.</w:t>
        </w:r>
      </w:ins>
    </w:p>
    <w:p w14:paraId="038DB456" w14:textId="77777777" w:rsidR="00FA16DD" w:rsidRPr="00453C19" w:rsidRDefault="00FA16DD" w:rsidP="00FA16DD">
      <w:pPr>
        <w:shd w:val="clear" w:color="auto" w:fill="FFFFFF" w:themeFill="background1"/>
        <w:spacing w:after="180" w:line="360" w:lineRule="auto"/>
        <w:rPr>
          <w:ins w:id="543" w:author="Lidia Rocha" w:date="2025-10-29T22:00:00Z" w16du:dateUtc="2025-10-30T05:00:00Z"/>
          <w:color w:val="222222"/>
          <w:sz w:val="24"/>
          <w:szCs w:val="24"/>
        </w:rPr>
      </w:pPr>
      <w:ins w:id="544" w:author="Lidia Rocha" w:date="2025-10-29T22:00:00Z" w16du:dateUtc="2025-10-30T05:00:00Z">
        <w:r w:rsidRPr="00453C19">
          <w:rPr>
            <w:color w:val="222222"/>
            <w:sz w:val="24"/>
            <w:szCs w:val="24"/>
          </w:rPr>
          <w:t>Test cases</w:t>
        </w:r>
        <w:r>
          <w:rPr>
            <w:color w:val="222222"/>
            <w:sz w:val="24"/>
            <w:szCs w:val="24"/>
          </w:rPr>
          <w:t>:</w:t>
        </w:r>
      </w:ins>
    </w:p>
    <w:p w14:paraId="6E4BF971" w14:textId="77777777" w:rsidR="00FA16DD" w:rsidRPr="00453C19" w:rsidRDefault="00FA16DD" w:rsidP="00FA16DD">
      <w:pPr>
        <w:pStyle w:val="ListParagraph"/>
        <w:numPr>
          <w:ilvl w:val="0"/>
          <w:numId w:val="72"/>
        </w:numPr>
        <w:shd w:val="clear" w:color="auto" w:fill="FFFFFF" w:themeFill="background1"/>
        <w:spacing w:line="360" w:lineRule="auto"/>
        <w:rPr>
          <w:ins w:id="545" w:author="Lidia Rocha" w:date="2025-10-29T22:00:00Z" w16du:dateUtc="2025-10-30T05:00:00Z"/>
          <w:color w:val="222222"/>
          <w:sz w:val="24"/>
          <w:szCs w:val="24"/>
        </w:rPr>
      </w:pPr>
      <w:ins w:id="546" w:author="Lidia Rocha" w:date="2025-10-29T22:00:00Z" w16du:dateUtc="2025-10-30T05:00:00Z">
        <w:r w:rsidRPr="00453C19">
          <w:rPr>
            <w:color w:val="222222"/>
            <w:sz w:val="24"/>
            <w:szCs w:val="24"/>
          </w:rPr>
          <w:t xml:space="preserve">TC‑SEC‑PII‑01: Insert SSN‑like string in Notetaker → app flags PII; alert path ok; audit note.pii_detected.  </w:t>
        </w:r>
      </w:ins>
    </w:p>
    <w:p w14:paraId="73AD58B6" w14:textId="77777777" w:rsidR="00FA16DD" w:rsidRPr="00453C19" w:rsidRDefault="00FA16DD" w:rsidP="00FA16DD">
      <w:pPr>
        <w:pStyle w:val="ListParagraph"/>
        <w:numPr>
          <w:ilvl w:val="0"/>
          <w:numId w:val="72"/>
        </w:numPr>
        <w:shd w:val="clear" w:color="auto" w:fill="FFFFFF" w:themeFill="background1"/>
        <w:spacing w:line="360" w:lineRule="auto"/>
        <w:rPr>
          <w:ins w:id="547" w:author="Lidia Rocha" w:date="2025-10-29T22:00:00Z" w16du:dateUtc="2025-10-30T05:00:00Z"/>
          <w:color w:val="222222"/>
          <w:sz w:val="24"/>
          <w:szCs w:val="24"/>
        </w:rPr>
      </w:pPr>
      <w:ins w:id="548" w:author="Lidia Rocha" w:date="2025-10-29T22:00:00Z" w16du:dateUtc="2025-10-30T05:00:00Z">
        <w:r w:rsidRPr="00453C19">
          <w:rPr>
            <w:color w:val="222222"/>
            <w:sz w:val="24"/>
            <w:szCs w:val="24"/>
          </w:rPr>
          <w:t>TC‑SEC‑PII‑02: USPS OCR detects Medicare # → patient alert; caregiver alert only if consent event exists; audit mail.view.</w:t>
        </w:r>
      </w:ins>
    </w:p>
    <w:p w14:paraId="5C313746" w14:textId="77777777" w:rsidR="00FA16DD" w:rsidRPr="00453C19" w:rsidRDefault="00FA16DD" w:rsidP="00FA16DD">
      <w:pPr>
        <w:pStyle w:val="ListParagraph"/>
        <w:numPr>
          <w:ilvl w:val="0"/>
          <w:numId w:val="72"/>
        </w:numPr>
        <w:shd w:val="clear" w:color="auto" w:fill="FFFFFF" w:themeFill="background1"/>
        <w:spacing w:line="360" w:lineRule="auto"/>
        <w:rPr>
          <w:ins w:id="549" w:author="Lidia Rocha" w:date="2025-10-29T22:00:00Z" w16du:dateUtc="2025-10-30T05:00:00Z"/>
          <w:color w:val="222222"/>
          <w:sz w:val="24"/>
          <w:szCs w:val="24"/>
        </w:rPr>
      </w:pPr>
      <w:ins w:id="550" w:author="Lidia Rocha" w:date="2025-10-29T22:00:00Z" w16du:dateUtc="2025-10-30T05:00:00Z">
        <w:r w:rsidRPr="00453C19">
          <w:rPr>
            <w:color w:val="222222"/>
            <w:sz w:val="24"/>
            <w:szCs w:val="24"/>
          </w:rPr>
          <w:t>TC‑SEC‑CONSENT‑01: Mail sharing toggled OFF → caregiver blocked; toggle ON → permitted; both events audited.</w:t>
        </w:r>
      </w:ins>
    </w:p>
    <w:p w14:paraId="67226DB1" w14:textId="77777777" w:rsidR="00FA16DD" w:rsidRPr="00453C19" w:rsidRDefault="00FA16DD" w:rsidP="00FA16DD">
      <w:pPr>
        <w:pStyle w:val="ListParagraph"/>
        <w:numPr>
          <w:ilvl w:val="0"/>
          <w:numId w:val="72"/>
        </w:numPr>
        <w:shd w:val="clear" w:color="auto" w:fill="FFFFFF" w:themeFill="background1"/>
        <w:spacing w:line="360" w:lineRule="auto"/>
        <w:rPr>
          <w:ins w:id="551" w:author="Lidia Rocha" w:date="2025-10-29T22:00:00Z" w16du:dateUtc="2025-10-30T05:00:00Z"/>
          <w:color w:val="222222"/>
          <w:sz w:val="24"/>
          <w:szCs w:val="24"/>
        </w:rPr>
      </w:pPr>
      <w:ins w:id="552" w:author="Lidia Rocha" w:date="2025-10-29T22:00:00Z" w16du:dateUtc="2025-10-30T05:00:00Z">
        <w:r w:rsidRPr="00453C19">
          <w:rPr>
            <w:color w:val="222222"/>
            <w:sz w:val="24"/>
            <w:szCs w:val="24"/>
          </w:rPr>
          <w:t>TC‑SEC‑ENCR‑01: Verify S3 object for mail image is deleted when “Do not retain” is ON; only OCR text remains.</w:t>
        </w:r>
      </w:ins>
    </w:p>
    <w:p w14:paraId="2ED70368" w14:textId="77777777" w:rsidR="00FA16DD" w:rsidRPr="00453C19" w:rsidRDefault="00FA16DD" w:rsidP="00FA16DD">
      <w:pPr>
        <w:pStyle w:val="ListParagraph"/>
        <w:numPr>
          <w:ilvl w:val="0"/>
          <w:numId w:val="72"/>
        </w:numPr>
        <w:shd w:val="clear" w:color="auto" w:fill="FFFFFF" w:themeFill="background1"/>
        <w:spacing w:line="360" w:lineRule="auto"/>
        <w:rPr>
          <w:ins w:id="553" w:author="Lidia Rocha" w:date="2025-10-29T22:00:00Z" w16du:dateUtc="2025-10-30T05:00:00Z"/>
          <w:color w:val="222222"/>
          <w:sz w:val="24"/>
          <w:szCs w:val="24"/>
        </w:rPr>
      </w:pPr>
      <w:ins w:id="554" w:author="Lidia Rocha" w:date="2025-10-29T22:00:00Z" w16du:dateUtc="2025-10-30T05:00:00Z">
        <w:r w:rsidRPr="00453C19">
          <w:rPr>
            <w:color w:val="222222"/>
            <w:sz w:val="24"/>
            <w:szCs w:val="24"/>
          </w:rPr>
          <w:t>TC‑SEC‑AUDIT‑01: Export notes → watermark includes requester/timestamp/hash; audit note.export.</w:t>
        </w:r>
      </w:ins>
    </w:p>
    <w:p w14:paraId="09AA7A09" w14:textId="77777777" w:rsidR="00FA16DD" w:rsidRPr="00FD60E8" w:rsidRDefault="00FA16DD" w:rsidP="00FA16DD">
      <w:pPr>
        <w:pStyle w:val="ListParagraph"/>
        <w:numPr>
          <w:ilvl w:val="0"/>
          <w:numId w:val="72"/>
        </w:numPr>
        <w:shd w:val="clear" w:color="auto" w:fill="FFFFFF" w:themeFill="background1"/>
        <w:spacing w:after="240" w:line="360" w:lineRule="auto"/>
        <w:rPr>
          <w:ins w:id="555" w:author="Lidia Rocha" w:date="2025-10-29T22:00:00Z" w16du:dateUtc="2025-10-30T05:00:00Z"/>
          <w:color w:val="222222"/>
          <w:sz w:val="24"/>
          <w:szCs w:val="24"/>
        </w:rPr>
      </w:pPr>
      <w:ins w:id="556" w:author="Lidia Rocha" w:date="2025-10-29T22:00:00Z" w16du:dateUtc="2025-10-30T05:00:00Z">
        <w:r w:rsidRPr="00453C19">
          <w:rPr>
            <w:color w:val="222222"/>
            <w:sz w:val="24"/>
            <w:szCs w:val="24"/>
          </w:rPr>
          <w:t>TC‑SEC‑AC‑01: Role checks: Admin cannot view PHI content; only metadata.</w:t>
        </w:r>
      </w:ins>
    </w:p>
    <w:p w14:paraId="6C186928" w14:textId="77777777" w:rsidR="00FA16DD" w:rsidRPr="007E7FD4" w:rsidRDefault="00FA16DD" w:rsidP="00FA16DD">
      <w:pPr>
        <w:pStyle w:val="Heading3"/>
        <w:spacing w:line="360" w:lineRule="auto"/>
        <w:rPr>
          <w:ins w:id="557" w:author="Lidia Rocha" w:date="2025-10-29T22:00:00Z" w16du:dateUtc="2025-10-30T05:00:00Z"/>
        </w:rPr>
      </w:pPr>
      <w:ins w:id="558" w:author="Lidia Rocha" w:date="2025-10-29T22:00:00Z" w16du:dateUtc="2025-10-30T05:00:00Z">
        <w:r>
          <w:t xml:space="preserve"> </w:t>
        </w:r>
        <w:r w:rsidRPr="007E7FD4">
          <w:t>Onboarding &amp; Authentication — Focused Regression</w:t>
        </w:r>
      </w:ins>
    </w:p>
    <w:p w14:paraId="7F872514" w14:textId="0E1827D2" w:rsidR="00FA16DD" w:rsidRPr="00453C19" w:rsidRDefault="02EC83AA" w:rsidP="00FA16DD">
      <w:pPr>
        <w:shd w:val="clear" w:color="auto" w:fill="FFFFFF" w:themeFill="background1"/>
        <w:spacing w:after="180" w:line="360" w:lineRule="auto"/>
        <w:rPr>
          <w:ins w:id="559" w:author="Lidia Rocha" w:date="2025-10-29T22:00:00Z" w16du:dateUtc="2025-10-30T05:00:00Z"/>
          <w:color w:val="222222"/>
          <w:sz w:val="24"/>
          <w:szCs w:val="24"/>
        </w:rPr>
      </w:pPr>
      <w:ins w:id="560" w:author="Lidia Rocha" w:date="2025-10-29T22:00:00Z">
        <w:r w:rsidRPr="65D27D43">
          <w:rPr>
            <w:b/>
            <w:bCs/>
            <w:color w:val="222222"/>
            <w:sz w:val="24"/>
            <w:szCs w:val="24"/>
          </w:rPr>
          <w:t>Scope</w:t>
        </w:r>
      </w:ins>
      <w:r w:rsidR="3D74625D" w:rsidRPr="65D27D43">
        <w:rPr>
          <w:b/>
          <w:bCs/>
          <w:color w:val="222222"/>
          <w:sz w:val="24"/>
          <w:szCs w:val="24"/>
        </w:rPr>
        <w:t>:</w:t>
      </w:r>
      <w:ins w:id="561" w:author="Lidia Rocha" w:date="2025-10-29T22:00:00Z">
        <w:r w:rsidRPr="65D27D43">
          <w:rPr>
            <w:color w:val="222222"/>
            <w:sz w:val="24"/>
            <w:szCs w:val="24"/>
          </w:rPr>
          <w:t xml:space="preserve"> Ensure Team A additions didn’t regress auth/baseline UX.</w:t>
        </w:r>
      </w:ins>
    </w:p>
    <w:p w14:paraId="7EA672B6" w14:textId="77777777" w:rsidR="00FA16DD" w:rsidRPr="00FD60E8" w:rsidRDefault="00FA16DD" w:rsidP="00FA16DD">
      <w:pPr>
        <w:shd w:val="clear" w:color="auto" w:fill="FFFFFF" w:themeFill="background1"/>
        <w:spacing w:after="180" w:line="360" w:lineRule="auto"/>
        <w:rPr>
          <w:ins w:id="562" w:author="Lidia Rocha" w:date="2025-10-29T22:00:00Z" w16du:dateUtc="2025-10-30T05:00:00Z"/>
          <w:color w:val="222222"/>
          <w:sz w:val="24"/>
          <w:szCs w:val="24"/>
        </w:rPr>
      </w:pPr>
      <w:ins w:id="563" w:author="Lidia Rocha" w:date="2025-10-29T22:00:00Z" w16du:dateUtc="2025-10-30T05:00:00Z">
        <w:r w:rsidRPr="00453C19">
          <w:rPr>
            <w:color w:val="222222"/>
            <w:sz w:val="24"/>
            <w:szCs w:val="24"/>
          </w:rPr>
          <w:t>Test cases</w:t>
        </w:r>
        <w:r>
          <w:rPr>
            <w:color w:val="222222"/>
            <w:sz w:val="24"/>
            <w:szCs w:val="24"/>
          </w:rPr>
          <w:t>:</w:t>
        </w:r>
      </w:ins>
    </w:p>
    <w:p w14:paraId="528BB976" w14:textId="77777777" w:rsidR="00FA16DD" w:rsidRPr="00453C19" w:rsidRDefault="00FA16DD" w:rsidP="00FA16DD">
      <w:pPr>
        <w:pStyle w:val="ListParagraph"/>
        <w:numPr>
          <w:ilvl w:val="0"/>
          <w:numId w:val="71"/>
        </w:numPr>
        <w:shd w:val="clear" w:color="auto" w:fill="FFFFFF" w:themeFill="background1"/>
        <w:spacing w:line="360" w:lineRule="auto"/>
        <w:rPr>
          <w:ins w:id="564" w:author="Lidia Rocha" w:date="2025-10-29T22:00:00Z" w16du:dateUtc="2025-10-30T05:00:00Z"/>
          <w:color w:val="222222"/>
          <w:sz w:val="24"/>
          <w:szCs w:val="24"/>
        </w:rPr>
      </w:pPr>
      <w:ins w:id="565" w:author="Lidia Rocha" w:date="2025-10-29T22:00:00Z" w16du:dateUtc="2025-10-30T05:00:00Z">
        <w:r w:rsidRPr="00453C19">
          <w:rPr>
            <w:color w:val="222222"/>
            <w:sz w:val="24"/>
            <w:szCs w:val="24"/>
          </w:rPr>
          <w:t>TC‑AUTH‑01: Login (email/pwd) &lt; 2s p95; device token registered; notifications permitted.</w:t>
        </w:r>
      </w:ins>
    </w:p>
    <w:p w14:paraId="5556BBC2" w14:textId="77777777" w:rsidR="00FA16DD" w:rsidRPr="00453C19" w:rsidRDefault="00FA16DD" w:rsidP="00FA16DD">
      <w:pPr>
        <w:pStyle w:val="ListParagraph"/>
        <w:numPr>
          <w:ilvl w:val="0"/>
          <w:numId w:val="71"/>
        </w:numPr>
        <w:shd w:val="clear" w:color="auto" w:fill="FFFFFF" w:themeFill="background1"/>
        <w:spacing w:line="360" w:lineRule="auto"/>
        <w:rPr>
          <w:ins w:id="566" w:author="Lidia Rocha" w:date="2025-10-29T22:00:00Z" w16du:dateUtc="2025-10-30T05:00:00Z"/>
          <w:color w:val="222222"/>
          <w:sz w:val="24"/>
          <w:szCs w:val="24"/>
        </w:rPr>
      </w:pPr>
      <w:ins w:id="567" w:author="Lidia Rocha" w:date="2025-10-29T22:00:00Z" w16du:dateUtc="2025-10-30T05:00:00Z">
        <w:r w:rsidRPr="00453C19">
          <w:rPr>
            <w:color w:val="222222"/>
            <w:sz w:val="24"/>
            <w:szCs w:val="24"/>
          </w:rPr>
          <w:t>TC‑AUTH‑02: Google/Apple SSO success; PKCE verified; no secrets stored in app.</w:t>
        </w:r>
      </w:ins>
    </w:p>
    <w:p w14:paraId="7B6DDDC9" w14:textId="77777777" w:rsidR="00FA16DD" w:rsidRDefault="00FA16DD" w:rsidP="00FA16DD">
      <w:pPr>
        <w:pStyle w:val="ListParagraph"/>
        <w:numPr>
          <w:ilvl w:val="0"/>
          <w:numId w:val="71"/>
        </w:numPr>
        <w:shd w:val="clear" w:color="auto" w:fill="FFFFFF" w:themeFill="background1"/>
        <w:spacing w:line="360" w:lineRule="auto"/>
        <w:rPr>
          <w:ins w:id="568" w:author="Lidia Rocha" w:date="2025-10-29T22:00:00Z" w16du:dateUtc="2025-10-30T05:00:00Z"/>
          <w:color w:val="222222"/>
          <w:sz w:val="24"/>
          <w:szCs w:val="24"/>
        </w:rPr>
      </w:pPr>
      <w:ins w:id="569" w:author="Lidia Rocha" w:date="2025-10-29T22:00:00Z" w16du:dateUtc="2025-10-30T05:00:00Z">
        <w:r w:rsidRPr="00453C19">
          <w:rPr>
            <w:color w:val="222222"/>
            <w:sz w:val="24"/>
            <w:szCs w:val="24"/>
          </w:rPr>
          <w:t xml:space="preserve">TC‑AUTH‑03: Account recovery end‑to‑end (existing STP TC‑9.1) still passes.  </w:t>
        </w:r>
      </w:ins>
    </w:p>
    <w:p w14:paraId="40E25FD5" w14:textId="77777777" w:rsidR="00FA16DD" w:rsidRPr="009D21AB" w:rsidRDefault="00FA16DD" w:rsidP="00FA16DD">
      <w:pPr>
        <w:pStyle w:val="ListParagraph"/>
        <w:numPr>
          <w:ilvl w:val="0"/>
          <w:numId w:val="71"/>
        </w:numPr>
        <w:shd w:val="clear" w:color="auto" w:fill="FFFFFF" w:themeFill="background1"/>
        <w:spacing w:line="360" w:lineRule="auto"/>
        <w:rPr>
          <w:ins w:id="570" w:author="Lidia Rocha" w:date="2025-10-29T22:00:00Z" w16du:dateUtc="2025-10-30T05:00:00Z"/>
          <w:color w:val="222222"/>
          <w:sz w:val="24"/>
          <w:szCs w:val="24"/>
        </w:rPr>
      </w:pPr>
      <w:ins w:id="571" w:author="Lidia Rocha" w:date="2025-10-29T22:00:00Z" w16du:dateUtc="2025-10-30T05:00:00Z">
        <w:r w:rsidRPr="009D21AB">
          <w:rPr>
            <w:color w:val="222222"/>
            <w:sz w:val="24"/>
            <w:szCs w:val="24"/>
          </w:rPr>
          <w:t>TC‑AUTH‑04: WCAG 2.2 AA checks for onboarding screens (focus order, target sizes).</w:t>
        </w:r>
      </w:ins>
    </w:p>
    <w:p w14:paraId="0CB5ADEA" w14:textId="77777777" w:rsidR="00FA16DD" w:rsidRPr="00FA16DD" w:rsidRDefault="00FA16DD">
      <w:pPr>
        <w:spacing w:line="360" w:lineRule="auto"/>
        <w:rPr>
          <w:ins w:id="572" w:author="Lidia Rocha" w:date="2025-10-29T21:57:00Z" w16du:dateUtc="2025-10-30T04:57:00Z"/>
          <w:sz w:val="24"/>
          <w:szCs w:val="24"/>
          <w:rPrChange w:id="573" w:author="Lidia Rocha" w:date="2025-10-29T22:00:00Z" w16du:dateUtc="2025-10-30T05:00:00Z">
            <w:rPr>
              <w:ins w:id="574" w:author="Lidia Rocha" w:date="2025-10-29T21:57:00Z" w16du:dateUtc="2025-10-30T04:57:00Z"/>
            </w:rPr>
          </w:rPrChange>
        </w:rPr>
        <w:pPrChange w:id="575" w:author="Lidia Rocha" w:date="2025-10-29T22:00:00Z" w16du:dateUtc="2025-10-30T05:00:00Z">
          <w:pPr>
            <w:pStyle w:val="ListParagraph"/>
            <w:numPr>
              <w:numId w:val="76"/>
            </w:numPr>
            <w:spacing w:line="360" w:lineRule="auto"/>
            <w:ind w:left="720" w:hanging="360"/>
          </w:pPr>
        </w:pPrChange>
      </w:pPr>
    </w:p>
    <w:p w14:paraId="7C2ED136" w14:textId="77777777" w:rsidR="001D3EB5" w:rsidDel="00254339" w:rsidRDefault="003F63B5" w:rsidP="00D70389">
      <w:pPr>
        <w:pStyle w:val="Heading2"/>
        <w:rPr>
          <w:del w:id="576" w:author="Lidia Rocha" w:date="2025-10-29T21:57:00Z" w16du:dateUtc="2025-10-30T04:57:00Z"/>
        </w:rPr>
      </w:pPr>
      <w:del w:id="577" w:author="Lidia Rocha" w:date="2025-10-29T21:57:00Z" w16du:dateUtc="2025-10-30T04:57:00Z">
        <w:r w:rsidDel="38837A4E">
          <w:delText>Authentication and Onboarding Test Suite</w:delText>
        </w:r>
        <w:bookmarkEnd w:id="422"/>
      </w:del>
    </w:p>
    <w:p w14:paraId="5A180C40" w14:textId="68065DCA" w:rsidR="001D3EB5" w:rsidDel="00254339" w:rsidRDefault="003F63B5" w:rsidP="6FA64F12">
      <w:pPr>
        <w:pStyle w:val="BodyText"/>
        <w:spacing w:before="144"/>
        <w:rPr>
          <w:del w:id="578" w:author="Lidia Rocha" w:date="2025-10-29T21:57:00Z" w16du:dateUtc="2025-10-30T04:57:00Z"/>
        </w:rPr>
      </w:pPr>
      <w:del w:id="579" w:author="Lidia Rocha" w:date="2025-10-29T21:57:00Z" w16du:dateUtc="2025-10-30T04:57:00Z">
        <w:r w:rsidRPr="6FA64F12" w:rsidDel="00254339">
          <w:rPr>
            <w:b/>
            <w:bCs/>
          </w:rPr>
          <w:delText>Scope</w:delText>
        </w:r>
        <w:r w:rsidDel="00254339">
          <w:delText>:</w:delText>
        </w:r>
        <w:r w:rsidDel="00254339">
          <w:rPr>
            <w:spacing w:val="-8"/>
          </w:rPr>
          <w:delText xml:space="preserve"> </w:delText>
        </w:r>
        <w:r w:rsidR="35B7FCE6" w:rsidRPr="00453C19" w:rsidDel="00254339">
          <w:rPr>
            <w:color w:val="222222"/>
          </w:rPr>
          <w:delText xml:space="preserve">Keep sign‑in/up secure, fast, and inclusive; ensure device registration and notifications work for Calendar alerts and Mail Assistant without loosening security baselines. Per SRS, we use AWS Cognito (OIDC/OAuth 2.0) for auth, APNs/FCM for push, and Flutter 3.35 as the client SDK baseline. Device tokens are persisted in a device_tokens table (APNs HTTP v1). </w:delText>
        </w:r>
        <w:r w:rsidR="35B7FCE6" w:rsidRPr="6FA64F12" w:rsidDel="00254339">
          <w:delText xml:space="preserve"> </w:delText>
        </w:r>
      </w:del>
    </w:p>
    <w:p w14:paraId="666A5834" w14:textId="628D6E39" w:rsidR="001D3EB5" w:rsidRPr="00453C19" w:rsidDel="00254339" w:rsidRDefault="35B7FCE6" w:rsidP="00453C19">
      <w:pPr>
        <w:shd w:val="clear" w:color="auto" w:fill="FFFFFF" w:themeFill="background1"/>
        <w:spacing w:after="180"/>
        <w:rPr>
          <w:del w:id="580" w:author="Lidia Rocha" w:date="2025-10-29T21:57:00Z" w16du:dateUtc="2025-10-30T04:57:00Z"/>
          <w:color w:val="222222"/>
          <w:sz w:val="24"/>
          <w:szCs w:val="24"/>
        </w:rPr>
      </w:pPr>
      <w:del w:id="581" w:author="Lidia Rocha" w:date="2025-10-29T21:57:00Z" w16du:dateUtc="2025-10-30T04:57:00Z">
        <w:r w:rsidRPr="00453C19" w:rsidDel="00254339">
          <w:rPr>
            <w:color w:val="222222"/>
            <w:sz w:val="24"/>
            <w:szCs w:val="24"/>
          </w:rPr>
          <w:delText>Primary flows.</w:delText>
        </w:r>
      </w:del>
    </w:p>
    <w:p w14:paraId="5B3E4AA5" w14:textId="36DBE38A" w:rsidR="001D3EB5" w:rsidRPr="00067BAF" w:rsidDel="00254339" w:rsidRDefault="35B7FCE6" w:rsidP="00067BAF">
      <w:pPr>
        <w:pStyle w:val="ListParagraph"/>
        <w:numPr>
          <w:ilvl w:val="0"/>
          <w:numId w:val="96"/>
        </w:numPr>
        <w:shd w:val="clear" w:color="auto" w:fill="FFFFFF" w:themeFill="background1"/>
        <w:rPr>
          <w:del w:id="582" w:author="Lidia Rocha" w:date="2025-10-29T21:57:00Z" w16du:dateUtc="2025-10-30T04:57:00Z"/>
          <w:color w:val="222222"/>
          <w:sz w:val="24"/>
          <w:szCs w:val="24"/>
        </w:rPr>
      </w:pPr>
      <w:del w:id="583" w:author="Lidia Rocha" w:date="2025-10-29T21:57:00Z" w16du:dateUtc="2025-10-30T04:57:00Z">
        <w:r w:rsidRPr="00067BAF" w:rsidDel="00254339">
          <w:rPr>
            <w:color w:val="222222"/>
            <w:sz w:val="24"/>
            <w:szCs w:val="24"/>
          </w:rPr>
          <w:delText>Sign‑in (email+password, Apple, Google) → Cognito Hosted UI/OIDC → short‑lived access token (≤ 60 min), refresh token (≤ 30 days).</w:delText>
        </w:r>
      </w:del>
    </w:p>
    <w:p w14:paraId="16F6FF5B" w14:textId="658A85B3" w:rsidR="001D3EB5" w:rsidRPr="00067BAF" w:rsidDel="00254339" w:rsidRDefault="35B7FCE6" w:rsidP="00067BAF">
      <w:pPr>
        <w:pStyle w:val="ListParagraph"/>
        <w:numPr>
          <w:ilvl w:val="0"/>
          <w:numId w:val="96"/>
        </w:numPr>
        <w:shd w:val="clear" w:color="auto" w:fill="FFFFFF" w:themeFill="background1"/>
        <w:rPr>
          <w:del w:id="584" w:author="Lidia Rocha" w:date="2025-10-29T21:57:00Z" w16du:dateUtc="2025-10-30T04:57:00Z"/>
          <w:color w:val="222222"/>
          <w:sz w:val="24"/>
          <w:szCs w:val="24"/>
        </w:rPr>
      </w:pPr>
      <w:del w:id="585" w:author="Lidia Rocha" w:date="2025-10-29T21:57:00Z" w16du:dateUtc="2025-10-30T04:57:00Z">
        <w:r w:rsidRPr="00067BAF" w:rsidDel="00254339">
          <w:rPr>
            <w:color w:val="222222"/>
            <w:sz w:val="24"/>
            <w:szCs w:val="24"/>
          </w:rPr>
          <w:delText>First‑run enrollment → register device push token → Notification settings (user‑tunable) → baseline accessibility toggles.</w:delText>
        </w:r>
      </w:del>
    </w:p>
    <w:p w14:paraId="0FDD8818" w14:textId="338DB1B3" w:rsidR="001D3EB5" w:rsidRPr="00453C19" w:rsidDel="00254339" w:rsidRDefault="35B7FCE6" w:rsidP="00067BAF">
      <w:pPr>
        <w:pStyle w:val="ListParagraph"/>
        <w:numPr>
          <w:ilvl w:val="0"/>
          <w:numId w:val="96"/>
        </w:numPr>
        <w:shd w:val="clear" w:color="auto" w:fill="FFFFFF" w:themeFill="background1"/>
        <w:rPr>
          <w:del w:id="586" w:author="Lidia Rocha" w:date="2025-10-29T21:57:00Z" w16du:dateUtc="2025-10-30T04:57:00Z"/>
          <w:color w:val="222222"/>
          <w:sz w:val="24"/>
          <w:szCs w:val="24"/>
        </w:rPr>
      </w:pPr>
      <w:del w:id="587" w:author="Lidia Rocha" w:date="2025-10-29T21:57:00Z" w16du:dateUtc="2025-10-30T04:57:00Z">
        <w:r w:rsidRPr="00067BAF" w:rsidDel="00254339">
          <w:rPr>
            <w:color w:val="222222"/>
            <w:sz w:val="24"/>
            <w:szCs w:val="24"/>
          </w:rPr>
          <w:delText xml:space="preserve">Recovery → verified email + step‑up challenge → forced password reset policy. (Baseline STP covers password reset validation and error cases.) </w:delText>
        </w:r>
      </w:del>
    </w:p>
    <w:p w14:paraId="6BE68A68" w14:textId="4D58F257" w:rsidR="001D3EB5" w:rsidRPr="00453C19" w:rsidDel="00254339" w:rsidRDefault="35B7FCE6" w:rsidP="00453C19">
      <w:pPr>
        <w:shd w:val="clear" w:color="auto" w:fill="FFFFFF" w:themeFill="background1"/>
        <w:spacing w:after="180"/>
        <w:rPr>
          <w:del w:id="588" w:author="Lidia Rocha" w:date="2025-10-29T21:57:00Z" w16du:dateUtc="2025-10-30T04:57:00Z"/>
          <w:color w:val="222222"/>
          <w:sz w:val="24"/>
          <w:szCs w:val="24"/>
        </w:rPr>
      </w:pPr>
      <w:del w:id="589" w:author="Lidia Rocha" w:date="2025-10-29T21:57:00Z" w16du:dateUtc="2025-10-30T04:57:00Z">
        <w:r w:rsidRPr="00453C19" w:rsidDel="00254339">
          <w:rPr>
            <w:color w:val="222222"/>
            <w:sz w:val="24"/>
            <w:szCs w:val="24"/>
          </w:rPr>
          <w:delText>Quality gates.</w:delText>
        </w:r>
      </w:del>
    </w:p>
    <w:p w14:paraId="18E685D2" w14:textId="4957472A" w:rsidR="001D3EB5" w:rsidRPr="00067BAF" w:rsidDel="00254339" w:rsidRDefault="35B7FCE6" w:rsidP="00067BAF">
      <w:pPr>
        <w:pStyle w:val="ListParagraph"/>
        <w:numPr>
          <w:ilvl w:val="0"/>
          <w:numId w:val="95"/>
        </w:numPr>
        <w:shd w:val="clear" w:color="auto" w:fill="FFFFFF" w:themeFill="background1"/>
        <w:rPr>
          <w:del w:id="590" w:author="Lidia Rocha" w:date="2025-10-29T21:57:00Z" w16du:dateUtc="2025-10-30T04:57:00Z"/>
          <w:color w:val="222222"/>
          <w:sz w:val="24"/>
          <w:szCs w:val="24"/>
        </w:rPr>
      </w:pPr>
      <w:del w:id="591" w:author="Lidia Rocha" w:date="2025-10-29T21:57:00Z" w16du:dateUtc="2025-10-30T04:57:00Z">
        <w:r w:rsidRPr="00067BAF" w:rsidDel="00254339">
          <w:rPr>
            <w:color w:val="222222"/>
            <w:sz w:val="24"/>
            <w:szCs w:val="24"/>
          </w:rPr>
          <w:delText>Perf: sign‑in &lt; 2s p95; token refresh &lt; 500ms p95 (measured client‑side); first push token registration &lt; 800ms p95.</w:delText>
        </w:r>
      </w:del>
    </w:p>
    <w:p w14:paraId="4E3FFCB4" w14:textId="168B6226" w:rsidR="001D3EB5" w:rsidRPr="00067BAF" w:rsidDel="00254339" w:rsidRDefault="35B7FCE6" w:rsidP="00067BAF">
      <w:pPr>
        <w:pStyle w:val="ListParagraph"/>
        <w:numPr>
          <w:ilvl w:val="0"/>
          <w:numId w:val="95"/>
        </w:numPr>
        <w:shd w:val="clear" w:color="auto" w:fill="FFFFFF" w:themeFill="background1"/>
        <w:rPr>
          <w:del w:id="592" w:author="Lidia Rocha" w:date="2025-10-29T21:57:00Z" w16du:dateUtc="2025-10-30T04:57:00Z"/>
          <w:color w:val="222222"/>
          <w:sz w:val="24"/>
          <w:szCs w:val="24"/>
        </w:rPr>
      </w:pPr>
      <w:del w:id="593" w:author="Lidia Rocha" w:date="2025-10-29T21:57:00Z" w16du:dateUtc="2025-10-30T04:57:00Z">
        <w:r w:rsidRPr="00067BAF" w:rsidDel="00254339">
          <w:rPr>
            <w:color w:val="222222"/>
            <w:sz w:val="24"/>
            <w:szCs w:val="24"/>
          </w:rPr>
          <w:delText>Security: rate‑limit login attempts (IP/username), lockout &amp; exponential backoff; JWT verification on client prior to use; PKCE for mobile OIDC; no secrets in app bundle; minimum TLS 1.3.</w:delText>
        </w:r>
      </w:del>
    </w:p>
    <w:p w14:paraId="77FE8981" w14:textId="17D2E41E" w:rsidR="001D3EB5" w:rsidRPr="00453C19" w:rsidDel="00254339" w:rsidRDefault="35B7FCE6" w:rsidP="00067BAF">
      <w:pPr>
        <w:pStyle w:val="ListParagraph"/>
        <w:numPr>
          <w:ilvl w:val="0"/>
          <w:numId w:val="95"/>
        </w:numPr>
        <w:shd w:val="clear" w:color="auto" w:fill="FFFFFF" w:themeFill="background1"/>
        <w:rPr>
          <w:del w:id="594" w:author="Lidia Rocha" w:date="2025-10-29T21:57:00Z" w16du:dateUtc="2025-10-30T04:57:00Z"/>
          <w:color w:val="222222"/>
          <w:sz w:val="24"/>
          <w:szCs w:val="24"/>
        </w:rPr>
      </w:pPr>
      <w:del w:id="595" w:author="Lidia Rocha" w:date="2025-10-29T21:57:00Z" w16du:dateUtc="2025-10-30T04:57:00Z">
        <w:r w:rsidRPr="00067BAF" w:rsidDel="00254339">
          <w:rPr>
            <w:color w:val="222222"/>
            <w:sz w:val="24"/>
            <w:szCs w:val="24"/>
          </w:rPr>
          <w:delText xml:space="preserve">Accessibility: onboarding screens and modal dialogs meet WCAG 2.2 AA (focus order, target sizes, captions).  </w:delText>
        </w:r>
      </w:del>
    </w:p>
    <w:p w14:paraId="6844DC89" w14:textId="1EDC2DAF" w:rsidR="001D3EB5" w:rsidRPr="00067BAF" w:rsidDel="00254339" w:rsidRDefault="35B7FCE6" w:rsidP="00453C19">
      <w:pPr>
        <w:shd w:val="clear" w:color="auto" w:fill="FFFFFF" w:themeFill="background1"/>
        <w:spacing w:after="180"/>
        <w:rPr>
          <w:del w:id="596" w:author="Lidia Rocha" w:date="2025-10-29T21:57:00Z" w16du:dateUtc="2025-10-30T04:57:00Z"/>
          <w:color w:val="222222"/>
          <w:sz w:val="24"/>
          <w:szCs w:val="24"/>
        </w:rPr>
      </w:pPr>
      <w:del w:id="597" w:author="Lidia Rocha" w:date="2025-10-29T21:57:00Z" w16du:dateUtc="2025-10-30T04:57:00Z">
        <w:r w:rsidRPr="00067BAF" w:rsidDel="00254339">
          <w:rPr>
            <w:color w:val="222222"/>
            <w:sz w:val="24"/>
            <w:szCs w:val="24"/>
          </w:rPr>
          <w:delText>Data model (excerpt)</w:delText>
        </w:r>
      </w:del>
    </w:p>
    <w:p w14:paraId="61C16C29" w14:textId="7FE61E67" w:rsidR="001D3EB5" w:rsidRPr="00453C19" w:rsidDel="00254339" w:rsidRDefault="35B7FCE6" w:rsidP="00453C19">
      <w:pPr>
        <w:pStyle w:val="ListParagraph"/>
        <w:numPr>
          <w:ilvl w:val="0"/>
          <w:numId w:val="94"/>
        </w:numPr>
        <w:shd w:val="clear" w:color="auto" w:fill="FFFFFF" w:themeFill="background1"/>
        <w:rPr>
          <w:del w:id="598" w:author="Lidia Rocha" w:date="2025-10-29T21:57:00Z" w16du:dateUtc="2025-10-30T04:57:00Z"/>
          <w:color w:val="222222"/>
          <w:sz w:val="24"/>
          <w:szCs w:val="24"/>
        </w:rPr>
      </w:pPr>
      <w:del w:id="599" w:author="Lidia Rocha" w:date="2025-10-29T21:57:00Z" w16du:dateUtc="2025-10-30T04:57:00Z">
        <w:r w:rsidRPr="00453C19" w:rsidDel="00254339">
          <w:rPr>
            <w:color w:val="222222"/>
            <w:sz w:val="24"/>
            <w:szCs w:val="24"/>
          </w:rPr>
          <w:delText>users(id, email, role, status, created_at, last_login_at)</w:delText>
        </w:r>
      </w:del>
    </w:p>
    <w:p w14:paraId="67AA4D56" w14:textId="045D91F2" w:rsidR="001D3EB5" w:rsidRPr="00453C19" w:rsidDel="00254339" w:rsidRDefault="35B7FCE6" w:rsidP="00453C19">
      <w:pPr>
        <w:pStyle w:val="ListParagraph"/>
        <w:numPr>
          <w:ilvl w:val="0"/>
          <w:numId w:val="94"/>
        </w:numPr>
        <w:shd w:val="clear" w:color="auto" w:fill="FFFFFF" w:themeFill="background1"/>
        <w:rPr>
          <w:del w:id="600" w:author="Lidia Rocha" w:date="2025-10-29T21:57:00Z" w16du:dateUtc="2025-10-30T04:57:00Z"/>
          <w:color w:val="222222"/>
          <w:sz w:val="24"/>
          <w:szCs w:val="24"/>
        </w:rPr>
      </w:pPr>
      <w:del w:id="601" w:author="Lidia Rocha" w:date="2025-10-29T21:57:00Z" w16du:dateUtc="2025-10-30T04:57:00Z">
        <w:r w:rsidRPr="00453C19" w:rsidDel="00254339">
          <w:rPr>
            <w:color w:val="222222"/>
            <w:sz w:val="24"/>
            <w:szCs w:val="24"/>
          </w:rPr>
          <w:delText>device_tokens(id, user_id, platform, token, created_at, revoked_at)</w:delText>
        </w:r>
      </w:del>
    </w:p>
    <w:p w14:paraId="6D0B4D02" w14:textId="14649FEA" w:rsidR="001D3EB5" w:rsidRPr="00453C19" w:rsidDel="00254339" w:rsidRDefault="35B7FCE6" w:rsidP="00453C19">
      <w:pPr>
        <w:pStyle w:val="ListParagraph"/>
        <w:numPr>
          <w:ilvl w:val="0"/>
          <w:numId w:val="94"/>
        </w:numPr>
        <w:shd w:val="clear" w:color="auto" w:fill="FFFFFF" w:themeFill="background1"/>
        <w:rPr>
          <w:del w:id="602" w:author="Lidia Rocha" w:date="2025-10-29T21:57:00Z" w16du:dateUtc="2025-10-30T04:57:00Z"/>
          <w:color w:val="222222"/>
          <w:sz w:val="24"/>
          <w:szCs w:val="24"/>
        </w:rPr>
      </w:pPr>
      <w:del w:id="603" w:author="Lidia Rocha" w:date="2025-10-29T21:57:00Z" w16du:dateUtc="2025-10-30T04:57:00Z">
        <w:r w:rsidRPr="00453C19" w:rsidDel="00254339">
          <w:rPr>
            <w:color w:val="222222"/>
            <w:sz w:val="24"/>
            <w:szCs w:val="24"/>
          </w:rPr>
          <w:delText>PII boundary: email only; no PHI at onboarding.</w:delText>
        </w:r>
      </w:del>
    </w:p>
    <w:p w14:paraId="38684DC6" w14:textId="1EC88481" w:rsidR="001D3EB5" w:rsidDel="00254339" w:rsidRDefault="35B7FCE6" w:rsidP="00453C19">
      <w:pPr>
        <w:shd w:val="clear" w:color="auto" w:fill="FFFFFF" w:themeFill="background1"/>
        <w:spacing w:after="180"/>
        <w:rPr>
          <w:del w:id="604" w:author="Lidia Rocha" w:date="2025-10-29T21:57:00Z" w16du:dateUtc="2025-10-30T04:57:00Z"/>
          <w:color w:val="222222"/>
          <w:sz w:val="24"/>
          <w:szCs w:val="24"/>
        </w:rPr>
      </w:pPr>
      <w:del w:id="605" w:author="Lidia Rocha" w:date="2025-10-29T21:57:00Z" w16du:dateUtc="2025-10-30T04:57:00Z">
        <w:r w:rsidRPr="00453C19" w:rsidDel="00254339">
          <w:rPr>
            <w:color w:val="222222"/>
            <w:sz w:val="24"/>
            <w:szCs w:val="24"/>
          </w:rPr>
          <w:delText>Failure handling. All auth errors mapped to friendly codes (e.g., E_LOGIN_LOCKED, E_TOKEN_EXPIRED) with localized copy and retry guidance.</w:delText>
        </w:r>
      </w:del>
    </w:p>
    <w:p w14:paraId="1015B47B" w14:textId="21AC1831" w:rsidR="001D3EB5" w:rsidRPr="00453C19" w:rsidDel="002B4588" w:rsidRDefault="76D5883E" w:rsidP="00D70389">
      <w:pPr>
        <w:pStyle w:val="Heading2"/>
        <w:rPr>
          <w:del w:id="606" w:author="Lidia Rocha" w:date="2025-10-29T21:57:00Z" w16du:dateUtc="2025-10-30T04:57:00Z"/>
        </w:rPr>
      </w:pPr>
      <w:del w:id="607" w:author="Lidia Rocha" w:date="2025-10-29T21:57:00Z" w16du:dateUtc="2025-10-30T04:57:00Z">
        <w:r w:rsidRPr="00453C19" w:rsidDel="002B4588">
          <w:delText>Mail Delivered Assistant (USPS) — Functional &amp; Accessibility</w:delText>
        </w:r>
      </w:del>
    </w:p>
    <w:p w14:paraId="1434E2EC" w14:textId="78E94D25" w:rsidR="001D3EB5" w:rsidRPr="00453C19" w:rsidDel="002B4588" w:rsidRDefault="001D3EB5" w:rsidP="00453C19">
      <w:pPr>
        <w:spacing w:after="180"/>
        <w:rPr>
          <w:del w:id="608" w:author="Lidia Rocha" w:date="2025-10-29T21:57:00Z" w16du:dateUtc="2025-10-30T04:57:00Z"/>
          <w:sz w:val="24"/>
          <w:szCs w:val="24"/>
        </w:rPr>
      </w:pPr>
    </w:p>
    <w:p w14:paraId="6F0AC91B" w14:textId="0ECB12F7" w:rsidR="001D3EB5" w:rsidRPr="00453C19" w:rsidDel="002B4588" w:rsidRDefault="001D3EB5" w:rsidP="00453C19">
      <w:pPr>
        <w:spacing w:after="180"/>
        <w:rPr>
          <w:del w:id="609" w:author="Lidia Rocha" w:date="2025-10-29T21:57:00Z" w16du:dateUtc="2025-10-30T04:57:00Z"/>
          <w:sz w:val="24"/>
          <w:szCs w:val="24"/>
        </w:rPr>
      </w:pPr>
    </w:p>
    <w:p w14:paraId="4174EEF3" w14:textId="0FA3D5B7" w:rsidR="001D3EB5" w:rsidRPr="00453C19" w:rsidDel="002B4588" w:rsidRDefault="76D5883E" w:rsidP="00453C19">
      <w:pPr>
        <w:spacing w:after="180"/>
        <w:rPr>
          <w:del w:id="610" w:author="Lidia Rocha" w:date="2025-10-29T21:57:00Z" w16du:dateUtc="2025-10-30T04:57:00Z"/>
          <w:sz w:val="24"/>
          <w:szCs w:val="24"/>
        </w:rPr>
      </w:pPr>
      <w:del w:id="611" w:author="Lidia Rocha" w:date="2025-10-29T21:57:00Z" w16du:dateUtc="2025-10-30T04:57:00Z">
        <w:r w:rsidRPr="00453C19" w:rsidDel="002B4588">
          <w:rPr>
            <w:sz w:val="24"/>
            <w:szCs w:val="24"/>
          </w:rPr>
          <w:delText>Scope. Ingest digest, display thumbnails, run OCR, speak mail aloud, CRUD, propose Calendar events from detected dates, and enforce consent. Coverage: REQ‑MA‑1..6.</w:delText>
        </w:r>
      </w:del>
    </w:p>
    <w:p w14:paraId="5620AC2B" w14:textId="291128E1" w:rsidR="001D3EB5" w:rsidRPr="00453C19" w:rsidDel="002B4588" w:rsidRDefault="001D3EB5" w:rsidP="00453C19">
      <w:pPr>
        <w:spacing w:after="180"/>
        <w:rPr>
          <w:del w:id="612" w:author="Lidia Rocha" w:date="2025-10-29T21:57:00Z" w16du:dateUtc="2025-10-30T04:57:00Z"/>
          <w:sz w:val="24"/>
          <w:szCs w:val="24"/>
        </w:rPr>
      </w:pPr>
    </w:p>
    <w:p w14:paraId="3070026B" w14:textId="0C3877D6" w:rsidR="001D3EB5" w:rsidRPr="00453C19" w:rsidDel="002B4588" w:rsidRDefault="76D5883E" w:rsidP="00453C19">
      <w:pPr>
        <w:spacing w:after="180"/>
        <w:rPr>
          <w:del w:id="613" w:author="Lidia Rocha" w:date="2025-10-29T21:57:00Z" w16du:dateUtc="2025-10-30T04:57:00Z"/>
          <w:sz w:val="24"/>
          <w:szCs w:val="24"/>
        </w:rPr>
      </w:pPr>
      <w:del w:id="614" w:author="Lidia Rocha" w:date="2025-10-29T21:57:00Z" w16du:dateUtc="2025-10-30T04:57:00Z">
        <w:r w:rsidRPr="00453C19" w:rsidDel="002B4588">
          <w:rPr>
            <w:sz w:val="24"/>
            <w:szCs w:val="24"/>
          </w:rPr>
          <w:delText>Prereqs. Patient connects mail inbox; feature flag ON.</w:delText>
        </w:r>
      </w:del>
    </w:p>
    <w:p w14:paraId="3EC7DB61" w14:textId="1DB6AA5F" w:rsidR="001D3EB5" w:rsidRPr="00453C19" w:rsidDel="002B4588" w:rsidRDefault="001D3EB5" w:rsidP="00453C19">
      <w:pPr>
        <w:spacing w:after="180"/>
        <w:rPr>
          <w:del w:id="615" w:author="Lidia Rocha" w:date="2025-10-29T21:57:00Z" w16du:dateUtc="2025-10-30T04:57:00Z"/>
          <w:sz w:val="24"/>
          <w:szCs w:val="24"/>
        </w:rPr>
      </w:pPr>
    </w:p>
    <w:p w14:paraId="23992042" w14:textId="415A49C6" w:rsidR="001D3EB5" w:rsidRPr="00453C19" w:rsidDel="002B4588" w:rsidRDefault="76D5883E" w:rsidP="00453C19">
      <w:pPr>
        <w:spacing w:after="180"/>
        <w:rPr>
          <w:del w:id="616" w:author="Lidia Rocha" w:date="2025-10-29T21:57:00Z" w16du:dateUtc="2025-10-30T04:57:00Z"/>
          <w:sz w:val="24"/>
          <w:szCs w:val="24"/>
        </w:rPr>
      </w:pPr>
      <w:del w:id="617" w:author="Lidia Rocha" w:date="2025-10-29T21:57:00Z" w16du:dateUtc="2025-10-30T04:57:00Z">
        <w:r w:rsidRPr="00453C19" w:rsidDel="002B4588">
          <w:rPr>
            <w:sz w:val="24"/>
            <w:szCs w:val="24"/>
          </w:rPr>
          <w:delText>Test cases.</w:delText>
        </w:r>
      </w:del>
    </w:p>
    <w:p w14:paraId="623040AF" w14:textId="1BD14472" w:rsidR="001D3EB5" w:rsidRPr="00453C19" w:rsidDel="002B4588" w:rsidRDefault="001D3EB5" w:rsidP="00453C19">
      <w:pPr>
        <w:spacing w:after="180"/>
        <w:rPr>
          <w:del w:id="618" w:author="Lidia Rocha" w:date="2025-10-29T21:57:00Z" w16du:dateUtc="2025-10-30T04:57:00Z"/>
          <w:sz w:val="24"/>
          <w:szCs w:val="24"/>
        </w:rPr>
      </w:pPr>
    </w:p>
    <w:p w14:paraId="32D28F18" w14:textId="639ADA63" w:rsidR="001D3EB5" w:rsidRPr="00453C19" w:rsidDel="002B4588" w:rsidRDefault="76D5883E" w:rsidP="00453C19">
      <w:pPr>
        <w:pStyle w:val="ListParagraph"/>
        <w:numPr>
          <w:ilvl w:val="0"/>
          <w:numId w:val="76"/>
        </w:numPr>
        <w:rPr>
          <w:del w:id="619" w:author="Lidia Rocha" w:date="2025-10-29T21:57:00Z" w16du:dateUtc="2025-10-30T04:57:00Z"/>
          <w:sz w:val="24"/>
          <w:szCs w:val="24"/>
        </w:rPr>
      </w:pPr>
      <w:del w:id="620" w:author="Lidia Rocha" w:date="2025-10-29T21:57:00Z" w16du:dateUtc="2025-10-30T04:57:00Z">
        <w:r w:rsidRPr="00453C19" w:rsidDel="002B4588">
          <w:rPr>
            <w:sz w:val="24"/>
            <w:szCs w:val="24"/>
          </w:rPr>
          <w:delText>TC‑MA‑01: Ingest daily digest → thumbnails appear; items show date/from/subject; loading ≤ 1s p95.</w:delText>
        </w:r>
      </w:del>
    </w:p>
    <w:p w14:paraId="15CCDF80" w14:textId="24669AC7" w:rsidR="001D3EB5" w:rsidRPr="00453C19" w:rsidDel="002B4588" w:rsidRDefault="76D5883E" w:rsidP="00453C19">
      <w:pPr>
        <w:pStyle w:val="ListParagraph"/>
        <w:numPr>
          <w:ilvl w:val="0"/>
          <w:numId w:val="76"/>
        </w:numPr>
        <w:rPr>
          <w:del w:id="621" w:author="Lidia Rocha" w:date="2025-10-29T21:57:00Z" w16du:dateUtc="2025-10-30T04:57:00Z"/>
          <w:sz w:val="24"/>
          <w:szCs w:val="24"/>
        </w:rPr>
      </w:pPr>
      <w:del w:id="622" w:author="Lidia Rocha" w:date="2025-10-29T21:57:00Z" w16du:dateUtc="2025-10-30T04:57:00Z">
        <w:r w:rsidRPr="00453C19" w:rsidDel="002B4588">
          <w:rPr>
            <w:sz w:val="24"/>
            <w:szCs w:val="24"/>
          </w:rPr>
          <w:delText>TC‑MA‑02: Open item → OCR runs → text displayed; TTS reads successfully; pause/resume works.</w:delText>
        </w:r>
      </w:del>
    </w:p>
    <w:p w14:paraId="499C8F13" w14:textId="603E1AE4" w:rsidR="001D3EB5" w:rsidRPr="00453C19" w:rsidDel="002B4588" w:rsidRDefault="76D5883E" w:rsidP="00453C19">
      <w:pPr>
        <w:pStyle w:val="ListParagraph"/>
        <w:numPr>
          <w:ilvl w:val="0"/>
          <w:numId w:val="76"/>
        </w:numPr>
        <w:rPr>
          <w:del w:id="623" w:author="Lidia Rocha" w:date="2025-10-29T21:57:00Z" w16du:dateUtc="2025-10-30T04:57:00Z"/>
          <w:sz w:val="24"/>
          <w:szCs w:val="24"/>
        </w:rPr>
      </w:pPr>
      <w:del w:id="624" w:author="Lidia Rocha" w:date="2025-10-29T21:57:00Z" w16du:dateUtc="2025-10-30T04:57:00Z">
        <w:r w:rsidRPr="00453C19" w:rsidDel="002B4588">
          <w:rPr>
            <w:sz w:val="24"/>
            <w:szCs w:val="24"/>
          </w:rPr>
          <w:delText>TC‑MA‑03: Detect date in OCR → Calendar proposal created with AI‑derived label; caregiver sees banner “proposed by Mail Assistant.”</w:delText>
        </w:r>
      </w:del>
    </w:p>
    <w:p w14:paraId="460E88B5" w14:textId="3CCFE65D" w:rsidR="001D3EB5" w:rsidRPr="00453C19" w:rsidDel="002B4588" w:rsidRDefault="76D5883E" w:rsidP="00453C19">
      <w:pPr>
        <w:pStyle w:val="ListParagraph"/>
        <w:numPr>
          <w:ilvl w:val="0"/>
          <w:numId w:val="76"/>
        </w:numPr>
        <w:rPr>
          <w:del w:id="625" w:author="Lidia Rocha" w:date="2025-10-29T21:57:00Z" w16du:dateUtc="2025-10-30T04:57:00Z"/>
          <w:sz w:val="24"/>
          <w:szCs w:val="24"/>
        </w:rPr>
      </w:pPr>
      <w:del w:id="626" w:author="Lidia Rocha" w:date="2025-10-29T21:57:00Z" w16du:dateUtc="2025-10-30T04:57:00Z">
        <w:r w:rsidRPr="00453C19" w:rsidDel="002B4588">
          <w:rPr>
            <w:sz w:val="24"/>
            <w:szCs w:val="24"/>
          </w:rPr>
          <w:delText>TC‑MA‑04: Archive &amp; Delete item → item hidden or removed; audit logs written.</w:delText>
        </w:r>
      </w:del>
    </w:p>
    <w:p w14:paraId="78951E72" w14:textId="7B3F7ACC" w:rsidR="001D3EB5" w:rsidRPr="00453C19" w:rsidDel="002B4588" w:rsidRDefault="76D5883E" w:rsidP="00453C19">
      <w:pPr>
        <w:pStyle w:val="ListParagraph"/>
        <w:numPr>
          <w:ilvl w:val="0"/>
          <w:numId w:val="76"/>
        </w:numPr>
        <w:rPr>
          <w:del w:id="627" w:author="Lidia Rocha" w:date="2025-10-29T21:57:00Z" w16du:dateUtc="2025-10-30T04:57:00Z"/>
          <w:sz w:val="24"/>
          <w:szCs w:val="24"/>
        </w:rPr>
      </w:pPr>
      <w:del w:id="628" w:author="Lidia Rocha" w:date="2025-10-29T21:57:00Z" w16du:dateUtc="2025-10-30T04:57:00Z">
        <w:r w:rsidRPr="00453C19" w:rsidDel="002B4588">
          <w:rPr>
            <w:sz w:val="24"/>
            <w:szCs w:val="24"/>
          </w:rPr>
          <w:delText xml:space="preserve">TC‑MA‑05: Accessibility: all controls keyboard/focusable; rotor order logical; captions available for media. (WCAG 2.2).  </w:delText>
        </w:r>
      </w:del>
    </w:p>
    <w:p w14:paraId="1B7253B0" w14:textId="02D2287E" w:rsidR="001D3EB5" w:rsidRPr="00453C19" w:rsidDel="002B4588" w:rsidRDefault="76D5883E" w:rsidP="00453C19">
      <w:pPr>
        <w:pStyle w:val="ListParagraph"/>
        <w:numPr>
          <w:ilvl w:val="0"/>
          <w:numId w:val="76"/>
        </w:numPr>
        <w:rPr>
          <w:del w:id="629" w:author="Lidia Rocha" w:date="2025-10-29T21:57:00Z" w16du:dateUtc="2025-10-30T04:57:00Z"/>
          <w:sz w:val="24"/>
          <w:szCs w:val="24"/>
        </w:rPr>
      </w:pPr>
      <w:del w:id="630" w:author="Lidia Rocha" w:date="2025-10-29T21:57:00Z" w16du:dateUtc="2025-10-30T04:57:00Z">
        <w:r w:rsidRPr="00453C19" w:rsidDel="002B4588">
          <w:rPr>
            <w:sz w:val="24"/>
            <w:szCs w:val="24"/>
          </w:rPr>
          <w:delText>TC‑MA‑06: PII alert when SSN pattern is detected; caregiver alerted only if consent exists; otherwise patient‑only alert.</w:delText>
        </w:r>
      </w:del>
    </w:p>
    <w:p w14:paraId="3C9D73A2" w14:textId="115224E9" w:rsidR="001D3EB5" w:rsidRPr="00453C19" w:rsidDel="002B4588" w:rsidRDefault="76D5883E" w:rsidP="00453C19">
      <w:pPr>
        <w:pStyle w:val="ListParagraph"/>
        <w:numPr>
          <w:ilvl w:val="0"/>
          <w:numId w:val="76"/>
        </w:numPr>
        <w:rPr>
          <w:del w:id="631" w:author="Lidia Rocha" w:date="2025-10-29T21:57:00Z" w16du:dateUtc="2025-10-30T04:57:00Z"/>
          <w:sz w:val="24"/>
          <w:szCs w:val="24"/>
        </w:rPr>
      </w:pPr>
      <w:del w:id="632" w:author="Lidia Rocha" w:date="2025-10-29T21:57:00Z" w16du:dateUtc="2025-10-30T04:57:00Z">
        <w:r w:rsidRPr="00453C19" w:rsidDel="002B4588">
          <w:rPr>
            <w:sz w:val="24"/>
            <w:szCs w:val="24"/>
          </w:rPr>
          <w:delText>TC‑MA‑07: Consent off → caregiver cannot view patient mail; UI shows “Access requires consent.”</w:delText>
        </w:r>
      </w:del>
    </w:p>
    <w:p w14:paraId="63036708" w14:textId="01FD641F" w:rsidR="001D3EB5" w:rsidRPr="00453C19" w:rsidDel="002B4588" w:rsidRDefault="76D5883E" w:rsidP="00453C19">
      <w:pPr>
        <w:pStyle w:val="ListParagraph"/>
        <w:numPr>
          <w:ilvl w:val="0"/>
          <w:numId w:val="76"/>
        </w:numPr>
        <w:rPr>
          <w:del w:id="633" w:author="Lidia Rocha" w:date="2025-10-29T21:57:00Z" w16du:dateUtc="2025-10-30T04:57:00Z"/>
          <w:sz w:val="24"/>
          <w:szCs w:val="24"/>
        </w:rPr>
      </w:pPr>
      <w:del w:id="634" w:author="Lidia Rocha" w:date="2025-10-29T21:57:00Z" w16du:dateUtc="2025-10-30T04:57:00Z">
        <w:r w:rsidRPr="00453C19" w:rsidDel="002B4588">
          <w:rPr>
            <w:sz w:val="24"/>
            <w:szCs w:val="24"/>
          </w:rPr>
          <w:delText>TC‑MA‑08: Security: ensure raw image is deleted when “Do not retain” setting is enabled; S3 object missing; only OCR text remains.</w:delText>
        </w:r>
      </w:del>
    </w:p>
    <w:p w14:paraId="2709B3FA" w14:textId="74A7D4C6" w:rsidR="001D3EB5" w:rsidRPr="00453C19" w:rsidDel="002B4588" w:rsidRDefault="76D5883E" w:rsidP="00453C19">
      <w:pPr>
        <w:pStyle w:val="ListParagraph"/>
        <w:numPr>
          <w:ilvl w:val="0"/>
          <w:numId w:val="76"/>
        </w:numPr>
        <w:rPr>
          <w:del w:id="635" w:author="Lidia Rocha" w:date="2025-10-29T21:57:00Z" w16du:dateUtc="2025-10-30T04:57:00Z"/>
          <w:sz w:val="24"/>
          <w:szCs w:val="24"/>
        </w:rPr>
      </w:pPr>
      <w:del w:id="636" w:author="Lidia Rocha" w:date="2025-10-29T21:57:00Z" w16du:dateUtc="2025-10-30T04:57:00Z">
        <w:r w:rsidRPr="00453C19" w:rsidDel="002B4588">
          <w:rPr>
            <w:sz w:val="24"/>
            <w:szCs w:val="24"/>
          </w:rPr>
          <w:delText>TC‑MA‑09: Error path: mailbox unreachable → user‑friendly message + retry; no partial OCR persisted.</w:delText>
        </w:r>
      </w:del>
    </w:p>
    <w:p w14:paraId="7AD3D6A5" w14:textId="5A989D35" w:rsidR="001D3EB5" w:rsidDel="002B4588" w:rsidRDefault="76D5883E" w:rsidP="00453C19">
      <w:pPr>
        <w:pStyle w:val="ListParagraph"/>
        <w:numPr>
          <w:ilvl w:val="0"/>
          <w:numId w:val="76"/>
        </w:numPr>
        <w:rPr>
          <w:del w:id="637" w:author="Lidia Rocha" w:date="2025-10-29T21:57:00Z" w16du:dateUtc="2025-10-30T04:57:00Z"/>
          <w:sz w:val="24"/>
          <w:szCs w:val="24"/>
        </w:rPr>
      </w:pPr>
      <w:del w:id="638" w:author="Lidia Rocha" w:date="2025-10-29T21:57:00Z" w16du:dateUtc="2025-10-30T04:57:00Z">
        <w:r w:rsidRPr="00453C19" w:rsidDel="002B4588">
          <w:rPr>
            <w:sz w:val="24"/>
            <w:szCs w:val="24"/>
          </w:rPr>
          <w:delText>TC‑MA‑10: Perf: OCR &lt; 2s p95 for single image; TTS start &lt; 500ms.</w:delText>
        </w:r>
      </w:del>
    </w:p>
    <w:p w14:paraId="51BD1286" w14:textId="5E7CF6B3" w:rsidR="001D3EB5" w:rsidRPr="00453C19" w:rsidDel="002B4588" w:rsidRDefault="76D5883E" w:rsidP="00453C19">
      <w:pPr>
        <w:pStyle w:val="ListParagraph"/>
        <w:ind w:left="720"/>
        <w:rPr>
          <w:del w:id="639" w:author="Lidia Rocha" w:date="2025-10-29T21:57:00Z" w16du:dateUtc="2025-10-30T04:57:00Z"/>
          <w:b/>
          <w:bCs/>
          <w:sz w:val="24"/>
          <w:szCs w:val="24"/>
        </w:rPr>
      </w:pPr>
      <w:del w:id="640" w:author="Lidia Rocha" w:date="2025-10-29T21:57:00Z" w16du:dateUtc="2025-10-30T04:57:00Z">
        <w:r w:rsidRPr="00453C19" w:rsidDel="002B4588">
          <w:rPr>
            <w:b/>
            <w:bCs/>
            <w:sz w:val="24"/>
            <w:szCs w:val="24"/>
          </w:rPr>
          <w:delText>B) Calendar Assistant — Dual‑mode w/ AI‑derived entries</w:delText>
        </w:r>
      </w:del>
    </w:p>
    <w:p w14:paraId="6C1C7CB7" w14:textId="301F8651" w:rsidR="001D3EB5" w:rsidRPr="00453C19" w:rsidDel="002B4588" w:rsidRDefault="76D5883E" w:rsidP="00453C19">
      <w:pPr>
        <w:pStyle w:val="ListParagraph"/>
        <w:numPr>
          <w:ilvl w:val="0"/>
          <w:numId w:val="76"/>
        </w:numPr>
        <w:spacing w:after="180"/>
        <w:rPr>
          <w:del w:id="641" w:author="Lidia Rocha" w:date="2025-10-29T21:57:00Z" w16du:dateUtc="2025-10-30T04:57:00Z"/>
          <w:sz w:val="24"/>
          <w:szCs w:val="24"/>
        </w:rPr>
      </w:pPr>
      <w:del w:id="642" w:author="Lidia Rocha" w:date="2025-10-29T21:57:00Z" w16du:dateUtc="2025-10-30T04:57:00Z">
        <w:r w:rsidRPr="00453C19" w:rsidDel="002B4588">
          <w:rPr>
            <w:sz w:val="24"/>
            <w:szCs w:val="24"/>
          </w:rPr>
          <w:delText>Scope. Patient/Caregiver can view Future/Completed tabs; create manual events; accept/decline AI‑derived proposals from Notetaker &amp; Mail; receive reminders. Coverage: REQ‑CA‑1..4.</w:delText>
        </w:r>
      </w:del>
    </w:p>
    <w:p w14:paraId="6F8EBB1C" w14:textId="4283B445" w:rsidR="001D3EB5" w:rsidRPr="00453C19" w:rsidDel="002B4588" w:rsidRDefault="76D5883E" w:rsidP="00453C19">
      <w:pPr>
        <w:pStyle w:val="ListParagraph"/>
        <w:numPr>
          <w:ilvl w:val="0"/>
          <w:numId w:val="76"/>
        </w:numPr>
        <w:spacing w:after="180"/>
        <w:rPr>
          <w:del w:id="643" w:author="Lidia Rocha" w:date="2025-10-29T21:57:00Z" w16du:dateUtc="2025-10-30T04:57:00Z"/>
          <w:sz w:val="24"/>
          <w:szCs w:val="24"/>
        </w:rPr>
      </w:pPr>
      <w:del w:id="644" w:author="Lidia Rocha" w:date="2025-10-29T21:57:00Z" w16du:dateUtc="2025-10-30T04:57:00Z">
        <w:r w:rsidRPr="00453C19" w:rsidDel="002B4588">
          <w:rPr>
            <w:sz w:val="24"/>
            <w:szCs w:val="24"/>
          </w:rPr>
          <w:delText>Test cases.</w:delText>
        </w:r>
      </w:del>
    </w:p>
    <w:p w14:paraId="27D3FA03" w14:textId="4D1A6F99" w:rsidR="001D3EB5" w:rsidRPr="00453C19" w:rsidDel="002B4588" w:rsidRDefault="76D5883E" w:rsidP="00453C19">
      <w:pPr>
        <w:pStyle w:val="ListParagraph"/>
        <w:numPr>
          <w:ilvl w:val="0"/>
          <w:numId w:val="76"/>
        </w:numPr>
        <w:rPr>
          <w:del w:id="645" w:author="Lidia Rocha" w:date="2025-10-29T21:57:00Z" w16du:dateUtc="2025-10-30T04:57:00Z"/>
          <w:sz w:val="24"/>
          <w:szCs w:val="24"/>
        </w:rPr>
      </w:pPr>
      <w:del w:id="646" w:author="Lidia Rocha" w:date="2025-10-29T21:57:00Z" w16du:dateUtc="2025-10-30T04:57:00Z">
        <w:r w:rsidRPr="00453C19" w:rsidDel="002B4588">
          <w:rPr>
            <w:sz w:val="24"/>
            <w:szCs w:val="24"/>
          </w:rPr>
          <w:delText xml:space="preserve">TC‑CA‑01: Calendar visible in both roles; Future tab lists upcoming items; Completed tab lists past events with details. (Figures 43–45).  </w:delText>
        </w:r>
      </w:del>
    </w:p>
    <w:p w14:paraId="752E3845" w14:textId="6858D84A" w:rsidR="001D3EB5" w:rsidRPr="00453C19" w:rsidDel="002B4588" w:rsidRDefault="76D5883E" w:rsidP="00453C19">
      <w:pPr>
        <w:pStyle w:val="ListParagraph"/>
        <w:numPr>
          <w:ilvl w:val="0"/>
          <w:numId w:val="76"/>
        </w:numPr>
        <w:rPr>
          <w:del w:id="647" w:author="Lidia Rocha" w:date="2025-10-29T21:57:00Z" w16du:dateUtc="2025-10-30T04:57:00Z"/>
          <w:sz w:val="24"/>
          <w:szCs w:val="24"/>
        </w:rPr>
      </w:pPr>
      <w:del w:id="648" w:author="Lidia Rocha" w:date="2025-10-29T21:57:00Z" w16du:dateUtc="2025-10-30T04:57:00Z">
        <w:r w:rsidRPr="00453C19" w:rsidDel="002B4588">
          <w:rPr>
            <w:sz w:val="24"/>
            <w:szCs w:val="24"/>
          </w:rPr>
          <w:delText>TC‑CA‑02: Manual add/edit/delete of Appointment/Task/Other → appears with correct color coding and details.</w:delText>
        </w:r>
      </w:del>
    </w:p>
    <w:p w14:paraId="3FB25423" w14:textId="536F6C42" w:rsidR="001D3EB5" w:rsidRPr="00453C19" w:rsidDel="002B4588" w:rsidRDefault="76D5883E" w:rsidP="00453C19">
      <w:pPr>
        <w:pStyle w:val="ListParagraph"/>
        <w:numPr>
          <w:ilvl w:val="0"/>
          <w:numId w:val="76"/>
        </w:numPr>
        <w:rPr>
          <w:del w:id="649" w:author="Lidia Rocha" w:date="2025-10-29T21:57:00Z" w16du:dateUtc="2025-10-30T04:57:00Z"/>
          <w:sz w:val="24"/>
          <w:szCs w:val="24"/>
        </w:rPr>
      </w:pPr>
      <w:del w:id="650" w:author="Lidia Rocha" w:date="2025-10-29T21:57:00Z" w16du:dateUtc="2025-10-30T04:57:00Z">
        <w:r w:rsidRPr="00453C19" w:rsidDel="002B4588">
          <w:rPr>
            <w:sz w:val="24"/>
            <w:szCs w:val="24"/>
          </w:rPr>
          <w:delText>TC‑CA‑03: Accept AI‑derived proposal from Mail/Notetaker → entry created; “AI‑derived” tag persists; audit event recorded.</w:delText>
        </w:r>
      </w:del>
    </w:p>
    <w:p w14:paraId="6220CE2A" w14:textId="50753B98" w:rsidR="001D3EB5" w:rsidRPr="00453C19" w:rsidDel="002B4588" w:rsidRDefault="76D5883E" w:rsidP="00453C19">
      <w:pPr>
        <w:pStyle w:val="ListParagraph"/>
        <w:numPr>
          <w:ilvl w:val="0"/>
          <w:numId w:val="76"/>
        </w:numPr>
        <w:rPr>
          <w:del w:id="651" w:author="Lidia Rocha" w:date="2025-10-29T21:57:00Z" w16du:dateUtc="2025-10-30T04:57:00Z"/>
          <w:sz w:val="24"/>
          <w:szCs w:val="24"/>
        </w:rPr>
      </w:pPr>
      <w:del w:id="652" w:author="Lidia Rocha" w:date="2025-10-29T21:57:00Z" w16du:dateUtc="2025-10-30T04:57:00Z">
        <w:r w:rsidRPr="00453C19" w:rsidDel="002B4588">
          <w:rPr>
            <w:sz w:val="24"/>
            <w:szCs w:val="24"/>
          </w:rPr>
          <w:delText xml:space="preserve">TC‑CA‑04: Reminder fires at configured offset; notification shows role‑appropriate copy (Patient vs Caregiver). (Figure 46).  </w:delText>
        </w:r>
      </w:del>
    </w:p>
    <w:p w14:paraId="214239EC" w14:textId="17C49470" w:rsidR="001D3EB5" w:rsidRPr="00453C19" w:rsidDel="002B4588" w:rsidRDefault="76D5883E" w:rsidP="00453C19">
      <w:pPr>
        <w:pStyle w:val="ListParagraph"/>
        <w:numPr>
          <w:ilvl w:val="0"/>
          <w:numId w:val="76"/>
        </w:numPr>
        <w:rPr>
          <w:del w:id="653" w:author="Lidia Rocha" w:date="2025-10-29T21:57:00Z" w16du:dateUtc="2025-10-30T04:57:00Z"/>
          <w:sz w:val="24"/>
          <w:szCs w:val="24"/>
        </w:rPr>
      </w:pPr>
      <w:del w:id="654" w:author="Lidia Rocha" w:date="2025-10-29T21:57:00Z" w16du:dateUtc="2025-10-30T04:57:00Z">
        <w:r w:rsidRPr="00453C19" w:rsidDel="002B4588">
          <w:rPr>
            <w:sz w:val="24"/>
            <w:szCs w:val="24"/>
          </w:rPr>
          <w:delText xml:space="preserve">TC‑CA‑05: Day list view shows today’s reminders in Patient &amp; Caregiver modes.  </w:delText>
        </w:r>
      </w:del>
    </w:p>
    <w:p w14:paraId="372CC3FD" w14:textId="75E5C3A9" w:rsidR="001D3EB5" w:rsidRPr="00453C19" w:rsidDel="002B4588" w:rsidRDefault="76D5883E" w:rsidP="00453C19">
      <w:pPr>
        <w:pStyle w:val="ListParagraph"/>
        <w:numPr>
          <w:ilvl w:val="0"/>
          <w:numId w:val="76"/>
        </w:numPr>
        <w:rPr>
          <w:del w:id="655" w:author="Lidia Rocha" w:date="2025-10-29T21:57:00Z" w16du:dateUtc="2025-10-30T04:57:00Z"/>
          <w:sz w:val="24"/>
          <w:szCs w:val="24"/>
        </w:rPr>
      </w:pPr>
      <w:del w:id="656" w:author="Lidia Rocha" w:date="2025-10-29T21:57:00Z" w16du:dateUtc="2025-10-30T04:57:00Z">
        <w:r w:rsidRPr="00453C19" w:rsidDel="002B4588">
          <w:rPr>
            <w:sz w:val="24"/>
            <w:szCs w:val="24"/>
          </w:rPr>
          <w:delText>TC‑CA‑06: Sorting/grouping works; Completed shows correct date of completion.</w:delText>
        </w:r>
      </w:del>
    </w:p>
    <w:p w14:paraId="3253F3E6" w14:textId="2143B655" w:rsidR="001D3EB5" w:rsidRPr="00453C19" w:rsidDel="002B4588" w:rsidRDefault="76D5883E" w:rsidP="00453C19">
      <w:pPr>
        <w:pStyle w:val="ListParagraph"/>
        <w:numPr>
          <w:ilvl w:val="0"/>
          <w:numId w:val="76"/>
        </w:numPr>
        <w:rPr>
          <w:del w:id="657" w:author="Lidia Rocha" w:date="2025-10-29T21:57:00Z" w16du:dateUtc="2025-10-30T04:57:00Z"/>
          <w:sz w:val="24"/>
          <w:szCs w:val="24"/>
        </w:rPr>
      </w:pPr>
      <w:del w:id="658" w:author="Lidia Rocha" w:date="2025-10-29T21:57:00Z" w16du:dateUtc="2025-10-30T04:57:00Z">
        <w:r w:rsidRPr="00453C19" w:rsidDel="002B4588">
          <w:rPr>
            <w:sz w:val="24"/>
            <w:szCs w:val="24"/>
          </w:rPr>
          <w:delText>TC‑CA‑07: Accessibility: large‑text scaling, sufficient contrast, focus order.</w:delText>
        </w:r>
      </w:del>
    </w:p>
    <w:p w14:paraId="6C81FBEF" w14:textId="22D615AC" w:rsidR="001D3EB5" w:rsidRPr="00453C19" w:rsidDel="002B4588" w:rsidRDefault="76D5883E" w:rsidP="00453C19">
      <w:pPr>
        <w:pStyle w:val="ListParagraph"/>
        <w:spacing w:after="210"/>
        <w:ind w:left="720"/>
        <w:rPr>
          <w:del w:id="659" w:author="Lidia Rocha" w:date="2025-10-29T21:57:00Z" w16du:dateUtc="2025-10-30T04:57:00Z"/>
          <w:b/>
          <w:bCs/>
          <w:sz w:val="24"/>
          <w:szCs w:val="24"/>
        </w:rPr>
      </w:pPr>
      <w:del w:id="660" w:author="Lidia Rocha" w:date="2025-10-29T21:57:00Z" w16du:dateUtc="2025-10-30T04:57:00Z">
        <w:r w:rsidRPr="00453C19" w:rsidDel="002B4588">
          <w:rPr>
            <w:b/>
            <w:bCs/>
            <w:sz w:val="24"/>
            <w:szCs w:val="24"/>
          </w:rPr>
          <w:delText>C) Medical Visit Notetaker &amp; Telemedicine Patient Assistant</w:delText>
        </w:r>
      </w:del>
    </w:p>
    <w:p w14:paraId="4A9C0CDC" w14:textId="737FDF46" w:rsidR="001D3EB5" w:rsidRPr="00453C19" w:rsidDel="002B4588" w:rsidRDefault="76D5883E" w:rsidP="00453C19">
      <w:pPr>
        <w:pStyle w:val="ListParagraph"/>
        <w:numPr>
          <w:ilvl w:val="0"/>
          <w:numId w:val="76"/>
        </w:numPr>
        <w:spacing w:after="180"/>
        <w:rPr>
          <w:del w:id="661" w:author="Lidia Rocha" w:date="2025-10-29T21:57:00Z" w16du:dateUtc="2025-10-30T04:57:00Z"/>
          <w:sz w:val="24"/>
          <w:szCs w:val="24"/>
        </w:rPr>
      </w:pPr>
      <w:del w:id="662" w:author="Lidia Rocha" w:date="2025-10-29T21:57:00Z" w16du:dateUtc="2025-10-30T04:57:00Z">
        <w:r w:rsidRPr="00453C19" w:rsidDel="002B4588">
          <w:rPr>
            <w:sz w:val="24"/>
            <w:szCs w:val="24"/>
          </w:rPr>
          <w:delText>Scope. Record in‑person conversation notes with diarization; live captioning in telemedicine; PII &amp; trigger scanning; search; sorting/grouping. Coverage: REQ‑NT‑1..5.</w:delText>
        </w:r>
      </w:del>
    </w:p>
    <w:p w14:paraId="51249DA5" w14:textId="0ACB1F31" w:rsidR="001D3EB5" w:rsidRPr="00453C19" w:rsidDel="002B4588" w:rsidRDefault="76D5883E" w:rsidP="00453C19">
      <w:pPr>
        <w:pStyle w:val="ListParagraph"/>
        <w:spacing w:after="180"/>
        <w:ind w:left="720"/>
        <w:rPr>
          <w:del w:id="663" w:author="Lidia Rocha" w:date="2025-10-29T21:57:00Z" w16du:dateUtc="2025-10-30T04:57:00Z"/>
          <w:sz w:val="24"/>
          <w:szCs w:val="24"/>
        </w:rPr>
      </w:pPr>
      <w:del w:id="664" w:author="Lidia Rocha" w:date="2025-10-29T21:57:00Z" w16du:dateUtc="2025-10-30T04:57:00Z">
        <w:r w:rsidRPr="00453C19" w:rsidDel="002B4588">
          <w:rPr>
            <w:sz w:val="24"/>
            <w:szCs w:val="24"/>
          </w:rPr>
          <w:delText>Test cases.</w:delText>
        </w:r>
      </w:del>
    </w:p>
    <w:p w14:paraId="56A7D39B" w14:textId="4D2C5C06" w:rsidR="001D3EB5" w:rsidRPr="00453C19" w:rsidDel="002B4588" w:rsidRDefault="76D5883E" w:rsidP="00453C19">
      <w:pPr>
        <w:pStyle w:val="ListParagraph"/>
        <w:numPr>
          <w:ilvl w:val="0"/>
          <w:numId w:val="76"/>
        </w:numPr>
        <w:rPr>
          <w:del w:id="665" w:author="Lidia Rocha" w:date="2025-10-29T21:57:00Z" w16du:dateUtc="2025-10-30T04:57:00Z"/>
          <w:sz w:val="24"/>
          <w:szCs w:val="24"/>
        </w:rPr>
      </w:pPr>
      <w:del w:id="666" w:author="Lidia Rocha" w:date="2025-10-29T21:57:00Z" w16du:dateUtc="2025-10-30T04:57:00Z">
        <w:r w:rsidRPr="00453C19" w:rsidDel="002B4588">
          <w:rPr>
            <w:sz w:val="24"/>
            <w:szCs w:val="24"/>
          </w:rPr>
          <w:delText xml:space="preserve">TC‑NT‑01: Start in‑person capture → local transcript saved; app shows diarized text with color‑blind‑safe scheme.  </w:delText>
        </w:r>
      </w:del>
    </w:p>
    <w:p w14:paraId="33C47C9F" w14:textId="4A4C5291" w:rsidR="001D3EB5" w:rsidRPr="00453C19" w:rsidDel="002B4588" w:rsidRDefault="76D5883E" w:rsidP="00453C19">
      <w:pPr>
        <w:pStyle w:val="ListParagraph"/>
        <w:numPr>
          <w:ilvl w:val="0"/>
          <w:numId w:val="76"/>
        </w:numPr>
        <w:rPr>
          <w:del w:id="667" w:author="Lidia Rocha" w:date="2025-10-29T21:57:00Z" w16du:dateUtc="2025-10-30T04:57:00Z"/>
          <w:sz w:val="24"/>
          <w:szCs w:val="24"/>
        </w:rPr>
      </w:pPr>
      <w:del w:id="668" w:author="Lidia Rocha" w:date="2025-10-29T21:57:00Z" w16du:dateUtc="2025-10-30T04:57:00Z">
        <w:r w:rsidRPr="00453C19" w:rsidDel="002B4588">
          <w:rPr>
            <w:sz w:val="24"/>
            <w:szCs w:val="24"/>
          </w:rPr>
          <w:delText xml:space="preserve">TC‑NT‑02: Local‑first storage verified by device offline mode; no server copy unless backup is enabled by patient.  </w:delText>
        </w:r>
      </w:del>
    </w:p>
    <w:p w14:paraId="64715E29" w14:textId="232D2D6B" w:rsidR="001D3EB5" w:rsidRPr="00453C19" w:rsidDel="002B4588" w:rsidRDefault="76D5883E" w:rsidP="00453C19">
      <w:pPr>
        <w:pStyle w:val="ListParagraph"/>
        <w:numPr>
          <w:ilvl w:val="0"/>
          <w:numId w:val="76"/>
        </w:numPr>
        <w:rPr>
          <w:del w:id="669" w:author="Lidia Rocha" w:date="2025-10-29T21:57:00Z" w16du:dateUtc="2025-10-30T04:57:00Z"/>
          <w:sz w:val="24"/>
          <w:szCs w:val="24"/>
        </w:rPr>
      </w:pPr>
      <w:del w:id="670" w:author="Lidia Rocha" w:date="2025-10-29T21:57:00Z" w16du:dateUtc="2025-10-30T04:57:00Z">
        <w:r w:rsidRPr="00453C19" w:rsidDel="002B4588">
          <w:rPr>
            <w:sz w:val="24"/>
            <w:szCs w:val="24"/>
          </w:rPr>
          <w:delText>TC‑NT‑03: Diarization: two speakers correctly labeled ≥ 90% segments on clean audio.</w:delText>
        </w:r>
      </w:del>
    </w:p>
    <w:p w14:paraId="689061DE" w14:textId="4CD148FE" w:rsidR="001D3EB5" w:rsidRPr="00453C19" w:rsidDel="002B4588" w:rsidRDefault="76D5883E" w:rsidP="00453C19">
      <w:pPr>
        <w:pStyle w:val="ListParagraph"/>
        <w:numPr>
          <w:ilvl w:val="0"/>
          <w:numId w:val="76"/>
        </w:numPr>
        <w:rPr>
          <w:del w:id="671" w:author="Lidia Rocha" w:date="2025-10-29T21:57:00Z" w16du:dateUtc="2025-10-30T04:57:00Z"/>
          <w:sz w:val="24"/>
          <w:szCs w:val="24"/>
        </w:rPr>
      </w:pPr>
      <w:del w:id="672" w:author="Lidia Rocha" w:date="2025-10-29T21:57:00Z" w16du:dateUtc="2025-10-30T04:57:00Z">
        <w:r w:rsidRPr="00453C19" w:rsidDel="002B4588">
          <w:rPr>
            <w:sz w:val="24"/>
            <w:szCs w:val="24"/>
          </w:rPr>
          <w:delText xml:space="preserve">TC‑NT‑04: Telemedicine call: live captions + diarization visible on the call screen; on iOS, external call capture not supported—in‑app calls only (documented).  </w:delText>
        </w:r>
      </w:del>
    </w:p>
    <w:p w14:paraId="5856E88D" w14:textId="17EDF8C8" w:rsidR="001D3EB5" w:rsidRPr="00453C19" w:rsidDel="002B4588" w:rsidRDefault="76D5883E" w:rsidP="00453C19">
      <w:pPr>
        <w:pStyle w:val="ListParagraph"/>
        <w:numPr>
          <w:ilvl w:val="0"/>
          <w:numId w:val="76"/>
        </w:numPr>
        <w:rPr>
          <w:del w:id="673" w:author="Lidia Rocha" w:date="2025-10-29T21:57:00Z" w16du:dateUtc="2025-10-30T04:57:00Z"/>
          <w:sz w:val="24"/>
          <w:szCs w:val="24"/>
        </w:rPr>
      </w:pPr>
      <w:del w:id="674" w:author="Lidia Rocha" w:date="2025-10-29T21:57:00Z" w16du:dateUtc="2025-10-30T04:57:00Z">
        <w:r w:rsidRPr="00453C19" w:rsidDel="002B4588">
          <w:rPr>
            <w:sz w:val="24"/>
            <w:szCs w:val="24"/>
          </w:rPr>
          <w:delText xml:space="preserve">TC‑NT‑05: Trigger phrases (“schedule…”, “prescribe…”) produce Calendar proposals; user can accept/decline; audit logged.  </w:delText>
        </w:r>
      </w:del>
    </w:p>
    <w:p w14:paraId="0EB7792A" w14:textId="012FC9B6" w:rsidR="001D3EB5" w:rsidRPr="00453C19" w:rsidDel="002B4588" w:rsidRDefault="76D5883E" w:rsidP="00453C19">
      <w:pPr>
        <w:pStyle w:val="ListParagraph"/>
        <w:numPr>
          <w:ilvl w:val="0"/>
          <w:numId w:val="76"/>
        </w:numPr>
        <w:rPr>
          <w:del w:id="675" w:author="Lidia Rocha" w:date="2025-10-29T21:57:00Z" w16du:dateUtc="2025-10-30T04:57:00Z"/>
          <w:sz w:val="24"/>
          <w:szCs w:val="24"/>
        </w:rPr>
      </w:pPr>
      <w:del w:id="676" w:author="Lidia Rocha" w:date="2025-10-29T21:57:00Z" w16du:dateUtc="2025-10-30T04:57:00Z">
        <w:r w:rsidRPr="00453C19" w:rsidDel="002B4588">
          <w:rPr>
            <w:sz w:val="24"/>
            <w:szCs w:val="24"/>
          </w:rPr>
          <w:delText xml:space="preserve">TC‑NT‑06: Search by keyword/date/category returns correct snippets across saved transcripts; sorting/grouping stable.  </w:delText>
        </w:r>
      </w:del>
    </w:p>
    <w:p w14:paraId="48B3E592" w14:textId="77DDCEC3" w:rsidR="001D3EB5" w:rsidRPr="00453C19" w:rsidDel="002B4588" w:rsidRDefault="76D5883E" w:rsidP="00453C19">
      <w:pPr>
        <w:pStyle w:val="ListParagraph"/>
        <w:numPr>
          <w:ilvl w:val="0"/>
          <w:numId w:val="76"/>
        </w:numPr>
        <w:rPr>
          <w:del w:id="677" w:author="Lidia Rocha" w:date="2025-10-29T21:57:00Z" w16du:dateUtc="2025-10-30T04:57:00Z"/>
          <w:sz w:val="24"/>
          <w:szCs w:val="24"/>
        </w:rPr>
      </w:pPr>
      <w:del w:id="678" w:author="Lidia Rocha" w:date="2025-10-29T21:57:00Z" w16du:dateUtc="2025-10-30T04:57:00Z">
        <w:r w:rsidRPr="00453C19" w:rsidDel="002B4588">
          <w:rPr>
            <w:sz w:val="24"/>
            <w:szCs w:val="24"/>
          </w:rPr>
          <w:delText xml:space="preserve">TC‑NT‑07: PII detection raises alert; caregiver notified only if sharing consent is active; otherwise patient‑only.  </w:delText>
        </w:r>
      </w:del>
    </w:p>
    <w:p w14:paraId="767FB6CF" w14:textId="462BCF27" w:rsidR="001D3EB5" w:rsidRPr="00453C19" w:rsidDel="002B4588" w:rsidRDefault="76D5883E" w:rsidP="00453C19">
      <w:pPr>
        <w:pStyle w:val="ListParagraph"/>
        <w:numPr>
          <w:ilvl w:val="0"/>
          <w:numId w:val="76"/>
        </w:numPr>
        <w:rPr>
          <w:del w:id="679" w:author="Lidia Rocha" w:date="2025-10-29T21:57:00Z" w16du:dateUtc="2025-10-30T04:57:00Z"/>
          <w:sz w:val="24"/>
          <w:szCs w:val="24"/>
        </w:rPr>
      </w:pPr>
      <w:del w:id="680" w:author="Lidia Rocha" w:date="2025-10-29T21:57:00Z" w16du:dateUtc="2025-10-30T04:57:00Z">
        <w:r w:rsidRPr="00453C19" w:rsidDel="002B4588">
          <w:rPr>
            <w:sz w:val="24"/>
            <w:szCs w:val="24"/>
          </w:rPr>
          <w:delText xml:space="preserve">TC‑NT‑08: ASL: “Convert to ASL” renders animated window; play/pause; no crash.  </w:delText>
        </w:r>
      </w:del>
    </w:p>
    <w:p w14:paraId="54FFFA56" w14:textId="1D7BFBBC" w:rsidR="001D3EB5" w:rsidRPr="00453C19" w:rsidDel="002B4588" w:rsidRDefault="001D3EB5" w:rsidP="00453C19">
      <w:pPr>
        <w:pStyle w:val="ListParagraph"/>
        <w:spacing w:after="180"/>
        <w:ind w:left="359" w:firstLine="0"/>
        <w:rPr>
          <w:del w:id="681" w:author="Lidia Rocha" w:date="2025-10-29T21:57:00Z" w16du:dateUtc="2025-10-30T04:57:00Z"/>
          <w:sz w:val="24"/>
          <w:szCs w:val="24"/>
        </w:rPr>
      </w:pPr>
    </w:p>
    <w:p w14:paraId="13BB9B84" w14:textId="25E5E4D9" w:rsidR="001D3EB5" w:rsidRPr="00453C19" w:rsidDel="002B4588" w:rsidRDefault="76D5883E" w:rsidP="00453C19">
      <w:pPr>
        <w:pStyle w:val="ListParagraph"/>
        <w:spacing w:after="210"/>
        <w:ind w:left="720"/>
        <w:rPr>
          <w:del w:id="682" w:author="Lidia Rocha" w:date="2025-10-29T21:57:00Z" w16du:dateUtc="2025-10-30T04:57:00Z"/>
          <w:b/>
          <w:bCs/>
          <w:sz w:val="24"/>
          <w:szCs w:val="24"/>
        </w:rPr>
      </w:pPr>
      <w:del w:id="683" w:author="Lidia Rocha" w:date="2025-10-29T21:57:00Z" w16du:dateUtc="2025-10-30T04:57:00Z">
        <w:r w:rsidRPr="00453C19" w:rsidDel="002B4588">
          <w:rPr>
            <w:b/>
            <w:bCs/>
            <w:sz w:val="24"/>
            <w:szCs w:val="24"/>
          </w:rPr>
          <w:delText>D) Text‑to‑ASL — Accessibility Validation</w:delText>
        </w:r>
      </w:del>
    </w:p>
    <w:p w14:paraId="5FEAE409" w14:textId="57CF5E6B" w:rsidR="001D3EB5" w:rsidRPr="00453C19" w:rsidDel="002B4588" w:rsidRDefault="76D5883E" w:rsidP="00453C19">
      <w:pPr>
        <w:pStyle w:val="ListParagraph"/>
        <w:numPr>
          <w:ilvl w:val="0"/>
          <w:numId w:val="76"/>
        </w:numPr>
        <w:spacing w:after="180"/>
        <w:rPr>
          <w:del w:id="684" w:author="Lidia Rocha" w:date="2025-10-29T21:57:00Z" w16du:dateUtc="2025-10-30T04:57:00Z"/>
          <w:sz w:val="24"/>
          <w:szCs w:val="24"/>
        </w:rPr>
      </w:pPr>
      <w:del w:id="685" w:author="Lidia Rocha" w:date="2025-10-29T21:57:00Z" w16du:dateUtc="2025-10-30T04:57:00Z">
        <w:r w:rsidRPr="00453C19" w:rsidDel="002B4588">
          <w:rPr>
            <w:sz w:val="24"/>
            <w:szCs w:val="24"/>
          </w:rPr>
          <w:delText>Scope. Verify ASL conversion visuals, controls, and performance.</w:delText>
        </w:r>
      </w:del>
    </w:p>
    <w:p w14:paraId="4EFBF136" w14:textId="0C621883" w:rsidR="001D3EB5" w:rsidRPr="00453C19" w:rsidDel="002B4588" w:rsidRDefault="76D5883E" w:rsidP="00453C19">
      <w:pPr>
        <w:pStyle w:val="ListParagraph"/>
        <w:spacing w:after="180"/>
        <w:ind w:left="720"/>
        <w:rPr>
          <w:del w:id="686" w:author="Lidia Rocha" w:date="2025-10-29T21:57:00Z" w16du:dateUtc="2025-10-30T04:57:00Z"/>
          <w:sz w:val="24"/>
          <w:szCs w:val="24"/>
        </w:rPr>
      </w:pPr>
      <w:del w:id="687" w:author="Lidia Rocha" w:date="2025-10-29T21:57:00Z" w16du:dateUtc="2025-10-30T04:57:00Z">
        <w:r w:rsidRPr="00453C19" w:rsidDel="002B4588">
          <w:rPr>
            <w:sz w:val="24"/>
            <w:szCs w:val="24"/>
          </w:rPr>
          <w:delText>Test cases.</w:delText>
        </w:r>
      </w:del>
    </w:p>
    <w:p w14:paraId="0CB0B3D6" w14:textId="53A8961A" w:rsidR="001D3EB5" w:rsidRPr="00453C19" w:rsidDel="002B4588" w:rsidRDefault="76D5883E" w:rsidP="00453C19">
      <w:pPr>
        <w:pStyle w:val="ListParagraph"/>
        <w:numPr>
          <w:ilvl w:val="0"/>
          <w:numId w:val="76"/>
        </w:numPr>
        <w:rPr>
          <w:del w:id="688" w:author="Lidia Rocha" w:date="2025-10-29T21:57:00Z" w16du:dateUtc="2025-10-30T04:57:00Z"/>
          <w:sz w:val="24"/>
          <w:szCs w:val="24"/>
        </w:rPr>
      </w:pPr>
      <w:del w:id="689" w:author="Lidia Rocha" w:date="2025-10-29T21:57:00Z" w16du:dateUtc="2025-10-30T04:57:00Z">
        <w:r w:rsidRPr="00453C19" w:rsidDel="002B4588">
          <w:rPr>
            <w:sz w:val="24"/>
            <w:szCs w:val="24"/>
          </w:rPr>
          <w:delText xml:space="preserve">TC‑ASL‑01: Convert a moderate transcript (≈ 400 words) → animation loads &lt; 2s; controls accessible by screen reader; captions/labels present.  </w:delText>
        </w:r>
      </w:del>
    </w:p>
    <w:p w14:paraId="1B92BD60" w14:textId="34F60542" w:rsidR="001D3EB5" w:rsidRPr="00453C19" w:rsidDel="002B4588" w:rsidRDefault="76D5883E" w:rsidP="00453C19">
      <w:pPr>
        <w:pStyle w:val="ListParagraph"/>
        <w:numPr>
          <w:ilvl w:val="0"/>
          <w:numId w:val="76"/>
        </w:numPr>
        <w:rPr>
          <w:del w:id="690" w:author="Lidia Rocha" w:date="2025-10-29T21:57:00Z" w16du:dateUtc="2025-10-30T04:57:00Z"/>
          <w:sz w:val="24"/>
          <w:szCs w:val="24"/>
        </w:rPr>
      </w:pPr>
      <w:del w:id="691" w:author="Lidia Rocha" w:date="2025-10-29T21:57:00Z" w16du:dateUtc="2025-10-30T04:57:00Z">
        <w:r w:rsidRPr="00453C19" w:rsidDel="002B4588">
          <w:rPr>
            <w:sz w:val="24"/>
            <w:szCs w:val="24"/>
          </w:rPr>
          <w:delText>TC‑ASL‑02: Error handling for unsupported phrases → fallback text shown; log captured; no crash.</w:delText>
        </w:r>
      </w:del>
    </w:p>
    <w:p w14:paraId="46AE0895" w14:textId="3DE173EB" w:rsidR="001D3EB5" w:rsidRPr="00453C19" w:rsidDel="002B4588" w:rsidRDefault="001D3EB5" w:rsidP="6FA64F12">
      <w:pPr>
        <w:shd w:val="clear" w:color="auto" w:fill="FFFFFF" w:themeFill="background1"/>
        <w:spacing w:after="180"/>
        <w:rPr>
          <w:del w:id="692" w:author="Lidia Rocha" w:date="2025-10-29T21:58:00Z" w16du:dateUtc="2025-10-30T04:58:00Z"/>
          <w:color w:val="222222"/>
          <w:sz w:val="24"/>
          <w:szCs w:val="24"/>
        </w:rPr>
      </w:pPr>
    </w:p>
    <w:p w14:paraId="18B43CAA" w14:textId="3E2244E7" w:rsidR="6FA64F12" w:rsidDel="002B4588" w:rsidRDefault="6FA64F12" w:rsidP="6FA64F12">
      <w:pPr>
        <w:pStyle w:val="BodyText"/>
        <w:spacing w:before="144"/>
        <w:rPr>
          <w:del w:id="693" w:author="Lidia Rocha" w:date="2025-10-29T21:58:00Z" w16du:dateUtc="2025-10-30T04:58:00Z"/>
        </w:rPr>
      </w:pPr>
    </w:p>
    <w:p w14:paraId="7C2ED138" w14:textId="77777777" w:rsidR="001D3EB5" w:rsidRDefault="003F63B5" w:rsidP="00D70389">
      <w:pPr>
        <w:rPr>
          <w:b/>
        </w:rPr>
      </w:pPr>
      <w:r>
        <w:t>Total</w:t>
      </w:r>
      <w:r>
        <w:rPr>
          <w:spacing w:val="-6"/>
        </w:rPr>
        <w:t xml:space="preserve"> </w:t>
      </w:r>
      <w:r>
        <w:t xml:space="preserve">Test Cases: </w:t>
      </w:r>
      <w:r>
        <w:rPr>
          <w:spacing w:val="-10"/>
        </w:rPr>
        <w:t>9</w:t>
      </w:r>
    </w:p>
    <w:p w14:paraId="01437D0A" w14:textId="77777777" w:rsidR="001D3EB5" w:rsidRDefault="38837A4E" w:rsidP="65D27D43">
      <w:pPr>
        <w:spacing w:before="46"/>
        <w:rPr>
          <w:sz w:val="24"/>
          <w:szCs w:val="24"/>
        </w:rPr>
      </w:pPr>
      <w:r w:rsidRPr="65D27D43">
        <w:rPr>
          <w:b/>
          <w:bCs/>
          <w:sz w:val="24"/>
          <w:szCs w:val="24"/>
        </w:rPr>
        <w:t>Requirements</w:t>
      </w:r>
      <w:r w:rsidRPr="65D27D43">
        <w:rPr>
          <w:b/>
          <w:bCs/>
          <w:spacing w:val="-3"/>
          <w:sz w:val="24"/>
          <w:szCs w:val="24"/>
        </w:rPr>
        <w:t xml:space="preserve"> </w:t>
      </w:r>
      <w:r w:rsidRPr="65D27D43">
        <w:rPr>
          <w:b/>
          <w:bCs/>
          <w:sz w:val="24"/>
          <w:szCs w:val="24"/>
        </w:rPr>
        <w:t>Coverage</w:t>
      </w:r>
      <w:r w:rsidRPr="65D27D43">
        <w:rPr>
          <w:sz w:val="24"/>
          <w:szCs w:val="24"/>
        </w:rPr>
        <w:t>:</w:t>
      </w:r>
      <w:r w:rsidRPr="65D27D43">
        <w:rPr>
          <w:spacing w:val="-1"/>
          <w:sz w:val="24"/>
          <w:szCs w:val="24"/>
        </w:rPr>
        <w:t xml:space="preserve"> </w:t>
      </w:r>
      <w:r w:rsidRPr="65D27D43">
        <w:rPr>
          <w:sz w:val="24"/>
          <w:szCs w:val="24"/>
        </w:rPr>
        <w:t>REQ-3.1.1</w:t>
      </w:r>
      <w:r w:rsidRPr="65D27D43">
        <w:rPr>
          <w:spacing w:val="-5"/>
          <w:sz w:val="24"/>
          <w:szCs w:val="24"/>
        </w:rPr>
        <w:t xml:space="preserve"> </w:t>
      </w:r>
      <w:r w:rsidRPr="65D27D43">
        <w:rPr>
          <w:sz w:val="24"/>
          <w:szCs w:val="24"/>
        </w:rPr>
        <w:t>-</w:t>
      </w:r>
      <w:r w:rsidRPr="65D27D43">
        <w:rPr>
          <w:spacing w:val="1"/>
          <w:sz w:val="24"/>
          <w:szCs w:val="24"/>
        </w:rPr>
        <w:t xml:space="preserve"> </w:t>
      </w:r>
      <w:r w:rsidRPr="65D27D43">
        <w:rPr>
          <w:sz w:val="24"/>
          <w:szCs w:val="24"/>
        </w:rPr>
        <w:t>REQ-</w:t>
      </w:r>
      <w:r w:rsidRPr="65D27D43">
        <w:rPr>
          <w:spacing w:val="-4"/>
          <w:sz w:val="24"/>
          <w:szCs w:val="24"/>
        </w:rPr>
        <w:t>3.2.8</w:t>
      </w:r>
    </w:p>
    <w:p w14:paraId="7C2ED13A" w14:textId="77777777" w:rsidR="001D3EB5" w:rsidRDefault="001D3EB5">
      <w:pPr>
        <w:pStyle w:val="BodyText"/>
        <w:spacing w:before="107"/>
        <w:rPr>
          <w:sz w:val="20"/>
        </w:rPr>
      </w:pPr>
    </w:p>
    <w:tbl>
      <w:tblPr>
        <w:tblW w:w="9882" w:type="dxa"/>
        <w:tblInd w:w="12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4973"/>
        <w:gridCol w:w="4909"/>
      </w:tblGrid>
      <w:tr w:rsidR="001D3EB5" w14:paraId="7C2ED141" w14:textId="77777777" w:rsidTr="65D27D43">
        <w:trPr>
          <w:trHeight w:val="1175"/>
        </w:trPr>
        <w:tc>
          <w:tcPr>
            <w:tcW w:w="4973" w:type="dxa"/>
            <w:vMerge w:val="restart"/>
            <w:tcBorders>
              <w:bottom w:val="single" w:sz="2" w:space="0" w:color="000000" w:themeColor="text1"/>
            </w:tcBorders>
          </w:tcPr>
          <w:p w14:paraId="7C2ED13B" w14:textId="77777777" w:rsidR="001D3EB5" w:rsidRDefault="003F63B5">
            <w:pPr>
              <w:pStyle w:val="TableParagraph"/>
              <w:spacing w:line="249" w:lineRule="exact"/>
              <w:ind w:left="112"/>
              <w:rPr>
                <w:b/>
              </w:rPr>
            </w:pPr>
            <w:r>
              <w:rPr>
                <w:b/>
              </w:rPr>
              <w:t>Prerequisites</w:t>
            </w:r>
            <w:r>
              <w:rPr>
                <w:b/>
                <w:spacing w:val="-5"/>
              </w:rPr>
              <w:t xml:space="preserve"> </w:t>
            </w:r>
            <w:r>
              <w:rPr>
                <w:b/>
              </w:rPr>
              <w:t>for</w:t>
            </w:r>
            <w:r>
              <w:rPr>
                <w:b/>
                <w:spacing w:val="-8"/>
              </w:rPr>
              <w:t xml:space="preserve"> </w:t>
            </w:r>
            <w:r>
              <w:rPr>
                <w:b/>
              </w:rPr>
              <w:t>this</w:t>
            </w:r>
            <w:r>
              <w:rPr>
                <w:b/>
                <w:spacing w:val="-6"/>
              </w:rPr>
              <w:t xml:space="preserve"> </w:t>
            </w:r>
            <w:r>
              <w:rPr>
                <w:b/>
                <w:spacing w:val="-4"/>
              </w:rPr>
              <w:t>test:</w:t>
            </w:r>
          </w:p>
          <w:p w14:paraId="7C2ED13C" w14:textId="77777777" w:rsidR="001D3EB5" w:rsidRDefault="003F63B5">
            <w:pPr>
              <w:pStyle w:val="TableParagraph"/>
              <w:spacing w:before="35" w:line="278" w:lineRule="auto"/>
              <w:ind w:left="112" w:right="1027"/>
            </w:pPr>
            <w:r>
              <w:t>Fresh</w:t>
            </w:r>
            <w:r>
              <w:rPr>
                <w:spacing w:val="-10"/>
              </w:rPr>
              <w:t xml:space="preserve"> </w:t>
            </w:r>
            <w:r>
              <w:t>app</w:t>
            </w:r>
            <w:r>
              <w:rPr>
                <w:spacing w:val="-6"/>
              </w:rPr>
              <w:t xml:space="preserve"> </w:t>
            </w:r>
            <w:r>
              <w:t>installation</w:t>
            </w:r>
            <w:r>
              <w:rPr>
                <w:spacing w:val="-10"/>
              </w:rPr>
              <w:t xml:space="preserve"> </w:t>
            </w:r>
            <w:r>
              <w:t>(no</w:t>
            </w:r>
            <w:r>
              <w:rPr>
                <w:spacing w:val="-10"/>
              </w:rPr>
              <w:t xml:space="preserve"> </w:t>
            </w:r>
            <w:r>
              <w:t>user</w:t>
            </w:r>
            <w:r>
              <w:rPr>
                <w:spacing w:val="-3"/>
              </w:rPr>
              <w:t xml:space="preserve"> </w:t>
            </w:r>
            <w:r>
              <w:t>logged</w:t>
            </w:r>
            <w:r>
              <w:rPr>
                <w:spacing w:val="-10"/>
              </w:rPr>
              <w:t xml:space="preserve"> </w:t>
            </w:r>
            <w:r>
              <w:t>in) Internet connectivity</w:t>
            </w:r>
          </w:p>
          <w:p w14:paraId="7C2ED13D" w14:textId="77777777" w:rsidR="001D3EB5" w:rsidRDefault="003F63B5">
            <w:pPr>
              <w:pStyle w:val="TableParagraph"/>
              <w:spacing w:before="3"/>
              <w:ind w:left="112"/>
            </w:pPr>
            <w:r>
              <w:t>Test</w:t>
            </w:r>
            <w:r>
              <w:rPr>
                <w:spacing w:val="-7"/>
              </w:rPr>
              <w:t xml:space="preserve"> </w:t>
            </w:r>
            <w:r>
              <w:t>email/password</w:t>
            </w:r>
            <w:r>
              <w:rPr>
                <w:spacing w:val="-9"/>
              </w:rPr>
              <w:t xml:space="preserve"> </w:t>
            </w:r>
            <w:r>
              <w:rPr>
                <w:spacing w:val="-2"/>
              </w:rPr>
              <w:t>credentials</w:t>
            </w:r>
          </w:p>
          <w:p w14:paraId="7C2ED13E" w14:textId="77777777" w:rsidR="001D3EB5" w:rsidRDefault="003F63B5">
            <w:pPr>
              <w:pStyle w:val="TableParagraph"/>
              <w:spacing w:before="4" w:line="290" w:lineRule="atLeast"/>
              <w:ind w:left="112" w:right="1027"/>
            </w:pPr>
            <w:r>
              <w:t>Mobile</w:t>
            </w:r>
            <w:r>
              <w:rPr>
                <w:spacing w:val="-6"/>
              </w:rPr>
              <w:t xml:space="preserve"> </w:t>
            </w:r>
            <w:r>
              <w:t>device</w:t>
            </w:r>
            <w:r>
              <w:rPr>
                <w:spacing w:val="-10"/>
              </w:rPr>
              <w:t xml:space="preserve"> </w:t>
            </w:r>
            <w:r>
              <w:t>ready</w:t>
            </w:r>
            <w:r>
              <w:rPr>
                <w:spacing w:val="-9"/>
              </w:rPr>
              <w:t xml:space="preserve"> </w:t>
            </w:r>
            <w:r>
              <w:t>to</w:t>
            </w:r>
            <w:r>
              <w:rPr>
                <w:spacing w:val="-9"/>
              </w:rPr>
              <w:t xml:space="preserve"> </w:t>
            </w:r>
            <w:r>
              <w:t>receive</w:t>
            </w:r>
            <w:r>
              <w:rPr>
                <w:spacing w:val="-10"/>
              </w:rPr>
              <w:t xml:space="preserve"> </w:t>
            </w:r>
            <w:r>
              <w:t>SMS Google account available for SSO</w:t>
            </w:r>
          </w:p>
        </w:tc>
        <w:tc>
          <w:tcPr>
            <w:tcW w:w="4909" w:type="dxa"/>
          </w:tcPr>
          <w:p w14:paraId="7C2ED13F" w14:textId="77777777" w:rsidR="001D3EB5" w:rsidRDefault="003F63B5">
            <w:pPr>
              <w:pStyle w:val="TableParagraph"/>
              <w:spacing w:line="276" w:lineRule="auto"/>
              <w:ind w:left="104" w:right="1969"/>
            </w:pPr>
            <w:r>
              <w:rPr>
                <w:b/>
              </w:rPr>
              <w:t xml:space="preserve">Software Versions: </w:t>
            </w:r>
            <w:r>
              <w:t>Application:</w:t>
            </w:r>
            <w:r>
              <w:rPr>
                <w:spacing w:val="-14"/>
              </w:rPr>
              <w:t xml:space="preserve"> </w:t>
            </w:r>
            <w:r>
              <w:t>CareConnect Software Version: 1.0</w:t>
            </w:r>
          </w:p>
          <w:p w14:paraId="7C2ED140" w14:textId="77777777" w:rsidR="001D3EB5" w:rsidRDefault="003F63B5">
            <w:pPr>
              <w:pStyle w:val="TableParagraph"/>
              <w:spacing w:before="1"/>
              <w:ind w:left="104"/>
            </w:pPr>
            <w:r>
              <w:t>Operating</w:t>
            </w:r>
            <w:r>
              <w:rPr>
                <w:spacing w:val="-9"/>
              </w:rPr>
              <w:t xml:space="preserve"> </w:t>
            </w:r>
            <w:r>
              <w:t>System:</w:t>
            </w:r>
            <w:r>
              <w:rPr>
                <w:spacing w:val="-3"/>
              </w:rPr>
              <w:t xml:space="preserve"> </w:t>
            </w:r>
            <w:r>
              <w:t>iOS</w:t>
            </w:r>
            <w:r>
              <w:rPr>
                <w:spacing w:val="-2"/>
              </w:rPr>
              <w:t xml:space="preserve"> </w:t>
            </w:r>
            <w:r>
              <w:rPr>
                <w:spacing w:val="-5"/>
              </w:rPr>
              <w:t>18</w:t>
            </w:r>
          </w:p>
        </w:tc>
      </w:tr>
      <w:tr w:rsidR="001D3EB5" w14:paraId="7C2ED144" w14:textId="77777777" w:rsidTr="65D27D43">
        <w:trPr>
          <w:trHeight w:val="555"/>
        </w:trPr>
        <w:tc>
          <w:tcPr>
            <w:tcW w:w="4973" w:type="dxa"/>
            <w:vMerge/>
          </w:tcPr>
          <w:p w14:paraId="7C2ED142" w14:textId="77777777" w:rsidR="001D3EB5" w:rsidRDefault="001D3EB5">
            <w:pPr>
              <w:rPr>
                <w:sz w:val="2"/>
                <w:szCs w:val="2"/>
              </w:rPr>
            </w:pPr>
          </w:p>
        </w:tc>
        <w:tc>
          <w:tcPr>
            <w:tcW w:w="4909" w:type="dxa"/>
          </w:tcPr>
          <w:p w14:paraId="7C2ED143" w14:textId="77777777" w:rsidR="001D3EB5" w:rsidRDefault="003F63B5">
            <w:pPr>
              <w:pStyle w:val="TableParagraph"/>
              <w:spacing w:line="244" w:lineRule="exact"/>
              <w:ind w:left="104"/>
            </w:pPr>
            <w:r>
              <w:rPr>
                <w:b/>
              </w:rPr>
              <w:t>Priority:</w:t>
            </w:r>
            <w:r>
              <w:rPr>
                <w:b/>
                <w:spacing w:val="-13"/>
              </w:rPr>
              <w:t xml:space="preserve"> </w:t>
            </w:r>
            <w:r>
              <w:rPr>
                <w:spacing w:val="-4"/>
              </w:rPr>
              <w:t>High</w:t>
            </w:r>
          </w:p>
        </w:tc>
      </w:tr>
      <w:tr w:rsidR="001D3EB5" w14:paraId="7C2ED146" w14:textId="77777777" w:rsidTr="65D27D43">
        <w:trPr>
          <w:trHeight w:val="589"/>
        </w:trPr>
        <w:tc>
          <w:tcPr>
            <w:tcW w:w="9882" w:type="dxa"/>
            <w:gridSpan w:val="2"/>
          </w:tcPr>
          <w:p w14:paraId="7C2ED145" w14:textId="77777777" w:rsidR="001D3EB5" w:rsidRDefault="003F63B5">
            <w:pPr>
              <w:pStyle w:val="TableParagraph"/>
              <w:spacing w:line="249" w:lineRule="exact"/>
              <w:ind w:left="112"/>
            </w:pPr>
            <w:r>
              <w:rPr>
                <w:b/>
              </w:rPr>
              <w:t>Requirements</w:t>
            </w:r>
            <w:r>
              <w:rPr>
                <w:b/>
                <w:spacing w:val="-7"/>
              </w:rPr>
              <w:t xml:space="preserve"> </w:t>
            </w:r>
            <w:r>
              <w:rPr>
                <w:b/>
              </w:rPr>
              <w:t>validated:</w:t>
            </w:r>
            <w:r>
              <w:rPr>
                <w:b/>
                <w:spacing w:val="-5"/>
              </w:rPr>
              <w:t xml:space="preserve"> </w:t>
            </w:r>
            <w:r>
              <w:t>FR-3.1.1,</w:t>
            </w:r>
            <w:r>
              <w:rPr>
                <w:spacing w:val="-9"/>
              </w:rPr>
              <w:t xml:space="preserve"> </w:t>
            </w:r>
            <w:r>
              <w:t>FR-3.1.2,</w:t>
            </w:r>
            <w:r>
              <w:rPr>
                <w:spacing w:val="-9"/>
              </w:rPr>
              <w:t xml:space="preserve"> </w:t>
            </w:r>
            <w:r>
              <w:t>FR-3.1.4–3.1.7,</w:t>
            </w:r>
            <w:r>
              <w:rPr>
                <w:spacing w:val="-9"/>
              </w:rPr>
              <w:t xml:space="preserve"> </w:t>
            </w:r>
            <w:r>
              <w:t>FR-3.1.9–3.1.10,</w:t>
            </w:r>
            <w:r>
              <w:rPr>
                <w:spacing w:val="-8"/>
              </w:rPr>
              <w:t xml:space="preserve"> </w:t>
            </w:r>
            <w:r>
              <w:t>FR-3.2.1–FR-</w:t>
            </w:r>
            <w:r>
              <w:rPr>
                <w:spacing w:val="-2"/>
              </w:rPr>
              <w:t>3.2.8</w:t>
            </w:r>
          </w:p>
        </w:tc>
      </w:tr>
      <w:tr w:rsidR="001D3EB5" w14:paraId="7C2ED148" w14:textId="77777777" w:rsidTr="65D27D43">
        <w:trPr>
          <w:trHeight w:val="556"/>
        </w:trPr>
        <w:tc>
          <w:tcPr>
            <w:tcW w:w="9882" w:type="dxa"/>
            <w:gridSpan w:val="2"/>
          </w:tcPr>
          <w:p w14:paraId="7C2ED147" w14:textId="77777777" w:rsidR="001D3EB5" w:rsidRDefault="003F63B5">
            <w:pPr>
              <w:pStyle w:val="TableParagraph"/>
              <w:spacing w:line="249" w:lineRule="exact"/>
              <w:ind w:left="112"/>
              <w:rPr>
                <w:b/>
              </w:rPr>
            </w:pPr>
            <w:r>
              <w:rPr>
                <w:b/>
              </w:rPr>
              <w:t>TEST</w:t>
            </w:r>
            <w:r>
              <w:rPr>
                <w:b/>
                <w:spacing w:val="-7"/>
              </w:rPr>
              <w:t xml:space="preserve"> </w:t>
            </w:r>
            <w:r>
              <w:rPr>
                <w:b/>
              </w:rPr>
              <w:t>EXECUTOR:</w:t>
            </w:r>
            <w:r>
              <w:rPr>
                <w:b/>
                <w:spacing w:val="-2"/>
              </w:rPr>
              <w:t xml:space="preserve"> </w:t>
            </w:r>
            <w:r>
              <w:rPr>
                <w:b/>
              </w:rPr>
              <w:t>Torie</w:t>
            </w:r>
            <w:r>
              <w:rPr>
                <w:b/>
                <w:spacing w:val="-5"/>
              </w:rPr>
              <w:t xml:space="preserve"> </w:t>
            </w:r>
            <w:r>
              <w:rPr>
                <w:b/>
                <w:spacing w:val="-4"/>
              </w:rPr>
              <w:t>Bias</w:t>
            </w:r>
          </w:p>
        </w:tc>
      </w:tr>
      <w:tr w:rsidR="001D3EB5" w14:paraId="7C2ED14A" w14:textId="77777777" w:rsidTr="65D27D43">
        <w:trPr>
          <w:trHeight w:val="555"/>
        </w:trPr>
        <w:tc>
          <w:tcPr>
            <w:tcW w:w="9882" w:type="dxa"/>
            <w:gridSpan w:val="2"/>
          </w:tcPr>
          <w:p w14:paraId="7C2ED149" w14:textId="77777777" w:rsidR="001D3EB5" w:rsidRDefault="38837A4E" w:rsidP="65D27D43">
            <w:pPr>
              <w:pStyle w:val="TableParagraph"/>
              <w:spacing w:line="249" w:lineRule="exact"/>
              <w:ind w:left="112"/>
              <w:rPr>
                <w:b/>
                <w:bCs/>
              </w:rPr>
            </w:pPr>
            <w:r w:rsidRPr="65D27D43">
              <w:rPr>
                <w:b/>
                <w:bCs/>
              </w:rPr>
              <w:t>TEST</w:t>
            </w:r>
            <w:r w:rsidRPr="65D27D43">
              <w:rPr>
                <w:b/>
                <w:bCs/>
                <w:spacing w:val="-6"/>
              </w:rPr>
              <w:t xml:space="preserve"> </w:t>
            </w:r>
            <w:r w:rsidRPr="65D27D43">
              <w:rPr>
                <w:b/>
                <w:bCs/>
              </w:rPr>
              <w:t>SCRIPT</w:t>
            </w:r>
            <w:r w:rsidRPr="65D27D43">
              <w:rPr>
                <w:b/>
                <w:bCs/>
                <w:spacing w:val="-1"/>
              </w:rPr>
              <w:t xml:space="preserve"> </w:t>
            </w:r>
            <w:r w:rsidRPr="65D27D43">
              <w:rPr>
                <w:b/>
                <w:bCs/>
                <w:spacing w:val="-2"/>
              </w:rPr>
              <w:t>STEPS/RESULTS</w:t>
            </w:r>
          </w:p>
        </w:tc>
      </w:tr>
    </w:tbl>
    <w:p w14:paraId="22D22CAD" w14:textId="15091E49" w:rsidR="65D27D43" w:rsidRDefault="65D27D43" w:rsidP="65D27D43">
      <w:pPr>
        <w:spacing w:line="259" w:lineRule="auto"/>
      </w:pPr>
    </w:p>
    <w:tbl>
      <w:tblPr>
        <w:tblStyle w:val="TableGrid"/>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47"/>
        <w:gridCol w:w="2713"/>
        <w:gridCol w:w="1766"/>
        <w:gridCol w:w="1798"/>
        <w:gridCol w:w="945"/>
        <w:gridCol w:w="2211"/>
      </w:tblGrid>
      <w:tr w:rsidR="65D27D43" w14:paraId="4E1EB2A5" w14:textId="77777777" w:rsidTr="65D27D43">
        <w:trPr>
          <w:trHeight w:val="300"/>
        </w:trPr>
        <w:tc>
          <w:tcPr>
            <w:tcW w:w="647" w:type="dxa"/>
          </w:tcPr>
          <w:p w14:paraId="7DF3AF9C" w14:textId="698B4D75" w:rsidR="65D27D43" w:rsidRDefault="65D27D43" w:rsidP="65D27D43">
            <w:pPr>
              <w:rPr>
                <w:b/>
                <w:bCs/>
              </w:rPr>
            </w:pPr>
            <w:r w:rsidRPr="65D27D43">
              <w:rPr>
                <w:b/>
                <w:bCs/>
              </w:rPr>
              <w:t>STEP</w:t>
            </w:r>
          </w:p>
        </w:tc>
        <w:tc>
          <w:tcPr>
            <w:tcW w:w="2713" w:type="dxa"/>
          </w:tcPr>
          <w:p w14:paraId="170B5544" w14:textId="77777777" w:rsidR="65D27D43" w:rsidRDefault="65D27D43" w:rsidP="65D27D43">
            <w:pPr>
              <w:pStyle w:val="TableParagraph"/>
              <w:spacing w:line="254" w:lineRule="auto"/>
              <w:ind w:left="104" w:right="168"/>
              <w:jc w:val="center"/>
              <w:rPr>
                <w:b/>
                <w:bCs/>
              </w:rPr>
            </w:pPr>
            <w:r w:rsidRPr="65D27D43">
              <w:rPr>
                <w:b/>
                <w:bCs/>
              </w:rPr>
              <w:t>TEST STEP/INPUT</w:t>
            </w:r>
          </w:p>
        </w:tc>
        <w:tc>
          <w:tcPr>
            <w:tcW w:w="1766" w:type="dxa"/>
          </w:tcPr>
          <w:p w14:paraId="0CA10569" w14:textId="77777777" w:rsidR="65D27D43" w:rsidRDefault="65D27D43" w:rsidP="65D27D43">
            <w:pPr>
              <w:pStyle w:val="TableParagraph"/>
              <w:spacing w:line="254" w:lineRule="auto"/>
              <w:ind w:left="104" w:right="74"/>
              <w:jc w:val="center"/>
              <w:rPr>
                <w:b/>
                <w:bCs/>
              </w:rPr>
            </w:pPr>
            <w:r w:rsidRPr="65D27D43">
              <w:rPr>
                <w:b/>
                <w:bCs/>
              </w:rPr>
              <w:t>EXPECTED RESULTS</w:t>
            </w:r>
          </w:p>
        </w:tc>
        <w:tc>
          <w:tcPr>
            <w:tcW w:w="1798" w:type="dxa"/>
          </w:tcPr>
          <w:p w14:paraId="469BDE63" w14:textId="77777777" w:rsidR="65D27D43" w:rsidRDefault="65D27D43" w:rsidP="65D27D43">
            <w:pPr>
              <w:pStyle w:val="TableParagraph"/>
              <w:spacing w:line="254" w:lineRule="auto"/>
              <w:ind w:left="103" w:right="193"/>
              <w:jc w:val="center"/>
              <w:rPr>
                <w:b/>
                <w:bCs/>
              </w:rPr>
            </w:pPr>
            <w:r w:rsidRPr="65D27D43">
              <w:rPr>
                <w:b/>
                <w:bCs/>
              </w:rPr>
              <w:t>ACTUAL RESULTS</w:t>
            </w:r>
          </w:p>
        </w:tc>
        <w:tc>
          <w:tcPr>
            <w:tcW w:w="945" w:type="dxa"/>
          </w:tcPr>
          <w:p w14:paraId="0182813E" w14:textId="460650F0" w:rsidR="65D27D43" w:rsidRDefault="65D27D43" w:rsidP="65D27D43">
            <w:pPr>
              <w:pStyle w:val="TableParagraph"/>
              <w:spacing w:line="254" w:lineRule="auto"/>
              <w:ind w:left="103" w:right="199"/>
              <w:jc w:val="center"/>
              <w:rPr>
                <w:b/>
                <w:bCs/>
              </w:rPr>
            </w:pPr>
            <w:r w:rsidRPr="65D27D43">
              <w:rPr>
                <w:b/>
                <w:bCs/>
              </w:rPr>
              <w:t>PASS</w:t>
            </w:r>
            <w:r w:rsidR="33CCFFDF" w:rsidRPr="65D27D43">
              <w:rPr>
                <w:b/>
                <w:bCs/>
              </w:rPr>
              <w:t>/</w:t>
            </w:r>
            <w:r w:rsidRPr="65D27D43">
              <w:rPr>
                <w:b/>
                <w:bCs/>
              </w:rPr>
              <w:t>FAIL</w:t>
            </w:r>
          </w:p>
        </w:tc>
        <w:tc>
          <w:tcPr>
            <w:tcW w:w="2211" w:type="dxa"/>
          </w:tcPr>
          <w:p w14:paraId="1F659045" w14:textId="0A695B40" w:rsidR="65D27D43" w:rsidRDefault="65D27D43" w:rsidP="65D27D43">
            <w:pPr>
              <w:pStyle w:val="TableParagraph"/>
              <w:spacing w:line="254" w:lineRule="auto"/>
              <w:ind w:left="97" w:right="592"/>
              <w:jc w:val="center"/>
              <w:rPr>
                <w:b/>
                <w:bCs/>
              </w:rPr>
            </w:pPr>
            <w:r w:rsidRPr="65D27D43">
              <w:rPr>
                <w:b/>
                <w:bCs/>
              </w:rPr>
              <w:t>D</w:t>
            </w:r>
            <w:r w:rsidR="3223076D" w:rsidRPr="65D27D43">
              <w:rPr>
                <w:b/>
                <w:bCs/>
              </w:rPr>
              <w:t>EFECTS FOUND</w:t>
            </w:r>
          </w:p>
        </w:tc>
      </w:tr>
      <w:tr w:rsidR="65D27D43" w14:paraId="3ED8AA49" w14:textId="77777777" w:rsidTr="65D27D43">
        <w:trPr>
          <w:trHeight w:val="300"/>
        </w:trPr>
        <w:tc>
          <w:tcPr>
            <w:tcW w:w="10080" w:type="dxa"/>
            <w:gridSpan w:val="6"/>
            <w:shd w:val="clear" w:color="auto" w:fill="BFBFBF" w:themeFill="background1" w:themeFillShade="BF"/>
          </w:tcPr>
          <w:p w14:paraId="3467C8BD" w14:textId="77777777" w:rsidR="7E733E4A" w:rsidRDefault="7E733E4A" w:rsidP="65D27D43">
            <w:pPr>
              <w:pStyle w:val="TableParagraph"/>
              <w:spacing w:line="249" w:lineRule="exact"/>
              <w:ind w:left="105"/>
              <w:rPr>
                <w:b/>
                <w:bCs/>
              </w:rPr>
            </w:pPr>
            <w:r w:rsidRPr="65D27D43">
              <w:rPr>
                <w:b/>
                <w:bCs/>
              </w:rPr>
              <w:t>TC-1.1: Welcome Screen Display and Navigation</w:t>
            </w:r>
          </w:p>
          <w:p w14:paraId="264CC306" w14:textId="1B3E8A24" w:rsidR="65D27D43" w:rsidRDefault="65D27D43" w:rsidP="65D27D43"/>
        </w:tc>
      </w:tr>
      <w:tr w:rsidR="65D27D43" w14:paraId="68E07030" w14:textId="77777777" w:rsidTr="65D27D43">
        <w:trPr>
          <w:trHeight w:val="300"/>
        </w:trPr>
        <w:tc>
          <w:tcPr>
            <w:tcW w:w="647" w:type="dxa"/>
          </w:tcPr>
          <w:p w14:paraId="5D2992B4" w14:textId="77777777" w:rsidR="65D27D43" w:rsidRDefault="65D27D43" w:rsidP="65D27D43">
            <w:pPr>
              <w:pStyle w:val="TableParagraph"/>
              <w:spacing w:line="244" w:lineRule="exact"/>
              <w:ind w:left="105"/>
            </w:pPr>
            <w:r>
              <w:t>1.</w:t>
            </w:r>
          </w:p>
        </w:tc>
        <w:tc>
          <w:tcPr>
            <w:tcW w:w="2713" w:type="dxa"/>
          </w:tcPr>
          <w:p w14:paraId="2C677391" w14:textId="77777777" w:rsidR="65D27D43" w:rsidRDefault="65D27D43" w:rsidP="65D27D43">
            <w:pPr>
              <w:pStyle w:val="TableParagraph"/>
              <w:spacing w:line="259" w:lineRule="auto"/>
              <w:ind w:left="104" w:right="417"/>
            </w:pPr>
            <w:r>
              <w:t>Install CareConnect application on target device</w:t>
            </w:r>
          </w:p>
        </w:tc>
        <w:tc>
          <w:tcPr>
            <w:tcW w:w="1766" w:type="dxa"/>
          </w:tcPr>
          <w:p w14:paraId="31F71C19" w14:textId="77777777" w:rsidR="65D27D43" w:rsidRDefault="65D27D43" w:rsidP="65D27D43">
            <w:pPr>
              <w:pStyle w:val="TableParagraph"/>
              <w:spacing w:line="256" w:lineRule="auto"/>
              <w:ind w:left="104" w:right="74"/>
            </w:pPr>
            <w:r>
              <w:t>Welcome screen displays only on first launch</w:t>
            </w:r>
          </w:p>
        </w:tc>
        <w:tc>
          <w:tcPr>
            <w:tcW w:w="1798" w:type="dxa"/>
          </w:tcPr>
          <w:p w14:paraId="130342CA" w14:textId="2C0E2BD0" w:rsidR="65D27D43" w:rsidRDefault="65D27D43" w:rsidP="65D27D43">
            <w:pPr>
              <w:pStyle w:val="TableParagraph"/>
              <w:spacing w:line="259" w:lineRule="auto"/>
              <w:ind w:left="103" w:right="193"/>
            </w:pPr>
            <w:r>
              <w:t>Welcome screen displayed on launch.</w:t>
            </w:r>
          </w:p>
        </w:tc>
        <w:tc>
          <w:tcPr>
            <w:tcW w:w="945" w:type="dxa"/>
          </w:tcPr>
          <w:p w14:paraId="3C341C19" w14:textId="7E1F472C" w:rsidR="65D27D43" w:rsidRDefault="65D27D43" w:rsidP="65D27D43">
            <w:pPr>
              <w:pStyle w:val="TableParagraph"/>
              <w:spacing w:line="244" w:lineRule="exact"/>
              <w:ind w:left="103"/>
            </w:pPr>
            <w:r>
              <w:t>Pass</w:t>
            </w:r>
          </w:p>
        </w:tc>
        <w:tc>
          <w:tcPr>
            <w:tcW w:w="2211" w:type="dxa"/>
          </w:tcPr>
          <w:p w14:paraId="15626633" w14:textId="77777777" w:rsidR="65D27D43" w:rsidRDefault="65D27D43" w:rsidP="65D27D43">
            <w:pPr>
              <w:pStyle w:val="TableParagraph"/>
            </w:pPr>
          </w:p>
        </w:tc>
      </w:tr>
      <w:tr w:rsidR="65D27D43" w14:paraId="313EDCCE" w14:textId="77777777" w:rsidTr="65D27D43">
        <w:trPr>
          <w:trHeight w:val="300"/>
        </w:trPr>
        <w:tc>
          <w:tcPr>
            <w:tcW w:w="10080" w:type="dxa"/>
            <w:gridSpan w:val="6"/>
            <w:shd w:val="clear" w:color="auto" w:fill="BFBFBF" w:themeFill="background1" w:themeFillShade="BF"/>
          </w:tcPr>
          <w:p w14:paraId="017BCF88" w14:textId="77777777" w:rsidR="397C64E0" w:rsidRDefault="397C64E0" w:rsidP="65D27D43">
            <w:pPr>
              <w:pStyle w:val="TableParagraph"/>
              <w:spacing w:line="249" w:lineRule="exact"/>
              <w:ind w:left="105"/>
              <w:rPr>
                <w:b/>
                <w:bCs/>
              </w:rPr>
            </w:pPr>
            <w:r w:rsidRPr="65D27D43">
              <w:rPr>
                <w:b/>
                <w:bCs/>
              </w:rPr>
              <w:t>TC-1.2: User Registration – Email and Password</w:t>
            </w:r>
          </w:p>
          <w:p w14:paraId="0468EAE8" w14:textId="5E95B16E" w:rsidR="65D27D43" w:rsidRDefault="65D27D43" w:rsidP="65D27D43"/>
        </w:tc>
      </w:tr>
      <w:tr w:rsidR="65D27D43" w14:paraId="32BA01D7" w14:textId="77777777" w:rsidTr="65D27D43">
        <w:trPr>
          <w:trHeight w:val="300"/>
        </w:trPr>
        <w:tc>
          <w:tcPr>
            <w:tcW w:w="647" w:type="dxa"/>
          </w:tcPr>
          <w:p w14:paraId="5A5C08DB" w14:textId="77777777" w:rsidR="65D27D43" w:rsidRDefault="65D27D43" w:rsidP="65D27D43">
            <w:pPr>
              <w:pStyle w:val="TableParagraph"/>
              <w:spacing w:line="244" w:lineRule="exact"/>
              <w:ind w:left="105"/>
            </w:pPr>
            <w:r>
              <w:t>1.</w:t>
            </w:r>
          </w:p>
        </w:tc>
        <w:tc>
          <w:tcPr>
            <w:tcW w:w="2713" w:type="dxa"/>
          </w:tcPr>
          <w:p w14:paraId="3FC54B47" w14:textId="77777777" w:rsidR="65D27D43" w:rsidRDefault="65D27D43" w:rsidP="65D27D43">
            <w:pPr>
              <w:pStyle w:val="TableParagraph"/>
              <w:spacing w:line="278" w:lineRule="auto"/>
              <w:ind w:left="104" w:right="168"/>
            </w:pPr>
            <w:r>
              <w:t>Launch the app. On the welcome screen, tap Register.</w:t>
            </w:r>
          </w:p>
        </w:tc>
        <w:tc>
          <w:tcPr>
            <w:tcW w:w="1766" w:type="dxa"/>
          </w:tcPr>
          <w:p w14:paraId="6ABA2314" w14:textId="77777777" w:rsidR="65D27D43" w:rsidRDefault="65D27D43" w:rsidP="65D27D43">
            <w:pPr>
              <w:pStyle w:val="TableParagraph"/>
              <w:spacing w:line="278" w:lineRule="auto"/>
              <w:ind w:left="104" w:right="74"/>
            </w:pPr>
            <w:r>
              <w:t>Registration screen appears with fields for email and password.</w:t>
            </w:r>
          </w:p>
        </w:tc>
        <w:tc>
          <w:tcPr>
            <w:tcW w:w="1798" w:type="dxa"/>
          </w:tcPr>
          <w:p w14:paraId="0654F7BA" w14:textId="3222034B" w:rsidR="65D27D43" w:rsidRDefault="65D27D43" w:rsidP="65D27D43">
            <w:pPr>
              <w:pStyle w:val="TableParagraph"/>
              <w:spacing w:line="254" w:lineRule="auto"/>
              <w:ind w:left="103" w:right="193"/>
            </w:pPr>
            <w:r>
              <w:t>Select “Create Account” and create a new account.</w:t>
            </w:r>
          </w:p>
        </w:tc>
        <w:tc>
          <w:tcPr>
            <w:tcW w:w="945" w:type="dxa"/>
          </w:tcPr>
          <w:p w14:paraId="082D61FF" w14:textId="56D89022" w:rsidR="65D27D43" w:rsidRDefault="65D27D43" w:rsidP="65D27D43">
            <w:pPr>
              <w:pStyle w:val="TableParagraph"/>
              <w:spacing w:line="244" w:lineRule="exact"/>
              <w:ind w:left="103"/>
            </w:pPr>
            <w:r>
              <w:t>Pass</w:t>
            </w:r>
          </w:p>
        </w:tc>
        <w:tc>
          <w:tcPr>
            <w:tcW w:w="2211" w:type="dxa"/>
          </w:tcPr>
          <w:p w14:paraId="2194DC83" w14:textId="77777777" w:rsidR="65D27D43" w:rsidRDefault="65D27D43" w:rsidP="65D27D43">
            <w:pPr>
              <w:pStyle w:val="TableParagraph"/>
            </w:pPr>
          </w:p>
        </w:tc>
      </w:tr>
      <w:tr w:rsidR="65D27D43" w14:paraId="08D80517" w14:textId="77777777" w:rsidTr="65D27D43">
        <w:trPr>
          <w:trHeight w:val="300"/>
        </w:trPr>
        <w:tc>
          <w:tcPr>
            <w:tcW w:w="647" w:type="dxa"/>
          </w:tcPr>
          <w:p w14:paraId="064F0ED0" w14:textId="77777777" w:rsidR="65D27D43" w:rsidRDefault="65D27D43" w:rsidP="65D27D43">
            <w:pPr>
              <w:pStyle w:val="TableParagraph"/>
              <w:spacing w:line="244" w:lineRule="exact"/>
              <w:ind w:left="105"/>
            </w:pPr>
            <w:r>
              <w:t>2.</w:t>
            </w:r>
          </w:p>
        </w:tc>
        <w:tc>
          <w:tcPr>
            <w:tcW w:w="2713" w:type="dxa"/>
          </w:tcPr>
          <w:p w14:paraId="0FD4628B" w14:textId="77777777" w:rsidR="65D27D43" w:rsidRDefault="65D27D43" w:rsidP="65D27D43">
            <w:pPr>
              <w:pStyle w:val="TableParagraph"/>
              <w:spacing w:line="278" w:lineRule="auto"/>
              <w:ind w:left="104" w:right="168"/>
            </w:pPr>
            <w:r>
              <w:t>Enter a valid email and a strong password; tap Submit.</w:t>
            </w:r>
          </w:p>
        </w:tc>
        <w:tc>
          <w:tcPr>
            <w:tcW w:w="1766" w:type="dxa"/>
          </w:tcPr>
          <w:p w14:paraId="57F1849D" w14:textId="77777777" w:rsidR="65D27D43" w:rsidRDefault="65D27D43" w:rsidP="65D27D43">
            <w:pPr>
              <w:pStyle w:val="TableParagraph"/>
              <w:spacing w:line="278" w:lineRule="auto"/>
              <w:ind w:left="104" w:right="74"/>
            </w:pPr>
            <w:r>
              <w:t>Account is created; user sees a confirmation or is taken to dashboard. The app sends a confirmation email/SMS (per FR- 3.1.10).</w:t>
            </w:r>
          </w:p>
        </w:tc>
        <w:tc>
          <w:tcPr>
            <w:tcW w:w="1798" w:type="dxa"/>
          </w:tcPr>
          <w:p w14:paraId="5DF49352" w14:textId="27445D3E" w:rsidR="65D27D43" w:rsidRDefault="65D27D43" w:rsidP="65D27D43">
            <w:pPr>
              <w:pStyle w:val="TableParagraph"/>
              <w:spacing w:line="259" w:lineRule="auto"/>
              <w:ind w:left="103" w:right="193"/>
            </w:pPr>
            <w:r>
              <w:t>After the account is created, a confirmation email is sent and once verified, the user can login.</w:t>
            </w:r>
          </w:p>
        </w:tc>
        <w:tc>
          <w:tcPr>
            <w:tcW w:w="945" w:type="dxa"/>
          </w:tcPr>
          <w:p w14:paraId="0A95F402" w14:textId="4D41A874" w:rsidR="65D27D43" w:rsidRDefault="65D27D43" w:rsidP="65D27D43">
            <w:pPr>
              <w:pStyle w:val="TableParagraph"/>
              <w:spacing w:line="244" w:lineRule="exact"/>
              <w:ind w:left="103"/>
            </w:pPr>
            <w:r>
              <w:t>Pass</w:t>
            </w:r>
          </w:p>
        </w:tc>
        <w:tc>
          <w:tcPr>
            <w:tcW w:w="2211" w:type="dxa"/>
          </w:tcPr>
          <w:p w14:paraId="1AE62DB1" w14:textId="77777777" w:rsidR="65D27D43" w:rsidRDefault="65D27D43" w:rsidP="65D27D43">
            <w:pPr>
              <w:pStyle w:val="TableParagraph"/>
            </w:pPr>
          </w:p>
        </w:tc>
      </w:tr>
      <w:tr w:rsidR="65D27D43" w14:paraId="7E789D88" w14:textId="77777777" w:rsidTr="65D27D43">
        <w:trPr>
          <w:trHeight w:val="300"/>
        </w:trPr>
        <w:tc>
          <w:tcPr>
            <w:tcW w:w="647" w:type="dxa"/>
          </w:tcPr>
          <w:p w14:paraId="5D0E6111" w14:textId="77777777" w:rsidR="65D27D43" w:rsidRDefault="65D27D43" w:rsidP="65D27D43">
            <w:pPr>
              <w:pStyle w:val="TableParagraph"/>
              <w:spacing w:line="244" w:lineRule="exact"/>
              <w:ind w:left="105"/>
            </w:pPr>
            <w:r>
              <w:t>3.</w:t>
            </w:r>
          </w:p>
        </w:tc>
        <w:tc>
          <w:tcPr>
            <w:tcW w:w="2713" w:type="dxa"/>
          </w:tcPr>
          <w:p w14:paraId="35419BA5" w14:textId="77777777" w:rsidR="65D27D43" w:rsidRDefault="65D27D43" w:rsidP="65D27D43">
            <w:pPr>
              <w:pStyle w:val="TableParagraph"/>
              <w:spacing w:line="280" w:lineRule="auto"/>
              <w:ind w:left="104" w:right="97"/>
            </w:pPr>
            <w:r>
              <w:t>Close and relaunch the app; attempt to log in with the new credentials.</w:t>
            </w:r>
          </w:p>
        </w:tc>
        <w:tc>
          <w:tcPr>
            <w:tcW w:w="1766" w:type="dxa"/>
          </w:tcPr>
          <w:p w14:paraId="7BE8AC7E" w14:textId="77777777" w:rsidR="65D27D43" w:rsidRDefault="65D27D43" w:rsidP="65D27D43">
            <w:pPr>
              <w:pStyle w:val="TableParagraph"/>
              <w:spacing w:line="278" w:lineRule="auto"/>
              <w:ind w:left="104" w:right="94"/>
            </w:pPr>
            <w:r>
              <w:t>Login succeeds immediately using the created account (per FR-3.1.9).</w:t>
            </w:r>
          </w:p>
        </w:tc>
        <w:tc>
          <w:tcPr>
            <w:tcW w:w="1798" w:type="dxa"/>
          </w:tcPr>
          <w:p w14:paraId="4286DDE6" w14:textId="5F49968E" w:rsidR="65D27D43" w:rsidRDefault="65D27D43" w:rsidP="65D27D43">
            <w:pPr>
              <w:pStyle w:val="TableParagraph"/>
              <w:spacing w:line="259" w:lineRule="auto"/>
              <w:ind w:left="103" w:right="193"/>
            </w:pPr>
            <w:r>
              <w:t>Login is successful upon app launch with new credentials.</w:t>
            </w:r>
          </w:p>
        </w:tc>
        <w:tc>
          <w:tcPr>
            <w:tcW w:w="945" w:type="dxa"/>
          </w:tcPr>
          <w:p w14:paraId="15658818" w14:textId="4661813C" w:rsidR="65D27D43" w:rsidRDefault="65D27D43" w:rsidP="65D27D43">
            <w:pPr>
              <w:pStyle w:val="TableParagraph"/>
              <w:spacing w:line="244" w:lineRule="exact"/>
              <w:ind w:left="103"/>
            </w:pPr>
            <w:r>
              <w:t>Pass</w:t>
            </w:r>
          </w:p>
        </w:tc>
        <w:tc>
          <w:tcPr>
            <w:tcW w:w="2211" w:type="dxa"/>
          </w:tcPr>
          <w:p w14:paraId="016A849F" w14:textId="77777777" w:rsidR="65D27D43" w:rsidRDefault="65D27D43" w:rsidP="65D27D43">
            <w:pPr>
              <w:pStyle w:val="TableParagraph"/>
            </w:pPr>
          </w:p>
        </w:tc>
      </w:tr>
      <w:tr w:rsidR="65D27D43" w14:paraId="330D798B" w14:textId="77777777" w:rsidTr="65D27D43">
        <w:trPr>
          <w:trHeight w:val="300"/>
        </w:trPr>
        <w:tc>
          <w:tcPr>
            <w:tcW w:w="10080" w:type="dxa"/>
            <w:gridSpan w:val="6"/>
            <w:shd w:val="clear" w:color="auto" w:fill="BFBFBF" w:themeFill="background1" w:themeFillShade="BF"/>
          </w:tcPr>
          <w:p w14:paraId="62F44A59" w14:textId="6A703365" w:rsidR="65D27D43" w:rsidRDefault="65D27D43" w:rsidP="65D27D43">
            <w:pPr>
              <w:pStyle w:val="TableParagraph"/>
              <w:spacing w:line="249" w:lineRule="exact"/>
              <w:ind w:left="105"/>
              <w:rPr>
                <w:b/>
                <w:bCs/>
              </w:rPr>
            </w:pPr>
            <w:r w:rsidRPr="65D27D43">
              <w:rPr>
                <w:b/>
                <w:bCs/>
              </w:rPr>
              <w:t>TC-1.3: User Registration - SMS OTP</w:t>
            </w:r>
          </w:p>
          <w:p w14:paraId="79A1F4CC" w14:textId="3A3D3DA1" w:rsidR="65D27D43" w:rsidRDefault="65D27D43" w:rsidP="65D27D43">
            <w:pPr>
              <w:pStyle w:val="TableParagraph"/>
              <w:spacing w:line="249" w:lineRule="exact"/>
              <w:ind w:left="105"/>
              <w:rPr>
                <w:b/>
                <w:bCs/>
              </w:rPr>
            </w:pPr>
          </w:p>
        </w:tc>
      </w:tr>
      <w:tr w:rsidR="65D27D43" w14:paraId="4B9ADAA3" w14:textId="77777777" w:rsidTr="65D27D43">
        <w:trPr>
          <w:trHeight w:val="300"/>
        </w:trPr>
        <w:tc>
          <w:tcPr>
            <w:tcW w:w="647" w:type="dxa"/>
          </w:tcPr>
          <w:p w14:paraId="6F54542B" w14:textId="77777777" w:rsidR="65D27D43" w:rsidRDefault="65D27D43" w:rsidP="65D27D43">
            <w:pPr>
              <w:pStyle w:val="TableParagraph"/>
              <w:spacing w:line="249" w:lineRule="exact"/>
              <w:ind w:left="105"/>
            </w:pPr>
            <w:r>
              <w:t>1.</w:t>
            </w:r>
          </w:p>
        </w:tc>
        <w:tc>
          <w:tcPr>
            <w:tcW w:w="2713" w:type="dxa"/>
          </w:tcPr>
          <w:p w14:paraId="0DBC3F8E" w14:textId="77777777" w:rsidR="65D27D43" w:rsidRDefault="65D27D43" w:rsidP="65D27D43">
            <w:pPr>
              <w:pStyle w:val="TableParagraph"/>
              <w:spacing w:line="278" w:lineRule="auto"/>
              <w:ind w:left="104" w:right="97"/>
            </w:pPr>
            <w:r>
              <w:t>Launch the app; tap Register, then choose Register with OTP option.</w:t>
            </w:r>
          </w:p>
        </w:tc>
        <w:tc>
          <w:tcPr>
            <w:tcW w:w="1766" w:type="dxa"/>
          </w:tcPr>
          <w:p w14:paraId="45356630" w14:textId="77777777" w:rsidR="65D27D43" w:rsidRDefault="65D27D43" w:rsidP="65D27D43">
            <w:pPr>
              <w:pStyle w:val="TableParagraph"/>
              <w:spacing w:line="278" w:lineRule="auto"/>
              <w:ind w:left="104" w:right="74"/>
            </w:pPr>
            <w:r>
              <w:t xml:space="preserve">OTP registration screen opens, prompting for </w:t>
            </w:r>
            <w:r>
              <w:lastRenderedPageBreak/>
              <w:t>phone number.</w:t>
            </w:r>
          </w:p>
        </w:tc>
        <w:tc>
          <w:tcPr>
            <w:tcW w:w="1798" w:type="dxa"/>
          </w:tcPr>
          <w:p w14:paraId="701E311B" w14:textId="38685622" w:rsidR="65D27D43" w:rsidRDefault="65D27D43" w:rsidP="65D27D43">
            <w:pPr>
              <w:pStyle w:val="TableParagraph"/>
              <w:spacing w:line="254" w:lineRule="auto"/>
              <w:ind w:left="103" w:right="193"/>
            </w:pPr>
          </w:p>
        </w:tc>
        <w:tc>
          <w:tcPr>
            <w:tcW w:w="945" w:type="dxa"/>
          </w:tcPr>
          <w:p w14:paraId="335C5FA4" w14:textId="4D6F0D91" w:rsidR="65D27D43" w:rsidRDefault="65D27D43" w:rsidP="65D27D43">
            <w:pPr>
              <w:pStyle w:val="TableParagraph"/>
              <w:spacing w:line="249" w:lineRule="exact"/>
              <w:ind w:left="103"/>
            </w:pPr>
          </w:p>
        </w:tc>
        <w:tc>
          <w:tcPr>
            <w:tcW w:w="2211" w:type="dxa"/>
          </w:tcPr>
          <w:p w14:paraId="586A44CD" w14:textId="77777777" w:rsidR="65D27D43" w:rsidRDefault="65D27D43" w:rsidP="65D27D43">
            <w:pPr>
              <w:pStyle w:val="TableParagraph"/>
            </w:pPr>
          </w:p>
        </w:tc>
      </w:tr>
      <w:tr w:rsidR="65D27D43" w14:paraId="5F268BAE" w14:textId="77777777" w:rsidTr="65D27D43">
        <w:trPr>
          <w:trHeight w:val="300"/>
        </w:trPr>
        <w:tc>
          <w:tcPr>
            <w:tcW w:w="647" w:type="dxa"/>
          </w:tcPr>
          <w:p w14:paraId="3EADA4BC" w14:textId="77777777" w:rsidR="65D27D43" w:rsidRDefault="65D27D43" w:rsidP="65D27D43">
            <w:pPr>
              <w:pStyle w:val="TableParagraph"/>
              <w:spacing w:line="244" w:lineRule="exact"/>
              <w:ind w:left="105"/>
            </w:pPr>
            <w:r>
              <w:t>2.</w:t>
            </w:r>
          </w:p>
        </w:tc>
        <w:tc>
          <w:tcPr>
            <w:tcW w:w="2713" w:type="dxa"/>
          </w:tcPr>
          <w:p w14:paraId="2B8683D3" w14:textId="77777777" w:rsidR="65D27D43" w:rsidRDefault="65D27D43" w:rsidP="65D27D43">
            <w:pPr>
              <w:pStyle w:val="TableParagraph"/>
              <w:spacing w:line="278" w:lineRule="auto"/>
              <w:ind w:left="104" w:right="168"/>
            </w:pPr>
            <w:r>
              <w:t>Enter a valid mobile number and tap Send OTP.</w:t>
            </w:r>
          </w:p>
        </w:tc>
        <w:tc>
          <w:tcPr>
            <w:tcW w:w="1766" w:type="dxa"/>
          </w:tcPr>
          <w:p w14:paraId="0399F855" w14:textId="77777777" w:rsidR="65D27D43" w:rsidRDefault="65D27D43" w:rsidP="65D27D43">
            <w:pPr>
              <w:pStyle w:val="TableParagraph"/>
              <w:spacing w:line="278" w:lineRule="auto"/>
              <w:ind w:left="104" w:right="181"/>
            </w:pPr>
            <w:r>
              <w:t>An SMS OTP is sent to the number; OTP input field appears (per FR-3.1.6).</w:t>
            </w:r>
          </w:p>
        </w:tc>
        <w:tc>
          <w:tcPr>
            <w:tcW w:w="1798" w:type="dxa"/>
          </w:tcPr>
          <w:p w14:paraId="529BD497" w14:textId="14116EF2" w:rsidR="65D27D43" w:rsidRDefault="65D27D43" w:rsidP="65D27D43">
            <w:pPr>
              <w:pStyle w:val="TableParagraph"/>
              <w:spacing w:line="254" w:lineRule="auto"/>
              <w:ind w:left="103" w:right="193"/>
            </w:pPr>
          </w:p>
        </w:tc>
        <w:tc>
          <w:tcPr>
            <w:tcW w:w="945" w:type="dxa"/>
          </w:tcPr>
          <w:p w14:paraId="12DD3756" w14:textId="15BD23C1" w:rsidR="65D27D43" w:rsidRDefault="65D27D43" w:rsidP="65D27D43">
            <w:pPr>
              <w:pStyle w:val="TableParagraph"/>
              <w:spacing w:line="244" w:lineRule="exact"/>
              <w:ind w:left="103"/>
            </w:pPr>
          </w:p>
        </w:tc>
        <w:tc>
          <w:tcPr>
            <w:tcW w:w="2211" w:type="dxa"/>
          </w:tcPr>
          <w:p w14:paraId="42373397" w14:textId="77777777" w:rsidR="65D27D43" w:rsidRDefault="65D27D43" w:rsidP="65D27D43">
            <w:pPr>
              <w:pStyle w:val="TableParagraph"/>
            </w:pPr>
          </w:p>
        </w:tc>
      </w:tr>
      <w:tr w:rsidR="65D27D43" w14:paraId="06128265" w14:textId="77777777" w:rsidTr="65D27D43">
        <w:trPr>
          <w:trHeight w:val="300"/>
        </w:trPr>
        <w:tc>
          <w:tcPr>
            <w:tcW w:w="647" w:type="dxa"/>
          </w:tcPr>
          <w:p w14:paraId="45DAC94E" w14:textId="77777777" w:rsidR="65D27D43" w:rsidRDefault="65D27D43" w:rsidP="65D27D43">
            <w:pPr>
              <w:pStyle w:val="TableParagraph"/>
              <w:spacing w:line="244" w:lineRule="exact"/>
              <w:ind w:left="105"/>
            </w:pPr>
            <w:r>
              <w:t>3.</w:t>
            </w:r>
          </w:p>
        </w:tc>
        <w:tc>
          <w:tcPr>
            <w:tcW w:w="2713" w:type="dxa"/>
          </w:tcPr>
          <w:p w14:paraId="5B1C4C34" w14:textId="77777777" w:rsidR="65D27D43" w:rsidRDefault="65D27D43" w:rsidP="65D27D43">
            <w:pPr>
              <w:pStyle w:val="TableParagraph"/>
              <w:spacing w:line="280" w:lineRule="auto"/>
              <w:ind w:left="104" w:right="168"/>
            </w:pPr>
            <w:r>
              <w:t>Enter the received OTP code and submit.</w:t>
            </w:r>
          </w:p>
        </w:tc>
        <w:tc>
          <w:tcPr>
            <w:tcW w:w="1766" w:type="dxa"/>
          </w:tcPr>
          <w:p w14:paraId="4E7EFFB2" w14:textId="7932EAFD" w:rsidR="65D27D43" w:rsidRDefault="65D27D43" w:rsidP="65D27D43">
            <w:r>
              <w:t>Account is created; user sees</w:t>
            </w:r>
            <w:r w:rsidR="771403C7">
              <w:t xml:space="preserve"> confirmation or dashboard.</w:t>
            </w:r>
          </w:p>
        </w:tc>
        <w:tc>
          <w:tcPr>
            <w:tcW w:w="1798" w:type="dxa"/>
          </w:tcPr>
          <w:p w14:paraId="186C7524" w14:textId="716C72E5" w:rsidR="65D27D43" w:rsidRDefault="65D27D43" w:rsidP="65D27D43">
            <w:pPr>
              <w:pStyle w:val="TableParagraph"/>
              <w:spacing w:line="259" w:lineRule="auto"/>
              <w:ind w:left="103" w:right="193"/>
            </w:pPr>
          </w:p>
        </w:tc>
        <w:tc>
          <w:tcPr>
            <w:tcW w:w="945" w:type="dxa"/>
          </w:tcPr>
          <w:p w14:paraId="6536C1C2" w14:textId="7BD9E67E" w:rsidR="65D27D43" w:rsidRDefault="65D27D43" w:rsidP="65D27D43">
            <w:pPr>
              <w:pStyle w:val="TableParagraph"/>
              <w:spacing w:line="244" w:lineRule="exact"/>
              <w:ind w:left="103"/>
            </w:pPr>
          </w:p>
        </w:tc>
        <w:tc>
          <w:tcPr>
            <w:tcW w:w="2211" w:type="dxa"/>
          </w:tcPr>
          <w:p w14:paraId="0FBF0592" w14:textId="77777777" w:rsidR="65D27D43" w:rsidRDefault="65D27D43" w:rsidP="65D27D43">
            <w:pPr>
              <w:pStyle w:val="TableParagraph"/>
            </w:pPr>
          </w:p>
        </w:tc>
      </w:tr>
      <w:tr w:rsidR="65D27D43" w14:paraId="2FE97F4C" w14:textId="77777777" w:rsidTr="65D27D43">
        <w:trPr>
          <w:trHeight w:val="300"/>
        </w:trPr>
        <w:tc>
          <w:tcPr>
            <w:tcW w:w="647" w:type="dxa"/>
          </w:tcPr>
          <w:p w14:paraId="0057F85B" w14:textId="77777777" w:rsidR="65D27D43" w:rsidRDefault="65D27D43" w:rsidP="65D27D43">
            <w:pPr>
              <w:pStyle w:val="TableParagraph"/>
              <w:spacing w:line="244" w:lineRule="exact"/>
              <w:ind w:left="105"/>
            </w:pPr>
            <w:r>
              <w:t>4.</w:t>
            </w:r>
          </w:p>
        </w:tc>
        <w:tc>
          <w:tcPr>
            <w:tcW w:w="2713" w:type="dxa"/>
          </w:tcPr>
          <w:p w14:paraId="5E4DCBED" w14:textId="77777777" w:rsidR="65D27D43" w:rsidRDefault="65D27D43" w:rsidP="65D27D43">
            <w:pPr>
              <w:pStyle w:val="TableParagraph"/>
              <w:spacing w:line="278" w:lineRule="auto"/>
              <w:ind w:left="104" w:right="97"/>
            </w:pPr>
            <w:r>
              <w:t>Attempt to log in with the associated email/phone and password (or OTP).</w:t>
            </w:r>
          </w:p>
        </w:tc>
        <w:tc>
          <w:tcPr>
            <w:tcW w:w="1766" w:type="dxa"/>
          </w:tcPr>
          <w:p w14:paraId="29F79F0C" w14:textId="77777777" w:rsidR="65D27D43" w:rsidRDefault="65D27D43" w:rsidP="65D27D43">
            <w:pPr>
              <w:pStyle w:val="TableParagraph"/>
              <w:spacing w:line="278" w:lineRule="auto"/>
              <w:ind w:left="104" w:right="181"/>
            </w:pPr>
            <w:r>
              <w:t>Login succeeds; new account is active (per FR-3.1.7 and FR- 3.1.10).</w:t>
            </w:r>
          </w:p>
        </w:tc>
        <w:tc>
          <w:tcPr>
            <w:tcW w:w="1798" w:type="dxa"/>
          </w:tcPr>
          <w:p w14:paraId="3E6BA0F1" w14:textId="2CE9EBB7" w:rsidR="65D27D43" w:rsidRDefault="65D27D43" w:rsidP="65D27D43">
            <w:pPr>
              <w:pStyle w:val="TableParagraph"/>
              <w:spacing w:line="254" w:lineRule="auto"/>
              <w:ind w:left="103" w:right="193"/>
            </w:pPr>
          </w:p>
        </w:tc>
        <w:tc>
          <w:tcPr>
            <w:tcW w:w="945" w:type="dxa"/>
          </w:tcPr>
          <w:p w14:paraId="46543347" w14:textId="6880B699" w:rsidR="65D27D43" w:rsidRDefault="65D27D43" w:rsidP="65D27D43">
            <w:pPr>
              <w:pStyle w:val="TableParagraph"/>
              <w:spacing w:line="244" w:lineRule="exact"/>
              <w:ind w:left="103"/>
            </w:pPr>
          </w:p>
        </w:tc>
        <w:tc>
          <w:tcPr>
            <w:tcW w:w="2211" w:type="dxa"/>
          </w:tcPr>
          <w:p w14:paraId="3BFBC66C" w14:textId="77777777" w:rsidR="65D27D43" w:rsidRDefault="65D27D43" w:rsidP="65D27D43">
            <w:pPr>
              <w:pStyle w:val="TableParagraph"/>
            </w:pPr>
          </w:p>
        </w:tc>
      </w:tr>
      <w:tr w:rsidR="65D27D43" w14:paraId="7C4A7E4A" w14:textId="77777777" w:rsidTr="65D27D43">
        <w:trPr>
          <w:trHeight w:val="300"/>
        </w:trPr>
        <w:tc>
          <w:tcPr>
            <w:tcW w:w="10080" w:type="dxa"/>
            <w:gridSpan w:val="6"/>
            <w:shd w:val="clear" w:color="auto" w:fill="BFBFBF" w:themeFill="background1" w:themeFillShade="BF"/>
          </w:tcPr>
          <w:p w14:paraId="11FD039B" w14:textId="2F2588C3" w:rsidR="65D27D43" w:rsidRDefault="65D27D43" w:rsidP="65D27D43">
            <w:pPr>
              <w:pStyle w:val="TableParagraph"/>
              <w:spacing w:line="249" w:lineRule="exact"/>
              <w:ind w:left="105"/>
              <w:rPr>
                <w:b/>
                <w:bCs/>
              </w:rPr>
            </w:pPr>
            <w:r w:rsidRPr="65D27D43">
              <w:rPr>
                <w:b/>
                <w:bCs/>
              </w:rPr>
              <w:t>TC-1.4: User Registration – Google SSO</w:t>
            </w:r>
          </w:p>
          <w:p w14:paraId="3985AB93" w14:textId="5FA9F5CE" w:rsidR="65D27D43" w:rsidRDefault="65D27D43" w:rsidP="65D27D43">
            <w:pPr>
              <w:pStyle w:val="TableParagraph"/>
              <w:spacing w:line="249" w:lineRule="exact"/>
              <w:ind w:left="105"/>
              <w:rPr>
                <w:b/>
                <w:bCs/>
              </w:rPr>
            </w:pPr>
          </w:p>
        </w:tc>
      </w:tr>
      <w:tr w:rsidR="65D27D43" w14:paraId="24112AC1" w14:textId="77777777" w:rsidTr="65D27D43">
        <w:trPr>
          <w:trHeight w:val="300"/>
        </w:trPr>
        <w:tc>
          <w:tcPr>
            <w:tcW w:w="647" w:type="dxa"/>
          </w:tcPr>
          <w:p w14:paraId="1005CDB5" w14:textId="77777777" w:rsidR="65D27D43" w:rsidRDefault="65D27D43" w:rsidP="65D27D43">
            <w:pPr>
              <w:pStyle w:val="TableParagraph"/>
              <w:spacing w:line="244" w:lineRule="exact"/>
              <w:ind w:left="105"/>
            </w:pPr>
            <w:r>
              <w:t>1.</w:t>
            </w:r>
          </w:p>
        </w:tc>
        <w:tc>
          <w:tcPr>
            <w:tcW w:w="2713" w:type="dxa"/>
          </w:tcPr>
          <w:p w14:paraId="5B0B4D99" w14:textId="77777777" w:rsidR="65D27D43" w:rsidRDefault="65D27D43" w:rsidP="65D27D43">
            <w:pPr>
              <w:pStyle w:val="TableParagraph"/>
              <w:spacing w:line="280" w:lineRule="auto"/>
              <w:ind w:left="104" w:right="97"/>
            </w:pPr>
            <w:r>
              <w:t>From the welcome or register screen, tap Register with Google.</w:t>
            </w:r>
          </w:p>
        </w:tc>
        <w:tc>
          <w:tcPr>
            <w:tcW w:w="1766" w:type="dxa"/>
          </w:tcPr>
          <w:p w14:paraId="735DB008" w14:textId="77777777" w:rsidR="65D27D43" w:rsidRDefault="65D27D43" w:rsidP="65D27D43">
            <w:pPr>
              <w:pStyle w:val="TableParagraph"/>
              <w:spacing w:line="283" w:lineRule="auto"/>
              <w:ind w:left="104" w:right="74"/>
            </w:pPr>
            <w:r>
              <w:t>Google OAuth flow starts.</w:t>
            </w:r>
          </w:p>
        </w:tc>
        <w:tc>
          <w:tcPr>
            <w:tcW w:w="1798" w:type="dxa"/>
          </w:tcPr>
          <w:p w14:paraId="608206BB" w14:textId="3E89297D" w:rsidR="65D27D43" w:rsidRDefault="65D27D43" w:rsidP="65D27D43">
            <w:pPr>
              <w:pStyle w:val="TableParagraph"/>
              <w:spacing w:line="259" w:lineRule="auto"/>
              <w:ind w:left="103" w:right="193"/>
            </w:pPr>
          </w:p>
        </w:tc>
        <w:tc>
          <w:tcPr>
            <w:tcW w:w="945" w:type="dxa"/>
          </w:tcPr>
          <w:p w14:paraId="5EF68146" w14:textId="2504A70B" w:rsidR="65D27D43" w:rsidRDefault="65D27D43" w:rsidP="65D27D43">
            <w:pPr>
              <w:pStyle w:val="TableParagraph"/>
              <w:spacing w:line="244" w:lineRule="exact"/>
              <w:ind w:left="103"/>
            </w:pPr>
          </w:p>
        </w:tc>
        <w:tc>
          <w:tcPr>
            <w:tcW w:w="2211" w:type="dxa"/>
          </w:tcPr>
          <w:p w14:paraId="7D0B1A78" w14:textId="77777777" w:rsidR="65D27D43" w:rsidRDefault="65D27D43" w:rsidP="65D27D43">
            <w:pPr>
              <w:pStyle w:val="TableParagraph"/>
            </w:pPr>
          </w:p>
        </w:tc>
      </w:tr>
      <w:tr w:rsidR="65D27D43" w14:paraId="0E927ACC" w14:textId="77777777" w:rsidTr="65D27D43">
        <w:trPr>
          <w:trHeight w:val="300"/>
        </w:trPr>
        <w:tc>
          <w:tcPr>
            <w:tcW w:w="647" w:type="dxa"/>
          </w:tcPr>
          <w:p w14:paraId="57E15433" w14:textId="77777777" w:rsidR="65D27D43" w:rsidRDefault="65D27D43" w:rsidP="65D27D43">
            <w:pPr>
              <w:pStyle w:val="TableParagraph"/>
              <w:spacing w:line="244" w:lineRule="exact"/>
              <w:ind w:left="105"/>
            </w:pPr>
            <w:r>
              <w:t>2.</w:t>
            </w:r>
          </w:p>
        </w:tc>
        <w:tc>
          <w:tcPr>
            <w:tcW w:w="2713" w:type="dxa"/>
          </w:tcPr>
          <w:p w14:paraId="550DFAB1" w14:textId="77777777" w:rsidR="65D27D43" w:rsidRDefault="65D27D43" w:rsidP="65D27D43">
            <w:pPr>
              <w:pStyle w:val="TableParagraph"/>
              <w:spacing w:line="280" w:lineRule="auto"/>
              <w:ind w:left="104" w:right="224"/>
            </w:pPr>
            <w:r>
              <w:t>Authenticate using a valid Google account.</w:t>
            </w:r>
          </w:p>
        </w:tc>
        <w:tc>
          <w:tcPr>
            <w:tcW w:w="1766" w:type="dxa"/>
          </w:tcPr>
          <w:p w14:paraId="7F5347C8" w14:textId="77777777" w:rsidR="65D27D43" w:rsidRDefault="65D27D43" w:rsidP="65D27D43">
            <w:pPr>
              <w:pStyle w:val="TableParagraph"/>
              <w:spacing w:line="278" w:lineRule="auto"/>
              <w:ind w:left="104" w:right="74"/>
            </w:pPr>
            <w:r>
              <w:t>User is returned to the app, and account is created (per FR- 3.1.4–3.1.5).</w:t>
            </w:r>
          </w:p>
        </w:tc>
        <w:tc>
          <w:tcPr>
            <w:tcW w:w="1798" w:type="dxa"/>
          </w:tcPr>
          <w:p w14:paraId="60EF6103" w14:textId="16DDBADE" w:rsidR="65D27D43" w:rsidRDefault="65D27D43" w:rsidP="65D27D43">
            <w:pPr>
              <w:pStyle w:val="TableParagraph"/>
              <w:spacing w:line="254" w:lineRule="auto"/>
              <w:ind w:left="103" w:right="193"/>
            </w:pPr>
          </w:p>
        </w:tc>
        <w:tc>
          <w:tcPr>
            <w:tcW w:w="945" w:type="dxa"/>
          </w:tcPr>
          <w:p w14:paraId="50F5976B" w14:textId="2F0967BE" w:rsidR="65D27D43" w:rsidRDefault="65D27D43" w:rsidP="65D27D43">
            <w:pPr>
              <w:pStyle w:val="TableParagraph"/>
              <w:spacing w:line="244" w:lineRule="exact"/>
              <w:ind w:left="103"/>
            </w:pPr>
          </w:p>
        </w:tc>
        <w:tc>
          <w:tcPr>
            <w:tcW w:w="2211" w:type="dxa"/>
          </w:tcPr>
          <w:p w14:paraId="242583C1" w14:textId="77777777" w:rsidR="65D27D43" w:rsidRDefault="65D27D43" w:rsidP="65D27D43">
            <w:pPr>
              <w:pStyle w:val="TableParagraph"/>
            </w:pPr>
          </w:p>
        </w:tc>
      </w:tr>
      <w:tr w:rsidR="65D27D43" w14:paraId="24CC1398" w14:textId="77777777" w:rsidTr="65D27D43">
        <w:trPr>
          <w:trHeight w:val="300"/>
        </w:trPr>
        <w:tc>
          <w:tcPr>
            <w:tcW w:w="647" w:type="dxa"/>
          </w:tcPr>
          <w:p w14:paraId="0D56A953" w14:textId="77777777" w:rsidR="65D27D43" w:rsidRDefault="65D27D43" w:rsidP="65D27D43">
            <w:pPr>
              <w:pStyle w:val="TableParagraph"/>
              <w:spacing w:line="244" w:lineRule="exact"/>
              <w:ind w:left="105"/>
            </w:pPr>
            <w:r>
              <w:t>3.</w:t>
            </w:r>
          </w:p>
        </w:tc>
        <w:tc>
          <w:tcPr>
            <w:tcW w:w="2713" w:type="dxa"/>
          </w:tcPr>
          <w:p w14:paraId="5FBDD2CF" w14:textId="77777777" w:rsidR="65D27D43" w:rsidRDefault="65D27D43" w:rsidP="65D27D43">
            <w:pPr>
              <w:pStyle w:val="TableParagraph"/>
              <w:spacing w:line="278" w:lineRule="auto"/>
              <w:ind w:left="104" w:right="168"/>
            </w:pPr>
            <w:r>
              <w:t>Verify the user lands on the appropriate dashboard/home screen.</w:t>
            </w:r>
          </w:p>
        </w:tc>
        <w:tc>
          <w:tcPr>
            <w:tcW w:w="1766" w:type="dxa"/>
          </w:tcPr>
          <w:p w14:paraId="1E4EA8A1" w14:textId="77777777" w:rsidR="65D27D43" w:rsidRDefault="65D27D43" w:rsidP="65D27D43">
            <w:pPr>
              <w:pStyle w:val="TableParagraph"/>
              <w:spacing w:line="280" w:lineRule="auto"/>
              <w:ind w:left="104" w:right="74"/>
            </w:pPr>
            <w:r>
              <w:t>The app shows the user’s dashboard; a confirmation email/SMS is sent if required (per FR- 3.1.10).</w:t>
            </w:r>
          </w:p>
        </w:tc>
        <w:tc>
          <w:tcPr>
            <w:tcW w:w="1798" w:type="dxa"/>
          </w:tcPr>
          <w:p w14:paraId="78A8376A" w14:textId="3CFD3CC4" w:rsidR="65D27D43" w:rsidRDefault="65D27D43" w:rsidP="65D27D43">
            <w:pPr>
              <w:pStyle w:val="TableParagraph"/>
              <w:spacing w:line="259" w:lineRule="auto"/>
              <w:ind w:left="103" w:right="193"/>
            </w:pPr>
          </w:p>
        </w:tc>
        <w:tc>
          <w:tcPr>
            <w:tcW w:w="945" w:type="dxa"/>
          </w:tcPr>
          <w:p w14:paraId="67571970" w14:textId="53569E21" w:rsidR="65D27D43" w:rsidRDefault="65D27D43" w:rsidP="65D27D43">
            <w:pPr>
              <w:pStyle w:val="TableParagraph"/>
              <w:spacing w:line="244" w:lineRule="exact"/>
              <w:ind w:left="103"/>
            </w:pPr>
          </w:p>
        </w:tc>
        <w:tc>
          <w:tcPr>
            <w:tcW w:w="2211" w:type="dxa"/>
          </w:tcPr>
          <w:p w14:paraId="03794E82" w14:textId="77777777" w:rsidR="65D27D43" w:rsidRDefault="65D27D43" w:rsidP="65D27D43">
            <w:pPr>
              <w:pStyle w:val="TableParagraph"/>
            </w:pPr>
          </w:p>
        </w:tc>
      </w:tr>
      <w:tr w:rsidR="65D27D43" w14:paraId="1ED6D485" w14:textId="77777777" w:rsidTr="65D27D43">
        <w:trPr>
          <w:trHeight w:val="300"/>
        </w:trPr>
        <w:tc>
          <w:tcPr>
            <w:tcW w:w="10080" w:type="dxa"/>
            <w:gridSpan w:val="6"/>
            <w:shd w:val="clear" w:color="auto" w:fill="BFBFBF" w:themeFill="background1" w:themeFillShade="BF"/>
          </w:tcPr>
          <w:p w14:paraId="06E2505D" w14:textId="77777777" w:rsidR="70DD6ACB" w:rsidRDefault="70DD6ACB" w:rsidP="65D27D43">
            <w:pPr>
              <w:pStyle w:val="TableParagraph"/>
              <w:spacing w:line="249" w:lineRule="exact"/>
              <w:ind w:left="105"/>
              <w:rPr>
                <w:b/>
                <w:bCs/>
              </w:rPr>
            </w:pPr>
            <w:r w:rsidRPr="65D27D43">
              <w:rPr>
                <w:b/>
                <w:bCs/>
              </w:rPr>
              <w:t>TC-1.5: User Registration – Invalid Email Format</w:t>
            </w:r>
          </w:p>
          <w:p w14:paraId="0D727951" w14:textId="10ACF084" w:rsidR="65D27D43" w:rsidRDefault="65D27D43" w:rsidP="65D27D43"/>
        </w:tc>
      </w:tr>
      <w:tr w:rsidR="65D27D43" w14:paraId="74AE99D4" w14:textId="77777777" w:rsidTr="65D27D43">
        <w:trPr>
          <w:trHeight w:val="300"/>
        </w:trPr>
        <w:tc>
          <w:tcPr>
            <w:tcW w:w="647" w:type="dxa"/>
          </w:tcPr>
          <w:p w14:paraId="3BF435DF" w14:textId="77777777" w:rsidR="65D27D43" w:rsidRDefault="65D27D43" w:rsidP="65D27D43">
            <w:pPr>
              <w:pStyle w:val="TableParagraph"/>
              <w:spacing w:line="249" w:lineRule="exact"/>
              <w:ind w:left="105"/>
            </w:pPr>
            <w:r>
              <w:t>1.</w:t>
            </w:r>
          </w:p>
        </w:tc>
        <w:tc>
          <w:tcPr>
            <w:tcW w:w="2713" w:type="dxa"/>
          </w:tcPr>
          <w:p w14:paraId="590EC9A3" w14:textId="77777777" w:rsidR="65D27D43" w:rsidRDefault="65D27D43" w:rsidP="65D27D43">
            <w:pPr>
              <w:pStyle w:val="TableParagraph"/>
              <w:spacing w:line="278" w:lineRule="auto"/>
              <w:ind w:left="104" w:right="168"/>
            </w:pPr>
            <w:r>
              <w:t>Launch the app; tap Register.</w:t>
            </w:r>
          </w:p>
        </w:tc>
        <w:tc>
          <w:tcPr>
            <w:tcW w:w="1766" w:type="dxa"/>
          </w:tcPr>
          <w:p w14:paraId="039C7560" w14:textId="77777777" w:rsidR="65D27D43" w:rsidRDefault="65D27D43" w:rsidP="65D27D43">
            <w:pPr>
              <w:pStyle w:val="TableParagraph"/>
              <w:spacing w:line="278" w:lineRule="auto"/>
              <w:ind w:left="104" w:right="352"/>
            </w:pPr>
            <w:r>
              <w:t>Registration screen appears.</w:t>
            </w:r>
          </w:p>
        </w:tc>
        <w:tc>
          <w:tcPr>
            <w:tcW w:w="1798" w:type="dxa"/>
          </w:tcPr>
          <w:p w14:paraId="56DFDC8E" w14:textId="5BBE945D" w:rsidR="65D27D43" w:rsidRDefault="65D27D43" w:rsidP="65D27D43">
            <w:pPr>
              <w:pStyle w:val="TableParagraph"/>
              <w:spacing w:line="254" w:lineRule="auto"/>
              <w:ind w:left="103" w:right="193"/>
            </w:pPr>
          </w:p>
        </w:tc>
        <w:tc>
          <w:tcPr>
            <w:tcW w:w="945" w:type="dxa"/>
          </w:tcPr>
          <w:p w14:paraId="446E4073" w14:textId="5C5FABC6" w:rsidR="65D27D43" w:rsidRDefault="65D27D43" w:rsidP="65D27D43">
            <w:pPr>
              <w:pStyle w:val="TableParagraph"/>
              <w:spacing w:line="249" w:lineRule="exact"/>
              <w:ind w:left="103"/>
            </w:pPr>
          </w:p>
        </w:tc>
        <w:tc>
          <w:tcPr>
            <w:tcW w:w="2211" w:type="dxa"/>
          </w:tcPr>
          <w:p w14:paraId="0EF2A502" w14:textId="77777777" w:rsidR="65D27D43" w:rsidRDefault="65D27D43" w:rsidP="65D27D43">
            <w:pPr>
              <w:pStyle w:val="TableParagraph"/>
            </w:pPr>
          </w:p>
        </w:tc>
      </w:tr>
      <w:tr w:rsidR="65D27D43" w14:paraId="021FA9F2" w14:textId="77777777" w:rsidTr="65D27D43">
        <w:trPr>
          <w:trHeight w:val="300"/>
        </w:trPr>
        <w:tc>
          <w:tcPr>
            <w:tcW w:w="647" w:type="dxa"/>
          </w:tcPr>
          <w:p w14:paraId="019FD4CB" w14:textId="77777777" w:rsidR="65D27D43" w:rsidRDefault="65D27D43" w:rsidP="65D27D43">
            <w:pPr>
              <w:pStyle w:val="TableParagraph"/>
              <w:spacing w:line="244" w:lineRule="exact"/>
              <w:ind w:left="105"/>
            </w:pPr>
            <w:r>
              <w:t>2.</w:t>
            </w:r>
          </w:p>
        </w:tc>
        <w:tc>
          <w:tcPr>
            <w:tcW w:w="2713" w:type="dxa"/>
          </w:tcPr>
          <w:p w14:paraId="78815328" w14:textId="77777777" w:rsidR="65D27D43" w:rsidRDefault="65D27D43" w:rsidP="65D27D43">
            <w:pPr>
              <w:pStyle w:val="TableParagraph"/>
              <w:spacing w:line="283" w:lineRule="auto"/>
              <w:ind w:left="104" w:right="264"/>
              <w:jc w:val="both"/>
            </w:pPr>
            <w:r>
              <w:t>Enter an invalid email (e.g.</w:t>
            </w:r>
          </w:p>
          <w:p w14:paraId="551D03DB" w14:textId="77777777" w:rsidR="65D27D43" w:rsidRDefault="65D27D43" w:rsidP="65D27D43">
            <w:pPr>
              <w:pStyle w:val="TableParagraph"/>
              <w:spacing w:line="278" w:lineRule="auto"/>
              <w:ind w:left="104" w:right="193"/>
              <w:jc w:val="both"/>
            </w:pPr>
            <w:r>
              <w:t>“user@domain”, missing “.com”) and a password; tap Submit.</w:t>
            </w:r>
          </w:p>
        </w:tc>
        <w:tc>
          <w:tcPr>
            <w:tcW w:w="1766" w:type="dxa"/>
          </w:tcPr>
          <w:p w14:paraId="544D7FC3" w14:textId="77777777" w:rsidR="65D27D43" w:rsidRDefault="65D27D43" w:rsidP="65D27D43">
            <w:pPr>
              <w:pStyle w:val="TableParagraph"/>
              <w:spacing w:line="280" w:lineRule="auto"/>
              <w:ind w:left="104" w:right="83"/>
            </w:pPr>
            <w:r>
              <w:t>The app blocks submission and displays an error about invalid email format (per FR-3.1.2).</w:t>
            </w:r>
          </w:p>
        </w:tc>
        <w:tc>
          <w:tcPr>
            <w:tcW w:w="1798" w:type="dxa"/>
          </w:tcPr>
          <w:p w14:paraId="3EB52828" w14:textId="16511CA7" w:rsidR="65D27D43" w:rsidRDefault="65D27D43" w:rsidP="65D27D43">
            <w:pPr>
              <w:pStyle w:val="TableParagraph"/>
              <w:spacing w:line="259" w:lineRule="auto"/>
              <w:ind w:left="103" w:right="193"/>
            </w:pPr>
          </w:p>
        </w:tc>
        <w:tc>
          <w:tcPr>
            <w:tcW w:w="945" w:type="dxa"/>
          </w:tcPr>
          <w:p w14:paraId="66707E85" w14:textId="394E9258" w:rsidR="65D27D43" w:rsidRDefault="65D27D43" w:rsidP="65D27D43">
            <w:pPr>
              <w:pStyle w:val="TableParagraph"/>
              <w:spacing w:line="244" w:lineRule="exact"/>
              <w:ind w:left="103"/>
            </w:pPr>
          </w:p>
        </w:tc>
        <w:tc>
          <w:tcPr>
            <w:tcW w:w="2211" w:type="dxa"/>
          </w:tcPr>
          <w:p w14:paraId="00603CC7" w14:textId="77777777" w:rsidR="65D27D43" w:rsidRDefault="65D27D43" w:rsidP="65D27D43">
            <w:pPr>
              <w:pStyle w:val="TableParagraph"/>
            </w:pPr>
          </w:p>
        </w:tc>
      </w:tr>
      <w:tr w:rsidR="65D27D43" w14:paraId="111072A5" w14:textId="77777777" w:rsidTr="65D27D43">
        <w:trPr>
          <w:trHeight w:val="300"/>
        </w:trPr>
        <w:tc>
          <w:tcPr>
            <w:tcW w:w="647" w:type="dxa"/>
          </w:tcPr>
          <w:p w14:paraId="45B29491" w14:textId="77777777" w:rsidR="65D27D43" w:rsidRDefault="65D27D43" w:rsidP="65D27D43">
            <w:pPr>
              <w:pStyle w:val="TableParagraph"/>
              <w:spacing w:line="244" w:lineRule="exact"/>
              <w:ind w:left="105"/>
            </w:pPr>
            <w:r>
              <w:t>3.</w:t>
            </w:r>
          </w:p>
        </w:tc>
        <w:tc>
          <w:tcPr>
            <w:tcW w:w="2713" w:type="dxa"/>
          </w:tcPr>
          <w:p w14:paraId="1F2A5294" w14:textId="77777777" w:rsidR="65D27D43" w:rsidRDefault="65D27D43" w:rsidP="65D27D43">
            <w:pPr>
              <w:pStyle w:val="TableParagraph"/>
              <w:spacing w:line="280" w:lineRule="auto"/>
              <w:ind w:left="104" w:right="97"/>
            </w:pPr>
            <w:r>
              <w:t>Correct the email and submit it again.</w:t>
            </w:r>
          </w:p>
        </w:tc>
        <w:tc>
          <w:tcPr>
            <w:tcW w:w="1766" w:type="dxa"/>
          </w:tcPr>
          <w:p w14:paraId="3A1FEA26" w14:textId="77777777" w:rsidR="65D27D43" w:rsidRDefault="65D27D43" w:rsidP="65D27D43">
            <w:pPr>
              <w:pStyle w:val="TableParagraph"/>
              <w:spacing w:line="278" w:lineRule="auto"/>
              <w:ind w:left="104" w:right="74"/>
            </w:pPr>
            <w:r>
              <w:t xml:space="preserve">Registration then succeeds as in Test Case 1 </w:t>
            </w:r>
            <w:r>
              <w:lastRenderedPageBreak/>
              <w:t>(account is created and user proceeds).</w:t>
            </w:r>
          </w:p>
        </w:tc>
        <w:tc>
          <w:tcPr>
            <w:tcW w:w="1798" w:type="dxa"/>
          </w:tcPr>
          <w:p w14:paraId="23804BD1" w14:textId="5E02BC7F" w:rsidR="65D27D43" w:rsidRDefault="65D27D43" w:rsidP="65D27D43">
            <w:pPr>
              <w:pStyle w:val="TableParagraph"/>
              <w:spacing w:line="259" w:lineRule="auto"/>
              <w:ind w:left="103" w:right="193"/>
            </w:pPr>
          </w:p>
        </w:tc>
        <w:tc>
          <w:tcPr>
            <w:tcW w:w="945" w:type="dxa"/>
          </w:tcPr>
          <w:p w14:paraId="122767B4" w14:textId="40C4EE9C" w:rsidR="65D27D43" w:rsidRDefault="65D27D43" w:rsidP="65D27D43">
            <w:pPr>
              <w:pStyle w:val="TableParagraph"/>
              <w:spacing w:line="244" w:lineRule="exact"/>
              <w:ind w:left="103"/>
            </w:pPr>
          </w:p>
        </w:tc>
        <w:tc>
          <w:tcPr>
            <w:tcW w:w="2211" w:type="dxa"/>
          </w:tcPr>
          <w:p w14:paraId="64E74B2C" w14:textId="77777777" w:rsidR="65D27D43" w:rsidRDefault="65D27D43" w:rsidP="65D27D43">
            <w:pPr>
              <w:pStyle w:val="TableParagraph"/>
            </w:pPr>
          </w:p>
        </w:tc>
      </w:tr>
      <w:tr w:rsidR="65D27D43" w14:paraId="3A5782E2" w14:textId="77777777" w:rsidTr="65D27D43">
        <w:trPr>
          <w:trHeight w:val="300"/>
        </w:trPr>
        <w:tc>
          <w:tcPr>
            <w:tcW w:w="10080" w:type="dxa"/>
            <w:gridSpan w:val="6"/>
            <w:shd w:val="clear" w:color="auto" w:fill="BFBFBF" w:themeFill="background1" w:themeFillShade="BF"/>
          </w:tcPr>
          <w:p w14:paraId="3038B246" w14:textId="77777777" w:rsidR="3A70B25A" w:rsidRDefault="3A70B25A" w:rsidP="65D27D43">
            <w:pPr>
              <w:pStyle w:val="TableParagraph"/>
              <w:spacing w:line="249" w:lineRule="exact"/>
              <w:ind w:left="105"/>
              <w:rPr>
                <w:b/>
                <w:bCs/>
              </w:rPr>
            </w:pPr>
            <w:r w:rsidRPr="65D27D43">
              <w:rPr>
                <w:b/>
                <w:bCs/>
              </w:rPr>
              <w:t>TC-1.6: Login/Logout Flows – Email and Password Login</w:t>
            </w:r>
          </w:p>
          <w:p w14:paraId="138E8A61" w14:textId="1FE95437" w:rsidR="65D27D43" w:rsidRDefault="65D27D43" w:rsidP="65D27D43">
            <w:pPr>
              <w:spacing w:line="249" w:lineRule="exact"/>
              <w:ind w:left="105"/>
              <w:rPr>
                <w:b/>
                <w:bCs/>
              </w:rPr>
            </w:pPr>
          </w:p>
        </w:tc>
      </w:tr>
      <w:tr w:rsidR="65D27D43" w14:paraId="4B31AA07" w14:textId="77777777" w:rsidTr="65D27D43">
        <w:trPr>
          <w:trHeight w:val="300"/>
        </w:trPr>
        <w:tc>
          <w:tcPr>
            <w:tcW w:w="647" w:type="dxa"/>
          </w:tcPr>
          <w:p w14:paraId="7A61F5A1" w14:textId="77777777" w:rsidR="65D27D43" w:rsidRDefault="65D27D43" w:rsidP="65D27D43">
            <w:pPr>
              <w:pStyle w:val="TableParagraph"/>
              <w:spacing w:line="244" w:lineRule="exact"/>
              <w:ind w:left="105"/>
            </w:pPr>
            <w:r>
              <w:t>1.</w:t>
            </w:r>
          </w:p>
        </w:tc>
        <w:tc>
          <w:tcPr>
            <w:tcW w:w="2713" w:type="dxa"/>
          </w:tcPr>
          <w:p w14:paraId="54BA4782" w14:textId="77777777" w:rsidR="65D27D43" w:rsidRDefault="65D27D43" w:rsidP="65D27D43">
            <w:pPr>
              <w:pStyle w:val="TableParagraph"/>
              <w:spacing w:line="280" w:lineRule="auto"/>
              <w:ind w:left="104" w:right="168"/>
            </w:pPr>
            <w:r>
              <w:t>Launch the app; on the login screen enter a valid email and password; tap Login.</w:t>
            </w:r>
          </w:p>
        </w:tc>
        <w:tc>
          <w:tcPr>
            <w:tcW w:w="1766" w:type="dxa"/>
          </w:tcPr>
          <w:p w14:paraId="47FAC5F6" w14:textId="77777777" w:rsidR="65D27D43" w:rsidRDefault="65D27D43" w:rsidP="65D27D43">
            <w:pPr>
              <w:pStyle w:val="TableParagraph"/>
              <w:spacing w:line="280" w:lineRule="auto"/>
              <w:ind w:left="104" w:right="92"/>
            </w:pPr>
            <w:r>
              <w:t>User is authenticated (session created per FR-3.2.3). The app navigates to the user’s dashboard.</w:t>
            </w:r>
          </w:p>
        </w:tc>
        <w:tc>
          <w:tcPr>
            <w:tcW w:w="1798" w:type="dxa"/>
          </w:tcPr>
          <w:p w14:paraId="7CDD94FC" w14:textId="4F01093C" w:rsidR="65D27D43" w:rsidRDefault="65D27D43" w:rsidP="65D27D43">
            <w:pPr>
              <w:pStyle w:val="TableParagraph"/>
              <w:spacing w:line="259" w:lineRule="auto"/>
              <w:ind w:left="103" w:right="193"/>
            </w:pPr>
          </w:p>
        </w:tc>
        <w:tc>
          <w:tcPr>
            <w:tcW w:w="945" w:type="dxa"/>
          </w:tcPr>
          <w:p w14:paraId="12911AEE" w14:textId="2A064E92" w:rsidR="65D27D43" w:rsidRDefault="65D27D43" w:rsidP="65D27D43">
            <w:pPr>
              <w:pStyle w:val="TableParagraph"/>
              <w:spacing w:line="244" w:lineRule="exact"/>
              <w:ind w:left="103"/>
            </w:pPr>
          </w:p>
        </w:tc>
        <w:tc>
          <w:tcPr>
            <w:tcW w:w="2211" w:type="dxa"/>
          </w:tcPr>
          <w:p w14:paraId="73B1EE08" w14:textId="77777777" w:rsidR="65D27D43" w:rsidRDefault="65D27D43" w:rsidP="65D27D43">
            <w:pPr>
              <w:pStyle w:val="TableParagraph"/>
            </w:pPr>
          </w:p>
        </w:tc>
      </w:tr>
      <w:tr w:rsidR="65D27D43" w14:paraId="549BCEE0" w14:textId="77777777" w:rsidTr="65D27D43">
        <w:trPr>
          <w:trHeight w:val="300"/>
        </w:trPr>
        <w:tc>
          <w:tcPr>
            <w:tcW w:w="647" w:type="dxa"/>
          </w:tcPr>
          <w:p w14:paraId="06ECBFAD" w14:textId="77777777" w:rsidR="65D27D43" w:rsidRDefault="65D27D43" w:rsidP="65D27D43">
            <w:pPr>
              <w:pStyle w:val="TableParagraph"/>
              <w:spacing w:line="244" w:lineRule="exact"/>
              <w:ind w:left="105"/>
            </w:pPr>
            <w:r>
              <w:t>2.</w:t>
            </w:r>
          </w:p>
        </w:tc>
        <w:tc>
          <w:tcPr>
            <w:tcW w:w="2713" w:type="dxa"/>
          </w:tcPr>
          <w:p w14:paraId="200BA431" w14:textId="77777777" w:rsidR="65D27D43" w:rsidRDefault="65D27D43" w:rsidP="65D27D43">
            <w:pPr>
              <w:pStyle w:val="TableParagraph"/>
              <w:spacing w:line="278" w:lineRule="auto"/>
              <w:ind w:left="104" w:right="72"/>
            </w:pPr>
            <w:r>
              <w:t>Close and reopen the app (or switch tabs); ensure the session is persisted (if allowed by idle timeout).</w:t>
            </w:r>
          </w:p>
        </w:tc>
        <w:tc>
          <w:tcPr>
            <w:tcW w:w="1766" w:type="dxa"/>
          </w:tcPr>
          <w:p w14:paraId="3B12278B" w14:textId="77777777" w:rsidR="65D27D43" w:rsidRDefault="65D27D43" w:rsidP="65D27D43">
            <w:pPr>
              <w:pStyle w:val="TableParagraph"/>
              <w:spacing w:line="278" w:lineRule="auto"/>
              <w:ind w:left="104" w:right="74"/>
            </w:pPr>
            <w:r>
              <w:t>The user remains logged in without re- entering credentials (per FR-3.2.3).</w:t>
            </w:r>
          </w:p>
        </w:tc>
        <w:tc>
          <w:tcPr>
            <w:tcW w:w="1798" w:type="dxa"/>
          </w:tcPr>
          <w:p w14:paraId="6497CAE2" w14:textId="33F1B9B0" w:rsidR="65D27D43" w:rsidRDefault="65D27D43" w:rsidP="65D27D43">
            <w:pPr>
              <w:pStyle w:val="TableParagraph"/>
              <w:spacing w:line="259" w:lineRule="auto"/>
              <w:ind w:left="103" w:right="193"/>
            </w:pPr>
          </w:p>
        </w:tc>
        <w:tc>
          <w:tcPr>
            <w:tcW w:w="945" w:type="dxa"/>
          </w:tcPr>
          <w:p w14:paraId="3EE0C463" w14:textId="75CC2699" w:rsidR="65D27D43" w:rsidRDefault="65D27D43" w:rsidP="65D27D43">
            <w:pPr>
              <w:pStyle w:val="TableParagraph"/>
              <w:spacing w:line="244" w:lineRule="exact"/>
              <w:ind w:left="103"/>
            </w:pPr>
          </w:p>
        </w:tc>
        <w:tc>
          <w:tcPr>
            <w:tcW w:w="2211" w:type="dxa"/>
          </w:tcPr>
          <w:p w14:paraId="3EA57E63" w14:textId="77777777" w:rsidR="65D27D43" w:rsidRDefault="65D27D43" w:rsidP="65D27D43">
            <w:pPr>
              <w:pStyle w:val="TableParagraph"/>
            </w:pPr>
          </w:p>
        </w:tc>
      </w:tr>
      <w:tr w:rsidR="65D27D43" w14:paraId="0895F991" w14:textId="77777777" w:rsidTr="65D27D43">
        <w:trPr>
          <w:trHeight w:val="300"/>
        </w:trPr>
        <w:tc>
          <w:tcPr>
            <w:tcW w:w="10080" w:type="dxa"/>
            <w:gridSpan w:val="6"/>
            <w:shd w:val="clear" w:color="auto" w:fill="BFBFBF" w:themeFill="background1" w:themeFillShade="BF"/>
          </w:tcPr>
          <w:p w14:paraId="0393686B" w14:textId="51FE09CB" w:rsidR="65D27D43" w:rsidRDefault="65D27D43" w:rsidP="65D27D43">
            <w:pPr>
              <w:pStyle w:val="TableParagraph"/>
              <w:spacing w:line="249" w:lineRule="exact"/>
              <w:ind w:left="105"/>
              <w:rPr>
                <w:b/>
                <w:bCs/>
              </w:rPr>
            </w:pPr>
            <w:r w:rsidRPr="65D27D43">
              <w:rPr>
                <w:b/>
                <w:bCs/>
              </w:rPr>
              <w:t>TC-1.7: Login/Logout Flows – Login w/ Invalid Credentials</w:t>
            </w:r>
          </w:p>
          <w:p w14:paraId="7BE0E0AE" w14:textId="370EF798" w:rsidR="65D27D43" w:rsidRDefault="65D27D43" w:rsidP="65D27D43">
            <w:pPr>
              <w:pStyle w:val="TableParagraph"/>
              <w:spacing w:line="249" w:lineRule="exact"/>
              <w:ind w:left="105"/>
              <w:rPr>
                <w:b/>
                <w:bCs/>
              </w:rPr>
            </w:pPr>
          </w:p>
        </w:tc>
      </w:tr>
      <w:tr w:rsidR="65D27D43" w14:paraId="5B685ADA" w14:textId="77777777" w:rsidTr="65D27D43">
        <w:trPr>
          <w:trHeight w:val="300"/>
        </w:trPr>
        <w:tc>
          <w:tcPr>
            <w:tcW w:w="647" w:type="dxa"/>
          </w:tcPr>
          <w:p w14:paraId="433B4158" w14:textId="77777777" w:rsidR="65D27D43" w:rsidRDefault="65D27D43" w:rsidP="65D27D43">
            <w:pPr>
              <w:pStyle w:val="TableParagraph"/>
              <w:spacing w:line="244" w:lineRule="exact"/>
              <w:ind w:left="105"/>
            </w:pPr>
            <w:r>
              <w:t>1.</w:t>
            </w:r>
          </w:p>
        </w:tc>
        <w:tc>
          <w:tcPr>
            <w:tcW w:w="2713" w:type="dxa"/>
          </w:tcPr>
          <w:p w14:paraId="398361BC" w14:textId="77777777" w:rsidR="65D27D43" w:rsidRDefault="65D27D43" w:rsidP="65D27D43">
            <w:pPr>
              <w:pStyle w:val="TableParagraph"/>
              <w:spacing w:line="278" w:lineRule="auto"/>
              <w:ind w:left="104" w:right="168"/>
            </w:pPr>
            <w:r>
              <w:t>Launch the app; enter an unregistered email or wrong password; tap Login.</w:t>
            </w:r>
          </w:p>
        </w:tc>
        <w:tc>
          <w:tcPr>
            <w:tcW w:w="1766" w:type="dxa"/>
          </w:tcPr>
          <w:p w14:paraId="597369D1" w14:textId="77777777" w:rsidR="65D27D43" w:rsidRDefault="65D27D43" w:rsidP="65D27D43">
            <w:pPr>
              <w:pStyle w:val="TableParagraph"/>
              <w:spacing w:line="244" w:lineRule="exact"/>
              <w:ind w:left="104"/>
            </w:pPr>
            <w:r>
              <w:t>Authentication fails.</w:t>
            </w:r>
          </w:p>
          <w:p w14:paraId="73EFA90D" w14:textId="77777777" w:rsidR="65D27D43" w:rsidRDefault="65D27D43" w:rsidP="65D27D43">
            <w:pPr>
              <w:pStyle w:val="TableParagraph"/>
              <w:spacing w:before="40"/>
              <w:ind w:left="104"/>
            </w:pPr>
            <w:r>
              <w:t>An error message</w:t>
            </w:r>
          </w:p>
          <w:p w14:paraId="53ACB245" w14:textId="77777777" w:rsidR="65D27D43" w:rsidRDefault="65D27D43" w:rsidP="65D27D43">
            <w:pPr>
              <w:pStyle w:val="TableParagraph"/>
              <w:spacing w:before="44" w:line="278" w:lineRule="auto"/>
              <w:ind w:left="104" w:right="74"/>
            </w:pPr>
            <w:r>
              <w:t>appears (e.g. “Invalid credentials”). No navigation to dashboard (session is not created, per FR- 3.2.1).</w:t>
            </w:r>
          </w:p>
        </w:tc>
        <w:tc>
          <w:tcPr>
            <w:tcW w:w="1798" w:type="dxa"/>
          </w:tcPr>
          <w:p w14:paraId="66454591" w14:textId="0E8AADA0" w:rsidR="65D27D43" w:rsidRDefault="65D27D43" w:rsidP="65D27D43">
            <w:pPr>
              <w:pStyle w:val="TableParagraph"/>
              <w:spacing w:line="254" w:lineRule="auto"/>
              <w:ind w:left="103" w:right="193"/>
            </w:pPr>
          </w:p>
        </w:tc>
        <w:tc>
          <w:tcPr>
            <w:tcW w:w="945" w:type="dxa"/>
          </w:tcPr>
          <w:p w14:paraId="32076D40" w14:textId="5B6D6363" w:rsidR="65D27D43" w:rsidRDefault="65D27D43" w:rsidP="65D27D43">
            <w:pPr>
              <w:pStyle w:val="TableParagraph"/>
              <w:spacing w:line="244" w:lineRule="exact"/>
              <w:ind w:left="103"/>
            </w:pPr>
          </w:p>
        </w:tc>
        <w:tc>
          <w:tcPr>
            <w:tcW w:w="2211" w:type="dxa"/>
          </w:tcPr>
          <w:p w14:paraId="20242084" w14:textId="77777777" w:rsidR="65D27D43" w:rsidRDefault="65D27D43" w:rsidP="65D27D43">
            <w:pPr>
              <w:pStyle w:val="TableParagraph"/>
            </w:pPr>
          </w:p>
        </w:tc>
      </w:tr>
      <w:tr w:rsidR="65D27D43" w14:paraId="1654282F" w14:textId="77777777" w:rsidTr="65D27D43">
        <w:trPr>
          <w:trHeight w:val="300"/>
        </w:trPr>
        <w:tc>
          <w:tcPr>
            <w:tcW w:w="647" w:type="dxa"/>
          </w:tcPr>
          <w:p w14:paraId="7F0FE7BA" w14:textId="77777777" w:rsidR="65D27D43" w:rsidRDefault="65D27D43" w:rsidP="65D27D43">
            <w:pPr>
              <w:pStyle w:val="TableParagraph"/>
              <w:spacing w:line="244" w:lineRule="exact"/>
              <w:ind w:left="105"/>
            </w:pPr>
            <w:r>
              <w:t>2.</w:t>
            </w:r>
          </w:p>
        </w:tc>
        <w:tc>
          <w:tcPr>
            <w:tcW w:w="2713" w:type="dxa"/>
          </w:tcPr>
          <w:p w14:paraId="27E595EE" w14:textId="77777777" w:rsidR="65D27D43" w:rsidRDefault="65D27D43" w:rsidP="65D27D43">
            <w:pPr>
              <w:pStyle w:val="TableParagraph"/>
              <w:spacing w:line="280" w:lineRule="auto"/>
              <w:ind w:left="104" w:right="340"/>
            </w:pPr>
            <w:r>
              <w:t>Correct the credentials and tap Login.</w:t>
            </w:r>
          </w:p>
        </w:tc>
        <w:tc>
          <w:tcPr>
            <w:tcW w:w="1766" w:type="dxa"/>
          </w:tcPr>
          <w:p w14:paraId="24234DB9" w14:textId="77777777" w:rsidR="65D27D43" w:rsidRDefault="65D27D43" w:rsidP="65D27D43">
            <w:pPr>
              <w:pStyle w:val="TableParagraph"/>
              <w:spacing w:line="280" w:lineRule="auto"/>
              <w:ind w:left="104" w:right="74"/>
            </w:pPr>
            <w:r>
              <w:t>Login succeeds and navigates to dashboard.</w:t>
            </w:r>
          </w:p>
        </w:tc>
        <w:tc>
          <w:tcPr>
            <w:tcW w:w="1798" w:type="dxa"/>
          </w:tcPr>
          <w:p w14:paraId="438BED41" w14:textId="4A913EAB" w:rsidR="65D27D43" w:rsidRDefault="65D27D43" w:rsidP="65D27D43">
            <w:pPr>
              <w:pStyle w:val="TableParagraph"/>
              <w:spacing w:line="259" w:lineRule="auto"/>
              <w:ind w:left="103" w:right="193"/>
            </w:pPr>
          </w:p>
        </w:tc>
        <w:tc>
          <w:tcPr>
            <w:tcW w:w="945" w:type="dxa"/>
          </w:tcPr>
          <w:p w14:paraId="296AB00F" w14:textId="793392BC" w:rsidR="65D27D43" w:rsidRDefault="65D27D43" w:rsidP="65D27D43">
            <w:pPr>
              <w:pStyle w:val="TableParagraph"/>
              <w:spacing w:line="244" w:lineRule="exact"/>
              <w:ind w:left="103"/>
            </w:pPr>
          </w:p>
        </w:tc>
        <w:tc>
          <w:tcPr>
            <w:tcW w:w="2211" w:type="dxa"/>
          </w:tcPr>
          <w:p w14:paraId="196F6CEC" w14:textId="77777777" w:rsidR="65D27D43" w:rsidRDefault="65D27D43" w:rsidP="65D27D43">
            <w:pPr>
              <w:pStyle w:val="TableParagraph"/>
            </w:pPr>
          </w:p>
        </w:tc>
      </w:tr>
      <w:tr w:rsidR="65D27D43" w14:paraId="5E23EF23" w14:textId="77777777" w:rsidTr="65D27D43">
        <w:trPr>
          <w:trHeight w:val="300"/>
        </w:trPr>
        <w:tc>
          <w:tcPr>
            <w:tcW w:w="10080" w:type="dxa"/>
            <w:gridSpan w:val="6"/>
            <w:shd w:val="clear" w:color="auto" w:fill="BFBFBF" w:themeFill="background1" w:themeFillShade="BF"/>
          </w:tcPr>
          <w:p w14:paraId="55228553" w14:textId="77777777" w:rsidR="683AB100" w:rsidRDefault="683AB100" w:rsidP="65D27D43">
            <w:pPr>
              <w:pStyle w:val="TableParagraph"/>
              <w:spacing w:line="249" w:lineRule="exact"/>
              <w:ind w:left="105"/>
              <w:rPr>
                <w:b/>
                <w:bCs/>
              </w:rPr>
            </w:pPr>
            <w:r w:rsidRPr="65D27D43">
              <w:rPr>
                <w:b/>
                <w:bCs/>
              </w:rPr>
              <w:t>TC-1.8: Login/Logout Flows – Login w/ Google SSO</w:t>
            </w:r>
          </w:p>
          <w:p w14:paraId="3BF1E4DB" w14:textId="367A33A6" w:rsidR="65D27D43" w:rsidRDefault="65D27D43" w:rsidP="65D27D43"/>
        </w:tc>
      </w:tr>
      <w:tr w:rsidR="65D27D43" w14:paraId="6B48B04E" w14:textId="77777777" w:rsidTr="65D27D43">
        <w:trPr>
          <w:trHeight w:val="300"/>
        </w:trPr>
        <w:tc>
          <w:tcPr>
            <w:tcW w:w="647" w:type="dxa"/>
          </w:tcPr>
          <w:p w14:paraId="59A0404D" w14:textId="77777777" w:rsidR="65D27D43" w:rsidRDefault="65D27D43" w:rsidP="65D27D43">
            <w:pPr>
              <w:pStyle w:val="TableParagraph"/>
              <w:spacing w:line="244" w:lineRule="exact"/>
              <w:ind w:left="105"/>
            </w:pPr>
            <w:r>
              <w:t>1.</w:t>
            </w:r>
          </w:p>
        </w:tc>
        <w:tc>
          <w:tcPr>
            <w:tcW w:w="2713" w:type="dxa"/>
          </w:tcPr>
          <w:p w14:paraId="56D5F577" w14:textId="77777777" w:rsidR="65D27D43" w:rsidRDefault="65D27D43" w:rsidP="65D27D43">
            <w:pPr>
              <w:pStyle w:val="TableParagraph"/>
              <w:spacing w:line="280" w:lineRule="auto"/>
              <w:ind w:left="104" w:right="97"/>
            </w:pPr>
            <w:r>
              <w:t>On the login screen, tap Login with Google.</w:t>
            </w:r>
          </w:p>
        </w:tc>
        <w:tc>
          <w:tcPr>
            <w:tcW w:w="1766" w:type="dxa"/>
          </w:tcPr>
          <w:p w14:paraId="7D5773F4" w14:textId="77777777" w:rsidR="65D27D43" w:rsidRDefault="65D27D43" w:rsidP="65D27D43">
            <w:pPr>
              <w:pStyle w:val="TableParagraph"/>
              <w:spacing w:line="283" w:lineRule="auto"/>
              <w:ind w:left="104" w:right="74"/>
            </w:pPr>
            <w:r>
              <w:t>Google OAuth flow starts.</w:t>
            </w:r>
          </w:p>
        </w:tc>
        <w:tc>
          <w:tcPr>
            <w:tcW w:w="1798" w:type="dxa"/>
          </w:tcPr>
          <w:p w14:paraId="1B1F42FF" w14:textId="348FED75" w:rsidR="65D27D43" w:rsidRDefault="65D27D43" w:rsidP="65D27D43">
            <w:pPr>
              <w:pStyle w:val="TableParagraph"/>
              <w:spacing w:line="259" w:lineRule="auto"/>
              <w:ind w:left="103" w:right="193"/>
            </w:pPr>
          </w:p>
        </w:tc>
        <w:tc>
          <w:tcPr>
            <w:tcW w:w="945" w:type="dxa"/>
          </w:tcPr>
          <w:p w14:paraId="096B09A0" w14:textId="411DF013" w:rsidR="65D27D43" w:rsidRDefault="65D27D43" w:rsidP="65D27D43">
            <w:pPr>
              <w:pStyle w:val="TableParagraph"/>
              <w:spacing w:line="244" w:lineRule="exact"/>
              <w:ind w:left="103"/>
            </w:pPr>
          </w:p>
        </w:tc>
        <w:tc>
          <w:tcPr>
            <w:tcW w:w="2211" w:type="dxa"/>
          </w:tcPr>
          <w:p w14:paraId="5032FF9A" w14:textId="77777777" w:rsidR="65D27D43" w:rsidRDefault="65D27D43" w:rsidP="65D27D43">
            <w:pPr>
              <w:pStyle w:val="TableParagraph"/>
            </w:pPr>
          </w:p>
        </w:tc>
      </w:tr>
      <w:tr w:rsidR="65D27D43" w14:paraId="4D2EACAA" w14:textId="77777777" w:rsidTr="65D27D43">
        <w:trPr>
          <w:trHeight w:val="300"/>
        </w:trPr>
        <w:tc>
          <w:tcPr>
            <w:tcW w:w="647" w:type="dxa"/>
          </w:tcPr>
          <w:p w14:paraId="44FADAA4" w14:textId="77777777" w:rsidR="65D27D43" w:rsidRDefault="65D27D43" w:rsidP="65D27D43">
            <w:pPr>
              <w:pStyle w:val="TableParagraph"/>
              <w:spacing w:line="244" w:lineRule="exact"/>
              <w:ind w:left="105"/>
            </w:pPr>
            <w:r>
              <w:t>2.</w:t>
            </w:r>
          </w:p>
        </w:tc>
        <w:tc>
          <w:tcPr>
            <w:tcW w:w="2713" w:type="dxa"/>
          </w:tcPr>
          <w:p w14:paraId="17E1A110" w14:textId="77777777" w:rsidR="65D27D43" w:rsidRDefault="65D27D43" w:rsidP="65D27D43">
            <w:pPr>
              <w:pStyle w:val="TableParagraph"/>
              <w:spacing w:line="280" w:lineRule="auto"/>
              <w:ind w:left="104" w:right="224"/>
            </w:pPr>
            <w:r>
              <w:t>Authenticate using a valid Google account.</w:t>
            </w:r>
          </w:p>
        </w:tc>
        <w:tc>
          <w:tcPr>
            <w:tcW w:w="1766" w:type="dxa"/>
          </w:tcPr>
          <w:p w14:paraId="6E1130C3" w14:textId="77777777" w:rsidR="65D27D43" w:rsidRDefault="65D27D43" w:rsidP="65D27D43">
            <w:pPr>
              <w:pStyle w:val="TableParagraph"/>
              <w:spacing w:line="278" w:lineRule="auto"/>
              <w:ind w:left="104" w:right="74"/>
            </w:pPr>
            <w:r>
              <w:t>User is returned to the app, and a session is created (per FR-3.2.2 and FR-3.2.3).</w:t>
            </w:r>
          </w:p>
        </w:tc>
        <w:tc>
          <w:tcPr>
            <w:tcW w:w="1798" w:type="dxa"/>
          </w:tcPr>
          <w:p w14:paraId="34C42F95" w14:textId="504B006B" w:rsidR="65D27D43" w:rsidRDefault="65D27D43" w:rsidP="65D27D43">
            <w:pPr>
              <w:pStyle w:val="TableParagraph"/>
              <w:spacing w:line="259" w:lineRule="auto"/>
              <w:ind w:left="103" w:right="193"/>
            </w:pPr>
          </w:p>
        </w:tc>
        <w:tc>
          <w:tcPr>
            <w:tcW w:w="945" w:type="dxa"/>
          </w:tcPr>
          <w:p w14:paraId="1F7148B0" w14:textId="10957234" w:rsidR="65D27D43" w:rsidRDefault="65D27D43" w:rsidP="65D27D43">
            <w:pPr>
              <w:pStyle w:val="TableParagraph"/>
              <w:spacing w:line="244" w:lineRule="exact"/>
              <w:ind w:left="103"/>
            </w:pPr>
          </w:p>
        </w:tc>
        <w:tc>
          <w:tcPr>
            <w:tcW w:w="2211" w:type="dxa"/>
          </w:tcPr>
          <w:p w14:paraId="52E977D9" w14:textId="77777777" w:rsidR="65D27D43" w:rsidRDefault="65D27D43" w:rsidP="65D27D43">
            <w:pPr>
              <w:pStyle w:val="TableParagraph"/>
            </w:pPr>
          </w:p>
        </w:tc>
      </w:tr>
      <w:tr w:rsidR="65D27D43" w14:paraId="0944C6FF" w14:textId="77777777" w:rsidTr="65D27D43">
        <w:trPr>
          <w:trHeight w:val="300"/>
        </w:trPr>
        <w:tc>
          <w:tcPr>
            <w:tcW w:w="647" w:type="dxa"/>
          </w:tcPr>
          <w:p w14:paraId="27ACC1EF" w14:textId="77777777" w:rsidR="65D27D43" w:rsidRDefault="65D27D43" w:rsidP="65D27D43">
            <w:pPr>
              <w:pStyle w:val="TableParagraph"/>
              <w:spacing w:line="249" w:lineRule="exact"/>
              <w:ind w:left="105"/>
            </w:pPr>
            <w:r>
              <w:t>3.</w:t>
            </w:r>
          </w:p>
        </w:tc>
        <w:tc>
          <w:tcPr>
            <w:tcW w:w="2713" w:type="dxa"/>
          </w:tcPr>
          <w:p w14:paraId="147FA9F5" w14:textId="77777777" w:rsidR="65D27D43" w:rsidRDefault="65D27D43" w:rsidP="65D27D43">
            <w:pPr>
              <w:pStyle w:val="TableParagraph"/>
              <w:spacing w:line="278" w:lineRule="auto"/>
              <w:ind w:left="104" w:right="90"/>
            </w:pPr>
            <w:r>
              <w:t>Verify the user lands on the dashboard screen.</w:t>
            </w:r>
          </w:p>
        </w:tc>
        <w:tc>
          <w:tcPr>
            <w:tcW w:w="1766" w:type="dxa"/>
          </w:tcPr>
          <w:p w14:paraId="31FC5FA4" w14:textId="77777777" w:rsidR="65D27D43" w:rsidRDefault="65D27D43" w:rsidP="65D27D43">
            <w:pPr>
              <w:pStyle w:val="TableParagraph"/>
              <w:spacing w:line="278" w:lineRule="auto"/>
              <w:ind w:left="104" w:right="263"/>
              <w:jc w:val="both"/>
            </w:pPr>
            <w:r>
              <w:t>Dashboard is shown and user can use the app normally.</w:t>
            </w:r>
          </w:p>
        </w:tc>
        <w:tc>
          <w:tcPr>
            <w:tcW w:w="1798" w:type="dxa"/>
          </w:tcPr>
          <w:p w14:paraId="5A1CCBAF" w14:textId="289F2B95" w:rsidR="65D27D43" w:rsidRDefault="65D27D43" w:rsidP="65D27D43">
            <w:pPr>
              <w:pStyle w:val="TableParagraph"/>
              <w:spacing w:line="254" w:lineRule="auto"/>
              <w:ind w:left="103" w:right="193"/>
            </w:pPr>
          </w:p>
        </w:tc>
        <w:tc>
          <w:tcPr>
            <w:tcW w:w="945" w:type="dxa"/>
          </w:tcPr>
          <w:p w14:paraId="74BF67A6" w14:textId="685BE64E" w:rsidR="65D27D43" w:rsidRDefault="65D27D43" w:rsidP="65D27D43">
            <w:pPr>
              <w:pStyle w:val="TableParagraph"/>
              <w:spacing w:line="249" w:lineRule="exact"/>
              <w:ind w:left="103"/>
            </w:pPr>
          </w:p>
        </w:tc>
        <w:tc>
          <w:tcPr>
            <w:tcW w:w="2211" w:type="dxa"/>
          </w:tcPr>
          <w:p w14:paraId="0FD250B0" w14:textId="77777777" w:rsidR="65D27D43" w:rsidRDefault="65D27D43" w:rsidP="65D27D43">
            <w:pPr>
              <w:pStyle w:val="TableParagraph"/>
            </w:pPr>
          </w:p>
        </w:tc>
      </w:tr>
      <w:tr w:rsidR="65D27D43" w14:paraId="776C768B" w14:textId="77777777" w:rsidTr="65D27D43">
        <w:trPr>
          <w:trHeight w:val="300"/>
        </w:trPr>
        <w:tc>
          <w:tcPr>
            <w:tcW w:w="10080" w:type="dxa"/>
            <w:gridSpan w:val="6"/>
            <w:shd w:val="clear" w:color="auto" w:fill="BFBFBF" w:themeFill="background1" w:themeFillShade="BF"/>
          </w:tcPr>
          <w:p w14:paraId="5686C474" w14:textId="3397CADB" w:rsidR="65D27D43" w:rsidRDefault="65D27D43" w:rsidP="65D27D43">
            <w:pPr>
              <w:pStyle w:val="TableParagraph"/>
              <w:ind w:left="105"/>
              <w:rPr>
                <w:b/>
                <w:bCs/>
              </w:rPr>
            </w:pPr>
            <w:r w:rsidRPr="65D27D43">
              <w:rPr>
                <w:b/>
                <w:bCs/>
              </w:rPr>
              <w:t>TC-1.9: Login/Logout Flows – Logout</w:t>
            </w:r>
          </w:p>
          <w:p w14:paraId="4CC983C2" w14:textId="0845E491" w:rsidR="65D27D43" w:rsidRDefault="65D27D43" w:rsidP="65D27D43">
            <w:pPr>
              <w:pStyle w:val="TableParagraph"/>
              <w:ind w:left="105"/>
              <w:rPr>
                <w:b/>
                <w:bCs/>
              </w:rPr>
            </w:pPr>
          </w:p>
        </w:tc>
      </w:tr>
      <w:tr w:rsidR="65D27D43" w14:paraId="4EBFD99B" w14:textId="77777777" w:rsidTr="65D27D43">
        <w:trPr>
          <w:trHeight w:val="300"/>
        </w:trPr>
        <w:tc>
          <w:tcPr>
            <w:tcW w:w="647" w:type="dxa"/>
          </w:tcPr>
          <w:p w14:paraId="1E2E49D6" w14:textId="77777777" w:rsidR="65D27D43" w:rsidRDefault="65D27D43" w:rsidP="65D27D43">
            <w:pPr>
              <w:pStyle w:val="TableParagraph"/>
              <w:spacing w:line="244" w:lineRule="exact"/>
              <w:ind w:left="105"/>
            </w:pPr>
            <w:r>
              <w:lastRenderedPageBreak/>
              <w:t>1.</w:t>
            </w:r>
          </w:p>
        </w:tc>
        <w:tc>
          <w:tcPr>
            <w:tcW w:w="2713" w:type="dxa"/>
          </w:tcPr>
          <w:p w14:paraId="18F5D6F2" w14:textId="77777777" w:rsidR="65D27D43" w:rsidRDefault="65D27D43" w:rsidP="65D27D43">
            <w:pPr>
              <w:pStyle w:val="TableParagraph"/>
              <w:spacing w:line="280" w:lineRule="auto"/>
              <w:ind w:left="104" w:right="168"/>
            </w:pPr>
            <w:r>
              <w:t>While logged in, tap the Logout button/menu.</w:t>
            </w:r>
          </w:p>
        </w:tc>
        <w:tc>
          <w:tcPr>
            <w:tcW w:w="1766" w:type="dxa"/>
          </w:tcPr>
          <w:p w14:paraId="57D0BA51" w14:textId="77777777" w:rsidR="65D27D43" w:rsidRDefault="65D27D43" w:rsidP="65D27D43">
            <w:pPr>
              <w:pStyle w:val="TableParagraph"/>
              <w:spacing w:line="278" w:lineRule="auto"/>
              <w:ind w:left="104" w:right="193"/>
            </w:pPr>
            <w:r>
              <w:t>User is logged out immediately; session data and tokens are cleared (per FR- 3.2.6).</w:t>
            </w:r>
          </w:p>
        </w:tc>
        <w:tc>
          <w:tcPr>
            <w:tcW w:w="1798" w:type="dxa"/>
          </w:tcPr>
          <w:p w14:paraId="154E036A" w14:textId="2B67E2E4" w:rsidR="65D27D43" w:rsidRDefault="65D27D43" w:rsidP="65D27D43">
            <w:pPr>
              <w:pStyle w:val="TableParagraph"/>
              <w:spacing w:line="259" w:lineRule="auto"/>
              <w:ind w:left="103" w:right="193"/>
            </w:pPr>
          </w:p>
        </w:tc>
        <w:tc>
          <w:tcPr>
            <w:tcW w:w="945" w:type="dxa"/>
          </w:tcPr>
          <w:p w14:paraId="693B94AB" w14:textId="7D57C685" w:rsidR="65D27D43" w:rsidRDefault="65D27D43" w:rsidP="65D27D43">
            <w:pPr>
              <w:pStyle w:val="TableParagraph"/>
              <w:spacing w:line="244" w:lineRule="exact"/>
              <w:ind w:left="103"/>
            </w:pPr>
          </w:p>
        </w:tc>
        <w:tc>
          <w:tcPr>
            <w:tcW w:w="2211" w:type="dxa"/>
          </w:tcPr>
          <w:p w14:paraId="1B9327AF" w14:textId="77777777" w:rsidR="65D27D43" w:rsidRDefault="65D27D43" w:rsidP="65D27D43">
            <w:pPr>
              <w:pStyle w:val="TableParagraph"/>
            </w:pPr>
          </w:p>
        </w:tc>
      </w:tr>
      <w:tr w:rsidR="65D27D43" w14:paraId="22F3D9BD" w14:textId="77777777" w:rsidTr="65D27D43">
        <w:trPr>
          <w:trHeight w:val="300"/>
        </w:trPr>
        <w:tc>
          <w:tcPr>
            <w:tcW w:w="647" w:type="dxa"/>
          </w:tcPr>
          <w:p w14:paraId="2C296AAE" w14:textId="77777777" w:rsidR="65D27D43" w:rsidRDefault="65D27D43" w:rsidP="65D27D43">
            <w:pPr>
              <w:pStyle w:val="TableParagraph"/>
              <w:spacing w:line="249" w:lineRule="exact"/>
              <w:ind w:left="105"/>
            </w:pPr>
            <w:r>
              <w:t>2.</w:t>
            </w:r>
          </w:p>
        </w:tc>
        <w:tc>
          <w:tcPr>
            <w:tcW w:w="2713" w:type="dxa"/>
          </w:tcPr>
          <w:p w14:paraId="55B0E1E3" w14:textId="77777777" w:rsidR="65D27D43" w:rsidRDefault="65D27D43" w:rsidP="65D27D43">
            <w:pPr>
              <w:pStyle w:val="TableParagraph"/>
              <w:spacing w:line="278" w:lineRule="auto"/>
              <w:ind w:left="104" w:right="72"/>
            </w:pPr>
            <w:r>
              <w:t>Attempt to navigate back or access a protected screen.</w:t>
            </w:r>
          </w:p>
        </w:tc>
        <w:tc>
          <w:tcPr>
            <w:tcW w:w="1766" w:type="dxa"/>
          </w:tcPr>
          <w:p w14:paraId="55B1F0F4" w14:textId="77777777" w:rsidR="65D27D43" w:rsidRDefault="65D27D43" w:rsidP="65D27D43">
            <w:pPr>
              <w:pStyle w:val="TableParagraph"/>
              <w:spacing w:line="278" w:lineRule="auto"/>
              <w:ind w:left="104" w:right="202"/>
              <w:jc w:val="both"/>
            </w:pPr>
            <w:r>
              <w:t>The app redirects to the login screen (per FR-3.2.7). No access to previous sessions.</w:t>
            </w:r>
          </w:p>
        </w:tc>
        <w:tc>
          <w:tcPr>
            <w:tcW w:w="1798" w:type="dxa"/>
          </w:tcPr>
          <w:p w14:paraId="34CD26DD" w14:textId="55CB0B01" w:rsidR="65D27D43" w:rsidRDefault="65D27D43" w:rsidP="65D27D43">
            <w:pPr>
              <w:pStyle w:val="TableParagraph"/>
              <w:spacing w:line="254" w:lineRule="auto"/>
              <w:ind w:left="103" w:right="193"/>
            </w:pPr>
          </w:p>
        </w:tc>
        <w:tc>
          <w:tcPr>
            <w:tcW w:w="945" w:type="dxa"/>
          </w:tcPr>
          <w:p w14:paraId="2E6749FD" w14:textId="4B7800FF" w:rsidR="65D27D43" w:rsidRDefault="65D27D43" w:rsidP="65D27D43">
            <w:pPr>
              <w:pStyle w:val="TableParagraph"/>
              <w:spacing w:line="249" w:lineRule="exact"/>
              <w:ind w:left="103"/>
            </w:pPr>
          </w:p>
        </w:tc>
        <w:tc>
          <w:tcPr>
            <w:tcW w:w="2211" w:type="dxa"/>
          </w:tcPr>
          <w:p w14:paraId="5F637129" w14:textId="77777777" w:rsidR="65D27D43" w:rsidRDefault="65D27D43" w:rsidP="65D27D43">
            <w:pPr>
              <w:pStyle w:val="TableParagraph"/>
            </w:pPr>
          </w:p>
        </w:tc>
      </w:tr>
    </w:tbl>
    <w:p w14:paraId="7C2ED14B" w14:textId="77777777" w:rsidR="001D3EB5" w:rsidDel="00FA16DD" w:rsidRDefault="001D3EB5">
      <w:pPr>
        <w:pStyle w:val="BodyText"/>
        <w:rPr>
          <w:del w:id="694" w:author="Lidia Rocha" w:date="2025-10-29T22:00:00Z" w16du:dateUtc="2025-10-30T05:00:00Z"/>
          <w:sz w:val="20"/>
        </w:rPr>
      </w:pPr>
    </w:p>
    <w:p w14:paraId="7C2ED14C" w14:textId="77777777" w:rsidR="001D3EB5" w:rsidDel="00FA16DD" w:rsidRDefault="001D3EB5">
      <w:pPr>
        <w:pStyle w:val="BodyText"/>
        <w:spacing w:before="141"/>
        <w:rPr>
          <w:del w:id="695" w:author="Lidia Rocha" w:date="2025-10-29T22:00:00Z" w16du:dateUtc="2025-10-30T05:00:00Z"/>
          <w:sz w:val="20"/>
        </w:rPr>
      </w:pPr>
    </w:p>
    <w:p w14:paraId="7C2ED157" w14:textId="77777777" w:rsidR="001D3EB5" w:rsidDel="00FA16DD" w:rsidRDefault="001D3EB5">
      <w:pPr>
        <w:pStyle w:val="TableParagraph"/>
        <w:rPr>
          <w:del w:id="696" w:author="Lidia Rocha" w:date="2025-10-29T22:00:00Z" w16du:dateUtc="2025-10-30T05:00:00Z"/>
        </w:rPr>
      </w:pPr>
    </w:p>
    <w:p w14:paraId="1B9956B5" w14:textId="72AF0CDE" w:rsidR="53E5C3FC" w:rsidRPr="00453C19" w:rsidDel="00FA16DD" w:rsidRDefault="53E5C3FC" w:rsidP="00453C19">
      <w:pPr>
        <w:shd w:val="clear" w:color="auto" w:fill="FFFFFF" w:themeFill="background1"/>
        <w:spacing w:after="210"/>
        <w:rPr>
          <w:del w:id="697" w:author="Lidia Rocha" w:date="2025-10-29T22:00:00Z" w16du:dateUtc="2025-10-30T05:00:00Z"/>
          <w:b/>
          <w:bCs/>
          <w:color w:val="222222"/>
          <w:sz w:val="24"/>
          <w:szCs w:val="24"/>
        </w:rPr>
      </w:pPr>
      <w:del w:id="698" w:author="Lidia Rocha" w:date="2025-10-29T22:00:00Z" w16du:dateUtc="2025-10-30T05:00:00Z">
        <w:r w:rsidRPr="00453C19" w:rsidDel="00FA16DD">
          <w:rPr>
            <w:b/>
            <w:bCs/>
            <w:color w:val="222222"/>
            <w:sz w:val="24"/>
            <w:szCs w:val="24"/>
          </w:rPr>
          <w:delText>E) Security &amp; Compliance</w:delText>
        </w:r>
      </w:del>
    </w:p>
    <w:p w14:paraId="0685043C" w14:textId="5198E916" w:rsidR="53E5C3FC" w:rsidRPr="00453C19" w:rsidDel="00FA16DD" w:rsidRDefault="53E5C3FC" w:rsidP="00453C19">
      <w:pPr>
        <w:shd w:val="clear" w:color="auto" w:fill="FFFFFF" w:themeFill="background1"/>
        <w:spacing w:after="180"/>
        <w:rPr>
          <w:del w:id="699" w:author="Lidia Rocha" w:date="2025-10-29T22:00:00Z" w16du:dateUtc="2025-10-30T05:00:00Z"/>
          <w:color w:val="222222"/>
          <w:sz w:val="24"/>
          <w:szCs w:val="24"/>
        </w:rPr>
      </w:pPr>
      <w:del w:id="700" w:author="Lidia Rocha" w:date="2025-10-29T22:00:00Z" w16du:dateUtc="2025-10-30T05:00:00Z">
        <w:r w:rsidRPr="00453C19" w:rsidDel="00FA16DD">
          <w:rPr>
            <w:color w:val="222222"/>
            <w:sz w:val="24"/>
            <w:szCs w:val="24"/>
          </w:rPr>
          <w:delText>Scope. Validate PII scanning, consent boundaries, audit trails, encryption, and role‑based access for Team A surfaces. Aligns with Section 6.6/6.7.</w:delText>
        </w:r>
      </w:del>
    </w:p>
    <w:p w14:paraId="379E8D15" w14:textId="722F3E66" w:rsidR="53E5C3FC" w:rsidRPr="00453C19" w:rsidDel="00FA16DD" w:rsidRDefault="53E5C3FC" w:rsidP="00453C19">
      <w:pPr>
        <w:shd w:val="clear" w:color="auto" w:fill="FFFFFF" w:themeFill="background1"/>
        <w:spacing w:after="180"/>
        <w:rPr>
          <w:del w:id="701" w:author="Lidia Rocha" w:date="2025-10-29T22:00:00Z" w16du:dateUtc="2025-10-30T05:00:00Z"/>
          <w:color w:val="222222"/>
          <w:sz w:val="24"/>
          <w:szCs w:val="24"/>
        </w:rPr>
      </w:pPr>
      <w:del w:id="702" w:author="Lidia Rocha" w:date="2025-10-29T22:00:00Z" w16du:dateUtc="2025-10-30T05:00:00Z">
        <w:r w:rsidRPr="00453C19" w:rsidDel="00FA16DD">
          <w:rPr>
            <w:color w:val="222222"/>
            <w:sz w:val="24"/>
            <w:szCs w:val="24"/>
          </w:rPr>
          <w:delText>Test cases.</w:delText>
        </w:r>
      </w:del>
    </w:p>
    <w:p w14:paraId="51507D23" w14:textId="040AD361" w:rsidR="53E5C3FC" w:rsidRPr="00453C19" w:rsidDel="00FA16DD" w:rsidRDefault="53E5C3FC" w:rsidP="00453C19">
      <w:pPr>
        <w:pStyle w:val="ListParagraph"/>
        <w:numPr>
          <w:ilvl w:val="0"/>
          <w:numId w:val="72"/>
        </w:numPr>
        <w:shd w:val="clear" w:color="auto" w:fill="FFFFFF" w:themeFill="background1"/>
        <w:rPr>
          <w:del w:id="703" w:author="Lidia Rocha" w:date="2025-10-29T22:00:00Z" w16du:dateUtc="2025-10-30T05:00:00Z"/>
          <w:color w:val="222222"/>
          <w:sz w:val="24"/>
          <w:szCs w:val="24"/>
        </w:rPr>
      </w:pPr>
      <w:del w:id="704" w:author="Lidia Rocha" w:date="2025-10-29T22:00:00Z" w16du:dateUtc="2025-10-30T05:00:00Z">
        <w:r w:rsidRPr="00453C19" w:rsidDel="00FA16DD">
          <w:rPr>
            <w:color w:val="222222"/>
            <w:sz w:val="24"/>
            <w:szCs w:val="24"/>
          </w:rPr>
          <w:delText xml:space="preserve">TC‑SEC‑PII‑01: Insert SSN‑like string in Notetaker → app flags PII; alert path ok; audit note.pii_detected.  </w:delText>
        </w:r>
      </w:del>
    </w:p>
    <w:p w14:paraId="4E00B54A" w14:textId="702374E4" w:rsidR="53E5C3FC" w:rsidRPr="00453C19" w:rsidDel="00FA16DD" w:rsidRDefault="53E5C3FC" w:rsidP="00453C19">
      <w:pPr>
        <w:pStyle w:val="ListParagraph"/>
        <w:numPr>
          <w:ilvl w:val="0"/>
          <w:numId w:val="72"/>
        </w:numPr>
        <w:shd w:val="clear" w:color="auto" w:fill="FFFFFF" w:themeFill="background1"/>
        <w:rPr>
          <w:del w:id="705" w:author="Lidia Rocha" w:date="2025-10-29T22:00:00Z" w16du:dateUtc="2025-10-30T05:00:00Z"/>
          <w:color w:val="222222"/>
          <w:sz w:val="24"/>
          <w:szCs w:val="24"/>
        </w:rPr>
      </w:pPr>
      <w:del w:id="706" w:author="Lidia Rocha" w:date="2025-10-29T22:00:00Z" w16du:dateUtc="2025-10-30T05:00:00Z">
        <w:r w:rsidRPr="00453C19" w:rsidDel="00FA16DD">
          <w:rPr>
            <w:color w:val="222222"/>
            <w:sz w:val="24"/>
            <w:szCs w:val="24"/>
          </w:rPr>
          <w:delText>TC‑SEC‑PII‑02: USPS OCR detects Medicare # → patient alert; caregiver alert only if consent event exists; audit mail.view.</w:delText>
        </w:r>
      </w:del>
    </w:p>
    <w:p w14:paraId="0BAC6ECC" w14:textId="6DA25C7A" w:rsidR="53E5C3FC" w:rsidRPr="00453C19" w:rsidDel="00FA16DD" w:rsidRDefault="53E5C3FC" w:rsidP="00453C19">
      <w:pPr>
        <w:pStyle w:val="ListParagraph"/>
        <w:numPr>
          <w:ilvl w:val="0"/>
          <w:numId w:val="72"/>
        </w:numPr>
        <w:shd w:val="clear" w:color="auto" w:fill="FFFFFF" w:themeFill="background1"/>
        <w:rPr>
          <w:del w:id="707" w:author="Lidia Rocha" w:date="2025-10-29T22:00:00Z" w16du:dateUtc="2025-10-30T05:00:00Z"/>
          <w:color w:val="222222"/>
          <w:sz w:val="24"/>
          <w:szCs w:val="24"/>
        </w:rPr>
      </w:pPr>
      <w:del w:id="708" w:author="Lidia Rocha" w:date="2025-10-29T22:00:00Z" w16du:dateUtc="2025-10-30T05:00:00Z">
        <w:r w:rsidRPr="00453C19" w:rsidDel="00FA16DD">
          <w:rPr>
            <w:color w:val="222222"/>
            <w:sz w:val="24"/>
            <w:szCs w:val="24"/>
          </w:rPr>
          <w:delText>TC‑SEC‑CONSENT‑01: Mail sharing toggled OFF → caregiver blocked; toggle ON → permitted; both events audited.</w:delText>
        </w:r>
      </w:del>
    </w:p>
    <w:p w14:paraId="5F5269E6" w14:textId="488B2EDB" w:rsidR="53E5C3FC" w:rsidRPr="00453C19" w:rsidDel="00FA16DD" w:rsidRDefault="53E5C3FC" w:rsidP="00453C19">
      <w:pPr>
        <w:pStyle w:val="ListParagraph"/>
        <w:numPr>
          <w:ilvl w:val="0"/>
          <w:numId w:val="72"/>
        </w:numPr>
        <w:shd w:val="clear" w:color="auto" w:fill="FFFFFF" w:themeFill="background1"/>
        <w:rPr>
          <w:del w:id="709" w:author="Lidia Rocha" w:date="2025-10-29T22:00:00Z" w16du:dateUtc="2025-10-30T05:00:00Z"/>
          <w:color w:val="222222"/>
          <w:sz w:val="24"/>
          <w:szCs w:val="24"/>
        </w:rPr>
      </w:pPr>
      <w:del w:id="710" w:author="Lidia Rocha" w:date="2025-10-29T22:00:00Z" w16du:dateUtc="2025-10-30T05:00:00Z">
        <w:r w:rsidRPr="00453C19" w:rsidDel="00FA16DD">
          <w:rPr>
            <w:color w:val="222222"/>
            <w:sz w:val="24"/>
            <w:szCs w:val="24"/>
          </w:rPr>
          <w:delText>TC‑SEC‑ENCR‑01: Verify S3 object for mail image is deleted when “Do not retain” is ON; only OCR text remains.</w:delText>
        </w:r>
      </w:del>
    </w:p>
    <w:p w14:paraId="5CA0C27B" w14:textId="04AE87E3" w:rsidR="53E5C3FC" w:rsidRPr="00453C19" w:rsidDel="00FA16DD" w:rsidRDefault="53E5C3FC" w:rsidP="00453C19">
      <w:pPr>
        <w:pStyle w:val="ListParagraph"/>
        <w:numPr>
          <w:ilvl w:val="0"/>
          <w:numId w:val="72"/>
        </w:numPr>
        <w:shd w:val="clear" w:color="auto" w:fill="FFFFFF" w:themeFill="background1"/>
        <w:rPr>
          <w:del w:id="711" w:author="Lidia Rocha" w:date="2025-10-29T22:00:00Z" w16du:dateUtc="2025-10-30T05:00:00Z"/>
          <w:color w:val="222222"/>
          <w:sz w:val="24"/>
          <w:szCs w:val="24"/>
        </w:rPr>
      </w:pPr>
      <w:del w:id="712" w:author="Lidia Rocha" w:date="2025-10-29T22:00:00Z" w16du:dateUtc="2025-10-30T05:00:00Z">
        <w:r w:rsidRPr="00453C19" w:rsidDel="00FA16DD">
          <w:rPr>
            <w:color w:val="222222"/>
            <w:sz w:val="24"/>
            <w:szCs w:val="24"/>
          </w:rPr>
          <w:delText>TC‑SEC‑AUDIT‑01: Export notes → watermark includes requester/timestamp/hash; audit note.export.</w:delText>
        </w:r>
      </w:del>
    </w:p>
    <w:p w14:paraId="4E63A807" w14:textId="76E8F2C7" w:rsidR="53E5C3FC" w:rsidRPr="00453C19" w:rsidDel="00FA16DD" w:rsidRDefault="53E5C3FC" w:rsidP="00453C19">
      <w:pPr>
        <w:pStyle w:val="ListParagraph"/>
        <w:numPr>
          <w:ilvl w:val="0"/>
          <w:numId w:val="72"/>
        </w:numPr>
        <w:shd w:val="clear" w:color="auto" w:fill="FFFFFF" w:themeFill="background1"/>
        <w:rPr>
          <w:del w:id="713" w:author="Lidia Rocha" w:date="2025-10-29T22:00:00Z" w16du:dateUtc="2025-10-30T05:00:00Z"/>
          <w:color w:val="222222"/>
          <w:sz w:val="24"/>
          <w:szCs w:val="24"/>
        </w:rPr>
      </w:pPr>
      <w:del w:id="714" w:author="Lidia Rocha" w:date="2025-10-29T22:00:00Z" w16du:dateUtc="2025-10-30T05:00:00Z">
        <w:r w:rsidRPr="00453C19" w:rsidDel="00FA16DD">
          <w:rPr>
            <w:color w:val="222222"/>
            <w:sz w:val="24"/>
            <w:szCs w:val="24"/>
          </w:rPr>
          <w:delText>TC‑SEC‑AC‑01: Role checks: Admin cannot view PHI content; only metadata.</w:delText>
        </w:r>
      </w:del>
    </w:p>
    <w:p w14:paraId="038567A8" w14:textId="1F1C667B" w:rsidR="6FA64F12" w:rsidRPr="00453C19" w:rsidDel="00FA16DD" w:rsidRDefault="6FA64F12" w:rsidP="00453C19">
      <w:pPr>
        <w:shd w:val="clear" w:color="auto" w:fill="FFFFFF" w:themeFill="background1"/>
        <w:spacing w:after="180"/>
        <w:rPr>
          <w:del w:id="715" w:author="Lidia Rocha" w:date="2025-10-29T22:00:00Z" w16du:dateUtc="2025-10-30T05:00:00Z"/>
          <w:sz w:val="24"/>
          <w:szCs w:val="24"/>
        </w:rPr>
      </w:pPr>
    </w:p>
    <w:p w14:paraId="29091B50" w14:textId="01414D60" w:rsidR="53E5C3FC" w:rsidRPr="00453C19" w:rsidDel="00FA16DD" w:rsidRDefault="53E5C3FC" w:rsidP="00453C19">
      <w:pPr>
        <w:shd w:val="clear" w:color="auto" w:fill="FFFFFF" w:themeFill="background1"/>
        <w:spacing w:after="210"/>
        <w:rPr>
          <w:del w:id="716" w:author="Lidia Rocha" w:date="2025-10-29T22:00:00Z" w16du:dateUtc="2025-10-30T05:00:00Z"/>
          <w:b/>
          <w:bCs/>
          <w:color w:val="222222"/>
          <w:sz w:val="24"/>
          <w:szCs w:val="24"/>
        </w:rPr>
      </w:pPr>
      <w:del w:id="717" w:author="Lidia Rocha" w:date="2025-10-29T22:00:00Z" w16du:dateUtc="2025-10-30T05:00:00Z">
        <w:r w:rsidRPr="00453C19" w:rsidDel="00FA16DD">
          <w:rPr>
            <w:b/>
            <w:bCs/>
            <w:color w:val="222222"/>
            <w:sz w:val="24"/>
            <w:szCs w:val="24"/>
          </w:rPr>
          <w:delText>F) Onboarding &amp; Authentication — Focused Regression</w:delText>
        </w:r>
      </w:del>
    </w:p>
    <w:p w14:paraId="546A3C85" w14:textId="26CA71AF" w:rsidR="6FA64F12" w:rsidRPr="00453C19" w:rsidDel="00FA16DD" w:rsidRDefault="6FA64F12" w:rsidP="00453C19">
      <w:pPr>
        <w:shd w:val="clear" w:color="auto" w:fill="FFFFFF" w:themeFill="background1"/>
        <w:spacing w:after="180"/>
        <w:rPr>
          <w:del w:id="718" w:author="Lidia Rocha" w:date="2025-10-29T22:00:00Z" w16du:dateUtc="2025-10-30T05:00:00Z"/>
          <w:sz w:val="24"/>
          <w:szCs w:val="24"/>
        </w:rPr>
      </w:pPr>
    </w:p>
    <w:p w14:paraId="52DD0AF2" w14:textId="3CBE4F06" w:rsidR="53E5C3FC" w:rsidRPr="00453C19" w:rsidDel="00FA16DD" w:rsidRDefault="53E5C3FC" w:rsidP="00453C19">
      <w:pPr>
        <w:shd w:val="clear" w:color="auto" w:fill="FFFFFF" w:themeFill="background1"/>
        <w:spacing w:after="180"/>
        <w:rPr>
          <w:del w:id="719" w:author="Lidia Rocha" w:date="2025-10-29T22:00:00Z" w16du:dateUtc="2025-10-30T05:00:00Z"/>
          <w:color w:val="222222"/>
          <w:sz w:val="24"/>
          <w:szCs w:val="24"/>
        </w:rPr>
      </w:pPr>
      <w:del w:id="720" w:author="Lidia Rocha" w:date="2025-10-29T22:00:00Z" w16du:dateUtc="2025-10-30T05:00:00Z">
        <w:r w:rsidRPr="00453C19" w:rsidDel="00FA16DD">
          <w:rPr>
            <w:color w:val="222222"/>
            <w:sz w:val="24"/>
            <w:szCs w:val="24"/>
          </w:rPr>
          <w:delText>Scope. Ensure Team A additions didn’t regress auth/baseline UX.</w:delText>
        </w:r>
      </w:del>
    </w:p>
    <w:p w14:paraId="4214BFF3" w14:textId="0853BC5C" w:rsidR="53E5C3FC" w:rsidRPr="00453C19" w:rsidDel="00FA16DD" w:rsidRDefault="53E5C3FC" w:rsidP="00453C19">
      <w:pPr>
        <w:shd w:val="clear" w:color="auto" w:fill="FFFFFF" w:themeFill="background1"/>
        <w:spacing w:after="180"/>
        <w:rPr>
          <w:del w:id="721" w:author="Lidia Rocha" w:date="2025-10-29T22:00:00Z" w16du:dateUtc="2025-10-30T05:00:00Z"/>
          <w:color w:val="222222"/>
          <w:sz w:val="24"/>
          <w:szCs w:val="24"/>
        </w:rPr>
      </w:pPr>
      <w:del w:id="722" w:author="Lidia Rocha" w:date="2025-10-29T22:00:00Z" w16du:dateUtc="2025-10-30T05:00:00Z">
        <w:r w:rsidRPr="00453C19" w:rsidDel="00FA16DD">
          <w:rPr>
            <w:color w:val="222222"/>
            <w:sz w:val="24"/>
            <w:szCs w:val="24"/>
          </w:rPr>
          <w:delText>Test cases.</w:delText>
        </w:r>
      </w:del>
    </w:p>
    <w:p w14:paraId="6FDAE93E" w14:textId="358E16A4" w:rsidR="6FA64F12" w:rsidRPr="00453C19" w:rsidDel="00FA16DD" w:rsidRDefault="6FA64F12" w:rsidP="00453C19">
      <w:pPr>
        <w:shd w:val="clear" w:color="auto" w:fill="FFFFFF" w:themeFill="background1"/>
        <w:spacing w:after="180"/>
        <w:rPr>
          <w:del w:id="723" w:author="Lidia Rocha" w:date="2025-10-29T22:00:00Z" w16du:dateUtc="2025-10-30T05:00:00Z"/>
          <w:sz w:val="24"/>
          <w:szCs w:val="24"/>
        </w:rPr>
      </w:pPr>
    </w:p>
    <w:p w14:paraId="1BDB581B" w14:textId="50E77632" w:rsidR="53E5C3FC" w:rsidRPr="00453C19" w:rsidDel="00FA16DD" w:rsidRDefault="53E5C3FC" w:rsidP="00453C19">
      <w:pPr>
        <w:pStyle w:val="ListParagraph"/>
        <w:numPr>
          <w:ilvl w:val="0"/>
          <w:numId w:val="71"/>
        </w:numPr>
        <w:shd w:val="clear" w:color="auto" w:fill="FFFFFF" w:themeFill="background1"/>
        <w:rPr>
          <w:del w:id="724" w:author="Lidia Rocha" w:date="2025-10-29T22:00:00Z" w16du:dateUtc="2025-10-30T05:00:00Z"/>
          <w:color w:val="222222"/>
          <w:sz w:val="24"/>
          <w:szCs w:val="24"/>
        </w:rPr>
      </w:pPr>
      <w:del w:id="725" w:author="Lidia Rocha" w:date="2025-10-29T22:00:00Z" w16du:dateUtc="2025-10-30T05:00:00Z">
        <w:r w:rsidRPr="00453C19" w:rsidDel="00FA16DD">
          <w:rPr>
            <w:color w:val="222222"/>
            <w:sz w:val="24"/>
            <w:szCs w:val="24"/>
          </w:rPr>
          <w:delText>TC‑AUTH‑01: Login (email/pwd) &lt; 2s p95; device token registered; notifications permitted.</w:delText>
        </w:r>
      </w:del>
    </w:p>
    <w:p w14:paraId="4FAD7A03" w14:textId="4A99278A" w:rsidR="53E5C3FC" w:rsidRPr="00453C19" w:rsidDel="00FA16DD" w:rsidRDefault="53E5C3FC" w:rsidP="00453C19">
      <w:pPr>
        <w:pStyle w:val="ListParagraph"/>
        <w:numPr>
          <w:ilvl w:val="0"/>
          <w:numId w:val="71"/>
        </w:numPr>
        <w:shd w:val="clear" w:color="auto" w:fill="FFFFFF" w:themeFill="background1"/>
        <w:rPr>
          <w:del w:id="726" w:author="Lidia Rocha" w:date="2025-10-29T22:00:00Z" w16du:dateUtc="2025-10-30T05:00:00Z"/>
          <w:color w:val="222222"/>
          <w:sz w:val="24"/>
          <w:szCs w:val="24"/>
        </w:rPr>
      </w:pPr>
      <w:del w:id="727" w:author="Lidia Rocha" w:date="2025-10-29T22:00:00Z" w16du:dateUtc="2025-10-30T05:00:00Z">
        <w:r w:rsidRPr="00453C19" w:rsidDel="00FA16DD">
          <w:rPr>
            <w:color w:val="222222"/>
            <w:sz w:val="24"/>
            <w:szCs w:val="24"/>
          </w:rPr>
          <w:delText>TC‑AUTH‑02: Google/Apple SSO success; PKCE verified; no secrets stored in app.</w:delText>
        </w:r>
      </w:del>
    </w:p>
    <w:p w14:paraId="2BB17241" w14:textId="222E5D22" w:rsidR="53E5C3FC" w:rsidRPr="00453C19" w:rsidDel="00FA16DD" w:rsidRDefault="53E5C3FC" w:rsidP="00453C19">
      <w:pPr>
        <w:pStyle w:val="ListParagraph"/>
        <w:numPr>
          <w:ilvl w:val="0"/>
          <w:numId w:val="71"/>
        </w:numPr>
        <w:shd w:val="clear" w:color="auto" w:fill="FFFFFF" w:themeFill="background1"/>
        <w:rPr>
          <w:del w:id="728" w:author="Lidia Rocha" w:date="2025-10-29T22:00:00Z" w16du:dateUtc="2025-10-30T05:00:00Z"/>
          <w:color w:val="222222"/>
          <w:sz w:val="24"/>
          <w:szCs w:val="24"/>
        </w:rPr>
      </w:pPr>
      <w:del w:id="729" w:author="Lidia Rocha" w:date="2025-10-29T22:00:00Z" w16du:dateUtc="2025-10-30T05:00:00Z">
        <w:r w:rsidRPr="00453C19" w:rsidDel="00FA16DD">
          <w:rPr>
            <w:color w:val="222222"/>
            <w:sz w:val="24"/>
            <w:szCs w:val="24"/>
          </w:rPr>
          <w:delText xml:space="preserve">TC‑AUTH‑03: Account recovery end‑to‑end (existing STP TC‑9.1) still passes.  </w:delText>
        </w:r>
      </w:del>
    </w:p>
    <w:p w14:paraId="5788489F" w14:textId="1ACDA2DA" w:rsidR="53E5C3FC" w:rsidRPr="00453C19" w:rsidDel="00FA16DD" w:rsidRDefault="53E5C3FC" w:rsidP="00453C19">
      <w:pPr>
        <w:pStyle w:val="ListParagraph"/>
        <w:numPr>
          <w:ilvl w:val="0"/>
          <w:numId w:val="71"/>
        </w:numPr>
        <w:shd w:val="clear" w:color="auto" w:fill="FFFFFF" w:themeFill="background1"/>
        <w:rPr>
          <w:del w:id="730" w:author="Lidia Rocha" w:date="2025-10-29T22:00:00Z" w16du:dateUtc="2025-10-30T05:00:00Z"/>
          <w:color w:val="222222"/>
          <w:sz w:val="24"/>
          <w:szCs w:val="24"/>
        </w:rPr>
      </w:pPr>
      <w:del w:id="731" w:author="Lidia Rocha" w:date="2025-10-29T22:00:00Z" w16du:dateUtc="2025-10-30T05:00:00Z">
        <w:r w:rsidRPr="00453C19" w:rsidDel="00FA16DD">
          <w:rPr>
            <w:color w:val="222222"/>
            <w:sz w:val="24"/>
            <w:szCs w:val="24"/>
          </w:rPr>
          <w:delText xml:space="preserve">TC‑AUTH‑04: WCAG 2.2 AA checks for onboarding screens (focus order, target sizes). </w:delText>
        </w:r>
      </w:del>
    </w:p>
    <w:p w14:paraId="089AB6BE" w14:textId="365A2D22" w:rsidR="001D3EB5" w:rsidDel="00FA16DD" w:rsidRDefault="001D3EB5" w:rsidP="00453C19">
      <w:pPr>
        <w:shd w:val="clear" w:color="auto" w:fill="FFFFFF" w:themeFill="background1"/>
        <w:spacing w:after="180"/>
        <w:rPr>
          <w:del w:id="732" w:author="Lidia Rocha" w:date="2025-10-29T22:00:00Z" w16du:dateUtc="2025-10-30T05:00:00Z"/>
        </w:rPr>
        <w:sectPr w:rsidR="001D3EB5" w:rsidDel="00FA16DD">
          <w:footerReference w:type="default" r:id="rId39"/>
          <w:headerReference w:type="first" r:id="rId40"/>
          <w:footerReference w:type="first" r:id="rId41"/>
          <w:pgSz w:w="12240" w:h="15840"/>
          <w:pgMar w:top="1320" w:right="720" w:bottom="280" w:left="1440" w:header="723" w:footer="0" w:gutter="0"/>
          <w:cols w:space="720"/>
        </w:sectPr>
      </w:pPr>
    </w:p>
    <w:p w14:paraId="7C2ED158" w14:textId="77777777" w:rsidR="001D3EB5" w:rsidDel="00FA16DD" w:rsidRDefault="001D3EB5">
      <w:pPr>
        <w:pStyle w:val="BodyText"/>
        <w:spacing w:before="8" w:after="1"/>
        <w:rPr>
          <w:del w:id="733" w:author="Lidia Rocha" w:date="2025-10-29T22:00:00Z" w16du:dateUtc="2025-10-30T05:00:00Z"/>
          <w:sz w:val="8"/>
        </w:rPr>
      </w:pPr>
    </w:p>
    <w:p w14:paraId="7C2ED190" w14:textId="77777777" w:rsidR="001D3EB5" w:rsidDel="00FA16DD" w:rsidRDefault="001D3EB5">
      <w:pPr>
        <w:pStyle w:val="TableParagraph"/>
        <w:rPr>
          <w:del w:id="734" w:author="Lidia Rocha" w:date="2025-10-29T22:00:00Z" w16du:dateUtc="2025-10-30T05:00:00Z"/>
        </w:rPr>
        <w:sectPr w:rsidR="001D3EB5" w:rsidDel="00FA16DD">
          <w:footerReference w:type="default" r:id="rId42"/>
          <w:headerReference w:type="first" r:id="rId43"/>
          <w:footerReference w:type="first" r:id="rId44"/>
          <w:pgSz w:w="12240" w:h="15840"/>
          <w:pgMar w:top="1320" w:right="720" w:bottom="280" w:left="1440" w:header="723" w:footer="0" w:gutter="0"/>
          <w:cols w:space="720"/>
        </w:sectPr>
      </w:pPr>
    </w:p>
    <w:p w14:paraId="7C2ED191" w14:textId="77777777" w:rsidR="001D3EB5" w:rsidDel="00FA16DD" w:rsidRDefault="001D3EB5">
      <w:pPr>
        <w:pStyle w:val="BodyText"/>
        <w:spacing w:before="8" w:after="1"/>
        <w:rPr>
          <w:del w:id="735" w:author="Lidia Rocha" w:date="2025-10-29T22:00:00Z" w16du:dateUtc="2025-10-30T05:00:00Z"/>
          <w:sz w:val="8"/>
        </w:rPr>
      </w:pPr>
    </w:p>
    <w:p w14:paraId="7C2ED1CA" w14:textId="77777777" w:rsidR="001D3EB5" w:rsidDel="00FA16DD" w:rsidRDefault="001D3EB5">
      <w:pPr>
        <w:pStyle w:val="TableParagraph"/>
        <w:rPr>
          <w:del w:id="736" w:author="Lidia Rocha" w:date="2025-10-29T22:01:00Z" w16du:dateUtc="2025-10-30T05:01:00Z"/>
        </w:rPr>
        <w:sectPr w:rsidR="001D3EB5" w:rsidDel="00FA16DD">
          <w:footerReference w:type="default" r:id="rId45"/>
          <w:headerReference w:type="first" r:id="rId46"/>
          <w:footerReference w:type="first" r:id="rId47"/>
          <w:pgSz w:w="12240" w:h="15840"/>
          <w:pgMar w:top="1320" w:right="720" w:bottom="280" w:left="1440" w:header="723" w:footer="0" w:gutter="0"/>
          <w:cols w:space="720"/>
        </w:sectPr>
      </w:pPr>
    </w:p>
    <w:p w14:paraId="7C2ED1CB" w14:textId="77777777" w:rsidR="001D3EB5" w:rsidDel="00FA16DD" w:rsidRDefault="001D3EB5">
      <w:pPr>
        <w:pStyle w:val="BodyText"/>
        <w:spacing w:before="8" w:after="1"/>
        <w:rPr>
          <w:del w:id="737" w:author="Lidia Rocha" w:date="2025-10-29T22:01:00Z" w16du:dateUtc="2025-10-30T05:01:00Z"/>
          <w:sz w:val="8"/>
        </w:rPr>
      </w:pPr>
    </w:p>
    <w:p w14:paraId="7C2ED1FA" w14:textId="77777777" w:rsidR="001D3EB5" w:rsidDel="00FA16DD" w:rsidRDefault="001D3EB5">
      <w:pPr>
        <w:pStyle w:val="TableParagraph"/>
        <w:rPr>
          <w:del w:id="738" w:author="Lidia Rocha" w:date="2025-10-29T22:01:00Z" w16du:dateUtc="2025-10-30T05:01:00Z"/>
        </w:rPr>
        <w:sectPr w:rsidR="001D3EB5" w:rsidDel="00FA16DD">
          <w:footerReference w:type="default" r:id="rId48"/>
          <w:headerReference w:type="first" r:id="rId49"/>
          <w:footerReference w:type="first" r:id="rId50"/>
          <w:pgSz w:w="12240" w:h="15840"/>
          <w:pgMar w:top="1320" w:right="720" w:bottom="280" w:left="1440" w:header="723" w:footer="0" w:gutter="0"/>
          <w:cols w:space="720"/>
        </w:sectPr>
      </w:pPr>
    </w:p>
    <w:p w14:paraId="7C2ED222" w14:textId="5BC59A25" w:rsidR="001D3EB5" w:rsidRDefault="003F63B5" w:rsidP="00D70389">
      <w:pPr>
        <w:pStyle w:val="Heading2"/>
      </w:pPr>
      <w:bookmarkStart w:id="739" w:name="_Toc859932953"/>
      <w:del w:id="740" w:author="Lidia Rocha" w:date="2025-10-29T22:01:00Z" w16du:dateUtc="2025-10-30T05:01:00Z">
        <w:r w:rsidDel="38837A4E">
          <w:delText>D</w:delText>
        </w:r>
      </w:del>
      <w:bookmarkStart w:id="741" w:name="_Toc459479355"/>
      <w:ins w:id="742" w:author="Lidia Rocha" w:date="2025-10-29T22:01:00Z" w16du:dateUtc="2025-10-30T05:01:00Z">
        <w:r w:rsidR="02EC83AA">
          <w:t>D</w:t>
        </w:r>
      </w:ins>
      <w:r w:rsidR="38837A4E">
        <w:t>ashboard</w:t>
      </w:r>
      <w:r w:rsidR="38837A4E">
        <w:rPr>
          <w:spacing w:val="-12"/>
        </w:rPr>
        <w:t xml:space="preserve"> </w:t>
      </w:r>
      <w:r w:rsidR="38837A4E">
        <w:t>and</w:t>
      </w:r>
      <w:r w:rsidR="38837A4E">
        <w:rPr>
          <w:spacing w:val="-12"/>
        </w:rPr>
        <w:t xml:space="preserve"> </w:t>
      </w:r>
      <w:r w:rsidR="38837A4E">
        <w:t>Navigation</w:t>
      </w:r>
      <w:r w:rsidR="38837A4E">
        <w:rPr>
          <w:spacing w:val="-8"/>
        </w:rPr>
        <w:t xml:space="preserve"> </w:t>
      </w:r>
      <w:r w:rsidR="38837A4E">
        <w:t>Test</w:t>
      </w:r>
      <w:r w:rsidR="38837A4E">
        <w:rPr>
          <w:spacing w:val="-9"/>
        </w:rPr>
        <w:t xml:space="preserve"> </w:t>
      </w:r>
      <w:r w:rsidR="38837A4E">
        <w:rPr>
          <w:spacing w:val="-4"/>
        </w:rPr>
        <w:t>Suite</w:t>
      </w:r>
      <w:bookmarkEnd w:id="739"/>
      <w:bookmarkEnd w:id="741"/>
    </w:p>
    <w:p w14:paraId="7C2ED223" w14:textId="0804364F" w:rsidR="001D3EB5" w:rsidRDefault="69CFA307">
      <w:pPr>
        <w:pStyle w:val="BodyText"/>
        <w:spacing w:before="139" w:line="276" w:lineRule="auto"/>
        <w:ind w:right="863"/>
      </w:pPr>
      <w:r w:rsidRPr="4FD37C41">
        <w:rPr>
          <w:b/>
          <w:bCs/>
        </w:rPr>
        <w:t>Scope</w:t>
      </w:r>
      <w:r>
        <w:t>:</w:t>
      </w:r>
      <w:r>
        <w:rPr>
          <w:spacing w:val="-6"/>
        </w:rPr>
        <w:t xml:space="preserve"> </w:t>
      </w:r>
      <w:r>
        <w:t>displays</w:t>
      </w:r>
      <w:r>
        <w:rPr>
          <w:spacing w:val="-7"/>
        </w:rPr>
        <w:t xml:space="preserve"> </w:t>
      </w:r>
      <w:r>
        <w:t>accurate</w:t>
      </w:r>
      <w:r>
        <w:rPr>
          <w:spacing w:val="-7"/>
        </w:rPr>
        <w:t xml:space="preserve"> </w:t>
      </w:r>
      <w:r>
        <w:t>patient</w:t>
      </w:r>
      <w:r>
        <w:rPr>
          <w:spacing w:val="-1"/>
        </w:rPr>
        <w:t xml:space="preserve"> </w:t>
      </w:r>
      <w:r>
        <w:t>data,</w:t>
      </w:r>
      <w:r>
        <w:rPr>
          <w:spacing w:val="-4"/>
        </w:rPr>
        <w:t xml:space="preserve"> </w:t>
      </w:r>
      <w:r>
        <w:t>allows</w:t>
      </w:r>
      <w:r>
        <w:rPr>
          <w:spacing w:val="-4"/>
        </w:rPr>
        <w:t xml:space="preserve"> </w:t>
      </w:r>
      <w:r>
        <w:t>interaction</w:t>
      </w:r>
      <w:r>
        <w:rPr>
          <w:spacing w:val="-10"/>
        </w:rPr>
        <w:t xml:space="preserve"> </w:t>
      </w:r>
      <w:r>
        <w:t>(view,</w:t>
      </w:r>
      <w:r>
        <w:rPr>
          <w:spacing w:val="-5"/>
        </w:rPr>
        <w:t xml:space="preserve"> </w:t>
      </w:r>
      <w:r>
        <w:t>edit,</w:t>
      </w:r>
      <w:r>
        <w:rPr>
          <w:spacing w:val="-4"/>
        </w:rPr>
        <w:t xml:space="preserve"> </w:t>
      </w:r>
      <w:r>
        <w:t>archive),</w:t>
      </w:r>
      <w:r>
        <w:rPr>
          <w:spacing w:val="-4"/>
        </w:rPr>
        <w:t xml:space="preserve"> </w:t>
      </w:r>
      <w:r>
        <w:t>support</w:t>
      </w:r>
      <w:r>
        <w:rPr>
          <w:spacing w:val="-6"/>
        </w:rPr>
        <w:t xml:space="preserve"> </w:t>
      </w:r>
      <w:r>
        <w:t xml:space="preserve">adding new patients; Main menu </w:t>
      </w:r>
      <w:del w:id="743" w:author="Amber Young" w:date="2025-11-01T17:09:00Z">
        <w:r w:rsidR="003F63B5" w:rsidDel="69CFA307">
          <w:delText>consists</w:delText>
        </w:r>
      </w:del>
      <w:ins w:id="744" w:author="Amber Young" w:date="2025-11-01T17:09:00Z">
        <w:r w:rsidR="38A3AF93">
          <w:t>consists of</w:t>
        </w:r>
      </w:ins>
      <w:r>
        <w:t xml:space="preserve"> actionable navigation patient management lists.</w:t>
      </w:r>
    </w:p>
    <w:p w14:paraId="7C2ED224" w14:textId="77777777" w:rsidR="001D3EB5" w:rsidRDefault="001D3EB5">
      <w:pPr>
        <w:pStyle w:val="BodyText"/>
      </w:pPr>
    </w:p>
    <w:p w14:paraId="7C2ED225" w14:textId="77777777" w:rsidR="001D3EB5" w:rsidRDefault="001D3EB5">
      <w:pPr>
        <w:pStyle w:val="BodyText"/>
        <w:spacing w:before="47"/>
      </w:pPr>
    </w:p>
    <w:p w14:paraId="7C2ED226" w14:textId="38AAD997" w:rsidR="001D3EB5" w:rsidRDefault="003F63B5" w:rsidP="00D70389">
      <w:pPr>
        <w:rPr>
          <w:b/>
        </w:rPr>
      </w:pPr>
      <w:r>
        <w:t>Total</w:t>
      </w:r>
      <w:r>
        <w:rPr>
          <w:spacing w:val="-9"/>
        </w:rPr>
        <w:t xml:space="preserve"> </w:t>
      </w:r>
      <w:r>
        <w:t>Test Cases:</w:t>
      </w:r>
      <w:r>
        <w:rPr>
          <w:spacing w:val="3"/>
        </w:rPr>
        <w:t xml:space="preserve"> </w:t>
      </w:r>
      <w:r w:rsidR="56340BA9">
        <w:rPr>
          <w:spacing w:val="3"/>
        </w:rPr>
        <w:t>9</w:t>
      </w:r>
    </w:p>
    <w:p w14:paraId="7C2ED227" w14:textId="77777777" w:rsidR="001D3EB5" w:rsidRDefault="001D3EB5">
      <w:pPr>
        <w:pStyle w:val="BodyText"/>
        <w:spacing w:before="52"/>
      </w:pPr>
    </w:p>
    <w:p w14:paraId="7C2ED228" w14:textId="77777777" w:rsidR="001D3EB5" w:rsidRDefault="003F63B5">
      <w:pPr>
        <w:rPr>
          <w:sz w:val="24"/>
        </w:rPr>
      </w:pPr>
      <w:r>
        <w:rPr>
          <w:b/>
          <w:sz w:val="24"/>
        </w:rPr>
        <w:t>Requirements</w:t>
      </w:r>
      <w:r>
        <w:rPr>
          <w:b/>
          <w:spacing w:val="-6"/>
          <w:sz w:val="24"/>
        </w:rPr>
        <w:t xml:space="preserve"> </w:t>
      </w:r>
      <w:r>
        <w:rPr>
          <w:b/>
          <w:sz w:val="24"/>
        </w:rPr>
        <w:t>Coverage</w:t>
      </w:r>
      <w:r>
        <w:rPr>
          <w:sz w:val="24"/>
        </w:rPr>
        <w:t>:</w:t>
      </w:r>
      <w:r>
        <w:rPr>
          <w:spacing w:val="-3"/>
          <w:sz w:val="24"/>
        </w:rPr>
        <w:t xml:space="preserve"> </w:t>
      </w:r>
      <w:r>
        <w:rPr>
          <w:sz w:val="24"/>
        </w:rPr>
        <w:t>REQ-5.4.1-REQ-</w:t>
      </w:r>
      <w:r>
        <w:rPr>
          <w:spacing w:val="-4"/>
          <w:sz w:val="24"/>
        </w:rPr>
        <w:t>5.4.5</w:t>
      </w:r>
    </w:p>
    <w:p w14:paraId="7C2ED229" w14:textId="77777777" w:rsidR="001D3EB5" w:rsidRDefault="001D3EB5">
      <w:pPr>
        <w:pStyle w:val="BodyText"/>
        <w:spacing w:before="102" w:after="1"/>
        <w:rPr>
          <w:sz w:val="20"/>
        </w:rPr>
      </w:pPr>
    </w:p>
    <w:tbl>
      <w:tblPr>
        <w:tblW w:w="0" w:type="auto"/>
        <w:tblInd w:w="1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237"/>
        <w:gridCol w:w="4142"/>
      </w:tblGrid>
      <w:tr w:rsidR="001D3EB5" w14:paraId="7C2ED231" w14:textId="77777777" w:rsidTr="757DACCB">
        <w:trPr>
          <w:trHeight w:val="1799"/>
        </w:trPr>
        <w:tc>
          <w:tcPr>
            <w:tcW w:w="5237" w:type="dxa"/>
            <w:tcBorders>
              <w:bottom w:val="single" w:sz="6" w:space="0" w:color="000000" w:themeColor="text1"/>
              <w:right w:val="single" w:sz="6" w:space="0" w:color="000000" w:themeColor="text1"/>
            </w:tcBorders>
            <w:vAlign w:val="center"/>
          </w:tcPr>
          <w:p w14:paraId="7C2ED22A" w14:textId="77777777" w:rsidR="001D3EB5" w:rsidRDefault="003F63B5" w:rsidP="757DACCB">
            <w:pPr>
              <w:pStyle w:val="TableParagraph"/>
              <w:spacing w:line="272" w:lineRule="exact"/>
              <w:ind w:left="119"/>
              <w:rPr>
                <w:b/>
                <w:bCs/>
                <w:sz w:val="24"/>
                <w:szCs w:val="24"/>
              </w:rPr>
            </w:pPr>
            <w:r w:rsidRPr="757DACCB">
              <w:rPr>
                <w:b/>
                <w:bCs/>
                <w:sz w:val="24"/>
                <w:szCs w:val="24"/>
              </w:rPr>
              <w:t>Prerequisites</w:t>
            </w:r>
            <w:r w:rsidRPr="757DACCB">
              <w:rPr>
                <w:b/>
                <w:bCs/>
                <w:spacing w:val="-1"/>
                <w:sz w:val="24"/>
                <w:szCs w:val="24"/>
              </w:rPr>
              <w:t xml:space="preserve"> </w:t>
            </w:r>
            <w:r w:rsidRPr="757DACCB">
              <w:rPr>
                <w:b/>
                <w:bCs/>
                <w:sz w:val="24"/>
                <w:szCs w:val="24"/>
              </w:rPr>
              <w:t>for</w:t>
            </w:r>
            <w:r w:rsidRPr="757DACCB">
              <w:rPr>
                <w:b/>
                <w:bCs/>
                <w:spacing w:val="-6"/>
                <w:sz w:val="24"/>
                <w:szCs w:val="24"/>
              </w:rPr>
              <w:t xml:space="preserve"> </w:t>
            </w:r>
            <w:r w:rsidRPr="757DACCB">
              <w:rPr>
                <w:b/>
                <w:bCs/>
                <w:sz w:val="24"/>
                <w:szCs w:val="24"/>
              </w:rPr>
              <w:t>this</w:t>
            </w:r>
            <w:r w:rsidRPr="757DACCB">
              <w:rPr>
                <w:b/>
                <w:bCs/>
                <w:spacing w:val="-2"/>
                <w:sz w:val="24"/>
                <w:szCs w:val="24"/>
              </w:rPr>
              <w:t xml:space="preserve"> </w:t>
            </w:r>
            <w:r w:rsidRPr="757DACCB">
              <w:rPr>
                <w:b/>
                <w:bCs/>
                <w:spacing w:val="-4"/>
                <w:sz w:val="24"/>
                <w:szCs w:val="24"/>
              </w:rPr>
              <w:t>test:</w:t>
            </w:r>
          </w:p>
          <w:p w14:paraId="7C2ED22C" w14:textId="77777777" w:rsidR="001D3EB5" w:rsidRDefault="003F63B5" w:rsidP="757DACCB">
            <w:pPr>
              <w:pStyle w:val="TableParagraph"/>
              <w:numPr>
                <w:ilvl w:val="0"/>
                <w:numId w:val="49"/>
              </w:numPr>
              <w:spacing w:before="41"/>
              <w:rPr>
                <w:sz w:val="24"/>
                <w:szCs w:val="24"/>
              </w:rPr>
            </w:pPr>
            <w:r w:rsidRPr="757DACCB">
              <w:rPr>
                <w:sz w:val="24"/>
                <w:szCs w:val="24"/>
              </w:rPr>
              <w:t>Linked</w:t>
            </w:r>
            <w:r w:rsidRPr="757DACCB">
              <w:rPr>
                <w:spacing w:val="-5"/>
                <w:sz w:val="24"/>
                <w:szCs w:val="24"/>
              </w:rPr>
              <w:t xml:space="preserve"> </w:t>
            </w:r>
            <w:r w:rsidRPr="757DACCB">
              <w:rPr>
                <w:sz w:val="24"/>
                <w:szCs w:val="24"/>
              </w:rPr>
              <w:t>caregiver</w:t>
            </w:r>
            <w:r w:rsidRPr="757DACCB">
              <w:rPr>
                <w:spacing w:val="-3"/>
                <w:sz w:val="24"/>
                <w:szCs w:val="24"/>
              </w:rPr>
              <w:t xml:space="preserve"> </w:t>
            </w:r>
            <w:r w:rsidRPr="757DACCB">
              <w:rPr>
                <w:sz w:val="24"/>
                <w:szCs w:val="24"/>
              </w:rPr>
              <w:t>and</w:t>
            </w:r>
            <w:r w:rsidRPr="757DACCB">
              <w:rPr>
                <w:spacing w:val="-4"/>
                <w:sz w:val="24"/>
                <w:szCs w:val="24"/>
              </w:rPr>
              <w:t xml:space="preserve"> </w:t>
            </w:r>
            <w:r w:rsidRPr="757DACCB">
              <w:rPr>
                <w:sz w:val="24"/>
                <w:szCs w:val="24"/>
              </w:rPr>
              <w:t>patient</w:t>
            </w:r>
            <w:r w:rsidRPr="757DACCB">
              <w:rPr>
                <w:spacing w:val="1"/>
                <w:sz w:val="24"/>
                <w:szCs w:val="24"/>
              </w:rPr>
              <w:t xml:space="preserve"> </w:t>
            </w:r>
            <w:r w:rsidRPr="757DACCB">
              <w:rPr>
                <w:spacing w:val="-2"/>
                <w:sz w:val="24"/>
                <w:szCs w:val="24"/>
              </w:rPr>
              <w:t>profiles.</w:t>
            </w:r>
          </w:p>
          <w:p w14:paraId="7C2ED22D" w14:textId="77777777" w:rsidR="001D3EB5" w:rsidRDefault="003F63B5" w:rsidP="757DACCB">
            <w:pPr>
              <w:pStyle w:val="TableParagraph"/>
              <w:numPr>
                <w:ilvl w:val="0"/>
                <w:numId w:val="49"/>
              </w:numPr>
              <w:tabs>
                <w:tab w:val="left" w:pos="839"/>
              </w:tabs>
              <w:spacing w:before="42"/>
              <w:rPr>
                <w:sz w:val="24"/>
                <w:szCs w:val="24"/>
              </w:rPr>
            </w:pPr>
            <w:r w:rsidRPr="757DACCB">
              <w:rPr>
                <w:sz w:val="24"/>
                <w:szCs w:val="24"/>
              </w:rPr>
              <w:t>Functioning</w:t>
            </w:r>
            <w:r w:rsidRPr="757DACCB">
              <w:rPr>
                <w:spacing w:val="-4"/>
                <w:sz w:val="24"/>
                <w:szCs w:val="24"/>
              </w:rPr>
              <w:t xml:space="preserve"> </w:t>
            </w:r>
            <w:r w:rsidRPr="757DACCB">
              <w:rPr>
                <w:sz w:val="24"/>
                <w:szCs w:val="24"/>
              </w:rPr>
              <w:t>backend for</w:t>
            </w:r>
            <w:r w:rsidRPr="757DACCB">
              <w:rPr>
                <w:spacing w:val="-2"/>
                <w:sz w:val="24"/>
                <w:szCs w:val="24"/>
              </w:rPr>
              <w:t xml:space="preserve"> patient</w:t>
            </w:r>
          </w:p>
          <w:p w14:paraId="7C2ED22E" w14:textId="77777777" w:rsidR="001D3EB5" w:rsidRDefault="003F63B5" w:rsidP="757DACCB">
            <w:pPr>
              <w:pStyle w:val="TableParagraph"/>
              <w:numPr>
                <w:ilvl w:val="0"/>
                <w:numId w:val="49"/>
              </w:numPr>
              <w:tabs>
                <w:tab w:val="left" w:pos="839"/>
              </w:tabs>
              <w:spacing w:before="37"/>
              <w:rPr>
                <w:sz w:val="24"/>
                <w:szCs w:val="24"/>
              </w:rPr>
            </w:pPr>
            <w:r w:rsidRPr="757DACCB">
              <w:rPr>
                <w:sz w:val="24"/>
                <w:szCs w:val="24"/>
              </w:rPr>
              <w:t>Stable</w:t>
            </w:r>
            <w:r w:rsidRPr="757DACCB">
              <w:rPr>
                <w:spacing w:val="-3"/>
                <w:sz w:val="24"/>
                <w:szCs w:val="24"/>
              </w:rPr>
              <w:t xml:space="preserve"> </w:t>
            </w:r>
            <w:r w:rsidRPr="757DACCB">
              <w:rPr>
                <w:sz w:val="24"/>
                <w:szCs w:val="24"/>
              </w:rPr>
              <w:t>internet</w:t>
            </w:r>
            <w:r w:rsidRPr="757DACCB">
              <w:rPr>
                <w:spacing w:val="-1"/>
                <w:sz w:val="24"/>
                <w:szCs w:val="24"/>
              </w:rPr>
              <w:t xml:space="preserve"> </w:t>
            </w:r>
            <w:r w:rsidRPr="757DACCB">
              <w:rPr>
                <w:spacing w:val="-2"/>
                <w:sz w:val="24"/>
                <w:szCs w:val="24"/>
              </w:rPr>
              <w:t>connection.</w:t>
            </w:r>
          </w:p>
        </w:tc>
        <w:tc>
          <w:tcPr>
            <w:tcW w:w="4142" w:type="dxa"/>
            <w:tcBorders>
              <w:left w:val="single" w:sz="6" w:space="0" w:color="000000" w:themeColor="text1"/>
            </w:tcBorders>
            <w:vAlign w:val="center"/>
          </w:tcPr>
          <w:p w14:paraId="7C2ED22F" w14:textId="77777777" w:rsidR="001D3EB5" w:rsidRDefault="003F63B5" w:rsidP="757DACCB">
            <w:pPr>
              <w:pStyle w:val="TableParagraph"/>
              <w:ind w:left="109"/>
              <w:rPr>
                <w:b/>
                <w:bCs/>
                <w:sz w:val="24"/>
                <w:szCs w:val="24"/>
              </w:rPr>
            </w:pPr>
            <w:r w:rsidRPr="757DACCB">
              <w:rPr>
                <w:b/>
                <w:bCs/>
                <w:sz w:val="24"/>
                <w:szCs w:val="24"/>
              </w:rPr>
              <w:t>Software</w:t>
            </w:r>
            <w:r w:rsidRPr="757DACCB">
              <w:rPr>
                <w:b/>
                <w:bCs/>
                <w:spacing w:val="-4"/>
                <w:sz w:val="24"/>
                <w:szCs w:val="24"/>
              </w:rPr>
              <w:t xml:space="preserve"> </w:t>
            </w:r>
            <w:r w:rsidRPr="757DACCB">
              <w:rPr>
                <w:b/>
                <w:bCs/>
                <w:spacing w:val="-2"/>
                <w:sz w:val="24"/>
                <w:szCs w:val="24"/>
              </w:rPr>
              <w:t>Versions:</w:t>
            </w:r>
          </w:p>
          <w:p w14:paraId="7C2ED230" w14:textId="77777777" w:rsidR="001D3EB5" w:rsidRDefault="003F63B5" w:rsidP="757DACCB">
            <w:pPr>
              <w:pStyle w:val="TableParagraph"/>
              <w:spacing w:before="64"/>
              <w:ind w:left="109" w:right="1504"/>
              <w:rPr>
                <w:sz w:val="24"/>
                <w:szCs w:val="24"/>
              </w:rPr>
            </w:pPr>
            <w:r w:rsidRPr="757DACCB">
              <w:rPr>
                <w:spacing w:val="-2"/>
                <w:sz w:val="24"/>
                <w:szCs w:val="24"/>
              </w:rPr>
              <w:t xml:space="preserve">Application: CareConnect </w:t>
            </w:r>
            <w:r w:rsidRPr="757DACCB">
              <w:rPr>
                <w:sz w:val="24"/>
                <w:szCs w:val="24"/>
              </w:rPr>
              <w:t>Software Version: 1.0</w:t>
            </w:r>
          </w:p>
        </w:tc>
      </w:tr>
    </w:tbl>
    <w:p w14:paraId="7C2ED232" w14:textId="77777777" w:rsidR="001D3EB5" w:rsidDel="00FA16DD" w:rsidRDefault="001D3EB5">
      <w:pPr>
        <w:pStyle w:val="TableParagraph"/>
        <w:spacing w:line="600" w:lineRule="exact"/>
        <w:rPr>
          <w:del w:id="745" w:author="Lidia Rocha" w:date="2025-10-29T22:01:00Z" w16du:dateUtc="2025-10-30T05:01:00Z"/>
          <w:sz w:val="24"/>
        </w:rPr>
        <w:sectPr w:rsidR="001D3EB5" w:rsidDel="00FA16DD">
          <w:footerReference w:type="default" r:id="rId51"/>
          <w:headerReference w:type="first" r:id="rId52"/>
          <w:footerReference w:type="first" r:id="rId53"/>
          <w:pgSz w:w="12240" w:h="15840"/>
          <w:pgMar w:top="1320" w:right="720" w:bottom="280" w:left="1440" w:header="723" w:footer="0" w:gutter="0"/>
          <w:cols w:space="720"/>
        </w:sectPr>
      </w:pPr>
    </w:p>
    <w:p w14:paraId="7C2ED233" w14:textId="77777777" w:rsidR="001D3EB5" w:rsidDel="00FA16DD" w:rsidRDefault="001D3EB5">
      <w:pPr>
        <w:pStyle w:val="BodyText"/>
        <w:spacing w:before="8" w:after="1"/>
        <w:rPr>
          <w:del w:id="746" w:author="Lidia Rocha" w:date="2025-10-29T22:01:00Z" w16du:dateUtc="2025-10-30T05:01:00Z"/>
          <w:sz w:val="8"/>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222"/>
        <w:gridCol w:w="4141"/>
      </w:tblGrid>
      <w:tr w:rsidR="001D3EB5" w14:paraId="7C2ED236" w14:textId="77777777">
        <w:trPr>
          <w:trHeight w:val="598"/>
        </w:trPr>
        <w:tc>
          <w:tcPr>
            <w:tcW w:w="5222" w:type="dxa"/>
            <w:vMerge w:val="restart"/>
            <w:tcBorders>
              <w:bottom w:val="single" w:sz="6" w:space="0" w:color="000000"/>
              <w:right w:val="single" w:sz="6" w:space="0" w:color="000000"/>
            </w:tcBorders>
          </w:tcPr>
          <w:p w14:paraId="7C2ED234" w14:textId="77777777" w:rsidR="001D3EB5" w:rsidRDefault="001D3EB5">
            <w:pPr>
              <w:pStyle w:val="TableParagraph"/>
            </w:pPr>
          </w:p>
        </w:tc>
        <w:tc>
          <w:tcPr>
            <w:tcW w:w="4141" w:type="dxa"/>
            <w:tcBorders>
              <w:left w:val="single" w:sz="6" w:space="0" w:color="000000"/>
            </w:tcBorders>
          </w:tcPr>
          <w:p w14:paraId="7C2ED235" w14:textId="77777777" w:rsidR="001D3EB5" w:rsidRDefault="003F63B5">
            <w:pPr>
              <w:pStyle w:val="TableParagraph"/>
              <w:spacing w:line="267" w:lineRule="exact"/>
              <w:ind w:left="110"/>
              <w:rPr>
                <w:sz w:val="24"/>
              </w:rPr>
            </w:pPr>
            <w:r>
              <w:rPr>
                <w:sz w:val="24"/>
              </w:rPr>
              <w:t>Operating</w:t>
            </w:r>
            <w:r>
              <w:rPr>
                <w:spacing w:val="-8"/>
                <w:sz w:val="24"/>
              </w:rPr>
              <w:t xml:space="preserve"> </w:t>
            </w:r>
            <w:r>
              <w:rPr>
                <w:sz w:val="24"/>
              </w:rPr>
              <w:t>System: iOS</w:t>
            </w:r>
            <w:r>
              <w:rPr>
                <w:spacing w:val="-5"/>
                <w:sz w:val="24"/>
              </w:rPr>
              <w:t xml:space="preserve"> 18</w:t>
            </w:r>
          </w:p>
        </w:tc>
      </w:tr>
      <w:tr w:rsidR="001D3EB5" w14:paraId="7C2ED239" w14:textId="77777777">
        <w:trPr>
          <w:trHeight w:val="604"/>
        </w:trPr>
        <w:tc>
          <w:tcPr>
            <w:tcW w:w="5222" w:type="dxa"/>
            <w:vMerge/>
            <w:tcBorders>
              <w:top w:val="nil"/>
              <w:bottom w:val="single" w:sz="6" w:space="0" w:color="000000"/>
              <w:right w:val="single" w:sz="6" w:space="0" w:color="000000"/>
            </w:tcBorders>
          </w:tcPr>
          <w:p w14:paraId="7C2ED237" w14:textId="77777777" w:rsidR="001D3EB5" w:rsidRDefault="001D3EB5">
            <w:pPr>
              <w:rPr>
                <w:sz w:val="2"/>
                <w:szCs w:val="2"/>
              </w:rPr>
            </w:pPr>
          </w:p>
        </w:tc>
        <w:tc>
          <w:tcPr>
            <w:tcW w:w="4141" w:type="dxa"/>
            <w:tcBorders>
              <w:left w:val="single" w:sz="6" w:space="0" w:color="000000"/>
              <w:bottom w:val="single" w:sz="6" w:space="0" w:color="000000"/>
            </w:tcBorders>
          </w:tcPr>
          <w:p w14:paraId="7C2ED238" w14:textId="77777777" w:rsidR="001D3EB5" w:rsidRDefault="003F63B5">
            <w:pPr>
              <w:pStyle w:val="TableParagraph"/>
              <w:spacing w:line="273" w:lineRule="exact"/>
              <w:ind w:left="110"/>
              <w:rPr>
                <w:sz w:val="24"/>
              </w:rPr>
            </w:pPr>
            <w:r>
              <w:rPr>
                <w:b/>
                <w:sz w:val="24"/>
              </w:rPr>
              <w:t>Priority:</w:t>
            </w:r>
            <w:r>
              <w:rPr>
                <w:b/>
                <w:spacing w:val="-2"/>
                <w:sz w:val="24"/>
              </w:rPr>
              <w:t xml:space="preserve"> </w:t>
            </w:r>
            <w:r>
              <w:rPr>
                <w:spacing w:val="-4"/>
                <w:sz w:val="24"/>
              </w:rPr>
              <w:t>High</w:t>
            </w:r>
          </w:p>
        </w:tc>
      </w:tr>
      <w:tr w:rsidR="001D3EB5" w14:paraId="7C2ED23B" w14:textId="77777777">
        <w:trPr>
          <w:trHeight w:val="1199"/>
        </w:trPr>
        <w:tc>
          <w:tcPr>
            <w:tcW w:w="9363" w:type="dxa"/>
            <w:gridSpan w:val="2"/>
            <w:tcBorders>
              <w:top w:val="single" w:sz="6" w:space="0" w:color="000000"/>
            </w:tcBorders>
          </w:tcPr>
          <w:p w14:paraId="7C2ED23A" w14:textId="77777777" w:rsidR="001D3EB5" w:rsidRDefault="003F63B5">
            <w:pPr>
              <w:pStyle w:val="TableParagraph"/>
              <w:spacing w:line="268" w:lineRule="exact"/>
              <w:ind w:left="105"/>
              <w:rPr>
                <w:sz w:val="24"/>
              </w:rPr>
            </w:pPr>
            <w:r>
              <w:rPr>
                <w:b/>
                <w:sz w:val="24"/>
              </w:rPr>
              <w:t>Requirements</w:t>
            </w:r>
            <w:r>
              <w:rPr>
                <w:b/>
                <w:spacing w:val="-3"/>
                <w:sz w:val="24"/>
              </w:rPr>
              <w:t xml:space="preserve"> </w:t>
            </w:r>
            <w:r>
              <w:rPr>
                <w:b/>
                <w:sz w:val="24"/>
              </w:rPr>
              <w:t>validated:</w:t>
            </w:r>
            <w:r>
              <w:rPr>
                <w:b/>
                <w:spacing w:val="3"/>
                <w:sz w:val="24"/>
              </w:rPr>
              <w:t xml:space="preserve"> </w:t>
            </w:r>
            <w:r>
              <w:rPr>
                <w:sz w:val="24"/>
              </w:rPr>
              <w:t>REQ-5.4.1,</w:t>
            </w:r>
            <w:r>
              <w:rPr>
                <w:spacing w:val="-4"/>
                <w:sz w:val="24"/>
              </w:rPr>
              <w:t xml:space="preserve"> </w:t>
            </w:r>
            <w:r>
              <w:rPr>
                <w:sz w:val="24"/>
              </w:rPr>
              <w:t>REQ</w:t>
            </w:r>
            <w:r>
              <w:rPr>
                <w:spacing w:val="-2"/>
                <w:sz w:val="24"/>
              </w:rPr>
              <w:t xml:space="preserve"> </w:t>
            </w:r>
            <w:r>
              <w:rPr>
                <w:sz w:val="24"/>
              </w:rPr>
              <w:t>5.4.2,</w:t>
            </w:r>
            <w:r>
              <w:rPr>
                <w:spacing w:val="-4"/>
                <w:sz w:val="24"/>
              </w:rPr>
              <w:t xml:space="preserve"> </w:t>
            </w:r>
            <w:r>
              <w:rPr>
                <w:sz w:val="24"/>
              </w:rPr>
              <w:t>REQ</w:t>
            </w:r>
            <w:r>
              <w:rPr>
                <w:spacing w:val="-2"/>
                <w:sz w:val="24"/>
              </w:rPr>
              <w:t xml:space="preserve"> </w:t>
            </w:r>
            <w:r>
              <w:rPr>
                <w:sz w:val="24"/>
              </w:rPr>
              <w:t>5.4.3,</w:t>
            </w:r>
            <w:r>
              <w:rPr>
                <w:spacing w:val="-4"/>
                <w:sz w:val="24"/>
              </w:rPr>
              <w:t xml:space="preserve"> </w:t>
            </w:r>
            <w:r>
              <w:rPr>
                <w:sz w:val="24"/>
              </w:rPr>
              <w:t>REQ</w:t>
            </w:r>
            <w:r>
              <w:rPr>
                <w:spacing w:val="-2"/>
                <w:sz w:val="24"/>
              </w:rPr>
              <w:t xml:space="preserve"> </w:t>
            </w:r>
            <w:r>
              <w:rPr>
                <w:sz w:val="24"/>
              </w:rPr>
              <w:t>5.4.4.</w:t>
            </w:r>
            <w:r>
              <w:rPr>
                <w:spacing w:val="1"/>
                <w:sz w:val="24"/>
              </w:rPr>
              <w:t xml:space="preserve"> </w:t>
            </w:r>
            <w:r>
              <w:rPr>
                <w:sz w:val="24"/>
              </w:rPr>
              <w:t>REQ</w:t>
            </w:r>
            <w:r>
              <w:rPr>
                <w:spacing w:val="-6"/>
                <w:sz w:val="24"/>
              </w:rPr>
              <w:t xml:space="preserve"> </w:t>
            </w:r>
            <w:r>
              <w:rPr>
                <w:sz w:val="24"/>
              </w:rPr>
              <w:t>5.4.5</w:t>
            </w:r>
            <w:r>
              <w:rPr>
                <w:spacing w:val="-1"/>
                <w:sz w:val="24"/>
              </w:rPr>
              <w:t xml:space="preserve"> </w:t>
            </w:r>
            <w:r>
              <w:rPr>
                <w:spacing w:val="-2"/>
                <w:sz w:val="24"/>
              </w:rPr>
              <w:t>(SRS)</w:t>
            </w:r>
          </w:p>
        </w:tc>
      </w:tr>
      <w:tr w:rsidR="001D3EB5" w14:paraId="7C2ED23D" w14:textId="77777777">
        <w:trPr>
          <w:trHeight w:val="574"/>
        </w:trPr>
        <w:tc>
          <w:tcPr>
            <w:tcW w:w="9363" w:type="dxa"/>
            <w:gridSpan w:val="2"/>
          </w:tcPr>
          <w:p w14:paraId="7C2ED23C" w14:textId="77777777" w:rsidR="001D3EB5" w:rsidRDefault="003F63B5">
            <w:pPr>
              <w:pStyle w:val="TableParagraph"/>
              <w:spacing w:line="249" w:lineRule="exact"/>
              <w:ind w:left="105"/>
              <w:rPr>
                <w:b/>
              </w:rPr>
            </w:pPr>
            <w:r>
              <w:rPr>
                <w:b/>
              </w:rPr>
              <w:t>TEST</w:t>
            </w:r>
            <w:r>
              <w:rPr>
                <w:b/>
                <w:spacing w:val="-7"/>
              </w:rPr>
              <w:t xml:space="preserve"> </w:t>
            </w:r>
            <w:r>
              <w:rPr>
                <w:b/>
              </w:rPr>
              <w:t>EXECUTOR:</w:t>
            </w:r>
            <w:r>
              <w:rPr>
                <w:b/>
                <w:spacing w:val="-3"/>
              </w:rPr>
              <w:t xml:space="preserve"> </w:t>
            </w:r>
            <w:r>
              <w:rPr>
                <w:b/>
              </w:rPr>
              <w:t>Alyssa</w:t>
            </w:r>
            <w:r>
              <w:rPr>
                <w:b/>
                <w:spacing w:val="-8"/>
              </w:rPr>
              <w:t xml:space="preserve"> </w:t>
            </w:r>
            <w:r>
              <w:rPr>
                <w:b/>
                <w:spacing w:val="-2"/>
              </w:rPr>
              <w:t>Haarding</w:t>
            </w:r>
          </w:p>
        </w:tc>
      </w:tr>
      <w:tr w:rsidR="001D3EB5" w14:paraId="7C2ED23F" w14:textId="77777777">
        <w:trPr>
          <w:trHeight w:val="598"/>
        </w:trPr>
        <w:tc>
          <w:tcPr>
            <w:tcW w:w="9363" w:type="dxa"/>
            <w:gridSpan w:val="2"/>
          </w:tcPr>
          <w:p w14:paraId="7C2ED23E" w14:textId="77777777" w:rsidR="001D3EB5" w:rsidRDefault="003F63B5">
            <w:pPr>
              <w:pStyle w:val="TableParagraph"/>
              <w:spacing w:line="272" w:lineRule="exact"/>
              <w:ind w:left="105"/>
              <w:rPr>
                <w:b/>
                <w:sz w:val="24"/>
              </w:rPr>
            </w:pPr>
            <w:r>
              <w:rPr>
                <w:b/>
                <w:sz w:val="24"/>
              </w:rPr>
              <w:t>TEST</w:t>
            </w:r>
            <w:r>
              <w:rPr>
                <w:b/>
                <w:spacing w:val="-4"/>
                <w:sz w:val="24"/>
              </w:rPr>
              <w:t xml:space="preserve"> </w:t>
            </w:r>
            <w:r>
              <w:rPr>
                <w:b/>
                <w:sz w:val="24"/>
              </w:rPr>
              <w:t>SCRIPT</w:t>
            </w:r>
            <w:r>
              <w:rPr>
                <w:b/>
                <w:spacing w:val="-3"/>
                <w:sz w:val="24"/>
              </w:rPr>
              <w:t xml:space="preserve"> </w:t>
            </w:r>
            <w:r>
              <w:rPr>
                <w:b/>
                <w:spacing w:val="-2"/>
                <w:sz w:val="24"/>
              </w:rPr>
              <w:t>STEPS/RESULTS</w:t>
            </w:r>
          </w:p>
        </w:tc>
      </w:tr>
    </w:tbl>
    <w:p w14:paraId="7C2ED240" w14:textId="77777777" w:rsidR="001D3EB5" w:rsidDel="00FA16DD" w:rsidRDefault="001D3EB5">
      <w:pPr>
        <w:pStyle w:val="BodyText"/>
        <w:rPr>
          <w:del w:id="747" w:author="Lidia Rocha" w:date="2025-10-29T22:01:00Z" w16du:dateUtc="2025-10-30T05:01:00Z"/>
          <w:sz w:val="20"/>
        </w:rPr>
      </w:pPr>
    </w:p>
    <w:p w14:paraId="7C2ED241" w14:textId="77777777" w:rsidR="001D3EB5" w:rsidDel="00FA16DD" w:rsidRDefault="001D3EB5">
      <w:pPr>
        <w:pStyle w:val="BodyText"/>
        <w:spacing w:before="147"/>
        <w:rPr>
          <w:del w:id="748" w:author="Lidia Rocha" w:date="2025-10-29T22:01:00Z" w16du:dateUtc="2025-10-30T05:01:00Z"/>
          <w:sz w:val="20"/>
        </w:rPr>
      </w:pPr>
    </w:p>
    <w:tbl>
      <w:tblPr>
        <w:tblW w:w="9363"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652"/>
        <w:gridCol w:w="1935"/>
        <w:gridCol w:w="2372"/>
        <w:gridCol w:w="1390"/>
        <w:gridCol w:w="930"/>
        <w:gridCol w:w="1084"/>
      </w:tblGrid>
      <w:tr w:rsidR="001D3EB5" w14:paraId="7C2ED248" w14:textId="77777777" w:rsidTr="65D27D43">
        <w:trPr>
          <w:trHeight w:val="1554"/>
        </w:trPr>
        <w:tc>
          <w:tcPr>
            <w:tcW w:w="1652" w:type="dxa"/>
            <w:tcBorders>
              <w:bottom w:val="single" w:sz="12" w:space="0" w:color="000000" w:themeColor="text1"/>
            </w:tcBorders>
          </w:tcPr>
          <w:p w14:paraId="7C2ED242" w14:textId="3F1D8CAF" w:rsidR="001D3EB5" w:rsidRDefault="003F63B5">
            <w:pPr>
              <w:pStyle w:val="TableParagraph"/>
              <w:spacing w:line="272" w:lineRule="exact"/>
              <w:ind w:left="105"/>
              <w:rPr>
                <w:b/>
                <w:sz w:val="24"/>
              </w:rPr>
            </w:pPr>
            <w:del w:id="749" w:author="Lidia Rocha" w:date="2025-10-29T22:01:00Z" w16du:dateUtc="2025-10-30T05:01:00Z">
              <w:r w:rsidDel="00FA16DD">
                <w:rPr>
                  <w:b/>
                  <w:spacing w:val="-4"/>
                  <w:sz w:val="24"/>
                </w:rPr>
                <w:lastRenderedPageBreak/>
                <w:delText>S</w:delText>
              </w:r>
            </w:del>
            <w:ins w:id="750" w:author="Lidia Rocha" w:date="2025-10-29T22:01:00Z" w16du:dateUtc="2025-10-30T05:01:00Z">
              <w:r w:rsidR="00FA16DD">
                <w:rPr>
                  <w:b/>
                  <w:spacing w:val="-4"/>
                  <w:sz w:val="24"/>
                </w:rPr>
                <w:t>S</w:t>
              </w:r>
            </w:ins>
            <w:r>
              <w:rPr>
                <w:b/>
                <w:spacing w:val="-4"/>
                <w:sz w:val="24"/>
              </w:rPr>
              <w:t>TEP</w:t>
            </w:r>
          </w:p>
        </w:tc>
        <w:tc>
          <w:tcPr>
            <w:tcW w:w="1935" w:type="dxa"/>
            <w:tcBorders>
              <w:top w:val="single" w:sz="6" w:space="0" w:color="000000" w:themeColor="text1"/>
              <w:bottom w:val="single" w:sz="12" w:space="0" w:color="000000" w:themeColor="text1"/>
            </w:tcBorders>
          </w:tcPr>
          <w:p w14:paraId="7C2ED243" w14:textId="77777777" w:rsidR="001D3EB5" w:rsidRDefault="003F63B5">
            <w:pPr>
              <w:pStyle w:val="TableParagraph"/>
              <w:spacing w:line="276" w:lineRule="auto"/>
              <w:ind w:left="105" w:right="386"/>
              <w:rPr>
                <w:b/>
                <w:sz w:val="24"/>
              </w:rPr>
            </w:pPr>
            <w:r>
              <w:rPr>
                <w:b/>
                <w:spacing w:val="-4"/>
                <w:sz w:val="24"/>
              </w:rPr>
              <w:t xml:space="preserve">TEST </w:t>
            </w:r>
            <w:r>
              <w:rPr>
                <w:b/>
                <w:spacing w:val="-2"/>
                <w:sz w:val="24"/>
              </w:rPr>
              <w:t>STEP/INPUT</w:t>
            </w:r>
          </w:p>
        </w:tc>
        <w:tc>
          <w:tcPr>
            <w:tcW w:w="2372" w:type="dxa"/>
            <w:tcBorders>
              <w:top w:val="single" w:sz="6" w:space="0" w:color="000000" w:themeColor="text1"/>
              <w:bottom w:val="single" w:sz="12" w:space="0" w:color="000000" w:themeColor="text1"/>
            </w:tcBorders>
          </w:tcPr>
          <w:p w14:paraId="7C2ED244" w14:textId="77777777" w:rsidR="001D3EB5" w:rsidRDefault="003F63B5">
            <w:pPr>
              <w:pStyle w:val="TableParagraph"/>
              <w:spacing w:line="276" w:lineRule="auto"/>
              <w:ind w:left="105" w:right="926"/>
              <w:rPr>
                <w:b/>
                <w:sz w:val="24"/>
              </w:rPr>
            </w:pPr>
            <w:r>
              <w:rPr>
                <w:b/>
                <w:spacing w:val="-2"/>
                <w:sz w:val="24"/>
              </w:rPr>
              <w:t>EXPECTED RESULTS</w:t>
            </w:r>
          </w:p>
        </w:tc>
        <w:tc>
          <w:tcPr>
            <w:tcW w:w="1390" w:type="dxa"/>
            <w:tcBorders>
              <w:top w:val="single" w:sz="6" w:space="0" w:color="000000" w:themeColor="text1"/>
              <w:bottom w:val="single" w:sz="12" w:space="0" w:color="000000" w:themeColor="text1"/>
            </w:tcBorders>
          </w:tcPr>
          <w:p w14:paraId="7C2ED245" w14:textId="444C0B0C" w:rsidR="001D3EB5" w:rsidRDefault="003F63B5">
            <w:pPr>
              <w:pStyle w:val="TableParagraph"/>
              <w:spacing w:line="276" w:lineRule="auto"/>
              <w:ind w:left="105" w:right="178"/>
              <w:rPr>
                <w:b/>
                <w:sz w:val="24"/>
              </w:rPr>
            </w:pPr>
            <w:r>
              <w:rPr>
                <w:b/>
                <w:spacing w:val="-4"/>
                <w:sz w:val="24"/>
              </w:rPr>
              <w:t>ACTUA</w:t>
            </w:r>
            <w:r>
              <w:rPr>
                <w:b/>
                <w:spacing w:val="-10"/>
                <w:sz w:val="24"/>
              </w:rPr>
              <w:t xml:space="preserve">L </w:t>
            </w:r>
            <w:r>
              <w:rPr>
                <w:b/>
                <w:spacing w:val="-2"/>
                <w:sz w:val="24"/>
              </w:rPr>
              <w:t xml:space="preserve">RESUL </w:t>
            </w:r>
            <w:r>
              <w:rPr>
                <w:b/>
                <w:spacing w:val="-6"/>
                <w:sz w:val="24"/>
              </w:rPr>
              <w:t>TS</w:t>
            </w:r>
          </w:p>
        </w:tc>
        <w:tc>
          <w:tcPr>
            <w:tcW w:w="930" w:type="dxa"/>
            <w:tcBorders>
              <w:top w:val="single" w:sz="6" w:space="0" w:color="000000" w:themeColor="text1"/>
              <w:bottom w:val="single" w:sz="12" w:space="0" w:color="000000" w:themeColor="text1"/>
            </w:tcBorders>
          </w:tcPr>
          <w:p w14:paraId="7C2ED246" w14:textId="77777777" w:rsidR="001D3EB5" w:rsidRDefault="38837A4E" w:rsidP="65D27D43">
            <w:pPr>
              <w:pStyle w:val="TableParagraph"/>
              <w:spacing w:line="276" w:lineRule="auto"/>
              <w:ind w:left="105" w:right="69"/>
              <w:rPr>
                <w:b/>
                <w:bCs/>
                <w:sz w:val="24"/>
                <w:szCs w:val="24"/>
              </w:rPr>
            </w:pPr>
            <w:r w:rsidRPr="65D27D43">
              <w:rPr>
                <w:b/>
                <w:bCs/>
                <w:spacing w:val="-2"/>
                <w:sz w:val="24"/>
                <w:szCs w:val="24"/>
              </w:rPr>
              <w:t>PASS/F</w:t>
            </w:r>
            <w:r w:rsidRPr="65D27D43">
              <w:rPr>
                <w:b/>
                <w:bCs/>
                <w:spacing w:val="-4"/>
                <w:sz w:val="24"/>
                <w:szCs w:val="24"/>
              </w:rPr>
              <w:t>AIL</w:t>
            </w:r>
          </w:p>
        </w:tc>
        <w:tc>
          <w:tcPr>
            <w:tcW w:w="1084" w:type="dxa"/>
            <w:tcBorders>
              <w:top w:val="single" w:sz="6" w:space="0" w:color="000000" w:themeColor="text1"/>
              <w:bottom w:val="single" w:sz="12" w:space="0" w:color="000000" w:themeColor="text1"/>
            </w:tcBorders>
          </w:tcPr>
          <w:p w14:paraId="7C2ED247" w14:textId="77777777" w:rsidR="001D3EB5" w:rsidRDefault="003F63B5">
            <w:pPr>
              <w:pStyle w:val="TableParagraph"/>
              <w:spacing w:line="276" w:lineRule="auto"/>
              <w:ind w:left="105" w:right="336"/>
              <w:rPr>
                <w:b/>
                <w:sz w:val="24"/>
              </w:rPr>
            </w:pPr>
            <w:r>
              <w:rPr>
                <w:b/>
                <w:spacing w:val="-2"/>
                <w:sz w:val="24"/>
              </w:rPr>
              <w:t>Defects Found</w:t>
            </w:r>
          </w:p>
        </w:tc>
      </w:tr>
      <w:tr w:rsidR="001D3EB5" w14:paraId="7C2ED24B" w14:textId="77777777" w:rsidTr="65D27D43">
        <w:trPr>
          <w:trHeight w:val="598"/>
        </w:trPr>
        <w:tc>
          <w:tcPr>
            <w:tcW w:w="8279"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C0C0C0"/>
          </w:tcPr>
          <w:p w14:paraId="7C2ED249" w14:textId="77777777" w:rsidR="001D3EB5" w:rsidRDefault="003F63B5">
            <w:pPr>
              <w:pStyle w:val="TableParagraph"/>
              <w:spacing w:line="272" w:lineRule="exact"/>
              <w:ind w:left="105"/>
              <w:rPr>
                <w:b/>
                <w:sz w:val="24"/>
              </w:rPr>
            </w:pPr>
            <w:r>
              <w:rPr>
                <w:b/>
                <w:sz w:val="24"/>
              </w:rPr>
              <w:t>TC-2.1: Dashboard</w:t>
            </w:r>
            <w:r>
              <w:rPr>
                <w:b/>
                <w:spacing w:val="-2"/>
                <w:sz w:val="24"/>
              </w:rPr>
              <w:t xml:space="preserve"> </w:t>
            </w:r>
            <w:r>
              <w:rPr>
                <w:b/>
                <w:sz w:val="24"/>
              </w:rPr>
              <w:t>loads</w:t>
            </w:r>
            <w:r>
              <w:rPr>
                <w:b/>
                <w:spacing w:val="-3"/>
                <w:sz w:val="24"/>
              </w:rPr>
              <w:t xml:space="preserve"> </w:t>
            </w:r>
            <w:r>
              <w:rPr>
                <w:b/>
                <w:sz w:val="24"/>
              </w:rPr>
              <w:t>upon</w:t>
            </w:r>
            <w:r>
              <w:rPr>
                <w:b/>
                <w:spacing w:val="-2"/>
                <w:sz w:val="24"/>
              </w:rPr>
              <w:t xml:space="preserve"> </w:t>
            </w:r>
            <w:r>
              <w:rPr>
                <w:b/>
                <w:sz w:val="24"/>
              </w:rPr>
              <w:t>Caregiver</w:t>
            </w:r>
            <w:r>
              <w:rPr>
                <w:b/>
                <w:spacing w:val="-3"/>
                <w:sz w:val="24"/>
              </w:rPr>
              <w:t xml:space="preserve"> </w:t>
            </w:r>
            <w:r>
              <w:rPr>
                <w:b/>
                <w:spacing w:val="-2"/>
                <w:sz w:val="24"/>
              </w:rPr>
              <w:t>login</w:t>
            </w:r>
          </w:p>
        </w:tc>
        <w:tc>
          <w:tcPr>
            <w:tcW w:w="1084"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C0C0C0"/>
          </w:tcPr>
          <w:p w14:paraId="7C2ED24A" w14:textId="77777777" w:rsidR="001D3EB5" w:rsidRDefault="001D3EB5">
            <w:pPr>
              <w:pStyle w:val="TableParagraph"/>
            </w:pPr>
          </w:p>
        </w:tc>
      </w:tr>
      <w:tr w:rsidR="001D3EB5" w14:paraId="7C2ED255" w14:textId="77777777" w:rsidTr="65D27D43">
        <w:trPr>
          <w:trHeight w:val="2255"/>
        </w:trPr>
        <w:tc>
          <w:tcPr>
            <w:tcW w:w="1652" w:type="dxa"/>
            <w:tcBorders>
              <w:top w:val="single" w:sz="12" w:space="0" w:color="000000" w:themeColor="text1"/>
            </w:tcBorders>
            <w:vAlign w:val="center"/>
          </w:tcPr>
          <w:p w14:paraId="7C2ED24C" w14:textId="77777777" w:rsidR="001D3EB5" w:rsidRDefault="38837A4E" w:rsidP="65D27D43">
            <w:pPr>
              <w:pStyle w:val="TableParagraph"/>
              <w:spacing w:line="267" w:lineRule="exact"/>
              <w:ind w:left="105"/>
              <w:jc w:val="center"/>
              <w:rPr>
                <w:sz w:val="24"/>
                <w:szCs w:val="24"/>
              </w:rPr>
            </w:pPr>
            <w:r w:rsidRPr="65D27D43">
              <w:rPr>
                <w:spacing w:val="-5"/>
                <w:sz w:val="24"/>
                <w:szCs w:val="24"/>
              </w:rPr>
              <w:t>1.</w:t>
            </w:r>
          </w:p>
        </w:tc>
        <w:tc>
          <w:tcPr>
            <w:tcW w:w="1935" w:type="dxa"/>
            <w:tcBorders>
              <w:top w:val="single" w:sz="12" w:space="0" w:color="000000" w:themeColor="text1"/>
            </w:tcBorders>
          </w:tcPr>
          <w:p w14:paraId="7C2ED24D" w14:textId="77777777" w:rsidR="001D3EB5" w:rsidRDefault="003F63B5">
            <w:pPr>
              <w:pStyle w:val="TableParagraph"/>
              <w:numPr>
                <w:ilvl w:val="0"/>
                <w:numId w:val="48"/>
              </w:numPr>
              <w:tabs>
                <w:tab w:val="left" w:pos="825"/>
              </w:tabs>
              <w:spacing w:line="276" w:lineRule="auto"/>
              <w:ind w:right="358"/>
              <w:rPr>
                <w:sz w:val="24"/>
              </w:rPr>
            </w:pPr>
            <w:r>
              <w:rPr>
                <w:spacing w:val="-2"/>
                <w:sz w:val="24"/>
              </w:rPr>
              <w:t xml:space="preserve">Launch </w:t>
            </w:r>
            <w:r>
              <w:rPr>
                <w:spacing w:val="-4"/>
                <w:sz w:val="24"/>
              </w:rPr>
              <w:t>app</w:t>
            </w:r>
          </w:p>
          <w:p w14:paraId="7C2ED24E" w14:textId="77777777" w:rsidR="001D3EB5" w:rsidRDefault="003F63B5">
            <w:pPr>
              <w:pStyle w:val="TableParagraph"/>
              <w:numPr>
                <w:ilvl w:val="0"/>
                <w:numId w:val="48"/>
              </w:numPr>
              <w:tabs>
                <w:tab w:val="left" w:pos="825"/>
              </w:tabs>
              <w:spacing w:line="276" w:lineRule="auto"/>
              <w:ind w:right="192"/>
              <w:rPr>
                <w:sz w:val="24"/>
              </w:rPr>
            </w:pPr>
            <w:r>
              <w:rPr>
                <w:sz w:val="24"/>
              </w:rPr>
              <w:t xml:space="preserve">Login as </w:t>
            </w:r>
            <w:r>
              <w:rPr>
                <w:spacing w:val="-2"/>
                <w:sz w:val="24"/>
              </w:rPr>
              <w:t>caregiver</w:t>
            </w:r>
          </w:p>
        </w:tc>
        <w:tc>
          <w:tcPr>
            <w:tcW w:w="2372" w:type="dxa"/>
            <w:tcBorders>
              <w:top w:val="single" w:sz="12" w:space="0" w:color="000000" w:themeColor="text1"/>
            </w:tcBorders>
          </w:tcPr>
          <w:p w14:paraId="7C2ED24F" w14:textId="77777777" w:rsidR="001D3EB5" w:rsidRDefault="003F63B5">
            <w:pPr>
              <w:pStyle w:val="TableParagraph"/>
              <w:numPr>
                <w:ilvl w:val="0"/>
                <w:numId w:val="47"/>
              </w:numPr>
              <w:tabs>
                <w:tab w:val="left" w:pos="825"/>
              </w:tabs>
              <w:spacing w:line="276" w:lineRule="auto"/>
              <w:ind w:right="167"/>
              <w:rPr>
                <w:sz w:val="24"/>
              </w:rPr>
            </w:pPr>
            <w:r>
              <w:rPr>
                <w:spacing w:val="-2"/>
                <w:sz w:val="24"/>
              </w:rPr>
              <w:t xml:space="preserve">Dashboard loads </w:t>
            </w:r>
            <w:r>
              <w:rPr>
                <w:sz w:val="24"/>
              </w:rPr>
              <w:t>displaying</w:t>
            </w:r>
            <w:r>
              <w:rPr>
                <w:spacing w:val="-15"/>
                <w:sz w:val="24"/>
              </w:rPr>
              <w:t xml:space="preserve"> </w:t>
            </w:r>
            <w:r>
              <w:rPr>
                <w:sz w:val="24"/>
              </w:rPr>
              <w:t>list of patients.</w:t>
            </w:r>
          </w:p>
          <w:p w14:paraId="7C2ED250" w14:textId="77777777" w:rsidR="001D3EB5" w:rsidRDefault="003F63B5">
            <w:pPr>
              <w:pStyle w:val="TableParagraph"/>
              <w:numPr>
                <w:ilvl w:val="0"/>
                <w:numId w:val="47"/>
              </w:numPr>
              <w:tabs>
                <w:tab w:val="left" w:pos="825"/>
              </w:tabs>
              <w:spacing w:line="290" w:lineRule="exact"/>
              <w:rPr>
                <w:sz w:val="24"/>
              </w:rPr>
            </w:pPr>
            <w:r>
              <w:rPr>
                <w:spacing w:val="-2"/>
                <w:sz w:val="24"/>
              </w:rPr>
              <w:t>Dashboards</w:t>
            </w:r>
          </w:p>
          <w:p w14:paraId="7C2ED251" w14:textId="77777777" w:rsidR="001D3EB5" w:rsidRDefault="003F63B5">
            <w:pPr>
              <w:pStyle w:val="TableParagraph"/>
              <w:spacing w:line="310" w:lineRule="atLeast"/>
              <w:ind w:left="825" w:right="92"/>
              <w:rPr>
                <w:sz w:val="24"/>
              </w:rPr>
            </w:pPr>
            <w:r>
              <w:rPr>
                <w:sz w:val="24"/>
              </w:rPr>
              <w:t>display</w:t>
            </w:r>
            <w:r>
              <w:rPr>
                <w:spacing w:val="-15"/>
                <w:sz w:val="24"/>
              </w:rPr>
              <w:t xml:space="preserve"> </w:t>
            </w:r>
            <w:r>
              <w:rPr>
                <w:sz w:val="24"/>
              </w:rPr>
              <w:t>correct patient info.</w:t>
            </w:r>
          </w:p>
        </w:tc>
        <w:tc>
          <w:tcPr>
            <w:tcW w:w="1390" w:type="dxa"/>
            <w:tcBorders>
              <w:top w:val="single" w:sz="12" w:space="0" w:color="000000" w:themeColor="text1"/>
            </w:tcBorders>
          </w:tcPr>
          <w:p w14:paraId="7C2ED252" w14:textId="0608B123" w:rsidR="001D3EB5" w:rsidRDefault="7F77CB3B" w:rsidP="5DD2E011">
            <w:pPr>
              <w:pStyle w:val="TableParagraph"/>
              <w:spacing w:line="278" w:lineRule="auto"/>
              <w:ind w:left="105" w:right="108"/>
              <w:rPr>
                <w:sz w:val="24"/>
                <w:szCs w:val="24"/>
              </w:rPr>
            </w:pPr>
            <w:r w:rsidRPr="4FD37C41">
              <w:rPr>
                <w:sz w:val="24"/>
                <w:szCs w:val="24"/>
              </w:rPr>
              <w:t xml:space="preserve">After login, </w:t>
            </w:r>
            <w:del w:id="751" w:author="Amber Young" w:date="2025-11-01T17:10:00Z">
              <w:r w:rsidR="66542E6F" w:rsidRPr="4FD37C41" w:rsidDel="7F77CB3B">
                <w:rPr>
                  <w:sz w:val="24"/>
                  <w:szCs w:val="24"/>
                </w:rPr>
                <w:delText>dashboard</w:delText>
              </w:r>
            </w:del>
            <w:ins w:id="752" w:author="Amber Young" w:date="2025-11-01T17:10:00Z">
              <w:r w:rsidR="77210F57" w:rsidRPr="4FD37C41">
                <w:rPr>
                  <w:sz w:val="24"/>
                  <w:szCs w:val="24"/>
                </w:rPr>
                <w:t>the dashboard</w:t>
              </w:r>
            </w:ins>
            <w:r w:rsidRPr="4FD37C41">
              <w:rPr>
                <w:sz w:val="24"/>
                <w:szCs w:val="24"/>
              </w:rPr>
              <w:t xml:space="preserve"> is displayed with upcoming check-ins for patients.</w:t>
            </w:r>
          </w:p>
        </w:tc>
        <w:tc>
          <w:tcPr>
            <w:tcW w:w="930" w:type="dxa"/>
            <w:tcBorders>
              <w:top w:val="single" w:sz="12" w:space="0" w:color="000000" w:themeColor="text1"/>
            </w:tcBorders>
            <w:vAlign w:val="center"/>
          </w:tcPr>
          <w:p w14:paraId="7C2ED253" w14:textId="1B853553" w:rsidR="001D3EB5" w:rsidRDefault="20854BBA" w:rsidP="65D27D43">
            <w:pPr>
              <w:pStyle w:val="TableParagraph"/>
              <w:spacing w:line="267" w:lineRule="exact"/>
              <w:ind w:right="305"/>
              <w:jc w:val="center"/>
              <w:rPr>
                <w:sz w:val="24"/>
                <w:szCs w:val="24"/>
              </w:rPr>
            </w:pPr>
            <w:r w:rsidRPr="65D27D43">
              <w:rPr>
                <w:sz w:val="24"/>
                <w:szCs w:val="24"/>
              </w:rPr>
              <w:t>Pass</w:t>
            </w:r>
          </w:p>
        </w:tc>
        <w:tc>
          <w:tcPr>
            <w:tcW w:w="1084" w:type="dxa"/>
            <w:tcBorders>
              <w:top w:val="single" w:sz="12" w:space="0" w:color="000000" w:themeColor="text1"/>
            </w:tcBorders>
          </w:tcPr>
          <w:p w14:paraId="7C2ED254" w14:textId="77777777" w:rsidR="001D3EB5" w:rsidRDefault="001D3EB5">
            <w:pPr>
              <w:pStyle w:val="TableParagraph"/>
            </w:pPr>
          </w:p>
        </w:tc>
      </w:tr>
      <w:tr w:rsidR="001D3EB5" w14:paraId="7C2ED25D" w14:textId="77777777" w:rsidTr="65D27D43">
        <w:trPr>
          <w:trHeight w:val="920"/>
        </w:trPr>
        <w:tc>
          <w:tcPr>
            <w:tcW w:w="1652" w:type="dxa"/>
            <w:tcBorders>
              <w:right w:val="nil"/>
            </w:tcBorders>
            <w:shd w:val="clear" w:color="auto" w:fill="BEBEBE"/>
          </w:tcPr>
          <w:p w14:paraId="7C2ED256" w14:textId="77777777" w:rsidR="001D3EB5" w:rsidRDefault="003F63B5">
            <w:pPr>
              <w:pStyle w:val="TableParagraph"/>
              <w:spacing w:before="1"/>
              <w:ind w:left="105"/>
              <w:rPr>
                <w:b/>
                <w:sz w:val="24"/>
              </w:rPr>
            </w:pPr>
            <w:r>
              <w:rPr>
                <w:b/>
                <w:sz w:val="24"/>
              </w:rPr>
              <w:t>TC-2.2</w:t>
            </w:r>
            <w:r>
              <w:rPr>
                <w:b/>
                <w:spacing w:val="2"/>
                <w:sz w:val="24"/>
              </w:rPr>
              <w:t xml:space="preserve"> </w:t>
            </w:r>
            <w:r>
              <w:rPr>
                <w:b/>
                <w:spacing w:val="-5"/>
                <w:sz w:val="24"/>
              </w:rPr>
              <w:t>Add</w:t>
            </w:r>
          </w:p>
          <w:p w14:paraId="7C2ED257" w14:textId="77777777" w:rsidR="001D3EB5" w:rsidRDefault="003F63B5">
            <w:pPr>
              <w:pStyle w:val="TableParagraph"/>
              <w:spacing w:before="40"/>
              <w:ind w:left="105"/>
              <w:rPr>
                <w:b/>
                <w:sz w:val="24"/>
              </w:rPr>
            </w:pPr>
            <w:r>
              <w:rPr>
                <w:b/>
                <w:sz w:val="24"/>
              </w:rPr>
              <w:t>Patient</w:t>
            </w:r>
            <w:r>
              <w:rPr>
                <w:b/>
                <w:spacing w:val="2"/>
                <w:sz w:val="24"/>
              </w:rPr>
              <w:t xml:space="preserve"> </w:t>
            </w:r>
            <w:r>
              <w:rPr>
                <w:b/>
                <w:spacing w:val="-2"/>
                <w:sz w:val="24"/>
              </w:rPr>
              <w:t>using</w:t>
            </w:r>
          </w:p>
        </w:tc>
        <w:tc>
          <w:tcPr>
            <w:tcW w:w="1935" w:type="dxa"/>
            <w:tcBorders>
              <w:left w:val="nil"/>
              <w:right w:val="nil"/>
            </w:tcBorders>
            <w:shd w:val="clear" w:color="auto" w:fill="BEBEBE"/>
          </w:tcPr>
          <w:p w14:paraId="7C2ED258" w14:textId="77777777" w:rsidR="001D3EB5" w:rsidRDefault="003F63B5">
            <w:pPr>
              <w:pStyle w:val="TableParagraph"/>
              <w:spacing w:before="1"/>
              <w:ind w:left="120"/>
              <w:rPr>
                <w:b/>
                <w:sz w:val="24"/>
              </w:rPr>
            </w:pPr>
            <w:r>
              <w:rPr>
                <w:b/>
                <w:spacing w:val="-5"/>
                <w:sz w:val="24"/>
              </w:rPr>
              <w:t>“+”</w:t>
            </w:r>
          </w:p>
        </w:tc>
        <w:tc>
          <w:tcPr>
            <w:tcW w:w="2372" w:type="dxa"/>
            <w:tcBorders>
              <w:left w:val="nil"/>
              <w:right w:val="nil"/>
            </w:tcBorders>
            <w:shd w:val="clear" w:color="auto" w:fill="BEBEBE"/>
          </w:tcPr>
          <w:p w14:paraId="7C2ED259" w14:textId="77777777" w:rsidR="001D3EB5" w:rsidRDefault="001D3EB5">
            <w:pPr>
              <w:pStyle w:val="TableParagraph"/>
            </w:pPr>
          </w:p>
        </w:tc>
        <w:tc>
          <w:tcPr>
            <w:tcW w:w="1390" w:type="dxa"/>
            <w:tcBorders>
              <w:left w:val="nil"/>
              <w:right w:val="nil"/>
            </w:tcBorders>
            <w:shd w:val="clear" w:color="auto" w:fill="BEBEBE"/>
          </w:tcPr>
          <w:p w14:paraId="7C2ED25A" w14:textId="77777777" w:rsidR="001D3EB5" w:rsidRDefault="001D3EB5">
            <w:pPr>
              <w:pStyle w:val="TableParagraph"/>
            </w:pPr>
          </w:p>
        </w:tc>
        <w:tc>
          <w:tcPr>
            <w:tcW w:w="930" w:type="dxa"/>
            <w:tcBorders>
              <w:left w:val="nil"/>
              <w:right w:val="nil"/>
            </w:tcBorders>
            <w:shd w:val="clear" w:color="auto" w:fill="BEBEBE"/>
          </w:tcPr>
          <w:p w14:paraId="7C2ED25B" w14:textId="77777777" w:rsidR="001D3EB5" w:rsidRDefault="001D3EB5">
            <w:pPr>
              <w:pStyle w:val="TableParagraph"/>
            </w:pPr>
          </w:p>
        </w:tc>
        <w:tc>
          <w:tcPr>
            <w:tcW w:w="1084" w:type="dxa"/>
            <w:tcBorders>
              <w:left w:val="nil"/>
            </w:tcBorders>
            <w:shd w:val="clear" w:color="auto" w:fill="BEBEBE"/>
          </w:tcPr>
          <w:p w14:paraId="7C2ED25C" w14:textId="77777777" w:rsidR="001D3EB5" w:rsidRDefault="001D3EB5">
            <w:pPr>
              <w:pStyle w:val="TableParagraph"/>
            </w:pPr>
          </w:p>
        </w:tc>
      </w:tr>
      <w:tr w:rsidR="001D3EB5" w14:paraId="7C2ED268" w14:textId="77777777" w:rsidTr="65D27D43">
        <w:trPr>
          <w:trHeight w:val="2894"/>
        </w:trPr>
        <w:tc>
          <w:tcPr>
            <w:tcW w:w="1652" w:type="dxa"/>
            <w:vAlign w:val="center"/>
          </w:tcPr>
          <w:p w14:paraId="7C2ED25E" w14:textId="77777777" w:rsidR="001D3EB5" w:rsidRDefault="38837A4E" w:rsidP="65D27D43">
            <w:pPr>
              <w:pStyle w:val="TableParagraph"/>
              <w:spacing w:line="268" w:lineRule="exact"/>
              <w:ind w:left="105"/>
              <w:jc w:val="center"/>
              <w:rPr>
                <w:sz w:val="24"/>
                <w:szCs w:val="24"/>
              </w:rPr>
            </w:pPr>
            <w:r w:rsidRPr="65D27D43">
              <w:rPr>
                <w:spacing w:val="-10"/>
                <w:sz w:val="24"/>
                <w:szCs w:val="24"/>
              </w:rPr>
              <w:t>2</w:t>
            </w:r>
          </w:p>
        </w:tc>
        <w:tc>
          <w:tcPr>
            <w:tcW w:w="1935" w:type="dxa"/>
          </w:tcPr>
          <w:p w14:paraId="7C2ED25F" w14:textId="77777777" w:rsidR="001D3EB5" w:rsidRDefault="003F63B5">
            <w:pPr>
              <w:pStyle w:val="TableParagraph"/>
              <w:numPr>
                <w:ilvl w:val="0"/>
                <w:numId w:val="46"/>
              </w:numPr>
              <w:tabs>
                <w:tab w:val="left" w:pos="825"/>
              </w:tabs>
              <w:spacing w:line="276" w:lineRule="auto"/>
              <w:ind w:right="261"/>
              <w:rPr>
                <w:sz w:val="24"/>
              </w:rPr>
            </w:pPr>
            <w:r>
              <w:rPr>
                <w:sz w:val="24"/>
              </w:rPr>
              <w:t xml:space="preserve">Tap the </w:t>
            </w:r>
            <w:r>
              <w:rPr>
                <w:spacing w:val="-2"/>
                <w:sz w:val="24"/>
              </w:rPr>
              <w:t xml:space="preserve">floating </w:t>
            </w:r>
            <w:r>
              <w:rPr>
                <w:sz w:val="24"/>
              </w:rPr>
              <w:t>icon</w:t>
            </w:r>
            <w:r>
              <w:rPr>
                <w:spacing w:val="-15"/>
                <w:sz w:val="24"/>
              </w:rPr>
              <w:t xml:space="preserve"> </w:t>
            </w:r>
            <w:r>
              <w:rPr>
                <w:sz w:val="24"/>
              </w:rPr>
              <w:t xml:space="preserve">“+” </w:t>
            </w:r>
            <w:r>
              <w:rPr>
                <w:spacing w:val="-2"/>
                <w:sz w:val="24"/>
              </w:rPr>
              <w:t>button.</w:t>
            </w:r>
          </w:p>
          <w:p w14:paraId="7C2ED260" w14:textId="77777777" w:rsidR="001D3EB5" w:rsidRDefault="69CFA307" w:rsidP="4FD37C41">
            <w:pPr>
              <w:pStyle w:val="TableParagraph"/>
              <w:numPr>
                <w:ilvl w:val="0"/>
                <w:numId w:val="46"/>
              </w:numPr>
              <w:tabs>
                <w:tab w:val="left" w:pos="825"/>
              </w:tabs>
              <w:spacing w:line="276" w:lineRule="auto"/>
              <w:ind w:right="133"/>
              <w:rPr>
                <w:sz w:val="24"/>
                <w:szCs w:val="24"/>
              </w:rPr>
            </w:pPr>
            <w:r w:rsidRPr="4FD37C41">
              <w:rPr>
                <w:sz w:val="24"/>
                <w:szCs w:val="24"/>
              </w:rPr>
              <w:t xml:space="preserve">Fill in </w:t>
            </w:r>
            <w:r w:rsidRPr="4FD37C41">
              <w:rPr>
                <w:spacing w:val="-2"/>
                <w:sz w:val="24"/>
                <w:szCs w:val="24"/>
              </w:rPr>
              <w:t>patient name, relationsh</w:t>
            </w:r>
          </w:p>
          <w:p w14:paraId="7C2ED261" w14:textId="77777777" w:rsidR="001D3EB5" w:rsidRDefault="69CFA307">
            <w:pPr>
              <w:pStyle w:val="TableParagraph"/>
              <w:spacing w:line="275" w:lineRule="exact"/>
              <w:ind w:left="720"/>
              <w:rPr>
                <w:sz w:val="24"/>
                <w:szCs w:val="24"/>
              </w:rPr>
              <w:pPrChange w:id="753" w:author="Amber Young" w:date="2025-11-01T17:10:00Z">
                <w:pPr>
                  <w:pStyle w:val="TableParagraph"/>
                  <w:spacing w:line="275" w:lineRule="exact"/>
                  <w:ind w:left="825"/>
                </w:pPr>
              </w:pPrChange>
            </w:pPr>
            <w:r w:rsidRPr="4FD37C41">
              <w:rPr>
                <w:sz w:val="24"/>
                <w:szCs w:val="24"/>
              </w:rPr>
              <w:t>ip,</w:t>
            </w:r>
            <w:r w:rsidRPr="4FD37C41">
              <w:rPr>
                <w:spacing w:val="-3"/>
                <w:sz w:val="24"/>
                <w:szCs w:val="24"/>
              </w:rPr>
              <w:t xml:space="preserve"> </w:t>
            </w:r>
            <w:r w:rsidRPr="4FD37C41">
              <w:rPr>
                <w:spacing w:val="-2"/>
                <w:sz w:val="24"/>
                <w:szCs w:val="24"/>
              </w:rPr>
              <w:t>contact</w:t>
            </w:r>
          </w:p>
        </w:tc>
        <w:tc>
          <w:tcPr>
            <w:tcW w:w="2372" w:type="dxa"/>
          </w:tcPr>
          <w:p w14:paraId="7C2ED262" w14:textId="265361F1" w:rsidR="001D3EB5" w:rsidRDefault="69CFA307" w:rsidP="4FD37C41">
            <w:pPr>
              <w:pStyle w:val="TableParagraph"/>
              <w:numPr>
                <w:ilvl w:val="0"/>
                <w:numId w:val="45"/>
              </w:numPr>
              <w:tabs>
                <w:tab w:val="left" w:pos="825"/>
              </w:tabs>
              <w:spacing w:line="276" w:lineRule="auto"/>
              <w:ind w:right="202"/>
              <w:rPr>
                <w:sz w:val="24"/>
                <w:szCs w:val="24"/>
              </w:rPr>
            </w:pPr>
            <w:r w:rsidRPr="4FD37C41">
              <w:rPr>
                <w:sz w:val="24"/>
                <w:szCs w:val="24"/>
              </w:rPr>
              <w:t xml:space="preserve">Patient </w:t>
            </w:r>
            <w:del w:id="754" w:author="Amber Young" w:date="2025-11-01T17:10:00Z">
              <w:r w:rsidR="003F63B5" w:rsidRPr="4FD37C41" w:rsidDel="69CFA307">
                <w:rPr>
                  <w:sz w:val="24"/>
                  <w:szCs w:val="24"/>
                </w:rPr>
                <w:delText>input from</w:delText>
              </w:r>
            </w:del>
            <w:ins w:id="755" w:author="Amber Young" w:date="2025-11-01T17:10:00Z">
              <w:r w:rsidR="661DA09E" w:rsidRPr="4FD37C41">
                <w:rPr>
                  <w:sz w:val="24"/>
                  <w:szCs w:val="24"/>
                </w:rPr>
                <w:t>input</w:t>
              </w:r>
            </w:ins>
            <w:r w:rsidRPr="4FD37C41">
              <w:rPr>
                <w:spacing w:val="-15"/>
                <w:sz w:val="24"/>
                <w:szCs w:val="24"/>
              </w:rPr>
              <w:t xml:space="preserve"> </w:t>
            </w:r>
            <w:r w:rsidRPr="4FD37C41">
              <w:rPr>
                <w:sz w:val="24"/>
                <w:szCs w:val="24"/>
              </w:rPr>
              <w:t>appears.</w:t>
            </w:r>
          </w:p>
          <w:p w14:paraId="7C2ED263" w14:textId="653815D4" w:rsidR="001D3EB5" w:rsidRDefault="69CFA307" w:rsidP="4FD37C41">
            <w:pPr>
              <w:pStyle w:val="TableParagraph"/>
              <w:numPr>
                <w:ilvl w:val="0"/>
                <w:numId w:val="45"/>
              </w:numPr>
              <w:tabs>
                <w:tab w:val="left" w:pos="825"/>
              </w:tabs>
              <w:spacing w:line="276" w:lineRule="auto"/>
              <w:ind w:right="263"/>
              <w:rPr>
                <w:sz w:val="24"/>
                <w:szCs w:val="24"/>
              </w:rPr>
            </w:pPr>
            <w:r w:rsidRPr="4FD37C41">
              <w:rPr>
                <w:sz w:val="24"/>
                <w:szCs w:val="24"/>
              </w:rPr>
              <w:t xml:space="preserve">Patient is added and appears in </w:t>
            </w:r>
            <w:del w:id="756" w:author="Amber Young" w:date="2025-11-01T17:10:00Z">
              <w:r w:rsidR="003F63B5" w:rsidRPr="4FD37C41" w:rsidDel="69CFA307">
                <w:rPr>
                  <w:sz w:val="24"/>
                  <w:szCs w:val="24"/>
                </w:rPr>
                <w:delText>patient</w:delText>
              </w:r>
            </w:del>
            <w:ins w:id="757" w:author="Amber Young" w:date="2025-11-01T17:10:00Z">
              <w:r w:rsidR="23EE9894" w:rsidRPr="4FD37C41">
                <w:rPr>
                  <w:sz w:val="24"/>
                  <w:szCs w:val="24"/>
                </w:rPr>
                <w:t>the patient</w:t>
              </w:r>
            </w:ins>
            <w:r w:rsidRPr="4FD37C41">
              <w:rPr>
                <w:spacing w:val="-15"/>
                <w:sz w:val="24"/>
                <w:szCs w:val="24"/>
              </w:rPr>
              <w:t xml:space="preserve"> </w:t>
            </w:r>
            <w:r w:rsidRPr="4FD37C41">
              <w:rPr>
                <w:sz w:val="24"/>
                <w:szCs w:val="24"/>
              </w:rPr>
              <w:t>list</w:t>
            </w:r>
            <w:r w:rsidRPr="4FD37C41">
              <w:rPr>
                <w:spacing w:val="-14"/>
                <w:sz w:val="24"/>
                <w:szCs w:val="24"/>
              </w:rPr>
              <w:t xml:space="preserve"> </w:t>
            </w:r>
            <w:r w:rsidRPr="4FD37C41">
              <w:rPr>
                <w:sz w:val="24"/>
                <w:szCs w:val="24"/>
              </w:rPr>
              <w:t xml:space="preserve">in </w:t>
            </w:r>
            <w:r w:rsidRPr="4FD37C41">
              <w:rPr>
                <w:spacing w:val="-2"/>
                <w:sz w:val="24"/>
                <w:szCs w:val="24"/>
              </w:rPr>
              <w:t>Dashboard.</w:t>
            </w:r>
          </w:p>
        </w:tc>
        <w:tc>
          <w:tcPr>
            <w:tcW w:w="1390" w:type="dxa"/>
          </w:tcPr>
          <w:p w14:paraId="7C2ED264" w14:textId="77777777" w:rsidR="001D3EB5" w:rsidRDefault="003F63B5">
            <w:pPr>
              <w:pStyle w:val="TableParagraph"/>
              <w:spacing w:line="276" w:lineRule="auto"/>
              <w:ind w:left="105" w:right="228" w:firstLine="63"/>
              <w:rPr>
                <w:sz w:val="24"/>
              </w:rPr>
            </w:pPr>
            <w:r>
              <w:rPr>
                <w:spacing w:val="-2"/>
                <w:sz w:val="24"/>
              </w:rPr>
              <w:t xml:space="preserve">Adding patient </w:t>
            </w:r>
            <w:r>
              <w:rPr>
                <w:sz w:val="24"/>
              </w:rPr>
              <w:t xml:space="preserve">can be </w:t>
            </w:r>
            <w:r>
              <w:rPr>
                <w:spacing w:val="-4"/>
                <w:sz w:val="24"/>
              </w:rPr>
              <w:t xml:space="preserve">done from </w:t>
            </w:r>
            <w:r>
              <w:rPr>
                <w:spacing w:val="-2"/>
                <w:sz w:val="24"/>
              </w:rPr>
              <w:t xml:space="preserve">pressing </w:t>
            </w:r>
            <w:r>
              <w:rPr>
                <w:spacing w:val="-4"/>
                <w:sz w:val="24"/>
              </w:rPr>
              <w:t>“+”</w:t>
            </w:r>
          </w:p>
          <w:p w14:paraId="7C2ED265" w14:textId="77777777" w:rsidR="001D3EB5" w:rsidRDefault="003F63B5">
            <w:pPr>
              <w:pStyle w:val="TableParagraph"/>
              <w:ind w:left="105"/>
              <w:rPr>
                <w:sz w:val="24"/>
              </w:rPr>
            </w:pPr>
            <w:r>
              <w:rPr>
                <w:spacing w:val="-2"/>
                <w:sz w:val="24"/>
              </w:rPr>
              <w:t>button</w:t>
            </w:r>
          </w:p>
        </w:tc>
        <w:tc>
          <w:tcPr>
            <w:tcW w:w="930" w:type="dxa"/>
            <w:vAlign w:val="center"/>
          </w:tcPr>
          <w:p w14:paraId="7C2ED266" w14:textId="77777777" w:rsidR="001D3EB5" w:rsidRDefault="38837A4E" w:rsidP="65D27D43">
            <w:pPr>
              <w:pStyle w:val="TableParagraph"/>
              <w:spacing w:line="268" w:lineRule="exact"/>
              <w:ind w:right="243"/>
              <w:jc w:val="center"/>
              <w:rPr>
                <w:sz w:val="24"/>
                <w:szCs w:val="24"/>
              </w:rPr>
            </w:pPr>
            <w:r w:rsidRPr="65D27D43">
              <w:rPr>
                <w:spacing w:val="-4"/>
                <w:sz w:val="24"/>
                <w:szCs w:val="24"/>
              </w:rPr>
              <w:t>PASS</w:t>
            </w:r>
          </w:p>
        </w:tc>
        <w:tc>
          <w:tcPr>
            <w:tcW w:w="1084" w:type="dxa"/>
          </w:tcPr>
          <w:p w14:paraId="7C2ED267" w14:textId="77777777" w:rsidR="001D3EB5" w:rsidRDefault="001D3EB5">
            <w:pPr>
              <w:pStyle w:val="TableParagraph"/>
            </w:pPr>
          </w:p>
        </w:tc>
      </w:tr>
    </w:tbl>
    <w:p w14:paraId="7C2ED269" w14:textId="77777777" w:rsidR="001D3EB5" w:rsidDel="00FA16DD" w:rsidRDefault="001D3EB5">
      <w:pPr>
        <w:pStyle w:val="TableParagraph"/>
        <w:rPr>
          <w:del w:id="758" w:author="Lidia Rocha" w:date="2025-10-29T22:01:00Z" w16du:dateUtc="2025-10-30T05:01:00Z"/>
        </w:rPr>
        <w:sectPr w:rsidR="001D3EB5" w:rsidDel="00FA16DD">
          <w:footerReference w:type="default" r:id="rId54"/>
          <w:headerReference w:type="first" r:id="rId55"/>
          <w:footerReference w:type="first" r:id="rId56"/>
          <w:pgSz w:w="12240" w:h="15840"/>
          <w:pgMar w:top="1320" w:right="720" w:bottom="280" w:left="1440" w:header="723" w:footer="0" w:gutter="0"/>
          <w:cols w:space="720"/>
        </w:sectPr>
      </w:pPr>
    </w:p>
    <w:p w14:paraId="7C2ED26A" w14:textId="77777777" w:rsidR="001D3EB5" w:rsidDel="00FA16DD" w:rsidRDefault="001D3EB5">
      <w:pPr>
        <w:pStyle w:val="BodyText"/>
        <w:spacing w:before="8"/>
        <w:rPr>
          <w:del w:id="759" w:author="Lidia Rocha" w:date="2025-10-29T22:01:00Z" w16du:dateUtc="2025-10-30T05:01:00Z"/>
          <w:sz w:val="8"/>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52"/>
        <w:gridCol w:w="1935"/>
        <w:gridCol w:w="2372"/>
        <w:gridCol w:w="1167"/>
        <w:gridCol w:w="1013"/>
        <w:gridCol w:w="1224"/>
      </w:tblGrid>
      <w:tr w:rsidR="001D3EB5" w14:paraId="7C2ED272" w14:textId="77777777" w:rsidTr="65D27D43">
        <w:trPr>
          <w:trHeight w:val="1588"/>
        </w:trPr>
        <w:tc>
          <w:tcPr>
            <w:tcW w:w="1652" w:type="dxa"/>
          </w:tcPr>
          <w:p w14:paraId="7C2ED26B" w14:textId="77777777" w:rsidR="001D3EB5" w:rsidRDefault="001D3EB5">
            <w:pPr>
              <w:pStyle w:val="TableParagraph"/>
              <w:rPr>
                <w:sz w:val="24"/>
              </w:rPr>
            </w:pPr>
          </w:p>
        </w:tc>
        <w:tc>
          <w:tcPr>
            <w:tcW w:w="1935" w:type="dxa"/>
          </w:tcPr>
          <w:p w14:paraId="7C2ED26C" w14:textId="77777777" w:rsidR="001D3EB5" w:rsidRDefault="003F63B5">
            <w:pPr>
              <w:pStyle w:val="TableParagraph"/>
              <w:spacing w:line="276" w:lineRule="auto"/>
              <w:ind w:left="825" w:right="82"/>
              <w:rPr>
                <w:sz w:val="24"/>
              </w:rPr>
            </w:pPr>
            <w:r>
              <w:rPr>
                <w:spacing w:val="-2"/>
                <w:sz w:val="24"/>
              </w:rPr>
              <w:t xml:space="preserve">info, upload </w:t>
            </w:r>
            <w:r>
              <w:rPr>
                <w:sz w:val="24"/>
              </w:rPr>
              <w:t>media</w:t>
            </w:r>
            <w:r>
              <w:rPr>
                <w:spacing w:val="-15"/>
                <w:sz w:val="24"/>
              </w:rPr>
              <w:t xml:space="preserve"> </w:t>
            </w:r>
            <w:r>
              <w:rPr>
                <w:sz w:val="24"/>
              </w:rPr>
              <w:t xml:space="preserve">and </w:t>
            </w:r>
            <w:r>
              <w:rPr>
                <w:spacing w:val="-2"/>
                <w:sz w:val="24"/>
              </w:rPr>
              <w:t>click</w:t>
            </w:r>
          </w:p>
          <w:p w14:paraId="7C2ED26D" w14:textId="77777777" w:rsidR="001D3EB5" w:rsidRDefault="69CFA307" w:rsidP="4FD37C41">
            <w:pPr>
              <w:pStyle w:val="TableParagraph"/>
              <w:ind w:left="825"/>
              <w:rPr>
                <w:sz w:val="24"/>
                <w:szCs w:val="24"/>
              </w:rPr>
            </w:pPr>
            <w:bookmarkStart w:id="760" w:name="_Int_94lbJ7Z9"/>
            <w:r w:rsidRPr="4FD37C41">
              <w:rPr>
                <w:spacing w:val="-2"/>
                <w:sz w:val="24"/>
                <w:szCs w:val="24"/>
              </w:rPr>
              <w:t>submit</w:t>
            </w:r>
            <w:bookmarkEnd w:id="760"/>
            <w:r w:rsidRPr="4FD37C41">
              <w:rPr>
                <w:spacing w:val="-2"/>
                <w:sz w:val="24"/>
                <w:szCs w:val="24"/>
              </w:rPr>
              <w:t>.</w:t>
            </w:r>
          </w:p>
        </w:tc>
        <w:tc>
          <w:tcPr>
            <w:tcW w:w="2372" w:type="dxa"/>
          </w:tcPr>
          <w:p w14:paraId="7C2ED26E" w14:textId="77777777" w:rsidR="001D3EB5" w:rsidRDefault="001D3EB5">
            <w:pPr>
              <w:pStyle w:val="TableParagraph"/>
              <w:rPr>
                <w:sz w:val="24"/>
              </w:rPr>
            </w:pPr>
          </w:p>
        </w:tc>
        <w:tc>
          <w:tcPr>
            <w:tcW w:w="1167" w:type="dxa"/>
          </w:tcPr>
          <w:p w14:paraId="7C2ED26F" w14:textId="77777777" w:rsidR="001D3EB5" w:rsidRDefault="001D3EB5">
            <w:pPr>
              <w:pStyle w:val="TableParagraph"/>
              <w:rPr>
                <w:sz w:val="24"/>
              </w:rPr>
            </w:pPr>
          </w:p>
        </w:tc>
        <w:tc>
          <w:tcPr>
            <w:tcW w:w="1013" w:type="dxa"/>
          </w:tcPr>
          <w:p w14:paraId="7C2ED270" w14:textId="77777777" w:rsidR="001D3EB5" w:rsidRDefault="001D3EB5">
            <w:pPr>
              <w:pStyle w:val="TableParagraph"/>
              <w:rPr>
                <w:sz w:val="24"/>
              </w:rPr>
            </w:pPr>
          </w:p>
        </w:tc>
        <w:tc>
          <w:tcPr>
            <w:tcW w:w="1224" w:type="dxa"/>
          </w:tcPr>
          <w:p w14:paraId="7C2ED271" w14:textId="77777777" w:rsidR="001D3EB5" w:rsidRDefault="001D3EB5">
            <w:pPr>
              <w:pStyle w:val="TableParagraph"/>
              <w:rPr>
                <w:sz w:val="24"/>
              </w:rPr>
            </w:pPr>
          </w:p>
        </w:tc>
      </w:tr>
      <w:tr w:rsidR="001D3EB5" w14:paraId="7C2ED275" w14:textId="77777777" w:rsidTr="65D27D43">
        <w:trPr>
          <w:trHeight w:val="1199"/>
        </w:trPr>
        <w:tc>
          <w:tcPr>
            <w:tcW w:w="9363" w:type="dxa"/>
            <w:gridSpan w:val="6"/>
            <w:shd w:val="clear" w:color="auto" w:fill="BEBEBE"/>
          </w:tcPr>
          <w:p w14:paraId="6D4AABDA" w14:textId="23443826" w:rsidR="001D3EB5" w:rsidRDefault="38837A4E" w:rsidP="65D27D43">
            <w:pPr>
              <w:pStyle w:val="TableParagraph"/>
              <w:spacing w:line="272" w:lineRule="exact"/>
              <w:ind w:left="105"/>
              <w:rPr>
                <w:b/>
                <w:bCs/>
                <w:sz w:val="24"/>
                <w:szCs w:val="24"/>
              </w:rPr>
            </w:pPr>
            <w:r w:rsidRPr="65D27D43">
              <w:rPr>
                <w:b/>
                <w:bCs/>
                <w:sz w:val="24"/>
                <w:szCs w:val="24"/>
              </w:rPr>
              <w:t>TC-2.3:</w:t>
            </w:r>
            <w:r w:rsidRPr="65D27D43">
              <w:rPr>
                <w:b/>
                <w:bCs/>
                <w:spacing w:val="2"/>
                <w:sz w:val="24"/>
                <w:szCs w:val="24"/>
              </w:rPr>
              <w:t xml:space="preserve"> </w:t>
            </w:r>
            <w:r w:rsidRPr="65D27D43">
              <w:rPr>
                <w:b/>
                <w:bCs/>
                <w:spacing w:val="-4"/>
                <w:sz w:val="24"/>
                <w:szCs w:val="24"/>
              </w:rPr>
              <w:t>Edit</w:t>
            </w:r>
            <w:r w:rsidR="44AA8874" w:rsidRPr="65D27D43">
              <w:rPr>
                <w:b/>
                <w:bCs/>
                <w:spacing w:val="-4"/>
                <w:sz w:val="24"/>
                <w:szCs w:val="24"/>
              </w:rPr>
              <w:t xml:space="preserve"> </w:t>
            </w:r>
            <w:r w:rsidRPr="65D27D43">
              <w:rPr>
                <w:b/>
                <w:bCs/>
                <w:spacing w:val="-2"/>
                <w:sz w:val="24"/>
                <w:szCs w:val="24"/>
              </w:rPr>
              <w:t>Patient</w:t>
            </w:r>
          </w:p>
          <w:p w14:paraId="7C2ED274" w14:textId="5D193968" w:rsidR="001D3EB5" w:rsidRDefault="001D3EB5" w:rsidP="65D27D43">
            <w:pPr>
              <w:pStyle w:val="TableParagraph"/>
              <w:spacing w:line="272" w:lineRule="exact"/>
              <w:ind w:left="105"/>
              <w:rPr>
                <w:b/>
                <w:bCs/>
                <w:sz w:val="24"/>
                <w:szCs w:val="24"/>
              </w:rPr>
            </w:pPr>
          </w:p>
        </w:tc>
      </w:tr>
      <w:tr w:rsidR="001D3EB5" w14:paraId="7C2ED27F" w14:textId="77777777" w:rsidTr="65D27D43">
        <w:trPr>
          <w:trHeight w:val="3225"/>
        </w:trPr>
        <w:tc>
          <w:tcPr>
            <w:tcW w:w="1652" w:type="dxa"/>
            <w:vAlign w:val="center"/>
          </w:tcPr>
          <w:p w14:paraId="7C2ED276" w14:textId="77777777" w:rsidR="001D3EB5" w:rsidRDefault="38837A4E" w:rsidP="65D27D43">
            <w:pPr>
              <w:pStyle w:val="TableParagraph"/>
              <w:spacing w:line="272" w:lineRule="exact"/>
              <w:ind w:left="105"/>
              <w:jc w:val="center"/>
              <w:rPr>
                <w:sz w:val="24"/>
                <w:szCs w:val="24"/>
              </w:rPr>
            </w:pPr>
            <w:r w:rsidRPr="65D27D43">
              <w:rPr>
                <w:spacing w:val="-10"/>
                <w:sz w:val="24"/>
                <w:szCs w:val="24"/>
              </w:rPr>
              <w:lastRenderedPageBreak/>
              <w:t>3</w:t>
            </w:r>
          </w:p>
        </w:tc>
        <w:tc>
          <w:tcPr>
            <w:tcW w:w="1935" w:type="dxa"/>
          </w:tcPr>
          <w:p w14:paraId="7C2ED277" w14:textId="77777777" w:rsidR="001D3EB5" w:rsidRDefault="69CFA307" w:rsidP="4FD37C41">
            <w:pPr>
              <w:pStyle w:val="TableParagraph"/>
              <w:numPr>
                <w:ilvl w:val="0"/>
                <w:numId w:val="44"/>
              </w:numPr>
              <w:tabs>
                <w:tab w:val="left" w:pos="825"/>
              </w:tabs>
              <w:spacing w:line="273" w:lineRule="auto"/>
              <w:ind w:right="162"/>
              <w:rPr>
                <w:sz w:val="24"/>
                <w:szCs w:val="24"/>
              </w:rPr>
            </w:pPr>
            <w:r w:rsidRPr="4FD37C41">
              <w:rPr>
                <w:spacing w:val="-4"/>
                <w:sz w:val="24"/>
                <w:szCs w:val="24"/>
              </w:rPr>
              <w:t xml:space="preserve">Tap </w:t>
            </w:r>
            <w:r w:rsidRPr="4FD37C41">
              <w:rPr>
                <w:sz w:val="24"/>
                <w:szCs w:val="24"/>
              </w:rPr>
              <w:t>“Edit”</w:t>
            </w:r>
            <w:r w:rsidRPr="4FD37C41">
              <w:rPr>
                <w:spacing w:val="-15"/>
                <w:sz w:val="24"/>
                <w:szCs w:val="24"/>
              </w:rPr>
              <w:t xml:space="preserve"> </w:t>
            </w:r>
            <w:r w:rsidRPr="4FD37C41">
              <w:rPr>
                <w:sz w:val="24"/>
                <w:szCs w:val="24"/>
              </w:rPr>
              <w:t xml:space="preserve">on </w:t>
            </w:r>
            <w:bookmarkStart w:id="761" w:name="_Int_5WjWxF9F"/>
            <w:r w:rsidRPr="4FD37C41">
              <w:rPr>
                <w:spacing w:val="-2"/>
                <w:sz w:val="24"/>
                <w:szCs w:val="24"/>
              </w:rPr>
              <w:t>patient</w:t>
            </w:r>
            <w:bookmarkEnd w:id="761"/>
            <w:r w:rsidRPr="4FD37C41">
              <w:rPr>
                <w:spacing w:val="-2"/>
                <w:sz w:val="24"/>
                <w:szCs w:val="24"/>
              </w:rPr>
              <w:t xml:space="preserve"> card.</w:t>
            </w:r>
          </w:p>
          <w:p w14:paraId="7C2ED278" w14:textId="77777777" w:rsidR="001D3EB5" w:rsidRDefault="003F63B5">
            <w:pPr>
              <w:pStyle w:val="TableParagraph"/>
              <w:numPr>
                <w:ilvl w:val="0"/>
                <w:numId w:val="44"/>
              </w:numPr>
              <w:tabs>
                <w:tab w:val="left" w:pos="825"/>
              </w:tabs>
              <w:spacing w:before="1" w:line="273" w:lineRule="auto"/>
              <w:ind w:right="82"/>
              <w:rPr>
                <w:sz w:val="24"/>
              </w:rPr>
            </w:pPr>
            <w:r>
              <w:rPr>
                <w:spacing w:val="-2"/>
                <w:sz w:val="24"/>
              </w:rPr>
              <w:t xml:space="preserve">Modify </w:t>
            </w:r>
            <w:r>
              <w:rPr>
                <w:sz w:val="24"/>
              </w:rPr>
              <w:t>the fields as</w:t>
            </w:r>
            <w:r>
              <w:rPr>
                <w:spacing w:val="-3"/>
                <w:sz w:val="24"/>
              </w:rPr>
              <w:t xml:space="preserve"> </w:t>
            </w:r>
            <w:r>
              <w:rPr>
                <w:spacing w:val="-2"/>
                <w:sz w:val="24"/>
              </w:rPr>
              <w:t>needed.</w:t>
            </w:r>
          </w:p>
          <w:p w14:paraId="7C2ED279" w14:textId="77777777" w:rsidR="001D3EB5" w:rsidRDefault="003F63B5">
            <w:pPr>
              <w:pStyle w:val="TableParagraph"/>
              <w:numPr>
                <w:ilvl w:val="0"/>
                <w:numId w:val="44"/>
              </w:numPr>
              <w:tabs>
                <w:tab w:val="left" w:pos="825"/>
              </w:tabs>
              <w:spacing w:before="6" w:line="273" w:lineRule="auto"/>
              <w:ind w:right="511"/>
              <w:rPr>
                <w:sz w:val="24"/>
              </w:rPr>
            </w:pPr>
            <w:r>
              <w:rPr>
                <w:spacing w:val="-4"/>
                <w:sz w:val="24"/>
              </w:rPr>
              <w:t>Tap “Save</w:t>
            </w:r>
          </w:p>
          <w:p w14:paraId="7C2ED27A" w14:textId="77777777" w:rsidR="001D3EB5" w:rsidRDefault="003F63B5">
            <w:pPr>
              <w:pStyle w:val="TableParagraph"/>
              <w:spacing w:before="1"/>
              <w:ind w:left="825"/>
              <w:rPr>
                <w:sz w:val="24"/>
              </w:rPr>
            </w:pPr>
            <w:r>
              <w:rPr>
                <w:spacing w:val="-2"/>
                <w:sz w:val="24"/>
              </w:rPr>
              <w:t>button”</w:t>
            </w:r>
          </w:p>
        </w:tc>
        <w:tc>
          <w:tcPr>
            <w:tcW w:w="2372" w:type="dxa"/>
          </w:tcPr>
          <w:p w14:paraId="7C2ED27B" w14:textId="77777777" w:rsidR="001D3EB5" w:rsidRDefault="003F63B5">
            <w:pPr>
              <w:pStyle w:val="TableParagraph"/>
              <w:numPr>
                <w:ilvl w:val="0"/>
                <w:numId w:val="43"/>
              </w:numPr>
              <w:tabs>
                <w:tab w:val="left" w:pos="825"/>
              </w:tabs>
              <w:spacing w:line="273" w:lineRule="auto"/>
              <w:ind w:right="413"/>
              <w:rPr>
                <w:sz w:val="24"/>
              </w:rPr>
            </w:pPr>
            <w:r>
              <w:rPr>
                <w:spacing w:val="-2"/>
                <w:sz w:val="24"/>
              </w:rPr>
              <w:t xml:space="preserve">Updated </w:t>
            </w:r>
            <w:r>
              <w:rPr>
                <w:sz w:val="24"/>
              </w:rPr>
              <w:t>patient</w:t>
            </w:r>
            <w:r>
              <w:rPr>
                <w:spacing w:val="-15"/>
                <w:sz w:val="24"/>
              </w:rPr>
              <w:t xml:space="preserve"> </w:t>
            </w:r>
            <w:r>
              <w:rPr>
                <w:sz w:val="24"/>
              </w:rPr>
              <w:t xml:space="preserve">info appears in </w:t>
            </w:r>
            <w:r>
              <w:rPr>
                <w:spacing w:val="-2"/>
                <w:sz w:val="24"/>
              </w:rPr>
              <w:t>Dashboard.</w:t>
            </w:r>
          </w:p>
        </w:tc>
        <w:tc>
          <w:tcPr>
            <w:tcW w:w="1167" w:type="dxa"/>
          </w:tcPr>
          <w:p w14:paraId="7C2ED27C" w14:textId="37206E5D" w:rsidR="001D3EB5" w:rsidRDefault="001D3EB5">
            <w:pPr>
              <w:pStyle w:val="TableParagraph"/>
              <w:spacing w:line="276" w:lineRule="auto"/>
              <w:ind w:left="105" w:right="112" w:firstLine="63"/>
              <w:rPr>
                <w:sz w:val="24"/>
              </w:rPr>
            </w:pPr>
          </w:p>
        </w:tc>
        <w:tc>
          <w:tcPr>
            <w:tcW w:w="1013" w:type="dxa"/>
          </w:tcPr>
          <w:p w14:paraId="7C2ED27D" w14:textId="03CEFF2F" w:rsidR="001D3EB5" w:rsidRDefault="001D3EB5">
            <w:pPr>
              <w:pStyle w:val="TableParagraph"/>
              <w:spacing w:line="272" w:lineRule="exact"/>
              <w:ind w:right="243"/>
              <w:jc w:val="right"/>
              <w:rPr>
                <w:sz w:val="24"/>
              </w:rPr>
            </w:pPr>
          </w:p>
        </w:tc>
        <w:tc>
          <w:tcPr>
            <w:tcW w:w="1224" w:type="dxa"/>
          </w:tcPr>
          <w:p w14:paraId="7C2ED27E" w14:textId="77777777" w:rsidR="001D3EB5" w:rsidRDefault="001D3EB5">
            <w:pPr>
              <w:pStyle w:val="TableParagraph"/>
              <w:rPr>
                <w:sz w:val="24"/>
              </w:rPr>
            </w:pPr>
          </w:p>
        </w:tc>
      </w:tr>
      <w:tr w:rsidR="001D3EB5" w14:paraId="7C2ED282" w14:textId="77777777" w:rsidTr="65D27D43">
        <w:trPr>
          <w:trHeight w:val="1237"/>
        </w:trPr>
        <w:tc>
          <w:tcPr>
            <w:tcW w:w="9363" w:type="dxa"/>
            <w:gridSpan w:val="6"/>
            <w:shd w:val="clear" w:color="auto" w:fill="BEBEBE"/>
          </w:tcPr>
          <w:p w14:paraId="5E7F3657" w14:textId="77777777" w:rsidR="001D3EB5" w:rsidRDefault="38837A4E" w:rsidP="65D27D43">
            <w:pPr>
              <w:pStyle w:val="TableParagraph"/>
              <w:spacing w:before="1"/>
              <w:ind w:left="105"/>
              <w:rPr>
                <w:b/>
                <w:bCs/>
                <w:sz w:val="24"/>
                <w:szCs w:val="24"/>
              </w:rPr>
            </w:pPr>
            <w:r w:rsidRPr="65D27D43">
              <w:rPr>
                <w:b/>
                <w:bCs/>
                <w:spacing w:val="-2"/>
                <w:sz w:val="24"/>
                <w:szCs w:val="24"/>
              </w:rPr>
              <w:t>TC-</w:t>
            </w:r>
            <w:r w:rsidRPr="65D27D43">
              <w:rPr>
                <w:b/>
                <w:bCs/>
                <w:spacing w:val="-4"/>
                <w:sz w:val="24"/>
                <w:szCs w:val="24"/>
              </w:rPr>
              <w:t xml:space="preserve">2.4:Archive </w:t>
            </w:r>
            <w:r w:rsidRPr="65D27D43">
              <w:rPr>
                <w:b/>
                <w:bCs/>
                <w:spacing w:val="-2"/>
                <w:sz w:val="24"/>
                <w:szCs w:val="24"/>
              </w:rPr>
              <w:t>Patient</w:t>
            </w:r>
          </w:p>
          <w:p w14:paraId="7C2ED281" w14:textId="08D9F945" w:rsidR="001D3EB5" w:rsidRDefault="001D3EB5" w:rsidP="65D27D43">
            <w:pPr>
              <w:pStyle w:val="TableParagraph"/>
              <w:spacing w:before="1"/>
              <w:ind w:left="105"/>
              <w:rPr>
                <w:b/>
                <w:bCs/>
                <w:sz w:val="24"/>
                <w:szCs w:val="24"/>
              </w:rPr>
            </w:pPr>
          </w:p>
        </w:tc>
      </w:tr>
      <w:tr w:rsidR="001D3EB5" w14:paraId="7C2ED28A" w14:textId="77777777" w:rsidTr="65D27D43">
        <w:trPr>
          <w:trHeight w:val="2855"/>
        </w:trPr>
        <w:tc>
          <w:tcPr>
            <w:tcW w:w="1652" w:type="dxa"/>
            <w:vAlign w:val="center"/>
          </w:tcPr>
          <w:p w14:paraId="7C2ED283" w14:textId="77777777" w:rsidR="001D3EB5" w:rsidRDefault="38837A4E" w:rsidP="65D27D43">
            <w:pPr>
              <w:pStyle w:val="TableParagraph"/>
              <w:spacing w:line="267" w:lineRule="exact"/>
              <w:ind w:left="105"/>
              <w:jc w:val="center"/>
              <w:rPr>
                <w:sz w:val="24"/>
                <w:szCs w:val="24"/>
              </w:rPr>
            </w:pPr>
            <w:r w:rsidRPr="65D27D43">
              <w:rPr>
                <w:spacing w:val="-10"/>
                <w:sz w:val="24"/>
                <w:szCs w:val="24"/>
              </w:rPr>
              <w:t>4</w:t>
            </w:r>
          </w:p>
        </w:tc>
        <w:tc>
          <w:tcPr>
            <w:tcW w:w="1935" w:type="dxa"/>
          </w:tcPr>
          <w:p w14:paraId="7C2ED284" w14:textId="77777777" w:rsidR="001D3EB5" w:rsidRDefault="69CFA307" w:rsidP="4FD37C41">
            <w:pPr>
              <w:pStyle w:val="TableParagraph"/>
              <w:spacing w:line="278" w:lineRule="auto"/>
              <w:ind w:left="105" w:right="82"/>
              <w:rPr>
                <w:sz w:val="24"/>
                <w:szCs w:val="24"/>
              </w:rPr>
            </w:pPr>
            <w:r w:rsidRPr="4FD37C41">
              <w:rPr>
                <w:sz w:val="24"/>
                <w:szCs w:val="24"/>
              </w:rPr>
              <w:t xml:space="preserve">Tap </w:t>
            </w:r>
            <w:bookmarkStart w:id="762" w:name="_Int_zJHXOzoI"/>
            <w:r w:rsidRPr="4FD37C41">
              <w:rPr>
                <w:sz w:val="24"/>
                <w:szCs w:val="24"/>
              </w:rPr>
              <w:t>‘Archive</w:t>
            </w:r>
            <w:bookmarkEnd w:id="762"/>
            <w:r w:rsidRPr="4FD37C41">
              <w:rPr>
                <w:sz w:val="24"/>
                <w:szCs w:val="24"/>
              </w:rPr>
              <w:t>” icon</w:t>
            </w:r>
            <w:r w:rsidRPr="4FD37C41">
              <w:rPr>
                <w:spacing w:val="32"/>
                <w:sz w:val="24"/>
                <w:szCs w:val="24"/>
              </w:rPr>
              <w:t xml:space="preserve"> </w:t>
            </w:r>
            <w:r w:rsidRPr="4FD37C41">
              <w:rPr>
                <w:sz w:val="24"/>
                <w:szCs w:val="24"/>
              </w:rPr>
              <w:t>and</w:t>
            </w:r>
            <w:r w:rsidRPr="4FD37C41">
              <w:rPr>
                <w:spacing w:val="-12"/>
                <w:sz w:val="24"/>
                <w:szCs w:val="24"/>
              </w:rPr>
              <w:t xml:space="preserve"> </w:t>
            </w:r>
            <w:r w:rsidRPr="4FD37C41">
              <w:rPr>
                <w:sz w:val="24"/>
                <w:szCs w:val="24"/>
              </w:rPr>
              <w:t>confirm the dialog.</w:t>
            </w:r>
          </w:p>
        </w:tc>
        <w:tc>
          <w:tcPr>
            <w:tcW w:w="2372" w:type="dxa"/>
          </w:tcPr>
          <w:p w14:paraId="7C2ED285" w14:textId="77777777" w:rsidR="001D3EB5" w:rsidRDefault="003F63B5">
            <w:pPr>
              <w:pStyle w:val="TableParagraph"/>
              <w:numPr>
                <w:ilvl w:val="0"/>
                <w:numId w:val="42"/>
              </w:numPr>
              <w:tabs>
                <w:tab w:val="left" w:pos="825"/>
              </w:tabs>
              <w:spacing w:line="276" w:lineRule="auto"/>
              <w:ind w:right="143"/>
              <w:rPr>
                <w:sz w:val="24"/>
              </w:rPr>
            </w:pPr>
            <w:r>
              <w:rPr>
                <w:spacing w:val="-2"/>
                <w:sz w:val="24"/>
              </w:rPr>
              <w:t xml:space="preserve">Archive </w:t>
            </w:r>
            <w:r>
              <w:rPr>
                <w:sz w:val="24"/>
              </w:rPr>
              <w:t>Patient is removed</w:t>
            </w:r>
            <w:r>
              <w:rPr>
                <w:spacing w:val="-15"/>
                <w:sz w:val="24"/>
              </w:rPr>
              <w:t xml:space="preserve"> </w:t>
            </w:r>
            <w:r>
              <w:rPr>
                <w:sz w:val="24"/>
              </w:rPr>
              <w:t>from the</w:t>
            </w:r>
            <w:r>
              <w:rPr>
                <w:spacing w:val="-3"/>
                <w:sz w:val="24"/>
              </w:rPr>
              <w:t xml:space="preserve"> </w:t>
            </w:r>
            <w:r>
              <w:rPr>
                <w:sz w:val="24"/>
              </w:rPr>
              <w:t>active</w:t>
            </w:r>
            <w:r>
              <w:rPr>
                <w:spacing w:val="3"/>
                <w:sz w:val="24"/>
              </w:rPr>
              <w:t xml:space="preserve"> </w:t>
            </w:r>
            <w:r>
              <w:rPr>
                <w:spacing w:val="-2"/>
                <w:sz w:val="24"/>
              </w:rPr>
              <w:t>list.</w:t>
            </w:r>
          </w:p>
          <w:p w14:paraId="7C2ED286" w14:textId="77777777" w:rsidR="001D3EB5" w:rsidRDefault="69CFA307" w:rsidP="4FD37C41">
            <w:pPr>
              <w:pStyle w:val="TableParagraph"/>
              <w:numPr>
                <w:ilvl w:val="0"/>
                <w:numId w:val="42"/>
              </w:numPr>
              <w:tabs>
                <w:tab w:val="left" w:pos="825"/>
              </w:tabs>
              <w:spacing w:line="276" w:lineRule="auto"/>
              <w:ind w:right="344"/>
              <w:rPr>
                <w:sz w:val="24"/>
                <w:szCs w:val="24"/>
              </w:rPr>
            </w:pPr>
            <w:bookmarkStart w:id="763" w:name="_Int_bfP3KJKd"/>
            <w:r w:rsidRPr="4FD37C41">
              <w:rPr>
                <w:sz w:val="24"/>
                <w:szCs w:val="24"/>
              </w:rPr>
              <w:t>Patient is</w:t>
            </w:r>
            <w:bookmarkEnd w:id="763"/>
            <w:r w:rsidRPr="4FD37C41">
              <w:rPr>
                <w:sz w:val="24"/>
                <w:szCs w:val="24"/>
              </w:rPr>
              <w:t xml:space="preserve"> added</w:t>
            </w:r>
            <w:r w:rsidRPr="4FD37C41">
              <w:rPr>
                <w:spacing w:val="-15"/>
                <w:sz w:val="24"/>
                <w:szCs w:val="24"/>
              </w:rPr>
              <w:t xml:space="preserve"> </w:t>
            </w:r>
            <w:r w:rsidRPr="4FD37C41">
              <w:rPr>
                <w:sz w:val="24"/>
                <w:szCs w:val="24"/>
              </w:rPr>
              <w:t>to</w:t>
            </w:r>
            <w:r w:rsidRPr="4FD37C41">
              <w:rPr>
                <w:spacing w:val="-15"/>
                <w:sz w:val="24"/>
                <w:szCs w:val="24"/>
              </w:rPr>
              <w:t xml:space="preserve"> </w:t>
            </w:r>
            <w:r w:rsidRPr="4FD37C41">
              <w:rPr>
                <w:sz w:val="24"/>
                <w:szCs w:val="24"/>
              </w:rPr>
              <w:t xml:space="preserve">the </w:t>
            </w:r>
            <w:r w:rsidRPr="4FD37C41">
              <w:rPr>
                <w:spacing w:val="-2"/>
                <w:sz w:val="24"/>
                <w:szCs w:val="24"/>
              </w:rPr>
              <w:t>archive.</w:t>
            </w:r>
          </w:p>
        </w:tc>
        <w:tc>
          <w:tcPr>
            <w:tcW w:w="1167" w:type="dxa"/>
          </w:tcPr>
          <w:p w14:paraId="7C2ED287" w14:textId="3881F8E3" w:rsidR="001D3EB5" w:rsidRDefault="001D3EB5">
            <w:pPr>
              <w:pStyle w:val="TableParagraph"/>
              <w:spacing w:line="276" w:lineRule="auto"/>
              <w:ind w:left="105" w:right="186" w:firstLine="63"/>
              <w:rPr>
                <w:sz w:val="24"/>
              </w:rPr>
            </w:pPr>
          </w:p>
        </w:tc>
        <w:tc>
          <w:tcPr>
            <w:tcW w:w="1013" w:type="dxa"/>
          </w:tcPr>
          <w:p w14:paraId="7C2ED288" w14:textId="7236B9C7" w:rsidR="001D3EB5" w:rsidRDefault="001D3EB5">
            <w:pPr>
              <w:pStyle w:val="TableParagraph"/>
              <w:spacing w:line="267" w:lineRule="exact"/>
              <w:ind w:right="305"/>
              <w:jc w:val="right"/>
              <w:rPr>
                <w:sz w:val="24"/>
              </w:rPr>
            </w:pPr>
          </w:p>
        </w:tc>
        <w:tc>
          <w:tcPr>
            <w:tcW w:w="1224" w:type="dxa"/>
          </w:tcPr>
          <w:p w14:paraId="7C2ED289" w14:textId="77777777" w:rsidR="001D3EB5" w:rsidRDefault="001D3EB5">
            <w:pPr>
              <w:pStyle w:val="TableParagraph"/>
              <w:rPr>
                <w:sz w:val="24"/>
              </w:rPr>
            </w:pPr>
          </w:p>
        </w:tc>
      </w:tr>
      <w:tr w:rsidR="001D3EB5" w14:paraId="7C2ED28D" w14:textId="77777777" w:rsidTr="65D27D43">
        <w:trPr>
          <w:trHeight w:val="920"/>
        </w:trPr>
        <w:tc>
          <w:tcPr>
            <w:tcW w:w="9363" w:type="dxa"/>
            <w:gridSpan w:val="6"/>
            <w:shd w:val="clear" w:color="auto" w:fill="BEBEBE"/>
          </w:tcPr>
          <w:p w14:paraId="21473D1C" w14:textId="36F11F2D" w:rsidR="001D3EB5" w:rsidRDefault="38837A4E" w:rsidP="65D27D43">
            <w:pPr>
              <w:pStyle w:val="TableParagraph"/>
              <w:spacing w:before="1"/>
              <w:ind w:left="105"/>
              <w:rPr>
                <w:b/>
                <w:bCs/>
                <w:sz w:val="24"/>
                <w:szCs w:val="24"/>
              </w:rPr>
            </w:pPr>
            <w:r w:rsidRPr="65D27D43">
              <w:rPr>
                <w:b/>
                <w:bCs/>
                <w:sz w:val="24"/>
                <w:szCs w:val="24"/>
              </w:rPr>
              <w:t>TC-2.5:</w:t>
            </w:r>
            <w:r w:rsidRPr="65D27D43">
              <w:rPr>
                <w:b/>
                <w:bCs/>
                <w:spacing w:val="4"/>
                <w:sz w:val="24"/>
                <w:szCs w:val="24"/>
              </w:rPr>
              <w:t xml:space="preserve"> </w:t>
            </w:r>
            <w:r w:rsidRPr="65D27D43">
              <w:rPr>
                <w:b/>
                <w:bCs/>
                <w:spacing w:val="-2"/>
                <w:sz w:val="24"/>
                <w:szCs w:val="24"/>
              </w:rPr>
              <w:t>Real-</w:t>
            </w:r>
            <w:r w:rsidR="7622A2E6" w:rsidRPr="65D27D43">
              <w:rPr>
                <w:b/>
                <w:bCs/>
                <w:spacing w:val="-2"/>
                <w:sz w:val="24"/>
                <w:szCs w:val="24"/>
              </w:rPr>
              <w:t xml:space="preserve"> </w:t>
            </w:r>
            <w:r w:rsidRPr="65D27D43">
              <w:rPr>
                <w:b/>
                <w:bCs/>
                <w:sz w:val="24"/>
                <w:szCs w:val="24"/>
              </w:rPr>
              <w:t>time</w:t>
            </w:r>
            <w:r w:rsidRPr="65D27D43">
              <w:rPr>
                <w:b/>
                <w:bCs/>
                <w:spacing w:val="-1"/>
                <w:sz w:val="24"/>
                <w:szCs w:val="24"/>
              </w:rPr>
              <w:t xml:space="preserve"> </w:t>
            </w:r>
            <w:r w:rsidRPr="65D27D43">
              <w:rPr>
                <w:b/>
                <w:bCs/>
                <w:spacing w:val="-2"/>
                <w:sz w:val="24"/>
                <w:szCs w:val="24"/>
              </w:rPr>
              <w:t>update</w:t>
            </w:r>
          </w:p>
          <w:p w14:paraId="7C2ED28C" w14:textId="01370F31" w:rsidR="001D3EB5" w:rsidRDefault="001D3EB5" w:rsidP="65D27D43">
            <w:pPr>
              <w:pStyle w:val="TableParagraph"/>
              <w:spacing w:before="1"/>
              <w:ind w:left="105"/>
              <w:rPr>
                <w:b/>
                <w:bCs/>
                <w:sz w:val="24"/>
                <w:szCs w:val="24"/>
              </w:rPr>
            </w:pPr>
          </w:p>
        </w:tc>
      </w:tr>
      <w:tr w:rsidR="001D3EB5" w14:paraId="7C2ED297" w14:textId="77777777" w:rsidTr="65D27D43">
        <w:trPr>
          <w:trHeight w:val="1588"/>
        </w:trPr>
        <w:tc>
          <w:tcPr>
            <w:tcW w:w="1652" w:type="dxa"/>
            <w:vAlign w:val="center"/>
          </w:tcPr>
          <w:p w14:paraId="7C2ED28E" w14:textId="77777777" w:rsidR="001D3EB5" w:rsidRDefault="38837A4E" w:rsidP="65D27D43">
            <w:pPr>
              <w:pStyle w:val="TableParagraph"/>
              <w:spacing w:line="268" w:lineRule="exact"/>
              <w:ind w:left="105"/>
              <w:jc w:val="center"/>
              <w:rPr>
                <w:sz w:val="24"/>
                <w:szCs w:val="24"/>
              </w:rPr>
            </w:pPr>
            <w:r w:rsidRPr="65D27D43">
              <w:rPr>
                <w:spacing w:val="-10"/>
                <w:sz w:val="24"/>
                <w:szCs w:val="24"/>
              </w:rPr>
              <w:t>5</w:t>
            </w:r>
          </w:p>
        </w:tc>
        <w:tc>
          <w:tcPr>
            <w:tcW w:w="1935" w:type="dxa"/>
          </w:tcPr>
          <w:p w14:paraId="7C2ED28F" w14:textId="77777777" w:rsidR="001D3EB5" w:rsidRDefault="003F63B5">
            <w:pPr>
              <w:pStyle w:val="TableParagraph"/>
              <w:numPr>
                <w:ilvl w:val="0"/>
                <w:numId w:val="41"/>
              </w:numPr>
              <w:tabs>
                <w:tab w:val="left" w:pos="825"/>
              </w:tabs>
              <w:spacing w:line="276" w:lineRule="auto"/>
              <w:ind w:right="89"/>
              <w:rPr>
                <w:sz w:val="24"/>
              </w:rPr>
            </w:pPr>
            <w:r>
              <w:rPr>
                <w:spacing w:val="-2"/>
                <w:sz w:val="24"/>
              </w:rPr>
              <w:t>Refresh dashboard</w:t>
            </w:r>
          </w:p>
          <w:p w14:paraId="7C2ED290" w14:textId="77777777" w:rsidR="001D3EB5" w:rsidRDefault="003F63B5">
            <w:pPr>
              <w:pStyle w:val="TableParagraph"/>
              <w:ind w:left="825"/>
              <w:rPr>
                <w:sz w:val="24"/>
              </w:rPr>
            </w:pPr>
            <w:r>
              <w:rPr>
                <w:spacing w:val="-10"/>
                <w:sz w:val="24"/>
              </w:rPr>
              <w:t>.</w:t>
            </w:r>
          </w:p>
        </w:tc>
        <w:tc>
          <w:tcPr>
            <w:tcW w:w="2372" w:type="dxa"/>
          </w:tcPr>
          <w:p w14:paraId="7C2ED291" w14:textId="77777777" w:rsidR="001D3EB5" w:rsidRDefault="003F63B5">
            <w:pPr>
              <w:pStyle w:val="TableParagraph"/>
              <w:numPr>
                <w:ilvl w:val="0"/>
                <w:numId w:val="40"/>
              </w:numPr>
              <w:tabs>
                <w:tab w:val="left" w:pos="825"/>
              </w:tabs>
              <w:spacing w:line="276" w:lineRule="auto"/>
              <w:ind w:right="503"/>
              <w:jc w:val="both"/>
              <w:rPr>
                <w:sz w:val="24"/>
              </w:rPr>
            </w:pPr>
            <w:r>
              <w:rPr>
                <w:spacing w:val="-2"/>
                <w:sz w:val="24"/>
              </w:rPr>
              <w:t>Patient</w:t>
            </w:r>
            <w:r>
              <w:rPr>
                <w:spacing w:val="-15"/>
                <w:sz w:val="24"/>
              </w:rPr>
              <w:t xml:space="preserve"> </w:t>
            </w:r>
            <w:r>
              <w:rPr>
                <w:spacing w:val="-2"/>
                <w:sz w:val="24"/>
              </w:rPr>
              <w:t xml:space="preserve">list </w:t>
            </w:r>
            <w:r>
              <w:rPr>
                <w:sz w:val="24"/>
              </w:rPr>
              <w:t>updates</w:t>
            </w:r>
            <w:r>
              <w:rPr>
                <w:spacing w:val="-8"/>
                <w:sz w:val="24"/>
              </w:rPr>
              <w:t xml:space="preserve"> </w:t>
            </w:r>
            <w:r>
              <w:rPr>
                <w:sz w:val="24"/>
              </w:rPr>
              <w:t xml:space="preserve">in </w:t>
            </w:r>
            <w:r>
              <w:rPr>
                <w:spacing w:val="-2"/>
                <w:sz w:val="24"/>
              </w:rPr>
              <w:t>real-time.</w:t>
            </w:r>
          </w:p>
        </w:tc>
        <w:tc>
          <w:tcPr>
            <w:tcW w:w="1167" w:type="dxa"/>
          </w:tcPr>
          <w:p w14:paraId="7C2ED294" w14:textId="356235EF" w:rsidR="001D3EB5" w:rsidRDefault="001D3EB5">
            <w:pPr>
              <w:pStyle w:val="TableParagraph"/>
              <w:spacing w:before="3"/>
              <w:ind w:left="105"/>
              <w:rPr>
                <w:sz w:val="24"/>
              </w:rPr>
            </w:pPr>
          </w:p>
        </w:tc>
        <w:tc>
          <w:tcPr>
            <w:tcW w:w="1013" w:type="dxa"/>
          </w:tcPr>
          <w:p w14:paraId="7C2ED295" w14:textId="6D35DE06" w:rsidR="001D3EB5" w:rsidRDefault="001D3EB5">
            <w:pPr>
              <w:pStyle w:val="TableParagraph"/>
              <w:spacing w:line="268" w:lineRule="exact"/>
              <w:ind w:right="305"/>
              <w:jc w:val="right"/>
              <w:rPr>
                <w:sz w:val="24"/>
              </w:rPr>
            </w:pPr>
          </w:p>
        </w:tc>
        <w:tc>
          <w:tcPr>
            <w:tcW w:w="1224" w:type="dxa"/>
          </w:tcPr>
          <w:p w14:paraId="7C2ED296" w14:textId="77777777" w:rsidR="001D3EB5" w:rsidRDefault="001D3EB5">
            <w:pPr>
              <w:pStyle w:val="TableParagraph"/>
              <w:rPr>
                <w:sz w:val="24"/>
              </w:rPr>
            </w:pPr>
          </w:p>
        </w:tc>
      </w:tr>
    </w:tbl>
    <w:p w14:paraId="7C2ED298" w14:textId="77777777" w:rsidR="001D3EB5" w:rsidDel="00FA16DD" w:rsidRDefault="001D3EB5">
      <w:pPr>
        <w:pStyle w:val="TableParagraph"/>
        <w:rPr>
          <w:del w:id="764" w:author="Lidia Rocha" w:date="2025-10-29T22:02:00Z" w16du:dateUtc="2025-10-30T05:02:00Z"/>
          <w:sz w:val="24"/>
        </w:rPr>
        <w:sectPr w:rsidR="001D3EB5" w:rsidDel="00FA16DD">
          <w:footerReference w:type="default" r:id="rId57"/>
          <w:headerReference w:type="first" r:id="rId58"/>
          <w:footerReference w:type="first" r:id="rId59"/>
          <w:pgSz w:w="12240" w:h="15840"/>
          <w:pgMar w:top="1320" w:right="720" w:bottom="280" w:left="1440" w:header="723" w:footer="0" w:gutter="0"/>
          <w:cols w:space="720"/>
        </w:sectPr>
      </w:pPr>
    </w:p>
    <w:p w14:paraId="7C2ED299" w14:textId="77777777" w:rsidR="001D3EB5" w:rsidDel="00FA16DD" w:rsidRDefault="001D3EB5">
      <w:pPr>
        <w:pStyle w:val="BodyText"/>
        <w:spacing w:before="8" w:after="1"/>
        <w:rPr>
          <w:del w:id="765" w:author="Lidia Rocha" w:date="2025-10-29T22:02:00Z" w16du:dateUtc="2025-10-30T05:02:00Z"/>
          <w:sz w:val="8"/>
        </w:rPr>
      </w:pPr>
    </w:p>
    <w:tbl>
      <w:tblPr>
        <w:tblW w:w="9363"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665"/>
        <w:gridCol w:w="2925"/>
        <w:gridCol w:w="2411"/>
        <w:gridCol w:w="690"/>
        <w:gridCol w:w="840"/>
        <w:gridCol w:w="832"/>
      </w:tblGrid>
      <w:tr w:rsidR="001D3EB5" w14:paraId="7C2ED2A1" w14:textId="77777777" w:rsidTr="65D27D43">
        <w:trPr>
          <w:trHeight w:val="300"/>
        </w:trPr>
        <w:tc>
          <w:tcPr>
            <w:tcW w:w="1665" w:type="dxa"/>
          </w:tcPr>
          <w:p w14:paraId="7C2ED29A" w14:textId="77777777" w:rsidR="001D3EB5" w:rsidRDefault="001D3EB5">
            <w:pPr>
              <w:pStyle w:val="TableParagraph"/>
            </w:pPr>
          </w:p>
        </w:tc>
        <w:tc>
          <w:tcPr>
            <w:tcW w:w="2925" w:type="dxa"/>
          </w:tcPr>
          <w:p w14:paraId="7C2ED29B" w14:textId="77777777" w:rsidR="001D3EB5" w:rsidRDefault="003F63B5" w:rsidP="757DACCB">
            <w:pPr>
              <w:pStyle w:val="TableParagraph"/>
              <w:numPr>
                <w:ilvl w:val="0"/>
                <w:numId w:val="39"/>
              </w:numPr>
              <w:tabs>
                <w:tab w:val="left" w:pos="825"/>
              </w:tabs>
              <w:spacing w:line="283" w:lineRule="exact"/>
              <w:rPr>
                <w:sz w:val="24"/>
                <w:szCs w:val="24"/>
              </w:rPr>
            </w:pPr>
            <w:r w:rsidRPr="757DACCB">
              <w:rPr>
                <w:sz w:val="24"/>
                <w:szCs w:val="24"/>
              </w:rPr>
              <w:t>Or</w:t>
            </w:r>
            <w:r w:rsidRPr="757DACCB">
              <w:rPr>
                <w:spacing w:val="3"/>
                <w:sz w:val="24"/>
                <w:szCs w:val="24"/>
              </w:rPr>
              <w:t xml:space="preserve"> </w:t>
            </w:r>
            <w:r w:rsidRPr="757DACCB">
              <w:rPr>
                <w:spacing w:val="-4"/>
                <w:sz w:val="24"/>
                <w:szCs w:val="24"/>
              </w:rPr>
              <w:t>wait</w:t>
            </w:r>
          </w:p>
          <w:p w14:paraId="7C2ED29C" w14:textId="1A4D522D" w:rsidR="001D3EB5" w:rsidRDefault="69CFA307" w:rsidP="4FD37C41">
            <w:pPr>
              <w:pStyle w:val="TableParagraph"/>
              <w:spacing w:before="10" w:line="310" w:lineRule="atLeast"/>
              <w:ind w:left="825" w:right="374"/>
              <w:rPr>
                <w:sz w:val="24"/>
                <w:szCs w:val="24"/>
              </w:rPr>
            </w:pPr>
            <w:r w:rsidRPr="4FD37C41">
              <w:rPr>
                <w:spacing w:val="-4"/>
                <w:sz w:val="24"/>
                <w:szCs w:val="24"/>
              </w:rPr>
              <w:t xml:space="preserve">for </w:t>
            </w:r>
            <w:del w:id="766" w:author="Amber Young" w:date="2025-11-01T17:13:00Z">
              <w:r w:rsidR="003F63B5" w:rsidRPr="4FD37C41" w:rsidDel="69CFA307">
                <w:rPr>
                  <w:sz w:val="24"/>
                  <w:szCs w:val="24"/>
                </w:rPr>
                <w:delText>update</w:delText>
              </w:r>
            </w:del>
            <w:ins w:id="767" w:author="Amber Young" w:date="2025-11-01T17:13:00Z">
              <w:r w:rsidR="639A0110" w:rsidRPr="4FD37C41">
                <w:rPr>
                  <w:spacing w:val="-2"/>
                  <w:sz w:val="24"/>
                  <w:szCs w:val="24"/>
                </w:rPr>
                <w:t>an update</w:t>
              </w:r>
            </w:ins>
            <w:r w:rsidRPr="4FD37C41">
              <w:rPr>
                <w:spacing w:val="-2"/>
                <w:sz w:val="24"/>
                <w:szCs w:val="24"/>
              </w:rPr>
              <w:t>.</w:t>
            </w:r>
          </w:p>
        </w:tc>
        <w:tc>
          <w:tcPr>
            <w:tcW w:w="2411" w:type="dxa"/>
          </w:tcPr>
          <w:p w14:paraId="7C2ED29D" w14:textId="77777777" w:rsidR="001D3EB5" w:rsidRDefault="001D3EB5">
            <w:pPr>
              <w:pStyle w:val="TableParagraph"/>
            </w:pPr>
          </w:p>
        </w:tc>
        <w:tc>
          <w:tcPr>
            <w:tcW w:w="690" w:type="dxa"/>
          </w:tcPr>
          <w:p w14:paraId="7C2ED29E" w14:textId="2C551E88" w:rsidR="001D3EB5" w:rsidRDefault="001D3EB5" w:rsidP="002A70AC">
            <w:pPr>
              <w:pStyle w:val="TableParagraph"/>
              <w:spacing w:line="276" w:lineRule="auto"/>
              <w:ind w:right="178"/>
              <w:rPr>
                <w:sz w:val="24"/>
              </w:rPr>
            </w:pPr>
          </w:p>
        </w:tc>
        <w:tc>
          <w:tcPr>
            <w:tcW w:w="840" w:type="dxa"/>
          </w:tcPr>
          <w:p w14:paraId="7C2ED29F" w14:textId="77777777" w:rsidR="001D3EB5" w:rsidRDefault="001D3EB5">
            <w:pPr>
              <w:pStyle w:val="TableParagraph"/>
            </w:pPr>
          </w:p>
        </w:tc>
        <w:tc>
          <w:tcPr>
            <w:tcW w:w="832" w:type="dxa"/>
          </w:tcPr>
          <w:p w14:paraId="7C2ED2A0" w14:textId="77777777" w:rsidR="001D3EB5" w:rsidRDefault="001D3EB5">
            <w:pPr>
              <w:pStyle w:val="TableParagraph"/>
            </w:pPr>
          </w:p>
        </w:tc>
      </w:tr>
      <w:tr w:rsidR="001D3EB5" w14:paraId="7C2ED2A4" w14:textId="77777777" w:rsidTr="65D27D43">
        <w:trPr>
          <w:trHeight w:val="300"/>
        </w:trPr>
        <w:tc>
          <w:tcPr>
            <w:tcW w:w="9363" w:type="dxa"/>
            <w:gridSpan w:val="6"/>
            <w:shd w:val="clear" w:color="auto" w:fill="BEBEBE"/>
          </w:tcPr>
          <w:p w14:paraId="7D40099B" w14:textId="193BCA10" w:rsidR="001D3EB5" w:rsidRDefault="38837A4E" w:rsidP="65D27D43">
            <w:pPr>
              <w:pStyle w:val="TableParagraph"/>
              <w:spacing w:line="272" w:lineRule="exact"/>
              <w:ind w:left="105"/>
              <w:rPr>
                <w:b/>
                <w:bCs/>
                <w:sz w:val="24"/>
                <w:szCs w:val="24"/>
              </w:rPr>
            </w:pPr>
            <w:r w:rsidRPr="65D27D43">
              <w:rPr>
                <w:b/>
                <w:bCs/>
                <w:spacing w:val="-2"/>
                <w:sz w:val="24"/>
                <w:szCs w:val="24"/>
              </w:rPr>
              <w:t>TC-</w:t>
            </w:r>
            <w:r w:rsidRPr="65D27D43">
              <w:rPr>
                <w:b/>
                <w:bCs/>
                <w:spacing w:val="-4"/>
                <w:sz w:val="24"/>
                <w:szCs w:val="24"/>
              </w:rPr>
              <w:t>2.6:</w:t>
            </w:r>
            <w:r w:rsidR="62655603" w:rsidRPr="65D27D43">
              <w:rPr>
                <w:b/>
                <w:bCs/>
                <w:spacing w:val="-4"/>
                <w:sz w:val="24"/>
                <w:szCs w:val="24"/>
              </w:rPr>
              <w:t xml:space="preserve"> </w:t>
            </w:r>
            <w:r w:rsidRPr="65D27D43">
              <w:rPr>
                <w:b/>
                <w:bCs/>
                <w:sz w:val="24"/>
                <w:szCs w:val="24"/>
              </w:rPr>
              <w:t>Menu</w:t>
            </w:r>
            <w:r w:rsidRPr="65D27D43">
              <w:rPr>
                <w:b/>
                <w:bCs/>
                <w:spacing w:val="-2"/>
                <w:sz w:val="24"/>
                <w:szCs w:val="24"/>
              </w:rPr>
              <w:t xml:space="preserve"> Items</w:t>
            </w:r>
          </w:p>
          <w:p w14:paraId="7C2ED2A3" w14:textId="6C6FFD3A" w:rsidR="001D3EB5" w:rsidRDefault="001D3EB5" w:rsidP="65D27D43">
            <w:pPr>
              <w:pStyle w:val="TableParagraph"/>
              <w:spacing w:line="272" w:lineRule="exact"/>
              <w:ind w:left="105"/>
              <w:rPr>
                <w:b/>
                <w:bCs/>
                <w:sz w:val="24"/>
                <w:szCs w:val="24"/>
              </w:rPr>
            </w:pPr>
          </w:p>
        </w:tc>
      </w:tr>
      <w:tr w:rsidR="001D3EB5" w14:paraId="7C2ED2AD" w14:textId="77777777" w:rsidTr="65D27D43">
        <w:trPr>
          <w:trHeight w:val="300"/>
        </w:trPr>
        <w:tc>
          <w:tcPr>
            <w:tcW w:w="1665" w:type="dxa"/>
            <w:vAlign w:val="center"/>
          </w:tcPr>
          <w:p w14:paraId="7C2ED2A5" w14:textId="77777777" w:rsidR="001D3EB5" w:rsidRDefault="38837A4E" w:rsidP="65D27D43">
            <w:pPr>
              <w:pStyle w:val="TableParagraph"/>
              <w:spacing w:line="267" w:lineRule="exact"/>
              <w:ind w:left="105"/>
              <w:jc w:val="center"/>
              <w:rPr>
                <w:sz w:val="24"/>
                <w:szCs w:val="24"/>
              </w:rPr>
            </w:pPr>
            <w:r w:rsidRPr="65D27D43">
              <w:rPr>
                <w:spacing w:val="-10"/>
                <w:sz w:val="24"/>
                <w:szCs w:val="24"/>
              </w:rPr>
              <w:t>6</w:t>
            </w:r>
          </w:p>
        </w:tc>
        <w:tc>
          <w:tcPr>
            <w:tcW w:w="2925" w:type="dxa"/>
          </w:tcPr>
          <w:p w14:paraId="7C2ED2A8" w14:textId="01B7EDA9" w:rsidR="001D3EB5" w:rsidRDefault="5BFFBE20" w:rsidP="757DACCB">
            <w:pPr>
              <w:pStyle w:val="TableParagraph"/>
              <w:tabs>
                <w:tab w:val="left" w:pos="825"/>
              </w:tabs>
              <w:spacing w:line="276" w:lineRule="auto"/>
              <w:ind w:right="99"/>
              <w:rPr>
                <w:sz w:val="24"/>
                <w:szCs w:val="24"/>
              </w:rPr>
            </w:pPr>
            <w:r w:rsidRPr="1E4EE28F">
              <w:rPr>
                <w:spacing w:val="-2"/>
                <w:sz w:val="24"/>
                <w:szCs w:val="24"/>
              </w:rPr>
              <w:t xml:space="preserve">Displays </w:t>
            </w:r>
            <w:r w:rsidRPr="1E4EE28F">
              <w:rPr>
                <w:sz w:val="24"/>
                <w:szCs w:val="24"/>
              </w:rPr>
              <w:t xml:space="preserve">list of </w:t>
            </w:r>
            <w:r w:rsidRPr="1E4EE28F">
              <w:rPr>
                <w:spacing w:val="-4"/>
                <w:sz w:val="24"/>
                <w:szCs w:val="24"/>
              </w:rPr>
              <w:t xml:space="preserve">Menu </w:t>
            </w:r>
            <w:r w:rsidRPr="1E4EE28F">
              <w:rPr>
                <w:spacing w:val="-2"/>
                <w:sz w:val="24"/>
                <w:szCs w:val="24"/>
              </w:rPr>
              <w:t xml:space="preserve">items (Billing </w:t>
            </w:r>
            <w:r w:rsidRPr="1E4EE28F">
              <w:rPr>
                <w:spacing w:val="-4"/>
                <w:sz w:val="24"/>
                <w:szCs w:val="24"/>
              </w:rPr>
              <w:t xml:space="preserve">and </w:t>
            </w:r>
            <w:r w:rsidRPr="1E4EE28F">
              <w:rPr>
                <w:spacing w:val="-2"/>
                <w:sz w:val="24"/>
                <w:szCs w:val="24"/>
              </w:rPr>
              <w:t>Subscripti</w:t>
            </w:r>
            <w:r w:rsidRPr="1E4EE28F">
              <w:rPr>
                <w:spacing w:val="-6"/>
                <w:sz w:val="24"/>
                <w:szCs w:val="24"/>
              </w:rPr>
              <w:t xml:space="preserve">on </w:t>
            </w:r>
            <w:r w:rsidRPr="1E4EE28F">
              <w:rPr>
                <w:spacing w:val="-2"/>
                <w:sz w:val="24"/>
                <w:szCs w:val="24"/>
              </w:rPr>
              <w:t>Managem</w:t>
            </w:r>
            <w:r w:rsidRPr="1E4EE28F">
              <w:rPr>
                <w:spacing w:val="-4"/>
                <w:sz w:val="24"/>
                <w:szCs w:val="24"/>
              </w:rPr>
              <w:t xml:space="preserve">ent, </w:t>
            </w:r>
            <w:r w:rsidRPr="1E4EE28F">
              <w:rPr>
                <w:spacing w:val="-2"/>
                <w:sz w:val="24"/>
                <w:szCs w:val="24"/>
              </w:rPr>
              <w:t>Schedule Managem</w:t>
            </w:r>
            <w:r w:rsidR="591BD711" w:rsidRPr="1E4EE28F">
              <w:rPr>
                <w:spacing w:val="-2"/>
                <w:sz w:val="24"/>
                <w:szCs w:val="24"/>
              </w:rPr>
              <w:t>e</w:t>
            </w:r>
            <w:r w:rsidRPr="1E4EE28F">
              <w:rPr>
                <w:spacing w:val="-4"/>
                <w:sz w:val="24"/>
                <w:szCs w:val="24"/>
              </w:rPr>
              <w:t xml:space="preserve">nt, </w:t>
            </w:r>
            <w:r w:rsidRPr="1E4EE28F">
              <w:rPr>
                <w:spacing w:val="-2"/>
                <w:sz w:val="24"/>
                <w:szCs w:val="24"/>
              </w:rPr>
              <w:t xml:space="preserve">Tracking </w:t>
            </w:r>
            <w:r w:rsidRPr="1E4EE28F">
              <w:rPr>
                <w:spacing w:val="-10"/>
                <w:sz w:val="24"/>
                <w:szCs w:val="24"/>
              </w:rPr>
              <w:t xml:space="preserve">&amp; </w:t>
            </w:r>
            <w:r w:rsidRPr="1E4EE28F">
              <w:rPr>
                <w:spacing w:val="-2"/>
                <w:sz w:val="24"/>
                <w:szCs w:val="24"/>
              </w:rPr>
              <w:t>Monitorin</w:t>
            </w:r>
            <w:r w:rsidRPr="1E4EE28F">
              <w:rPr>
                <w:spacing w:val="-6"/>
                <w:sz w:val="24"/>
                <w:szCs w:val="24"/>
              </w:rPr>
              <w:t xml:space="preserve">g, </w:t>
            </w:r>
            <w:r w:rsidRPr="1E4EE28F">
              <w:rPr>
                <w:spacing w:val="-2"/>
                <w:sz w:val="24"/>
                <w:szCs w:val="24"/>
              </w:rPr>
              <w:t>Notificati</w:t>
            </w:r>
            <w:r w:rsidR="47B9659A" w:rsidRPr="1E4EE28F">
              <w:rPr>
                <w:spacing w:val="-2"/>
                <w:sz w:val="24"/>
                <w:szCs w:val="24"/>
              </w:rPr>
              <w:t>o</w:t>
            </w:r>
            <w:r w:rsidRPr="1E4EE28F">
              <w:rPr>
                <w:spacing w:val="-6"/>
                <w:sz w:val="24"/>
                <w:szCs w:val="24"/>
              </w:rPr>
              <w:t>n</w:t>
            </w:r>
            <w:r w:rsidRPr="1E4EE28F">
              <w:rPr>
                <w:spacing w:val="40"/>
                <w:sz w:val="24"/>
                <w:szCs w:val="24"/>
              </w:rPr>
              <w:t xml:space="preserve"> </w:t>
            </w:r>
            <w:r w:rsidRPr="1E4EE28F">
              <w:rPr>
                <w:spacing w:val="-2"/>
                <w:sz w:val="24"/>
                <w:szCs w:val="24"/>
              </w:rPr>
              <w:t>Setting, Telehealt</w:t>
            </w:r>
            <w:r w:rsidRPr="1E4EE28F">
              <w:rPr>
                <w:sz w:val="24"/>
                <w:szCs w:val="24"/>
              </w:rPr>
              <w:t xml:space="preserve">h Bridge, </w:t>
            </w:r>
            <w:r w:rsidRPr="1E4EE28F">
              <w:rPr>
                <w:spacing w:val="-2"/>
                <w:sz w:val="24"/>
                <w:szCs w:val="24"/>
              </w:rPr>
              <w:t xml:space="preserve">Health </w:t>
            </w:r>
            <w:r w:rsidRPr="1E4EE28F">
              <w:rPr>
                <w:spacing w:val="-4"/>
                <w:sz w:val="24"/>
                <w:szCs w:val="24"/>
              </w:rPr>
              <w:t xml:space="preserve">Care </w:t>
            </w:r>
            <w:r w:rsidRPr="1E4EE28F">
              <w:rPr>
                <w:spacing w:val="-2"/>
                <w:sz w:val="24"/>
                <w:szCs w:val="24"/>
              </w:rPr>
              <w:t xml:space="preserve">Notes, </w:t>
            </w:r>
            <w:r w:rsidRPr="1E4EE28F">
              <w:rPr>
                <w:spacing w:val="-4"/>
                <w:sz w:val="24"/>
                <w:szCs w:val="24"/>
              </w:rPr>
              <w:t>SOS</w:t>
            </w:r>
            <w:r w:rsidR="1BBD78B2" w:rsidRPr="1E4EE28F">
              <w:rPr>
                <w:spacing w:val="-4"/>
                <w:sz w:val="24"/>
                <w:szCs w:val="24"/>
              </w:rPr>
              <w:t xml:space="preserve"> </w:t>
            </w:r>
            <w:r w:rsidRPr="1E4EE28F">
              <w:rPr>
                <w:spacing w:val="-2"/>
                <w:sz w:val="24"/>
                <w:szCs w:val="24"/>
              </w:rPr>
              <w:t>Notificati</w:t>
            </w:r>
            <w:r w:rsidRPr="1E4EE28F">
              <w:rPr>
                <w:spacing w:val="-4"/>
                <w:sz w:val="24"/>
                <w:szCs w:val="24"/>
              </w:rPr>
              <w:t>on).</w:t>
            </w:r>
          </w:p>
        </w:tc>
        <w:tc>
          <w:tcPr>
            <w:tcW w:w="2411" w:type="dxa"/>
          </w:tcPr>
          <w:p w14:paraId="7C2ED2A9" w14:textId="77777777" w:rsidR="001D3EB5" w:rsidRDefault="69CFA307" w:rsidP="4FD37C41">
            <w:pPr>
              <w:pStyle w:val="TableParagraph"/>
              <w:numPr>
                <w:ilvl w:val="0"/>
                <w:numId w:val="37"/>
              </w:numPr>
              <w:tabs>
                <w:tab w:val="left" w:pos="825"/>
              </w:tabs>
              <w:spacing w:line="276" w:lineRule="auto"/>
              <w:ind w:right="351"/>
              <w:rPr>
                <w:sz w:val="24"/>
                <w:szCs w:val="24"/>
              </w:rPr>
            </w:pPr>
            <w:bookmarkStart w:id="768" w:name="_Int_IPIsTrND"/>
            <w:r w:rsidRPr="4FD37C41">
              <w:rPr>
                <w:sz w:val="24"/>
                <w:szCs w:val="24"/>
              </w:rPr>
              <w:t>Caregiver</w:t>
            </w:r>
            <w:r w:rsidRPr="4FD37C41">
              <w:rPr>
                <w:spacing w:val="-15"/>
                <w:sz w:val="24"/>
                <w:szCs w:val="24"/>
              </w:rPr>
              <w:t xml:space="preserve"> </w:t>
            </w:r>
            <w:r w:rsidRPr="4FD37C41">
              <w:rPr>
                <w:sz w:val="24"/>
                <w:szCs w:val="24"/>
              </w:rPr>
              <w:t>is</w:t>
            </w:r>
            <w:bookmarkEnd w:id="768"/>
            <w:r w:rsidRPr="4FD37C41">
              <w:rPr>
                <w:sz w:val="24"/>
                <w:szCs w:val="24"/>
              </w:rPr>
              <w:t xml:space="preserve"> able to </w:t>
            </w:r>
            <w:r w:rsidRPr="4FD37C41">
              <w:rPr>
                <w:spacing w:val="-2"/>
                <w:sz w:val="24"/>
                <w:szCs w:val="24"/>
              </w:rPr>
              <w:t xml:space="preserve">navigate </w:t>
            </w:r>
            <w:r w:rsidRPr="4FD37C41">
              <w:rPr>
                <w:sz w:val="24"/>
                <w:szCs w:val="24"/>
              </w:rPr>
              <w:t>around the menu lists.</w:t>
            </w:r>
          </w:p>
        </w:tc>
        <w:tc>
          <w:tcPr>
            <w:tcW w:w="690" w:type="dxa"/>
          </w:tcPr>
          <w:p w14:paraId="7C2ED2AA" w14:textId="6D807893" w:rsidR="001D3EB5" w:rsidRDefault="001D3EB5">
            <w:pPr>
              <w:pStyle w:val="TableParagraph"/>
              <w:spacing w:line="276" w:lineRule="auto"/>
              <w:ind w:left="105" w:right="161" w:firstLine="63"/>
              <w:rPr>
                <w:sz w:val="24"/>
              </w:rPr>
            </w:pPr>
          </w:p>
        </w:tc>
        <w:tc>
          <w:tcPr>
            <w:tcW w:w="840" w:type="dxa"/>
          </w:tcPr>
          <w:p w14:paraId="7C2ED2AB" w14:textId="5881254A" w:rsidR="001D3EB5" w:rsidRDefault="001D3EB5">
            <w:pPr>
              <w:pStyle w:val="TableParagraph"/>
              <w:spacing w:line="267" w:lineRule="exact"/>
              <w:ind w:left="95" w:right="170"/>
              <w:jc w:val="center"/>
              <w:rPr>
                <w:sz w:val="24"/>
              </w:rPr>
            </w:pPr>
          </w:p>
        </w:tc>
        <w:tc>
          <w:tcPr>
            <w:tcW w:w="832" w:type="dxa"/>
          </w:tcPr>
          <w:p w14:paraId="7C2ED2AC" w14:textId="77777777" w:rsidR="001D3EB5" w:rsidRDefault="001D3EB5">
            <w:pPr>
              <w:pStyle w:val="TableParagraph"/>
            </w:pPr>
          </w:p>
        </w:tc>
      </w:tr>
      <w:tr w:rsidR="001D3EB5" w14:paraId="7C2ED2AF" w14:textId="77777777" w:rsidTr="65D27D43">
        <w:trPr>
          <w:trHeight w:val="300"/>
        </w:trPr>
        <w:tc>
          <w:tcPr>
            <w:tcW w:w="9363" w:type="dxa"/>
            <w:gridSpan w:val="6"/>
            <w:shd w:val="clear" w:color="auto" w:fill="ACACAC"/>
          </w:tcPr>
          <w:p w14:paraId="093E7B61" w14:textId="77777777" w:rsidR="001D3EB5" w:rsidRDefault="38837A4E" w:rsidP="65D27D43">
            <w:pPr>
              <w:pStyle w:val="TableParagraph"/>
              <w:spacing w:line="249" w:lineRule="exact"/>
              <w:ind w:left="105"/>
              <w:rPr>
                <w:b/>
                <w:bCs/>
              </w:rPr>
            </w:pPr>
            <w:r w:rsidRPr="65D27D43">
              <w:rPr>
                <w:b/>
                <w:bCs/>
              </w:rPr>
              <w:lastRenderedPageBreak/>
              <w:t>TC-2.7:</w:t>
            </w:r>
            <w:r w:rsidRPr="65D27D43">
              <w:rPr>
                <w:b/>
                <w:bCs/>
                <w:spacing w:val="-7"/>
              </w:rPr>
              <w:t xml:space="preserve"> </w:t>
            </w:r>
            <w:r w:rsidRPr="65D27D43">
              <w:rPr>
                <w:b/>
                <w:bCs/>
              </w:rPr>
              <w:t>Display</w:t>
            </w:r>
            <w:r w:rsidRPr="65D27D43">
              <w:rPr>
                <w:b/>
                <w:bCs/>
                <w:spacing w:val="-4"/>
              </w:rPr>
              <w:t xml:space="preserve"> </w:t>
            </w:r>
            <w:r w:rsidRPr="65D27D43">
              <w:rPr>
                <w:b/>
                <w:bCs/>
              </w:rPr>
              <w:t>Daily</w:t>
            </w:r>
            <w:r w:rsidRPr="65D27D43">
              <w:rPr>
                <w:b/>
                <w:bCs/>
                <w:spacing w:val="-4"/>
              </w:rPr>
              <w:t xml:space="preserve"> </w:t>
            </w:r>
            <w:r w:rsidRPr="65D27D43">
              <w:rPr>
                <w:b/>
                <w:bCs/>
              </w:rPr>
              <w:t>Care</w:t>
            </w:r>
            <w:r w:rsidRPr="65D27D43">
              <w:rPr>
                <w:b/>
                <w:bCs/>
                <w:spacing w:val="-6"/>
              </w:rPr>
              <w:t xml:space="preserve"> </w:t>
            </w:r>
            <w:r w:rsidRPr="65D27D43">
              <w:rPr>
                <w:b/>
                <w:bCs/>
                <w:spacing w:val="-4"/>
              </w:rPr>
              <w:t>Tasks</w:t>
            </w:r>
          </w:p>
          <w:p w14:paraId="7C2ED2AE" w14:textId="6A1F1869" w:rsidR="001D3EB5" w:rsidRDefault="001D3EB5" w:rsidP="65D27D43">
            <w:pPr>
              <w:pStyle w:val="TableParagraph"/>
              <w:spacing w:line="249" w:lineRule="exact"/>
              <w:ind w:left="105"/>
              <w:rPr>
                <w:b/>
                <w:bCs/>
              </w:rPr>
            </w:pPr>
          </w:p>
        </w:tc>
      </w:tr>
      <w:tr w:rsidR="001D3EB5" w14:paraId="7C2ED2B7" w14:textId="77777777" w:rsidTr="65D27D43">
        <w:trPr>
          <w:trHeight w:val="300"/>
        </w:trPr>
        <w:tc>
          <w:tcPr>
            <w:tcW w:w="1665" w:type="dxa"/>
            <w:vAlign w:val="center"/>
          </w:tcPr>
          <w:p w14:paraId="7C2ED2B0" w14:textId="77777777" w:rsidR="001D3EB5" w:rsidRDefault="38837A4E" w:rsidP="65D27D43">
            <w:pPr>
              <w:pStyle w:val="TableParagraph"/>
              <w:spacing w:line="268" w:lineRule="exact"/>
              <w:ind w:left="105"/>
              <w:jc w:val="center"/>
              <w:rPr>
                <w:sz w:val="24"/>
                <w:szCs w:val="24"/>
              </w:rPr>
            </w:pPr>
            <w:r w:rsidRPr="65D27D43">
              <w:rPr>
                <w:spacing w:val="-5"/>
                <w:sz w:val="24"/>
                <w:szCs w:val="24"/>
              </w:rPr>
              <w:t>1.</w:t>
            </w:r>
          </w:p>
        </w:tc>
        <w:tc>
          <w:tcPr>
            <w:tcW w:w="2925" w:type="dxa"/>
          </w:tcPr>
          <w:p w14:paraId="7C2ED2B1" w14:textId="7A194A9C" w:rsidR="001D3EB5" w:rsidRDefault="69CFA307">
            <w:pPr>
              <w:pStyle w:val="TableParagraph"/>
              <w:spacing w:line="278" w:lineRule="auto"/>
              <w:ind w:left="105"/>
            </w:pPr>
            <w:r>
              <w:t>Display</w:t>
            </w:r>
            <w:r>
              <w:rPr>
                <w:spacing w:val="-14"/>
              </w:rPr>
              <w:t xml:space="preserve"> </w:t>
            </w:r>
            <w:r>
              <w:t>daily</w:t>
            </w:r>
            <w:r>
              <w:rPr>
                <w:spacing w:val="-14"/>
              </w:rPr>
              <w:t xml:space="preserve"> </w:t>
            </w:r>
            <w:r>
              <w:t>care tasks.</w:t>
            </w:r>
            <w:r>
              <w:rPr>
                <w:spacing w:val="-14"/>
              </w:rPr>
              <w:t xml:space="preserve"> </w:t>
            </w:r>
            <w:r>
              <w:t>User</w:t>
            </w:r>
            <w:r>
              <w:rPr>
                <w:spacing w:val="-12"/>
              </w:rPr>
              <w:t xml:space="preserve"> </w:t>
            </w:r>
            <w:r>
              <w:t>logs</w:t>
            </w:r>
            <w:r>
              <w:rPr>
                <w:spacing w:val="-14"/>
              </w:rPr>
              <w:t xml:space="preserve"> </w:t>
            </w:r>
            <w:r>
              <w:t xml:space="preserve">in and navigates to </w:t>
            </w:r>
            <w:del w:id="769" w:author="Amber Young" w:date="2025-11-01T17:13:00Z">
              <w:r w:rsidR="003F63B5" w:rsidDel="69CFA307">
                <w:delText>dashboard</w:delText>
              </w:r>
            </w:del>
            <w:ins w:id="770" w:author="Amber Young" w:date="2025-11-01T17:13:00Z">
              <w:r w:rsidR="05D684CD">
                <w:rPr>
                  <w:spacing w:val="-2"/>
                </w:rPr>
                <w:t>the dashboard</w:t>
              </w:r>
            </w:ins>
            <w:r>
              <w:rPr>
                <w:spacing w:val="-2"/>
              </w:rPr>
              <w:t>.</w:t>
            </w:r>
          </w:p>
        </w:tc>
        <w:tc>
          <w:tcPr>
            <w:tcW w:w="2411" w:type="dxa"/>
          </w:tcPr>
          <w:p w14:paraId="7C2ED2B2" w14:textId="77777777" w:rsidR="001D3EB5" w:rsidRDefault="69CFA307">
            <w:pPr>
              <w:pStyle w:val="TableParagraph"/>
              <w:spacing w:line="278" w:lineRule="auto"/>
              <w:ind w:left="105" w:right="92"/>
            </w:pPr>
            <w:r>
              <w:t>Dashboard</w:t>
            </w:r>
            <w:r>
              <w:rPr>
                <w:spacing w:val="-14"/>
              </w:rPr>
              <w:t xml:space="preserve"> </w:t>
            </w:r>
            <w:bookmarkStart w:id="771" w:name="_Int_acCqbIFK"/>
            <w:r>
              <w:t>loads</w:t>
            </w:r>
            <w:r>
              <w:rPr>
                <w:spacing w:val="-14"/>
              </w:rPr>
              <w:t xml:space="preserve"> </w:t>
            </w:r>
            <w:r>
              <w:t>with</w:t>
            </w:r>
            <w:bookmarkEnd w:id="771"/>
            <w:r>
              <w:t xml:space="preserve"> today’s task list.</w:t>
            </w:r>
          </w:p>
        </w:tc>
        <w:tc>
          <w:tcPr>
            <w:tcW w:w="690" w:type="dxa"/>
          </w:tcPr>
          <w:p w14:paraId="7C2ED2B4" w14:textId="6CFF671C" w:rsidR="001D3EB5" w:rsidRDefault="001D3EB5">
            <w:pPr>
              <w:pStyle w:val="TableParagraph"/>
              <w:ind w:left="105"/>
            </w:pPr>
          </w:p>
        </w:tc>
        <w:tc>
          <w:tcPr>
            <w:tcW w:w="840" w:type="dxa"/>
          </w:tcPr>
          <w:p w14:paraId="7C2ED2B5" w14:textId="749E806E" w:rsidR="001D3EB5" w:rsidRDefault="001D3EB5">
            <w:pPr>
              <w:pStyle w:val="TableParagraph"/>
              <w:spacing w:line="244" w:lineRule="exact"/>
              <w:ind w:right="170"/>
              <w:jc w:val="center"/>
            </w:pPr>
          </w:p>
        </w:tc>
        <w:tc>
          <w:tcPr>
            <w:tcW w:w="832" w:type="dxa"/>
          </w:tcPr>
          <w:p w14:paraId="7C2ED2B6" w14:textId="1F6A025F" w:rsidR="001D3EB5" w:rsidRDefault="001D3EB5">
            <w:pPr>
              <w:pStyle w:val="TableParagraph"/>
              <w:spacing w:line="278" w:lineRule="auto"/>
              <w:ind w:left="105" w:right="87"/>
            </w:pPr>
          </w:p>
        </w:tc>
      </w:tr>
      <w:tr w:rsidR="1C6C0F67" w14:paraId="2C13D1D1" w14:textId="77777777" w:rsidTr="65D27D43">
        <w:trPr>
          <w:trHeight w:val="300"/>
        </w:trPr>
        <w:tc>
          <w:tcPr>
            <w:tcW w:w="9363" w:type="dxa"/>
            <w:gridSpan w:val="6"/>
            <w:shd w:val="clear" w:color="auto" w:fill="BFBFBF" w:themeFill="background1" w:themeFillShade="BF"/>
          </w:tcPr>
          <w:p w14:paraId="2A454308" w14:textId="25C0D433" w:rsidR="492B1C30" w:rsidRPr="00453C19" w:rsidRDefault="492B1C30" w:rsidP="00453C19">
            <w:pPr>
              <w:pStyle w:val="TableParagraph"/>
              <w:rPr>
                <w:b/>
                <w:bCs/>
              </w:rPr>
            </w:pPr>
            <w:r w:rsidRPr="00453C19">
              <w:rPr>
                <w:b/>
                <w:bCs/>
              </w:rPr>
              <w:t>TC-2.8: Today’s Action Items</w:t>
            </w:r>
          </w:p>
          <w:p w14:paraId="0F451F7B" w14:textId="23F200CF" w:rsidR="492B1C30" w:rsidRPr="00453C19" w:rsidRDefault="492B1C30" w:rsidP="00453C19">
            <w:pPr>
              <w:pStyle w:val="TableParagraph"/>
            </w:pPr>
          </w:p>
        </w:tc>
      </w:tr>
      <w:tr w:rsidR="1C6C0F67" w14:paraId="32D8C572" w14:textId="77777777" w:rsidTr="65D27D43">
        <w:trPr>
          <w:trHeight w:val="300"/>
        </w:trPr>
        <w:tc>
          <w:tcPr>
            <w:tcW w:w="1665" w:type="dxa"/>
            <w:vAlign w:val="center"/>
          </w:tcPr>
          <w:p w14:paraId="25EE793F" w14:textId="35D13BE9" w:rsidR="492B1C30" w:rsidRDefault="437C9B9C" w:rsidP="65D27D43">
            <w:pPr>
              <w:jc w:val="center"/>
              <w:rPr>
                <w:color w:val="000000" w:themeColor="text1"/>
              </w:rPr>
            </w:pPr>
            <w:r w:rsidRPr="65D27D43">
              <w:rPr>
                <w:color w:val="000000" w:themeColor="text1"/>
              </w:rPr>
              <w:t>1.</w:t>
            </w:r>
          </w:p>
        </w:tc>
        <w:tc>
          <w:tcPr>
            <w:tcW w:w="2925" w:type="dxa"/>
          </w:tcPr>
          <w:p w14:paraId="3B07FF1A" w14:textId="3881B5D7" w:rsidR="492B1C30" w:rsidRDefault="492B1C30">
            <w:pPr>
              <w:rPr>
                <w:color w:val="000000" w:themeColor="text1"/>
              </w:rPr>
            </w:pPr>
            <w:r w:rsidRPr="492B1C30">
              <w:rPr>
                <w:color w:val="000000" w:themeColor="text1"/>
              </w:rPr>
              <w:t>Patient and caregiver open dashboard</w:t>
            </w:r>
          </w:p>
        </w:tc>
        <w:tc>
          <w:tcPr>
            <w:tcW w:w="2411" w:type="dxa"/>
          </w:tcPr>
          <w:p w14:paraId="5AED6CB2" w14:textId="037D348B" w:rsidR="492B1C30" w:rsidRDefault="492B1C30">
            <w:pPr>
              <w:rPr>
                <w:color w:val="000000" w:themeColor="text1"/>
              </w:rPr>
            </w:pPr>
            <w:r w:rsidRPr="492B1C30">
              <w:rPr>
                <w:color w:val="000000" w:themeColor="text1"/>
              </w:rPr>
              <w:t>System shows today’s tasks and alerts, including from cameras and smart devices</w:t>
            </w:r>
          </w:p>
        </w:tc>
        <w:tc>
          <w:tcPr>
            <w:tcW w:w="690" w:type="dxa"/>
          </w:tcPr>
          <w:p w14:paraId="4BB1121E" w14:textId="5BA0C4DC" w:rsidR="492B1C30" w:rsidRDefault="492B1C30">
            <w:pPr>
              <w:rPr>
                <w:color w:val="000000" w:themeColor="text1"/>
              </w:rPr>
            </w:pPr>
          </w:p>
        </w:tc>
        <w:tc>
          <w:tcPr>
            <w:tcW w:w="840" w:type="dxa"/>
          </w:tcPr>
          <w:p w14:paraId="2D6C91CA" w14:textId="153AB8DC" w:rsidR="492B1C30" w:rsidRDefault="492B1C30">
            <w:pPr>
              <w:rPr>
                <w:color w:val="000000" w:themeColor="text1"/>
              </w:rPr>
            </w:pPr>
          </w:p>
        </w:tc>
        <w:tc>
          <w:tcPr>
            <w:tcW w:w="832" w:type="dxa"/>
          </w:tcPr>
          <w:p w14:paraId="7354BCD8" w14:textId="465715A5" w:rsidR="492B1C30" w:rsidRDefault="492B1C30">
            <w:pPr>
              <w:rPr>
                <w:color w:val="000000" w:themeColor="text1"/>
              </w:rPr>
            </w:pPr>
          </w:p>
        </w:tc>
      </w:tr>
      <w:tr w:rsidR="492B1C30" w14:paraId="19881ED1" w14:textId="77777777" w:rsidTr="65D27D43">
        <w:trPr>
          <w:trHeight w:val="300"/>
        </w:trPr>
        <w:tc>
          <w:tcPr>
            <w:tcW w:w="9363" w:type="dxa"/>
            <w:gridSpan w:val="6"/>
            <w:shd w:val="clear" w:color="auto" w:fill="BFBFBF" w:themeFill="background1" w:themeFillShade="BF"/>
          </w:tcPr>
          <w:p w14:paraId="2364D3EF" w14:textId="4A2D560C" w:rsidR="12A26C37" w:rsidRDefault="5E229656" w:rsidP="65D27D43">
            <w:pPr>
              <w:pStyle w:val="TableParagraph"/>
              <w:rPr>
                <w:b/>
                <w:bCs/>
                <w:color w:val="000000" w:themeColor="text1"/>
                <w:sz w:val="24"/>
                <w:szCs w:val="24"/>
              </w:rPr>
            </w:pPr>
            <w:r w:rsidRPr="65D27D43">
              <w:rPr>
                <w:b/>
                <w:bCs/>
              </w:rPr>
              <w:t>TC-2.9: AI-derived Tagging</w:t>
            </w:r>
          </w:p>
          <w:p w14:paraId="72FFD3C4" w14:textId="3F55CDF6" w:rsidR="12A26C37" w:rsidRPr="00453C19" w:rsidRDefault="12A26C37" w:rsidP="65D27D43">
            <w:pPr>
              <w:pStyle w:val="TableParagraph"/>
              <w:rPr>
                <w:b/>
                <w:bCs/>
              </w:rPr>
            </w:pPr>
          </w:p>
        </w:tc>
      </w:tr>
      <w:tr w:rsidR="12A26C37" w14:paraId="6EB826AC" w14:textId="77777777" w:rsidTr="65D27D43">
        <w:trPr>
          <w:trHeight w:val="300"/>
        </w:trPr>
        <w:tc>
          <w:tcPr>
            <w:tcW w:w="1665" w:type="dxa"/>
            <w:vAlign w:val="center"/>
          </w:tcPr>
          <w:p w14:paraId="102945AC" w14:textId="0D9D4CA1" w:rsidR="12A26C37" w:rsidRDefault="5E229656" w:rsidP="65D27D43">
            <w:pPr>
              <w:pStyle w:val="TableParagraph"/>
              <w:spacing w:line="268" w:lineRule="exact"/>
              <w:jc w:val="center"/>
              <w:rPr>
                <w:color w:val="000000" w:themeColor="text1"/>
                <w:sz w:val="24"/>
                <w:szCs w:val="24"/>
              </w:rPr>
            </w:pPr>
            <w:r w:rsidRPr="65D27D43">
              <w:rPr>
                <w:color w:val="000000" w:themeColor="text1"/>
                <w:sz w:val="24"/>
                <w:szCs w:val="24"/>
              </w:rPr>
              <w:t>1.</w:t>
            </w:r>
          </w:p>
        </w:tc>
        <w:tc>
          <w:tcPr>
            <w:tcW w:w="2925" w:type="dxa"/>
          </w:tcPr>
          <w:p w14:paraId="66B6208A" w14:textId="212DB684" w:rsidR="12A26C37" w:rsidRDefault="12A26C37" w:rsidP="00453C19">
            <w:pPr>
              <w:pStyle w:val="TableParagraph"/>
              <w:spacing w:line="268" w:lineRule="exact"/>
              <w:rPr>
                <w:color w:val="000000" w:themeColor="text1"/>
                <w:sz w:val="24"/>
                <w:szCs w:val="24"/>
              </w:rPr>
            </w:pPr>
            <w:r w:rsidRPr="12A26C37">
              <w:rPr>
                <w:color w:val="000000" w:themeColor="text1"/>
                <w:sz w:val="24"/>
                <w:szCs w:val="24"/>
              </w:rPr>
              <w:t>Caregiver views items created by the AI</w:t>
            </w:r>
          </w:p>
        </w:tc>
        <w:tc>
          <w:tcPr>
            <w:tcW w:w="2411" w:type="dxa"/>
          </w:tcPr>
          <w:p w14:paraId="6E6D6203" w14:textId="2B258923" w:rsidR="12A26C37" w:rsidRDefault="12A26C37" w:rsidP="00453C19">
            <w:pPr>
              <w:pStyle w:val="TableParagraph"/>
              <w:spacing w:line="268" w:lineRule="exact"/>
              <w:rPr>
                <w:color w:val="000000" w:themeColor="text1"/>
                <w:sz w:val="24"/>
                <w:szCs w:val="24"/>
              </w:rPr>
            </w:pPr>
            <w:r w:rsidRPr="12A26C37">
              <w:rPr>
                <w:color w:val="000000" w:themeColor="text1"/>
                <w:sz w:val="24"/>
                <w:szCs w:val="24"/>
              </w:rPr>
              <w:t>System marks them with “AI-derived” and allows filtering by information source</w:t>
            </w:r>
          </w:p>
        </w:tc>
        <w:tc>
          <w:tcPr>
            <w:tcW w:w="690" w:type="dxa"/>
          </w:tcPr>
          <w:p w14:paraId="140F3B1D" w14:textId="68C10E6D" w:rsidR="12A26C37" w:rsidRDefault="12A26C37" w:rsidP="00453C19">
            <w:pPr>
              <w:pStyle w:val="TableParagraph"/>
              <w:spacing w:line="268" w:lineRule="exact"/>
              <w:rPr>
                <w:color w:val="000000" w:themeColor="text1"/>
                <w:sz w:val="24"/>
                <w:szCs w:val="24"/>
              </w:rPr>
            </w:pPr>
          </w:p>
        </w:tc>
        <w:tc>
          <w:tcPr>
            <w:tcW w:w="840" w:type="dxa"/>
          </w:tcPr>
          <w:p w14:paraId="40787B98" w14:textId="2343F6E9" w:rsidR="12A26C37" w:rsidRDefault="12A26C37" w:rsidP="00453C19">
            <w:pPr>
              <w:pStyle w:val="TableParagraph"/>
              <w:spacing w:line="268" w:lineRule="exact"/>
              <w:rPr>
                <w:color w:val="000000" w:themeColor="text1"/>
                <w:sz w:val="24"/>
                <w:szCs w:val="24"/>
              </w:rPr>
            </w:pPr>
          </w:p>
        </w:tc>
        <w:tc>
          <w:tcPr>
            <w:tcW w:w="832" w:type="dxa"/>
          </w:tcPr>
          <w:p w14:paraId="0D247B8F" w14:textId="11BE384D" w:rsidR="12A26C37" w:rsidRDefault="12A26C37" w:rsidP="00453C19">
            <w:pPr>
              <w:pStyle w:val="TableParagraph"/>
              <w:spacing w:line="268" w:lineRule="exact"/>
              <w:rPr>
                <w:color w:val="000000" w:themeColor="text1"/>
                <w:sz w:val="24"/>
                <w:szCs w:val="24"/>
              </w:rPr>
            </w:pPr>
          </w:p>
        </w:tc>
      </w:tr>
    </w:tbl>
    <w:p w14:paraId="7C2ED2B8" w14:textId="77777777" w:rsidR="001D3EB5" w:rsidRDefault="001D3EB5">
      <w:pPr>
        <w:pStyle w:val="TableParagraph"/>
        <w:spacing w:line="278" w:lineRule="auto"/>
        <w:sectPr w:rsidR="001D3EB5">
          <w:footerReference w:type="default" r:id="rId60"/>
          <w:headerReference w:type="first" r:id="rId61"/>
          <w:footerReference w:type="first" r:id="rId62"/>
          <w:pgSz w:w="12240" w:h="15840"/>
          <w:pgMar w:top="1320" w:right="720" w:bottom="280" w:left="1440" w:header="723" w:footer="0" w:gutter="0"/>
          <w:cols w:space="720"/>
        </w:sectPr>
      </w:pPr>
    </w:p>
    <w:p w14:paraId="7C2ED2B9" w14:textId="77777777" w:rsidR="001D3EB5" w:rsidDel="00FA16DD" w:rsidRDefault="001D3EB5">
      <w:pPr>
        <w:pStyle w:val="BodyText"/>
        <w:spacing w:before="322"/>
        <w:rPr>
          <w:del w:id="772" w:author="Lidia Rocha" w:date="2025-10-29T22:02:00Z" w16du:dateUtc="2025-10-30T05:02:00Z"/>
          <w:sz w:val="32"/>
        </w:rPr>
      </w:pPr>
    </w:p>
    <w:p w14:paraId="7C2ED2BA" w14:textId="77777777" w:rsidR="001D3EB5" w:rsidRDefault="38837A4E" w:rsidP="00D27F2D">
      <w:pPr>
        <w:pStyle w:val="Heading2"/>
      </w:pPr>
      <w:bookmarkStart w:id="773" w:name="_Toc996121240"/>
      <w:bookmarkStart w:id="774" w:name="_Toc56523732"/>
      <w:r>
        <w:t>User</w:t>
      </w:r>
      <w:r>
        <w:rPr>
          <w:spacing w:val="-9"/>
        </w:rPr>
        <w:t xml:space="preserve"> </w:t>
      </w:r>
      <w:r>
        <w:t>and</w:t>
      </w:r>
      <w:r>
        <w:rPr>
          <w:spacing w:val="-8"/>
        </w:rPr>
        <w:t xml:space="preserve"> </w:t>
      </w:r>
      <w:r>
        <w:t>Role</w:t>
      </w:r>
      <w:r>
        <w:rPr>
          <w:spacing w:val="-10"/>
        </w:rPr>
        <w:t xml:space="preserve"> </w:t>
      </w:r>
      <w:r>
        <w:t>Management</w:t>
      </w:r>
      <w:r>
        <w:rPr>
          <w:spacing w:val="-5"/>
        </w:rPr>
        <w:t xml:space="preserve"> </w:t>
      </w:r>
      <w:r>
        <w:t>Test</w:t>
      </w:r>
      <w:r>
        <w:rPr>
          <w:spacing w:val="-5"/>
        </w:rPr>
        <w:t xml:space="preserve"> </w:t>
      </w:r>
      <w:r>
        <w:rPr>
          <w:spacing w:val="-4"/>
        </w:rPr>
        <w:t>Suite</w:t>
      </w:r>
      <w:bookmarkEnd w:id="773"/>
      <w:bookmarkEnd w:id="774"/>
    </w:p>
    <w:p w14:paraId="7C2ED2BB" w14:textId="77777777" w:rsidR="001D3EB5" w:rsidRDefault="003F63B5">
      <w:pPr>
        <w:pStyle w:val="BodyText"/>
        <w:spacing w:before="144" w:line="280" w:lineRule="auto"/>
        <w:ind w:right="1325"/>
      </w:pPr>
      <w:r>
        <w:t>Scope:</w:t>
      </w:r>
      <w:r>
        <w:rPr>
          <w:spacing w:val="-5"/>
        </w:rPr>
        <w:t xml:space="preserve"> </w:t>
      </w:r>
      <w:r>
        <w:t>All</w:t>
      </w:r>
      <w:r>
        <w:rPr>
          <w:spacing w:val="-13"/>
        </w:rPr>
        <w:t xml:space="preserve"> </w:t>
      </w:r>
      <w:r>
        <w:t>aspects</w:t>
      </w:r>
      <w:r>
        <w:rPr>
          <w:spacing w:val="-7"/>
        </w:rPr>
        <w:t xml:space="preserve"> </w:t>
      </w:r>
      <w:r>
        <w:t>of</w:t>
      </w:r>
      <w:r>
        <w:rPr>
          <w:spacing w:val="-12"/>
        </w:rPr>
        <w:t xml:space="preserve"> </w:t>
      </w:r>
      <w:r>
        <w:t>user</w:t>
      </w:r>
      <w:r>
        <w:rPr>
          <w:spacing w:val="-4"/>
        </w:rPr>
        <w:t xml:space="preserve"> </w:t>
      </w:r>
      <w:r>
        <w:t>and</w:t>
      </w:r>
      <w:r>
        <w:rPr>
          <w:spacing w:val="-5"/>
        </w:rPr>
        <w:t xml:space="preserve"> </w:t>
      </w:r>
      <w:r>
        <w:t>role</w:t>
      </w:r>
      <w:r>
        <w:rPr>
          <w:spacing w:val="-1"/>
        </w:rPr>
        <w:t xml:space="preserve"> </w:t>
      </w:r>
      <w:r>
        <w:t>management</w:t>
      </w:r>
      <w:r>
        <w:rPr>
          <w:spacing w:val="-1"/>
        </w:rPr>
        <w:t xml:space="preserve"> </w:t>
      </w:r>
      <w:r>
        <w:t>including</w:t>
      </w:r>
      <w:r>
        <w:rPr>
          <w:spacing w:val="-5"/>
        </w:rPr>
        <w:t xml:space="preserve"> </w:t>
      </w:r>
      <w:r>
        <w:t>caregiver</w:t>
      </w:r>
      <w:r>
        <w:rPr>
          <w:spacing w:val="-4"/>
        </w:rPr>
        <w:t xml:space="preserve"> </w:t>
      </w:r>
      <w:r>
        <w:t>profile,</w:t>
      </w:r>
      <w:r>
        <w:rPr>
          <w:spacing w:val="-3"/>
        </w:rPr>
        <w:t xml:space="preserve"> </w:t>
      </w:r>
      <w:r>
        <w:t>patient</w:t>
      </w:r>
      <w:r>
        <w:rPr>
          <w:spacing w:val="-1"/>
        </w:rPr>
        <w:t xml:space="preserve"> </w:t>
      </w:r>
      <w:r>
        <w:t>profile, multi-caregiver support, profile linking, and access control &amp; permissions.</w:t>
      </w:r>
    </w:p>
    <w:p w14:paraId="7C2ED2BC" w14:textId="77777777" w:rsidR="001D3EB5" w:rsidRDefault="001D3EB5">
      <w:pPr>
        <w:pStyle w:val="BodyText"/>
      </w:pPr>
    </w:p>
    <w:p w14:paraId="7C2ED2BD" w14:textId="0D6A571E" w:rsidR="001D3EB5" w:rsidRDefault="003F63B5" w:rsidP="00D27F2D">
      <w:pPr>
        <w:rPr>
          <w:b/>
        </w:rPr>
      </w:pPr>
      <w:r>
        <w:t>Total</w:t>
      </w:r>
      <w:r>
        <w:rPr>
          <w:spacing w:val="-6"/>
        </w:rPr>
        <w:t xml:space="preserve"> </w:t>
      </w:r>
      <w:r>
        <w:t xml:space="preserve">Test Cases: </w:t>
      </w:r>
      <w:r w:rsidR="65C5A82D">
        <w:t>9</w:t>
      </w:r>
    </w:p>
    <w:p w14:paraId="7C2ED2BE" w14:textId="77777777" w:rsidR="001D3EB5" w:rsidRDefault="003F63B5">
      <w:pPr>
        <w:spacing w:before="46"/>
        <w:rPr>
          <w:sz w:val="24"/>
        </w:rPr>
      </w:pPr>
      <w:r>
        <w:rPr>
          <w:b/>
          <w:sz w:val="24"/>
        </w:rPr>
        <w:t>Requirements</w:t>
      </w:r>
      <w:r>
        <w:rPr>
          <w:b/>
          <w:spacing w:val="-6"/>
          <w:sz w:val="24"/>
        </w:rPr>
        <w:t xml:space="preserve"> </w:t>
      </w:r>
      <w:r>
        <w:rPr>
          <w:b/>
          <w:sz w:val="24"/>
        </w:rPr>
        <w:t>Coverage</w:t>
      </w:r>
      <w:r>
        <w:rPr>
          <w:sz w:val="24"/>
        </w:rPr>
        <w:t>:</w:t>
      </w:r>
      <w:r>
        <w:rPr>
          <w:spacing w:val="-3"/>
          <w:sz w:val="24"/>
        </w:rPr>
        <w:t xml:space="preserve"> </w:t>
      </w:r>
      <w:r>
        <w:rPr>
          <w:sz w:val="24"/>
        </w:rPr>
        <w:t>REQ-5.3.1.1-</w:t>
      </w:r>
      <w:r>
        <w:rPr>
          <w:spacing w:val="-1"/>
          <w:sz w:val="24"/>
        </w:rPr>
        <w:t xml:space="preserve"> </w:t>
      </w:r>
      <w:r>
        <w:rPr>
          <w:sz w:val="24"/>
        </w:rPr>
        <w:t>REQ-</w:t>
      </w:r>
      <w:r>
        <w:rPr>
          <w:spacing w:val="-2"/>
          <w:sz w:val="24"/>
        </w:rPr>
        <w:t>5.3.5.3</w:t>
      </w:r>
    </w:p>
    <w:p w14:paraId="7C2ED2BF" w14:textId="77777777" w:rsidR="001D3EB5" w:rsidRDefault="001D3EB5">
      <w:pPr>
        <w:pStyle w:val="BodyText"/>
        <w:spacing w:before="107"/>
        <w:rPr>
          <w:sz w:val="20"/>
        </w:rPr>
      </w:pPr>
    </w:p>
    <w:tbl>
      <w:tblPr>
        <w:tblW w:w="0" w:type="auto"/>
        <w:tblInd w:w="1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73"/>
        <w:gridCol w:w="4413"/>
      </w:tblGrid>
      <w:tr w:rsidR="001D3EB5" w14:paraId="7C2ED2C8" w14:textId="77777777" w:rsidTr="65D27D43">
        <w:trPr>
          <w:trHeight w:val="1175"/>
        </w:trPr>
        <w:tc>
          <w:tcPr>
            <w:tcW w:w="4973" w:type="dxa"/>
            <w:vMerge w:val="restart"/>
            <w:tcBorders>
              <w:bottom w:val="single" w:sz="2" w:space="0" w:color="000000" w:themeColor="text1"/>
            </w:tcBorders>
          </w:tcPr>
          <w:p w14:paraId="7C2ED2C0" w14:textId="77777777" w:rsidR="001D3EB5" w:rsidRDefault="003F63B5">
            <w:pPr>
              <w:pStyle w:val="TableParagraph"/>
              <w:spacing w:line="249" w:lineRule="exact"/>
              <w:ind w:left="112"/>
              <w:rPr>
                <w:b/>
              </w:rPr>
            </w:pPr>
            <w:r>
              <w:rPr>
                <w:b/>
              </w:rPr>
              <w:t>Prerequisites</w:t>
            </w:r>
            <w:r>
              <w:rPr>
                <w:b/>
                <w:spacing w:val="-5"/>
              </w:rPr>
              <w:t xml:space="preserve"> </w:t>
            </w:r>
            <w:r>
              <w:rPr>
                <w:b/>
              </w:rPr>
              <w:t>for</w:t>
            </w:r>
            <w:r>
              <w:rPr>
                <w:b/>
                <w:spacing w:val="-8"/>
              </w:rPr>
              <w:t xml:space="preserve"> </w:t>
            </w:r>
            <w:r>
              <w:rPr>
                <w:b/>
              </w:rPr>
              <w:t>this</w:t>
            </w:r>
            <w:r>
              <w:rPr>
                <w:b/>
                <w:spacing w:val="-6"/>
              </w:rPr>
              <w:t xml:space="preserve"> </w:t>
            </w:r>
            <w:r>
              <w:rPr>
                <w:b/>
                <w:spacing w:val="-4"/>
              </w:rPr>
              <w:t>test:</w:t>
            </w:r>
          </w:p>
          <w:p w14:paraId="7C2ED2C1" w14:textId="77777777" w:rsidR="001D3EB5" w:rsidRDefault="003F63B5">
            <w:pPr>
              <w:pStyle w:val="TableParagraph"/>
              <w:numPr>
                <w:ilvl w:val="0"/>
                <w:numId w:val="36"/>
              </w:numPr>
              <w:tabs>
                <w:tab w:val="left" w:pos="1192"/>
              </w:tabs>
              <w:spacing w:before="37"/>
              <w:rPr>
                <w:sz w:val="24"/>
              </w:rPr>
            </w:pPr>
            <w:r>
              <w:rPr>
                <w:sz w:val="24"/>
              </w:rPr>
              <w:t>Caregiver</w:t>
            </w:r>
            <w:r>
              <w:rPr>
                <w:spacing w:val="-3"/>
                <w:sz w:val="24"/>
              </w:rPr>
              <w:t xml:space="preserve"> </w:t>
            </w:r>
            <w:r>
              <w:rPr>
                <w:sz w:val="24"/>
              </w:rPr>
              <w:t>logged</w:t>
            </w:r>
            <w:r>
              <w:rPr>
                <w:spacing w:val="-2"/>
                <w:sz w:val="24"/>
              </w:rPr>
              <w:t xml:space="preserve"> </w:t>
            </w:r>
            <w:r>
              <w:rPr>
                <w:spacing w:val="-5"/>
                <w:sz w:val="24"/>
              </w:rPr>
              <w:t>in</w:t>
            </w:r>
          </w:p>
          <w:p w14:paraId="7C2ED2C2" w14:textId="77777777" w:rsidR="001D3EB5" w:rsidRDefault="003F63B5">
            <w:pPr>
              <w:pStyle w:val="TableParagraph"/>
              <w:numPr>
                <w:ilvl w:val="0"/>
                <w:numId w:val="36"/>
              </w:numPr>
              <w:tabs>
                <w:tab w:val="left" w:pos="1192"/>
              </w:tabs>
              <w:spacing w:before="38"/>
              <w:rPr>
                <w:sz w:val="24"/>
              </w:rPr>
            </w:pPr>
            <w:r>
              <w:rPr>
                <w:sz w:val="24"/>
              </w:rPr>
              <w:t>Patient</w:t>
            </w:r>
            <w:r>
              <w:rPr>
                <w:spacing w:val="-1"/>
                <w:sz w:val="24"/>
              </w:rPr>
              <w:t xml:space="preserve"> </w:t>
            </w:r>
            <w:r>
              <w:rPr>
                <w:sz w:val="24"/>
              </w:rPr>
              <w:t>logged</w:t>
            </w:r>
            <w:r>
              <w:rPr>
                <w:spacing w:val="-1"/>
                <w:sz w:val="24"/>
              </w:rPr>
              <w:t xml:space="preserve"> </w:t>
            </w:r>
            <w:r>
              <w:rPr>
                <w:spacing w:val="-5"/>
                <w:sz w:val="24"/>
              </w:rPr>
              <w:t>in</w:t>
            </w:r>
          </w:p>
          <w:p w14:paraId="7C2ED2C3" w14:textId="77777777" w:rsidR="001D3EB5" w:rsidRDefault="003F63B5">
            <w:pPr>
              <w:pStyle w:val="TableParagraph"/>
              <w:numPr>
                <w:ilvl w:val="0"/>
                <w:numId w:val="36"/>
              </w:numPr>
              <w:tabs>
                <w:tab w:val="left" w:pos="1192"/>
              </w:tabs>
              <w:spacing w:before="42"/>
              <w:rPr>
                <w:sz w:val="24"/>
              </w:rPr>
            </w:pPr>
            <w:r>
              <w:rPr>
                <w:sz w:val="24"/>
              </w:rPr>
              <w:t>Functioning</w:t>
            </w:r>
            <w:r>
              <w:rPr>
                <w:spacing w:val="-4"/>
                <w:sz w:val="24"/>
              </w:rPr>
              <w:t xml:space="preserve"> </w:t>
            </w:r>
            <w:r>
              <w:rPr>
                <w:sz w:val="24"/>
              </w:rPr>
              <w:t>backend for</w:t>
            </w:r>
            <w:r>
              <w:rPr>
                <w:spacing w:val="-2"/>
                <w:sz w:val="24"/>
              </w:rPr>
              <w:t xml:space="preserve"> caregiver</w:t>
            </w:r>
          </w:p>
          <w:p w14:paraId="7C2ED2C4" w14:textId="77777777" w:rsidR="001D3EB5" w:rsidRDefault="003F63B5">
            <w:pPr>
              <w:pStyle w:val="TableParagraph"/>
              <w:numPr>
                <w:ilvl w:val="0"/>
                <w:numId w:val="36"/>
              </w:numPr>
              <w:tabs>
                <w:tab w:val="left" w:pos="1192"/>
              </w:tabs>
              <w:spacing w:before="42"/>
              <w:rPr>
                <w:sz w:val="24"/>
              </w:rPr>
            </w:pPr>
            <w:r>
              <w:rPr>
                <w:sz w:val="24"/>
              </w:rPr>
              <w:t>Functioning</w:t>
            </w:r>
            <w:r>
              <w:rPr>
                <w:spacing w:val="-4"/>
                <w:sz w:val="24"/>
              </w:rPr>
              <w:t xml:space="preserve"> </w:t>
            </w:r>
            <w:r>
              <w:rPr>
                <w:sz w:val="24"/>
              </w:rPr>
              <w:t>backend for</w:t>
            </w:r>
            <w:r>
              <w:rPr>
                <w:spacing w:val="-2"/>
                <w:sz w:val="24"/>
              </w:rPr>
              <w:t xml:space="preserve"> patient</w:t>
            </w:r>
          </w:p>
          <w:p w14:paraId="7C2ED2C5" w14:textId="77777777" w:rsidR="001D3EB5" w:rsidRDefault="003F63B5">
            <w:pPr>
              <w:pStyle w:val="TableParagraph"/>
              <w:numPr>
                <w:ilvl w:val="0"/>
                <w:numId w:val="36"/>
              </w:numPr>
              <w:tabs>
                <w:tab w:val="left" w:pos="1192"/>
              </w:tabs>
              <w:spacing w:before="37"/>
              <w:rPr>
                <w:sz w:val="24"/>
              </w:rPr>
            </w:pPr>
            <w:r>
              <w:rPr>
                <w:sz w:val="24"/>
              </w:rPr>
              <w:t>Stable</w:t>
            </w:r>
            <w:r>
              <w:rPr>
                <w:spacing w:val="-3"/>
                <w:sz w:val="24"/>
              </w:rPr>
              <w:t xml:space="preserve"> </w:t>
            </w:r>
            <w:r>
              <w:rPr>
                <w:sz w:val="24"/>
              </w:rPr>
              <w:t>internet</w:t>
            </w:r>
            <w:r>
              <w:rPr>
                <w:spacing w:val="-1"/>
                <w:sz w:val="24"/>
              </w:rPr>
              <w:t xml:space="preserve"> </w:t>
            </w:r>
            <w:r>
              <w:rPr>
                <w:spacing w:val="-2"/>
                <w:sz w:val="24"/>
              </w:rPr>
              <w:t>connection.</w:t>
            </w:r>
          </w:p>
        </w:tc>
        <w:tc>
          <w:tcPr>
            <w:tcW w:w="4413" w:type="dxa"/>
          </w:tcPr>
          <w:p w14:paraId="7C2ED2C6" w14:textId="77777777" w:rsidR="001D3EB5" w:rsidRDefault="003F63B5">
            <w:pPr>
              <w:pStyle w:val="TableParagraph"/>
              <w:spacing w:line="278" w:lineRule="auto"/>
              <w:ind w:left="104" w:right="1969"/>
            </w:pPr>
            <w:r>
              <w:rPr>
                <w:b/>
              </w:rPr>
              <w:t xml:space="preserve">Software Versions: </w:t>
            </w:r>
            <w:r>
              <w:t>Application:</w:t>
            </w:r>
            <w:r>
              <w:rPr>
                <w:spacing w:val="-14"/>
              </w:rPr>
              <w:t xml:space="preserve"> </w:t>
            </w:r>
            <w:r>
              <w:t>CareConnect Software Version: 1.0</w:t>
            </w:r>
          </w:p>
          <w:p w14:paraId="7C2ED2C7" w14:textId="77777777" w:rsidR="001D3EB5" w:rsidRDefault="003F63B5">
            <w:pPr>
              <w:pStyle w:val="TableParagraph"/>
              <w:spacing w:line="252" w:lineRule="exact"/>
              <w:ind w:left="104"/>
            </w:pPr>
            <w:r>
              <w:t>Operating</w:t>
            </w:r>
            <w:r>
              <w:rPr>
                <w:spacing w:val="-9"/>
              </w:rPr>
              <w:t xml:space="preserve"> </w:t>
            </w:r>
            <w:r>
              <w:t>System:</w:t>
            </w:r>
            <w:r>
              <w:rPr>
                <w:spacing w:val="-3"/>
              </w:rPr>
              <w:t xml:space="preserve"> </w:t>
            </w:r>
            <w:r>
              <w:t>iOS</w:t>
            </w:r>
            <w:r>
              <w:rPr>
                <w:spacing w:val="-2"/>
              </w:rPr>
              <w:t xml:space="preserve"> </w:t>
            </w:r>
            <w:r>
              <w:rPr>
                <w:spacing w:val="-5"/>
              </w:rPr>
              <w:t>18</w:t>
            </w:r>
          </w:p>
        </w:tc>
      </w:tr>
      <w:tr w:rsidR="001D3EB5" w14:paraId="7C2ED2CB" w14:textId="77777777" w:rsidTr="65D27D43">
        <w:trPr>
          <w:trHeight w:val="1054"/>
        </w:trPr>
        <w:tc>
          <w:tcPr>
            <w:tcW w:w="4973" w:type="dxa"/>
            <w:vMerge/>
          </w:tcPr>
          <w:p w14:paraId="7C2ED2C9" w14:textId="77777777" w:rsidR="001D3EB5" w:rsidRDefault="001D3EB5">
            <w:pPr>
              <w:rPr>
                <w:sz w:val="2"/>
                <w:szCs w:val="2"/>
              </w:rPr>
            </w:pPr>
          </w:p>
        </w:tc>
        <w:tc>
          <w:tcPr>
            <w:tcW w:w="4413" w:type="dxa"/>
          </w:tcPr>
          <w:p w14:paraId="7C2ED2CA" w14:textId="77777777" w:rsidR="001D3EB5" w:rsidRDefault="003F63B5">
            <w:pPr>
              <w:pStyle w:val="TableParagraph"/>
              <w:spacing w:line="249" w:lineRule="exact"/>
              <w:ind w:left="104"/>
            </w:pPr>
            <w:r>
              <w:rPr>
                <w:b/>
              </w:rPr>
              <w:t>Priority:</w:t>
            </w:r>
            <w:r>
              <w:rPr>
                <w:b/>
                <w:spacing w:val="-13"/>
              </w:rPr>
              <w:t xml:space="preserve"> </w:t>
            </w:r>
            <w:r>
              <w:rPr>
                <w:spacing w:val="-4"/>
              </w:rPr>
              <w:t>High</w:t>
            </w:r>
          </w:p>
        </w:tc>
      </w:tr>
      <w:tr w:rsidR="001D3EB5" w:rsidRPr="00BA6A9D" w14:paraId="7C2ED2CF" w14:textId="77777777" w:rsidTr="65D27D43">
        <w:trPr>
          <w:trHeight w:val="1256"/>
        </w:trPr>
        <w:tc>
          <w:tcPr>
            <w:tcW w:w="9386" w:type="dxa"/>
            <w:gridSpan w:val="2"/>
          </w:tcPr>
          <w:p w14:paraId="7C2ED2CC" w14:textId="77777777" w:rsidR="001D3EB5" w:rsidRDefault="003F63B5">
            <w:pPr>
              <w:pStyle w:val="TableParagraph"/>
              <w:spacing w:line="273" w:lineRule="exact"/>
              <w:ind w:left="112"/>
              <w:rPr>
                <w:sz w:val="24"/>
              </w:rPr>
            </w:pPr>
            <w:r>
              <w:rPr>
                <w:b/>
              </w:rPr>
              <w:t>Requirements</w:t>
            </w:r>
            <w:r>
              <w:rPr>
                <w:b/>
                <w:spacing w:val="-5"/>
              </w:rPr>
              <w:t xml:space="preserve"> </w:t>
            </w:r>
            <w:r>
              <w:rPr>
                <w:b/>
              </w:rPr>
              <w:t>validated:</w:t>
            </w:r>
            <w:r>
              <w:rPr>
                <w:b/>
                <w:spacing w:val="-3"/>
              </w:rPr>
              <w:t xml:space="preserve"> </w:t>
            </w:r>
            <w:r>
              <w:rPr>
                <w:sz w:val="24"/>
              </w:rPr>
              <w:t>REQ-5.3.1.1,</w:t>
            </w:r>
            <w:r>
              <w:rPr>
                <w:spacing w:val="-3"/>
                <w:sz w:val="24"/>
              </w:rPr>
              <w:t xml:space="preserve"> </w:t>
            </w:r>
            <w:r>
              <w:rPr>
                <w:sz w:val="24"/>
              </w:rPr>
              <w:t>REQ-5.3.1.2,</w:t>
            </w:r>
            <w:r>
              <w:rPr>
                <w:spacing w:val="-3"/>
                <w:sz w:val="24"/>
              </w:rPr>
              <w:t xml:space="preserve"> </w:t>
            </w:r>
            <w:r>
              <w:rPr>
                <w:sz w:val="24"/>
              </w:rPr>
              <w:t>REQ-5.3.1.3,</w:t>
            </w:r>
            <w:r>
              <w:rPr>
                <w:spacing w:val="-8"/>
                <w:sz w:val="24"/>
              </w:rPr>
              <w:t xml:space="preserve"> </w:t>
            </w:r>
            <w:r>
              <w:rPr>
                <w:sz w:val="24"/>
              </w:rPr>
              <w:t>REQ-5.3.1.4,</w:t>
            </w:r>
            <w:r>
              <w:rPr>
                <w:spacing w:val="-5"/>
                <w:sz w:val="24"/>
              </w:rPr>
              <w:t xml:space="preserve"> </w:t>
            </w:r>
            <w:r>
              <w:rPr>
                <w:sz w:val="24"/>
              </w:rPr>
              <w:t>REQ-</w:t>
            </w:r>
            <w:r>
              <w:rPr>
                <w:spacing w:val="-2"/>
                <w:sz w:val="24"/>
              </w:rPr>
              <w:t>5.3.2.1,</w:t>
            </w:r>
          </w:p>
          <w:p w14:paraId="7C2ED2CD" w14:textId="77777777" w:rsidR="001D3EB5" w:rsidRDefault="003F63B5">
            <w:pPr>
              <w:pStyle w:val="TableParagraph"/>
              <w:spacing w:before="45"/>
              <w:ind w:left="112"/>
              <w:rPr>
                <w:sz w:val="24"/>
              </w:rPr>
            </w:pPr>
            <w:r>
              <w:rPr>
                <w:sz w:val="24"/>
              </w:rPr>
              <w:t>REQ-5.3.2.2,</w:t>
            </w:r>
            <w:r>
              <w:rPr>
                <w:spacing w:val="-4"/>
                <w:sz w:val="24"/>
              </w:rPr>
              <w:t xml:space="preserve"> </w:t>
            </w:r>
            <w:r>
              <w:rPr>
                <w:sz w:val="24"/>
              </w:rPr>
              <w:t>REQ-5.3.2.3,</w:t>
            </w:r>
            <w:r>
              <w:rPr>
                <w:spacing w:val="-4"/>
                <w:sz w:val="24"/>
              </w:rPr>
              <w:t xml:space="preserve"> </w:t>
            </w:r>
            <w:r>
              <w:rPr>
                <w:sz w:val="24"/>
              </w:rPr>
              <w:t>REQ-5.3.2.4,</w:t>
            </w:r>
            <w:r>
              <w:rPr>
                <w:spacing w:val="-4"/>
                <w:sz w:val="24"/>
              </w:rPr>
              <w:t xml:space="preserve"> </w:t>
            </w:r>
            <w:r>
              <w:rPr>
                <w:sz w:val="24"/>
              </w:rPr>
              <w:t>REQ-5.3.2.5, REQ-5.3.2.6,</w:t>
            </w:r>
            <w:r>
              <w:rPr>
                <w:spacing w:val="-4"/>
                <w:sz w:val="24"/>
              </w:rPr>
              <w:t xml:space="preserve"> </w:t>
            </w:r>
            <w:r>
              <w:rPr>
                <w:sz w:val="24"/>
              </w:rPr>
              <w:t>REQ-5.3.3.1,</w:t>
            </w:r>
            <w:r>
              <w:rPr>
                <w:spacing w:val="-3"/>
                <w:sz w:val="24"/>
              </w:rPr>
              <w:t xml:space="preserve"> </w:t>
            </w:r>
            <w:r>
              <w:rPr>
                <w:spacing w:val="-4"/>
                <w:sz w:val="24"/>
              </w:rPr>
              <w:t>REQ-</w:t>
            </w:r>
          </w:p>
          <w:p w14:paraId="7C2ED2CE" w14:textId="77777777" w:rsidR="001D3EB5" w:rsidRPr="004413F9" w:rsidRDefault="003F63B5">
            <w:pPr>
              <w:pStyle w:val="TableParagraph"/>
              <w:spacing w:before="41"/>
              <w:ind w:left="112"/>
              <w:rPr>
                <w:sz w:val="24"/>
                <w:lang w:val="fr-CA"/>
              </w:rPr>
            </w:pPr>
            <w:r w:rsidRPr="004413F9">
              <w:rPr>
                <w:sz w:val="24"/>
                <w:lang w:val="fr-CA"/>
              </w:rPr>
              <w:t>5.3.3.2,</w:t>
            </w:r>
            <w:r w:rsidRPr="004413F9">
              <w:rPr>
                <w:spacing w:val="-5"/>
                <w:sz w:val="24"/>
                <w:lang w:val="fr-CA"/>
              </w:rPr>
              <w:t xml:space="preserve"> </w:t>
            </w:r>
            <w:r w:rsidRPr="004413F9">
              <w:rPr>
                <w:sz w:val="24"/>
                <w:lang w:val="fr-CA"/>
              </w:rPr>
              <w:t>REQ-5.3.4.1,</w:t>
            </w:r>
            <w:r w:rsidRPr="004413F9">
              <w:rPr>
                <w:spacing w:val="1"/>
                <w:sz w:val="24"/>
                <w:lang w:val="fr-CA"/>
              </w:rPr>
              <w:t xml:space="preserve"> </w:t>
            </w:r>
            <w:r w:rsidRPr="004413F9">
              <w:rPr>
                <w:sz w:val="24"/>
                <w:lang w:val="fr-CA"/>
              </w:rPr>
              <w:t>REQ-5.3.4.2,</w:t>
            </w:r>
            <w:r w:rsidRPr="004413F9">
              <w:rPr>
                <w:spacing w:val="1"/>
                <w:sz w:val="24"/>
                <w:lang w:val="fr-CA"/>
              </w:rPr>
              <w:t xml:space="preserve"> </w:t>
            </w:r>
            <w:r w:rsidRPr="004413F9">
              <w:rPr>
                <w:sz w:val="24"/>
                <w:lang w:val="fr-CA"/>
              </w:rPr>
              <w:t>REQ-5.3.5.1,</w:t>
            </w:r>
            <w:r w:rsidRPr="004413F9">
              <w:rPr>
                <w:spacing w:val="-4"/>
                <w:sz w:val="24"/>
                <w:lang w:val="fr-CA"/>
              </w:rPr>
              <w:t xml:space="preserve"> </w:t>
            </w:r>
            <w:r w:rsidRPr="004413F9">
              <w:rPr>
                <w:sz w:val="24"/>
                <w:lang w:val="fr-CA"/>
              </w:rPr>
              <w:t>REQ-5.3.5.2,</w:t>
            </w:r>
            <w:r w:rsidRPr="004413F9">
              <w:rPr>
                <w:spacing w:val="-4"/>
                <w:sz w:val="24"/>
                <w:lang w:val="fr-CA"/>
              </w:rPr>
              <w:t xml:space="preserve"> </w:t>
            </w:r>
            <w:r w:rsidRPr="004413F9">
              <w:rPr>
                <w:sz w:val="24"/>
                <w:lang w:val="fr-CA"/>
              </w:rPr>
              <w:t>REQ-</w:t>
            </w:r>
            <w:r w:rsidRPr="004413F9">
              <w:rPr>
                <w:spacing w:val="-2"/>
                <w:sz w:val="24"/>
                <w:lang w:val="fr-CA"/>
              </w:rPr>
              <w:t>5.3.5.3</w:t>
            </w:r>
          </w:p>
        </w:tc>
      </w:tr>
      <w:tr w:rsidR="001D3EB5" w14:paraId="7C2ED2D1" w14:textId="77777777" w:rsidTr="65D27D43">
        <w:trPr>
          <w:trHeight w:val="555"/>
        </w:trPr>
        <w:tc>
          <w:tcPr>
            <w:tcW w:w="9386" w:type="dxa"/>
            <w:gridSpan w:val="2"/>
          </w:tcPr>
          <w:p w14:paraId="7C2ED2D0" w14:textId="77777777" w:rsidR="001D3EB5" w:rsidRDefault="003F63B5">
            <w:pPr>
              <w:pStyle w:val="TableParagraph"/>
              <w:ind w:left="112"/>
              <w:rPr>
                <w:b/>
              </w:rPr>
            </w:pPr>
            <w:r>
              <w:rPr>
                <w:b/>
              </w:rPr>
              <w:t>TEXT</w:t>
            </w:r>
            <w:r>
              <w:rPr>
                <w:b/>
                <w:spacing w:val="-7"/>
              </w:rPr>
              <w:t xml:space="preserve"> </w:t>
            </w:r>
            <w:r>
              <w:rPr>
                <w:b/>
              </w:rPr>
              <w:t>EXECUTOR:</w:t>
            </w:r>
            <w:r>
              <w:rPr>
                <w:b/>
                <w:spacing w:val="-5"/>
              </w:rPr>
              <w:t xml:space="preserve"> </w:t>
            </w:r>
            <w:r>
              <w:rPr>
                <w:b/>
              </w:rPr>
              <w:t>Alyssa</w:t>
            </w:r>
            <w:r>
              <w:rPr>
                <w:b/>
                <w:spacing w:val="-8"/>
              </w:rPr>
              <w:t xml:space="preserve"> </w:t>
            </w:r>
            <w:r>
              <w:rPr>
                <w:b/>
                <w:spacing w:val="-2"/>
              </w:rPr>
              <w:t>Harding</w:t>
            </w:r>
          </w:p>
        </w:tc>
      </w:tr>
      <w:tr w:rsidR="001D3EB5" w14:paraId="7C2ED2D3" w14:textId="77777777" w:rsidTr="65D27D43">
        <w:trPr>
          <w:trHeight w:val="709"/>
        </w:trPr>
        <w:tc>
          <w:tcPr>
            <w:tcW w:w="9386" w:type="dxa"/>
            <w:gridSpan w:val="2"/>
          </w:tcPr>
          <w:p w14:paraId="7C2ED2D2" w14:textId="77777777" w:rsidR="001D3EB5" w:rsidRDefault="003F63B5">
            <w:pPr>
              <w:pStyle w:val="TableParagraph"/>
              <w:spacing w:line="249" w:lineRule="exact"/>
              <w:ind w:left="112"/>
              <w:rPr>
                <w:b/>
              </w:rPr>
            </w:pPr>
            <w:r>
              <w:rPr>
                <w:b/>
              </w:rPr>
              <w:t>TEST</w:t>
            </w:r>
            <w:r>
              <w:rPr>
                <w:b/>
                <w:spacing w:val="-6"/>
              </w:rPr>
              <w:t xml:space="preserve"> </w:t>
            </w:r>
            <w:r>
              <w:rPr>
                <w:b/>
              </w:rPr>
              <w:t>SCRIPT</w:t>
            </w:r>
            <w:r>
              <w:rPr>
                <w:b/>
                <w:spacing w:val="-1"/>
              </w:rPr>
              <w:t xml:space="preserve"> </w:t>
            </w:r>
            <w:r>
              <w:rPr>
                <w:b/>
                <w:spacing w:val="-2"/>
              </w:rPr>
              <w:t>STEPS/RESULTS</w:t>
            </w:r>
          </w:p>
        </w:tc>
      </w:tr>
    </w:tbl>
    <w:p w14:paraId="7C2ED2D5" w14:textId="77777777" w:rsidR="001D3EB5" w:rsidRDefault="001D3EB5">
      <w:pPr>
        <w:pStyle w:val="BodyText"/>
        <w:spacing w:before="142"/>
        <w:rPr>
          <w:sz w:val="20"/>
        </w:rPr>
      </w:pPr>
    </w:p>
    <w:tbl>
      <w:tblPr>
        <w:tblW w:w="9369"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720"/>
        <w:gridCol w:w="3105"/>
        <w:gridCol w:w="2355"/>
        <w:gridCol w:w="1331"/>
        <w:gridCol w:w="840"/>
        <w:gridCol w:w="1018"/>
      </w:tblGrid>
      <w:tr w:rsidR="001D3EB5" w14:paraId="7C2ED2DC" w14:textId="77777777" w:rsidTr="65D27D43">
        <w:trPr>
          <w:trHeight w:val="1367"/>
        </w:trPr>
        <w:tc>
          <w:tcPr>
            <w:tcW w:w="720" w:type="dxa"/>
            <w:tcBorders>
              <w:bottom w:val="single" w:sz="12" w:space="0" w:color="000000" w:themeColor="text1"/>
            </w:tcBorders>
            <w:vAlign w:val="center"/>
          </w:tcPr>
          <w:p w14:paraId="7C2ED2D6" w14:textId="77777777" w:rsidR="001D3EB5" w:rsidRDefault="003F63B5" w:rsidP="757DACCB">
            <w:pPr>
              <w:pStyle w:val="TableParagraph"/>
              <w:spacing w:line="259" w:lineRule="auto"/>
              <w:ind w:left="104"/>
              <w:jc w:val="center"/>
              <w:rPr>
                <w:b/>
                <w:bCs/>
              </w:rPr>
            </w:pPr>
            <w:r w:rsidRPr="757DACCB">
              <w:rPr>
                <w:b/>
                <w:bCs/>
                <w:spacing w:val="-4"/>
              </w:rPr>
              <w:t>STEP</w:t>
            </w:r>
          </w:p>
        </w:tc>
        <w:tc>
          <w:tcPr>
            <w:tcW w:w="3105" w:type="dxa"/>
            <w:tcBorders>
              <w:bottom w:val="single" w:sz="12" w:space="0" w:color="000000" w:themeColor="text1"/>
            </w:tcBorders>
            <w:vAlign w:val="center"/>
          </w:tcPr>
          <w:p w14:paraId="7C2ED2D7" w14:textId="77777777" w:rsidR="001D3EB5" w:rsidRDefault="003F63B5" w:rsidP="757DACCB">
            <w:pPr>
              <w:pStyle w:val="TableParagraph"/>
              <w:ind w:left="104"/>
              <w:jc w:val="center"/>
              <w:rPr>
                <w:b/>
                <w:bCs/>
              </w:rPr>
            </w:pPr>
            <w:r w:rsidRPr="757DACCB">
              <w:rPr>
                <w:b/>
                <w:bCs/>
              </w:rPr>
              <w:t>TEST</w:t>
            </w:r>
            <w:r w:rsidRPr="757DACCB">
              <w:rPr>
                <w:b/>
                <w:bCs/>
                <w:spacing w:val="-2"/>
              </w:rPr>
              <w:t xml:space="preserve"> STEP/INPUT</w:t>
            </w:r>
          </w:p>
        </w:tc>
        <w:tc>
          <w:tcPr>
            <w:tcW w:w="2355" w:type="dxa"/>
            <w:tcBorders>
              <w:bottom w:val="single" w:sz="12" w:space="0" w:color="000000" w:themeColor="text1"/>
            </w:tcBorders>
            <w:vAlign w:val="center"/>
          </w:tcPr>
          <w:p w14:paraId="7C2ED2D8" w14:textId="77777777" w:rsidR="001D3EB5" w:rsidRDefault="003F63B5" w:rsidP="757DACCB">
            <w:pPr>
              <w:pStyle w:val="TableParagraph"/>
              <w:spacing w:line="254" w:lineRule="auto"/>
              <w:ind w:left="104" w:right="412"/>
              <w:jc w:val="center"/>
              <w:rPr>
                <w:b/>
                <w:bCs/>
              </w:rPr>
            </w:pPr>
            <w:r w:rsidRPr="757DACCB">
              <w:rPr>
                <w:b/>
                <w:bCs/>
                <w:spacing w:val="-2"/>
              </w:rPr>
              <w:t>EXPECTED RESULTS</w:t>
            </w:r>
          </w:p>
        </w:tc>
        <w:tc>
          <w:tcPr>
            <w:tcW w:w="1331" w:type="dxa"/>
            <w:tcBorders>
              <w:bottom w:val="single" w:sz="12" w:space="0" w:color="000000" w:themeColor="text1"/>
            </w:tcBorders>
            <w:vAlign w:val="center"/>
          </w:tcPr>
          <w:p w14:paraId="7C2ED2D9" w14:textId="77777777" w:rsidR="001D3EB5" w:rsidRDefault="003F63B5" w:rsidP="757DACCB">
            <w:pPr>
              <w:pStyle w:val="TableParagraph"/>
              <w:spacing w:line="256" w:lineRule="auto"/>
              <w:ind w:left="104" w:right="80"/>
              <w:jc w:val="center"/>
              <w:rPr>
                <w:b/>
                <w:bCs/>
              </w:rPr>
            </w:pPr>
            <w:r w:rsidRPr="757DACCB">
              <w:rPr>
                <w:b/>
                <w:bCs/>
                <w:spacing w:val="-4"/>
              </w:rPr>
              <w:t>ACT UAL RESU LTS</w:t>
            </w:r>
          </w:p>
        </w:tc>
        <w:tc>
          <w:tcPr>
            <w:tcW w:w="840" w:type="dxa"/>
            <w:tcBorders>
              <w:bottom w:val="single" w:sz="12" w:space="0" w:color="000000" w:themeColor="text1"/>
            </w:tcBorders>
            <w:vAlign w:val="center"/>
          </w:tcPr>
          <w:p w14:paraId="7C2ED2DA" w14:textId="77777777" w:rsidR="001D3EB5" w:rsidRDefault="003F63B5" w:rsidP="757DACCB">
            <w:pPr>
              <w:pStyle w:val="TableParagraph"/>
              <w:spacing w:line="254" w:lineRule="auto"/>
              <w:ind w:left="104" w:right="96"/>
              <w:jc w:val="center"/>
              <w:rPr>
                <w:b/>
                <w:bCs/>
              </w:rPr>
            </w:pPr>
            <w:r w:rsidRPr="757DACCB">
              <w:rPr>
                <w:b/>
                <w:bCs/>
                <w:spacing w:val="-2"/>
              </w:rPr>
              <w:t xml:space="preserve">PASS/ </w:t>
            </w:r>
            <w:r w:rsidRPr="757DACCB">
              <w:rPr>
                <w:b/>
                <w:bCs/>
                <w:spacing w:val="-4"/>
              </w:rPr>
              <w:t>FAIL</w:t>
            </w:r>
          </w:p>
        </w:tc>
        <w:tc>
          <w:tcPr>
            <w:tcW w:w="1018" w:type="dxa"/>
            <w:tcBorders>
              <w:bottom w:val="single" w:sz="12" w:space="0" w:color="000000" w:themeColor="text1"/>
            </w:tcBorders>
            <w:vAlign w:val="center"/>
          </w:tcPr>
          <w:p w14:paraId="7C2ED2DB" w14:textId="77777777" w:rsidR="001D3EB5" w:rsidRDefault="003F63B5" w:rsidP="757DACCB">
            <w:pPr>
              <w:pStyle w:val="TableParagraph"/>
              <w:spacing w:line="254" w:lineRule="auto"/>
              <w:ind w:left="104" w:right="194"/>
              <w:jc w:val="center"/>
              <w:rPr>
                <w:b/>
                <w:bCs/>
              </w:rPr>
            </w:pPr>
            <w:r w:rsidRPr="757DACCB">
              <w:rPr>
                <w:b/>
                <w:bCs/>
                <w:spacing w:val="-2"/>
              </w:rPr>
              <w:t>Defects Found</w:t>
            </w:r>
          </w:p>
        </w:tc>
      </w:tr>
      <w:tr w:rsidR="001D3EB5" w14:paraId="7C2ED2DF" w14:textId="77777777" w:rsidTr="65D27D43">
        <w:trPr>
          <w:trHeight w:val="555"/>
        </w:trPr>
        <w:tc>
          <w:tcPr>
            <w:tcW w:w="8351"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C0C0C0"/>
          </w:tcPr>
          <w:p w14:paraId="115B7654" w14:textId="77777777" w:rsidR="001D3EB5" w:rsidRDefault="38837A4E" w:rsidP="65D27D43">
            <w:pPr>
              <w:pStyle w:val="TableParagraph"/>
              <w:ind w:left="105"/>
              <w:rPr>
                <w:b/>
                <w:bCs/>
              </w:rPr>
            </w:pPr>
            <w:r w:rsidRPr="65D27D43">
              <w:rPr>
                <w:b/>
                <w:bCs/>
              </w:rPr>
              <w:t>TC-3.1:</w:t>
            </w:r>
            <w:r w:rsidRPr="65D27D43">
              <w:rPr>
                <w:b/>
                <w:bCs/>
                <w:spacing w:val="-6"/>
              </w:rPr>
              <w:t xml:space="preserve"> </w:t>
            </w:r>
            <w:r w:rsidRPr="65D27D43">
              <w:rPr>
                <w:b/>
                <w:bCs/>
              </w:rPr>
              <w:t>Caregiver</w:t>
            </w:r>
            <w:r w:rsidRPr="65D27D43">
              <w:rPr>
                <w:b/>
                <w:bCs/>
                <w:spacing w:val="-7"/>
              </w:rPr>
              <w:t xml:space="preserve"> </w:t>
            </w:r>
            <w:r w:rsidRPr="65D27D43">
              <w:rPr>
                <w:b/>
                <w:bCs/>
              </w:rPr>
              <w:t>Profile</w:t>
            </w:r>
            <w:r w:rsidRPr="65D27D43">
              <w:rPr>
                <w:b/>
                <w:bCs/>
                <w:spacing w:val="-6"/>
              </w:rPr>
              <w:t xml:space="preserve"> </w:t>
            </w:r>
            <w:r w:rsidRPr="65D27D43">
              <w:rPr>
                <w:b/>
                <w:bCs/>
              </w:rPr>
              <w:t>information</w:t>
            </w:r>
            <w:r w:rsidRPr="65D27D43">
              <w:rPr>
                <w:b/>
                <w:bCs/>
                <w:spacing w:val="-7"/>
              </w:rPr>
              <w:t xml:space="preserve"> </w:t>
            </w:r>
            <w:r w:rsidRPr="65D27D43">
              <w:rPr>
                <w:b/>
                <w:bCs/>
                <w:spacing w:val="-2"/>
              </w:rPr>
              <w:t>updated</w:t>
            </w:r>
          </w:p>
          <w:p w14:paraId="7C2ED2DD" w14:textId="0AFBEC83" w:rsidR="001D3EB5" w:rsidRDefault="001D3EB5" w:rsidP="65D27D43">
            <w:pPr>
              <w:pStyle w:val="TableParagraph"/>
              <w:ind w:left="105"/>
              <w:rPr>
                <w:b/>
                <w:bCs/>
              </w:rPr>
            </w:pPr>
          </w:p>
        </w:tc>
        <w:tc>
          <w:tcPr>
            <w:tcW w:w="1018"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C0C0C0"/>
          </w:tcPr>
          <w:p w14:paraId="7C2ED2DE" w14:textId="77777777" w:rsidR="001D3EB5" w:rsidRDefault="001D3EB5">
            <w:pPr>
              <w:pStyle w:val="TableParagraph"/>
            </w:pPr>
          </w:p>
        </w:tc>
      </w:tr>
      <w:tr w:rsidR="001D3EB5" w14:paraId="7C2ED2EB" w14:textId="77777777" w:rsidTr="65D27D43">
        <w:trPr>
          <w:trHeight w:val="2168"/>
        </w:trPr>
        <w:tc>
          <w:tcPr>
            <w:tcW w:w="720" w:type="dxa"/>
            <w:tcBorders>
              <w:top w:val="single" w:sz="12" w:space="0" w:color="000000" w:themeColor="text1"/>
            </w:tcBorders>
            <w:vAlign w:val="center"/>
          </w:tcPr>
          <w:p w14:paraId="7C2ED2E0" w14:textId="77777777" w:rsidR="001D3EB5" w:rsidRDefault="7810F2BC" w:rsidP="757DACCB">
            <w:pPr>
              <w:pStyle w:val="TableParagraph"/>
              <w:spacing w:line="244" w:lineRule="exact"/>
              <w:ind w:left="309"/>
              <w:jc w:val="center"/>
            </w:pPr>
            <w:r>
              <w:rPr>
                <w:spacing w:val="-5"/>
              </w:rPr>
              <w:t>1.</w:t>
            </w:r>
          </w:p>
        </w:tc>
        <w:tc>
          <w:tcPr>
            <w:tcW w:w="3105" w:type="dxa"/>
            <w:tcBorders>
              <w:top w:val="single" w:sz="12" w:space="0" w:color="000000" w:themeColor="text1"/>
            </w:tcBorders>
            <w:vAlign w:val="center"/>
          </w:tcPr>
          <w:p w14:paraId="7C2ED2E1" w14:textId="77777777" w:rsidR="001D3EB5" w:rsidRDefault="003F63B5" w:rsidP="757DACCB">
            <w:pPr>
              <w:pStyle w:val="TableParagraph"/>
              <w:numPr>
                <w:ilvl w:val="0"/>
                <w:numId w:val="35"/>
              </w:numPr>
              <w:tabs>
                <w:tab w:val="left" w:pos="824"/>
              </w:tabs>
              <w:spacing w:line="252" w:lineRule="auto"/>
              <w:ind w:right="511"/>
            </w:pPr>
            <w:r>
              <w:t>Open</w:t>
            </w:r>
            <w:r>
              <w:rPr>
                <w:spacing w:val="-14"/>
              </w:rPr>
              <w:t xml:space="preserve"> </w:t>
            </w:r>
            <w:r>
              <w:t xml:space="preserve">Caregiver </w:t>
            </w:r>
            <w:r>
              <w:rPr>
                <w:spacing w:val="-2"/>
              </w:rPr>
              <w:t>Dashboard</w:t>
            </w:r>
          </w:p>
          <w:p w14:paraId="7C2ED2E2" w14:textId="77777777" w:rsidR="001D3EB5" w:rsidRDefault="003F63B5" w:rsidP="757DACCB">
            <w:pPr>
              <w:pStyle w:val="TableParagraph"/>
              <w:numPr>
                <w:ilvl w:val="0"/>
                <w:numId w:val="35"/>
              </w:numPr>
              <w:tabs>
                <w:tab w:val="left" w:pos="824"/>
              </w:tabs>
            </w:pPr>
            <w:r>
              <w:t>Open</w:t>
            </w:r>
            <w:r>
              <w:rPr>
                <w:spacing w:val="-5"/>
              </w:rPr>
              <w:t xml:space="preserve"> </w:t>
            </w:r>
            <w:r>
              <w:t>My</w:t>
            </w:r>
            <w:r>
              <w:rPr>
                <w:spacing w:val="-4"/>
              </w:rPr>
              <w:t xml:space="preserve"> </w:t>
            </w:r>
            <w:r>
              <w:rPr>
                <w:spacing w:val="-2"/>
              </w:rPr>
              <w:t>Profile</w:t>
            </w:r>
          </w:p>
          <w:p w14:paraId="7C2ED2E3" w14:textId="77777777" w:rsidR="001D3EB5" w:rsidRDefault="003F63B5" w:rsidP="757DACCB">
            <w:pPr>
              <w:pStyle w:val="TableParagraph"/>
              <w:numPr>
                <w:ilvl w:val="0"/>
                <w:numId w:val="35"/>
              </w:numPr>
              <w:tabs>
                <w:tab w:val="left" w:pos="824"/>
              </w:tabs>
              <w:spacing w:before="4" w:line="252" w:lineRule="auto"/>
              <w:ind w:right="626"/>
            </w:pPr>
            <w:r>
              <w:t>Update</w:t>
            </w:r>
            <w:r>
              <w:rPr>
                <w:spacing w:val="-14"/>
              </w:rPr>
              <w:t xml:space="preserve"> </w:t>
            </w:r>
            <w:r>
              <w:t xml:space="preserve">profile </w:t>
            </w:r>
            <w:r>
              <w:rPr>
                <w:spacing w:val="-2"/>
              </w:rPr>
              <w:t>information</w:t>
            </w:r>
          </w:p>
          <w:p w14:paraId="7C2ED2E4" w14:textId="77777777" w:rsidR="001D3EB5" w:rsidRDefault="003F63B5" w:rsidP="757DACCB">
            <w:pPr>
              <w:pStyle w:val="TableParagraph"/>
              <w:numPr>
                <w:ilvl w:val="0"/>
                <w:numId w:val="35"/>
              </w:numPr>
              <w:tabs>
                <w:tab w:val="left" w:pos="824"/>
              </w:tabs>
              <w:spacing w:before="6"/>
            </w:pPr>
            <w:r>
              <w:t>Press</w:t>
            </w:r>
            <w:r>
              <w:rPr>
                <w:spacing w:val="-1"/>
              </w:rPr>
              <w:t xml:space="preserve"> </w:t>
            </w:r>
            <w:r>
              <w:rPr>
                <w:spacing w:val="-2"/>
              </w:rPr>
              <w:t>“Save”</w:t>
            </w:r>
          </w:p>
        </w:tc>
        <w:tc>
          <w:tcPr>
            <w:tcW w:w="2355" w:type="dxa"/>
            <w:tcBorders>
              <w:top w:val="single" w:sz="12" w:space="0" w:color="000000" w:themeColor="text1"/>
            </w:tcBorders>
          </w:tcPr>
          <w:p w14:paraId="7C2ED2E5" w14:textId="77777777" w:rsidR="001D3EB5" w:rsidRDefault="003F63B5" w:rsidP="757DACCB">
            <w:pPr>
              <w:pStyle w:val="TableParagraph"/>
              <w:numPr>
                <w:ilvl w:val="0"/>
                <w:numId w:val="34"/>
              </w:numPr>
              <w:tabs>
                <w:tab w:val="left" w:pos="825"/>
              </w:tabs>
              <w:spacing w:line="256" w:lineRule="auto"/>
              <w:ind w:right="283"/>
            </w:pPr>
            <w:r>
              <w:t>Information</w:t>
            </w:r>
            <w:r>
              <w:rPr>
                <w:spacing w:val="-14"/>
              </w:rPr>
              <w:t xml:space="preserve"> </w:t>
            </w:r>
            <w:r>
              <w:t>is updated</w:t>
            </w:r>
            <w:r>
              <w:rPr>
                <w:spacing w:val="-14"/>
              </w:rPr>
              <w:t xml:space="preserve"> </w:t>
            </w:r>
            <w:r>
              <w:t>in</w:t>
            </w:r>
            <w:r>
              <w:rPr>
                <w:spacing w:val="-14"/>
              </w:rPr>
              <w:t xml:space="preserve"> </w:t>
            </w:r>
            <w:r>
              <w:t xml:space="preserve">the </w:t>
            </w:r>
            <w:r>
              <w:rPr>
                <w:spacing w:val="-2"/>
              </w:rPr>
              <w:t>database</w:t>
            </w:r>
          </w:p>
          <w:p w14:paraId="7C2ED2E6" w14:textId="77777777" w:rsidR="001D3EB5" w:rsidRDefault="003F63B5" w:rsidP="757DACCB">
            <w:pPr>
              <w:pStyle w:val="TableParagraph"/>
              <w:numPr>
                <w:ilvl w:val="0"/>
                <w:numId w:val="34"/>
              </w:numPr>
              <w:tabs>
                <w:tab w:val="left" w:pos="825"/>
              </w:tabs>
              <w:spacing w:line="254" w:lineRule="auto"/>
              <w:ind w:right="125"/>
            </w:pPr>
            <w:r>
              <w:rPr>
                <w:spacing w:val="-2"/>
              </w:rPr>
              <w:t>Dashboard information reflects</w:t>
            </w:r>
            <w:r>
              <w:rPr>
                <w:spacing w:val="-12"/>
              </w:rPr>
              <w:t xml:space="preserve"> </w:t>
            </w:r>
            <w:r>
              <w:rPr>
                <w:spacing w:val="-2"/>
              </w:rPr>
              <w:t>changes</w:t>
            </w:r>
          </w:p>
        </w:tc>
        <w:tc>
          <w:tcPr>
            <w:tcW w:w="1331" w:type="dxa"/>
            <w:tcBorders>
              <w:top w:val="single" w:sz="12" w:space="0" w:color="000000" w:themeColor="text1"/>
            </w:tcBorders>
          </w:tcPr>
          <w:p w14:paraId="7C2ED2E8" w14:textId="40D2B8DD" w:rsidR="001D3EB5" w:rsidRDefault="001D3EB5">
            <w:pPr>
              <w:pStyle w:val="TableParagraph"/>
              <w:ind w:left="104"/>
            </w:pPr>
          </w:p>
        </w:tc>
        <w:tc>
          <w:tcPr>
            <w:tcW w:w="840" w:type="dxa"/>
            <w:tcBorders>
              <w:top w:val="single" w:sz="12" w:space="0" w:color="000000" w:themeColor="text1"/>
            </w:tcBorders>
          </w:tcPr>
          <w:p w14:paraId="7C2ED2E9" w14:textId="5FE3184E" w:rsidR="001D3EB5" w:rsidRDefault="001D3EB5">
            <w:pPr>
              <w:pStyle w:val="TableParagraph"/>
              <w:spacing w:line="244" w:lineRule="exact"/>
              <w:ind w:left="104"/>
            </w:pPr>
          </w:p>
        </w:tc>
        <w:tc>
          <w:tcPr>
            <w:tcW w:w="1018" w:type="dxa"/>
            <w:tcBorders>
              <w:top w:val="single" w:sz="12" w:space="0" w:color="000000" w:themeColor="text1"/>
            </w:tcBorders>
          </w:tcPr>
          <w:p w14:paraId="7C2ED2EA" w14:textId="40E9AEC8" w:rsidR="001D3EB5" w:rsidRDefault="001D3EB5">
            <w:pPr>
              <w:pStyle w:val="TableParagraph"/>
              <w:spacing w:line="256" w:lineRule="auto"/>
              <w:ind w:left="104" w:right="124"/>
            </w:pPr>
          </w:p>
        </w:tc>
      </w:tr>
    </w:tbl>
    <w:p w14:paraId="7C2ED2EC" w14:textId="77777777" w:rsidR="001D3EB5" w:rsidRDefault="001D3EB5">
      <w:pPr>
        <w:pStyle w:val="TableParagraph"/>
        <w:spacing w:line="256" w:lineRule="auto"/>
        <w:sectPr w:rsidR="001D3EB5">
          <w:footerReference w:type="default" r:id="rId63"/>
          <w:headerReference w:type="first" r:id="rId64"/>
          <w:footerReference w:type="first" r:id="rId65"/>
          <w:pgSz w:w="12240" w:h="15840"/>
          <w:pgMar w:top="1320" w:right="720" w:bottom="280" w:left="1440" w:header="723" w:footer="0" w:gutter="0"/>
          <w:cols w:space="720"/>
        </w:sectPr>
      </w:pPr>
    </w:p>
    <w:p w14:paraId="7C2ED2ED" w14:textId="77777777" w:rsidR="001D3EB5" w:rsidRDefault="001D3EB5">
      <w:pPr>
        <w:pStyle w:val="BodyText"/>
        <w:spacing w:before="8"/>
        <w:rPr>
          <w:sz w:val="8"/>
        </w:rPr>
      </w:pPr>
    </w:p>
    <w:tbl>
      <w:tblPr>
        <w:tblW w:w="9369"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615"/>
        <w:gridCol w:w="3667"/>
        <w:gridCol w:w="2403"/>
        <w:gridCol w:w="826"/>
        <w:gridCol w:w="840"/>
        <w:gridCol w:w="1018"/>
      </w:tblGrid>
      <w:tr w:rsidR="001D3EB5" w14:paraId="7C2ED2F5" w14:textId="77777777" w:rsidTr="65D27D43">
        <w:trPr>
          <w:trHeight w:val="825"/>
        </w:trPr>
        <w:tc>
          <w:tcPr>
            <w:tcW w:w="615" w:type="dxa"/>
            <w:tcBorders>
              <w:bottom w:val="single" w:sz="12" w:space="0" w:color="000000" w:themeColor="text1"/>
            </w:tcBorders>
          </w:tcPr>
          <w:p w14:paraId="7C2ED2EE" w14:textId="77777777" w:rsidR="001D3EB5" w:rsidRDefault="001D3EB5">
            <w:pPr>
              <w:pStyle w:val="TableParagraph"/>
            </w:pPr>
          </w:p>
        </w:tc>
        <w:tc>
          <w:tcPr>
            <w:tcW w:w="3667" w:type="dxa"/>
            <w:tcBorders>
              <w:bottom w:val="single" w:sz="12" w:space="0" w:color="000000" w:themeColor="text1"/>
            </w:tcBorders>
          </w:tcPr>
          <w:p w14:paraId="7C2ED2EF" w14:textId="77777777" w:rsidR="001D3EB5" w:rsidRDefault="001D3EB5">
            <w:pPr>
              <w:pStyle w:val="TableParagraph"/>
            </w:pPr>
          </w:p>
        </w:tc>
        <w:tc>
          <w:tcPr>
            <w:tcW w:w="2403" w:type="dxa"/>
            <w:tcBorders>
              <w:bottom w:val="single" w:sz="12" w:space="0" w:color="000000" w:themeColor="text1"/>
            </w:tcBorders>
          </w:tcPr>
          <w:p w14:paraId="7C2ED2F0" w14:textId="77777777" w:rsidR="001D3EB5" w:rsidRDefault="003F63B5">
            <w:pPr>
              <w:pStyle w:val="TableParagraph"/>
              <w:spacing w:line="259" w:lineRule="auto"/>
              <w:ind w:left="825" w:right="412"/>
            </w:pPr>
            <w:r>
              <w:t xml:space="preserve">to profile </w:t>
            </w:r>
            <w:r>
              <w:rPr>
                <w:spacing w:val="-2"/>
              </w:rPr>
              <w:t>information</w:t>
            </w:r>
          </w:p>
        </w:tc>
        <w:tc>
          <w:tcPr>
            <w:tcW w:w="826" w:type="dxa"/>
            <w:tcBorders>
              <w:bottom w:val="single" w:sz="12" w:space="0" w:color="000000" w:themeColor="text1"/>
            </w:tcBorders>
          </w:tcPr>
          <w:p w14:paraId="7C2ED2F2" w14:textId="3EECA78B" w:rsidR="001D3EB5" w:rsidRDefault="001D3EB5">
            <w:pPr>
              <w:pStyle w:val="TableParagraph"/>
              <w:spacing w:before="20"/>
              <w:ind w:left="104"/>
            </w:pPr>
          </w:p>
        </w:tc>
        <w:tc>
          <w:tcPr>
            <w:tcW w:w="840" w:type="dxa"/>
            <w:tcBorders>
              <w:bottom w:val="single" w:sz="12" w:space="0" w:color="000000" w:themeColor="text1"/>
            </w:tcBorders>
          </w:tcPr>
          <w:p w14:paraId="7C2ED2F3" w14:textId="77777777" w:rsidR="001D3EB5" w:rsidRDefault="001D3EB5">
            <w:pPr>
              <w:pStyle w:val="TableParagraph"/>
            </w:pPr>
          </w:p>
        </w:tc>
        <w:tc>
          <w:tcPr>
            <w:tcW w:w="1018" w:type="dxa"/>
            <w:tcBorders>
              <w:bottom w:val="single" w:sz="12" w:space="0" w:color="000000" w:themeColor="text1"/>
            </w:tcBorders>
          </w:tcPr>
          <w:p w14:paraId="7C2ED2F4" w14:textId="6F0ADA50" w:rsidR="001D3EB5" w:rsidRDefault="001D3EB5">
            <w:pPr>
              <w:pStyle w:val="TableParagraph"/>
              <w:spacing w:line="259" w:lineRule="auto"/>
              <w:ind w:left="104" w:right="246"/>
            </w:pPr>
          </w:p>
        </w:tc>
      </w:tr>
      <w:tr w:rsidR="001D3EB5" w14:paraId="7C2ED2F8" w14:textId="77777777" w:rsidTr="65D27D43">
        <w:trPr>
          <w:trHeight w:val="555"/>
        </w:trPr>
        <w:tc>
          <w:tcPr>
            <w:tcW w:w="8351"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BEBEBE"/>
          </w:tcPr>
          <w:p w14:paraId="24A36AF0" w14:textId="77777777" w:rsidR="001D3EB5" w:rsidRDefault="38837A4E" w:rsidP="65D27D43">
            <w:pPr>
              <w:pStyle w:val="TableParagraph"/>
              <w:spacing w:line="249" w:lineRule="exact"/>
              <w:ind w:left="105"/>
              <w:rPr>
                <w:b/>
                <w:bCs/>
              </w:rPr>
            </w:pPr>
            <w:r w:rsidRPr="65D27D43">
              <w:rPr>
                <w:b/>
                <w:bCs/>
              </w:rPr>
              <w:t>TC-3.2:</w:t>
            </w:r>
            <w:r w:rsidRPr="65D27D43">
              <w:rPr>
                <w:b/>
                <w:bCs/>
                <w:spacing w:val="-6"/>
              </w:rPr>
              <w:t xml:space="preserve"> </w:t>
            </w:r>
            <w:r w:rsidRPr="65D27D43">
              <w:rPr>
                <w:b/>
                <w:bCs/>
              </w:rPr>
              <w:t>Patient</w:t>
            </w:r>
            <w:r w:rsidRPr="65D27D43">
              <w:rPr>
                <w:b/>
                <w:bCs/>
                <w:spacing w:val="-6"/>
              </w:rPr>
              <w:t xml:space="preserve"> </w:t>
            </w:r>
            <w:r w:rsidRPr="65D27D43">
              <w:rPr>
                <w:b/>
                <w:bCs/>
              </w:rPr>
              <w:t>Profile</w:t>
            </w:r>
            <w:r w:rsidRPr="65D27D43">
              <w:rPr>
                <w:b/>
                <w:bCs/>
                <w:spacing w:val="-6"/>
              </w:rPr>
              <w:t xml:space="preserve"> </w:t>
            </w:r>
            <w:r w:rsidRPr="65D27D43">
              <w:rPr>
                <w:b/>
                <w:bCs/>
              </w:rPr>
              <w:t>information</w:t>
            </w:r>
            <w:r w:rsidRPr="65D27D43">
              <w:rPr>
                <w:b/>
                <w:bCs/>
                <w:spacing w:val="-7"/>
              </w:rPr>
              <w:t xml:space="preserve"> </w:t>
            </w:r>
            <w:r w:rsidRPr="65D27D43">
              <w:rPr>
                <w:b/>
                <w:bCs/>
                <w:spacing w:val="-2"/>
              </w:rPr>
              <w:t>updated</w:t>
            </w:r>
          </w:p>
          <w:p w14:paraId="7C2ED2F6" w14:textId="70A72DEB" w:rsidR="001D3EB5" w:rsidRDefault="001D3EB5" w:rsidP="65D27D43">
            <w:pPr>
              <w:pStyle w:val="TableParagraph"/>
              <w:spacing w:line="249" w:lineRule="exact"/>
              <w:ind w:left="105"/>
              <w:rPr>
                <w:b/>
                <w:bCs/>
              </w:rPr>
            </w:pPr>
          </w:p>
        </w:tc>
        <w:tc>
          <w:tcPr>
            <w:tcW w:w="1018"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BEBEBE"/>
          </w:tcPr>
          <w:p w14:paraId="7C2ED2F7" w14:textId="77777777" w:rsidR="001D3EB5" w:rsidRDefault="001D3EB5">
            <w:pPr>
              <w:pStyle w:val="TableParagraph"/>
            </w:pPr>
          </w:p>
        </w:tc>
      </w:tr>
      <w:tr w:rsidR="001D3EB5" w14:paraId="7C2ED304" w14:textId="77777777" w:rsidTr="65D27D43">
        <w:trPr>
          <w:trHeight w:val="1905"/>
        </w:trPr>
        <w:tc>
          <w:tcPr>
            <w:tcW w:w="615" w:type="dxa"/>
            <w:tcBorders>
              <w:top w:val="single" w:sz="12" w:space="0" w:color="000000" w:themeColor="text1"/>
            </w:tcBorders>
            <w:vAlign w:val="center"/>
          </w:tcPr>
          <w:p w14:paraId="7C2ED2F9" w14:textId="77777777" w:rsidR="001D3EB5" w:rsidRDefault="003F63B5" w:rsidP="757DACCB">
            <w:pPr>
              <w:pStyle w:val="TableParagraph"/>
              <w:spacing w:line="244" w:lineRule="exact"/>
              <w:ind w:left="309"/>
            </w:pPr>
            <w:r>
              <w:rPr>
                <w:spacing w:val="-5"/>
              </w:rPr>
              <w:t>2.</w:t>
            </w:r>
          </w:p>
        </w:tc>
        <w:tc>
          <w:tcPr>
            <w:tcW w:w="3667" w:type="dxa"/>
            <w:tcBorders>
              <w:top w:val="single" w:sz="12" w:space="0" w:color="000000" w:themeColor="text1"/>
            </w:tcBorders>
          </w:tcPr>
          <w:p w14:paraId="7C2ED2FA" w14:textId="77777777" w:rsidR="001D3EB5" w:rsidRDefault="003F63B5">
            <w:pPr>
              <w:pStyle w:val="TableParagraph"/>
              <w:numPr>
                <w:ilvl w:val="0"/>
                <w:numId w:val="33"/>
              </w:numPr>
              <w:tabs>
                <w:tab w:val="left" w:pos="1185"/>
              </w:tabs>
              <w:spacing w:line="256" w:lineRule="auto"/>
              <w:ind w:right="280"/>
            </w:pPr>
            <w:r>
              <w:t>Patient</w:t>
            </w:r>
            <w:r>
              <w:rPr>
                <w:spacing w:val="-14"/>
              </w:rPr>
              <w:t xml:space="preserve"> </w:t>
            </w:r>
            <w:r>
              <w:t xml:space="preserve">Profile </w:t>
            </w:r>
            <w:r>
              <w:rPr>
                <w:spacing w:val="-2"/>
              </w:rPr>
              <w:t>information updated</w:t>
            </w:r>
          </w:p>
          <w:p w14:paraId="7C2ED2FB" w14:textId="77777777" w:rsidR="001D3EB5" w:rsidRDefault="003F63B5">
            <w:pPr>
              <w:pStyle w:val="TableParagraph"/>
              <w:numPr>
                <w:ilvl w:val="0"/>
                <w:numId w:val="33"/>
              </w:numPr>
              <w:tabs>
                <w:tab w:val="left" w:pos="1185"/>
              </w:tabs>
              <w:spacing w:line="254" w:lineRule="auto"/>
              <w:ind w:right="709"/>
            </w:pPr>
            <w:r>
              <w:t>Open</w:t>
            </w:r>
            <w:r>
              <w:rPr>
                <w:spacing w:val="-14"/>
              </w:rPr>
              <w:t xml:space="preserve"> </w:t>
            </w:r>
            <w:r>
              <w:t xml:space="preserve">My </w:t>
            </w:r>
            <w:r>
              <w:rPr>
                <w:spacing w:val="-2"/>
              </w:rPr>
              <w:t>Profile</w:t>
            </w:r>
          </w:p>
          <w:p w14:paraId="7C2ED2FC" w14:textId="77777777" w:rsidR="001D3EB5" w:rsidRDefault="003F63B5">
            <w:pPr>
              <w:pStyle w:val="TableParagraph"/>
              <w:numPr>
                <w:ilvl w:val="0"/>
                <w:numId w:val="33"/>
              </w:numPr>
              <w:tabs>
                <w:tab w:val="left" w:pos="1185"/>
              </w:tabs>
              <w:spacing w:line="254" w:lineRule="auto"/>
              <w:ind w:right="266"/>
            </w:pPr>
            <w:r>
              <w:t>Update</w:t>
            </w:r>
            <w:r>
              <w:rPr>
                <w:spacing w:val="-14"/>
              </w:rPr>
              <w:t xml:space="preserve"> </w:t>
            </w:r>
            <w:r>
              <w:t xml:space="preserve">profile </w:t>
            </w:r>
            <w:r>
              <w:rPr>
                <w:spacing w:val="-2"/>
              </w:rPr>
              <w:t>information</w:t>
            </w:r>
          </w:p>
          <w:p w14:paraId="7C2ED2FD" w14:textId="77777777" w:rsidR="001D3EB5" w:rsidRDefault="003F63B5">
            <w:pPr>
              <w:pStyle w:val="TableParagraph"/>
              <w:numPr>
                <w:ilvl w:val="0"/>
                <w:numId w:val="33"/>
              </w:numPr>
              <w:tabs>
                <w:tab w:val="left" w:pos="1185"/>
              </w:tabs>
            </w:pPr>
            <w:r>
              <w:t>Press</w:t>
            </w:r>
            <w:r>
              <w:rPr>
                <w:spacing w:val="-1"/>
              </w:rPr>
              <w:t xml:space="preserve"> </w:t>
            </w:r>
            <w:r>
              <w:rPr>
                <w:spacing w:val="-2"/>
              </w:rPr>
              <w:t>“Save”</w:t>
            </w:r>
          </w:p>
        </w:tc>
        <w:tc>
          <w:tcPr>
            <w:tcW w:w="2403" w:type="dxa"/>
            <w:tcBorders>
              <w:top w:val="single" w:sz="12" w:space="0" w:color="000000" w:themeColor="text1"/>
            </w:tcBorders>
          </w:tcPr>
          <w:p w14:paraId="7C2ED2FE" w14:textId="77777777" w:rsidR="001D3EB5" w:rsidRDefault="003F63B5">
            <w:pPr>
              <w:pStyle w:val="TableParagraph"/>
              <w:numPr>
                <w:ilvl w:val="0"/>
                <w:numId w:val="32"/>
              </w:numPr>
              <w:tabs>
                <w:tab w:val="left" w:pos="1185"/>
              </w:tabs>
              <w:spacing w:line="256" w:lineRule="auto"/>
              <w:ind w:right="133"/>
            </w:pPr>
            <w:r>
              <w:rPr>
                <w:spacing w:val="-2"/>
              </w:rPr>
              <w:t>Patient Profile information updated</w:t>
            </w:r>
          </w:p>
          <w:p w14:paraId="7C2ED2FF" w14:textId="77777777" w:rsidR="001D3EB5" w:rsidRDefault="003F63B5">
            <w:pPr>
              <w:pStyle w:val="TableParagraph"/>
              <w:numPr>
                <w:ilvl w:val="0"/>
                <w:numId w:val="32"/>
              </w:numPr>
              <w:tabs>
                <w:tab w:val="left" w:pos="1185"/>
              </w:tabs>
              <w:spacing w:line="256" w:lineRule="auto"/>
              <w:ind w:right="133"/>
            </w:pPr>
            <w:r>
              <w:rPr>
                <w:spacing w:val="-2"/>
              </w:rPr>
              <w:t>Patient Profile information updated</w:t>
            </w:r>
          </w:p>
        </w:tc>
        <w:tc>
          <w:tcPr>
            <w:tcW w:w="826" w:type="dxa"/>
            <w:tcBorders>
              <w:top w:val="single" w:sz="12" w:space="0" w:color="000000" w:themeColor="text1"/>
            </w:tcBorders>
          </w:tcPr>
          <w:p w14:paraId="7C2ED301" w14:textId="1357EC1B" w:rsidR="001D3EB5" w:rsidRDefault="001D3EB5">
            <w:pPr>
              <w:pStyle w:val="TableParagraph"/>
              <w:ind w:left="104"/>
            </w:pPr>
          </w:p>
        </w:tc>
        <w:tc>
          <w:tcPr>
            <w:tcW w:w="840" w:type="dxa"/>
            <w:tcBorders>
              <w:top w:val="single" w:sz="12" w:space="0" w:color="000000" w:themeColor="text1"/>
            </w:tcBorders>
          </w:tcPr>
          <w:p w14:paraId="7C2ED302" w14:textId="2DE80E0E" w:rsidR="001D3EB5" w:rsidRDefault="001D3EB5">
            <w:pPr>
              <w:pStyle w:val="TableParagraph"/>
              <w:spacing w:line="244" w:lineRule="exact"/>
              <w:ind w:right="113"/>
              <w:jc w:val="center"/>
            </w:pPr>
          </w:p>
        </w:tc>
        <w:tc>
          <w:tcPr>
            <w:tcW w:w="1018" w:type="dxa"/>
            <w:tcBorders>
              <w:top w:val="single" w:sz="12" w:space="0" w:color="000000" w:themeColor="text1"/>
            </w:tcBorders>
          </w:tcPr>
          <w:p w14:paraId="7C2ED303" w14:textId="17E456F1" w:rsidR="001D3EB5" w:rsidRDefault="001D3EB5">
            <w:pPr>
              <w:pStyle w:val="TableParagraph"/>
              <w:spacing w:line="256" w:lineRule="auto"/>
              <w:ind w:left="104" w:right="124"/>
            </w:pPr>
          </w:p>
        </w:tc>
      </w:tr>
      <w:tr w:rsidR="001D3EB5" w14:paraId="7C2ED307" w14:textId="77777777" w:rsidTr="65D27D43">
        <w:trPr>
          <w:trHeight w:val="555"/>
        </w:trPr>
        <w:tc>
          <w:tcPr>
            <w:tcW w:w="8351" w:type="dxa"/>
            <w:gridSpan w:val="5"/>
            <w:shd w:val="clear" w:color="auto" w:fill="BEBEBE"/>
          </w:tcPr>
          <w:p w14:paraId="6C6B49C4" w14:textId="77777777" w:rsidR="001D3EB5" w:rsidRDefault="38837A4E" w:rsidP="65D27D43">
            <w:pPr>
              <w:pStyle w:val="TableParagraph"/>
              <w:ind w:left="105"/>
              <w:rPr>
                <w:b/>
                <w:bCs/>
              </w:rPr>
            </w:pPr>
            <w:r w:rsidRPr="65D27D43">
              <w:rPr>
                <w:b/>
                <w:bCs/>
              </w:rPr>
              <w:t>TC-3.3:</w:t>
            </w:r>
            <w:r w:rsidRPr="65D27D43">
              <w:rPr>
                <w:b/>
                <w:bCs/>
                <w:spacing w:val="-5"/>
              </w:rPr>
              <w:t xml:space="preserve"> </w:t>
            </w:r>
            <w:r w:rsidRPr="65D27D43">
              <w:rPr>
                <w:b/>
                <w:bCs/>
              </w:rPr>
              <w:t>Allow</w:t>
            </w:r>
            <w:r w:rsidRPr="65D27D43">
              <w:rPr>
                <w:b/>
                <w:bCs/>
                <w:spacing w:val="1"/>
              </w:rPr>
              <w:t xml:space="preserve"> </w:t>
            </w:r>
            <w:r w:rsidRPr="65D27D43">
              <w:rPr>
                <w:b/>
                <w:bCs/>
              </w:rPr>
              <w:t>multiple</w:t>
            </w:r>
            <w:r w:rsidRPr="65D27D43">
              <w:rPr>
                <w:b/>
                <w:bCs/>
                <w:spacing w:val="-6"/>
              </w:rPr>
              <w:t xml:space="preserve"> </w:t>
            </w:r>
            <w:r w:rsidRPr="65D27D43">
              <w:rPr>
                <w:b/>
                <w:bCs/>
              </w:rPr>
              <w:t>Caregivers</w:t>
            </w:r>
            <w:r w:rsidRPr="65D27D43">
              <w:rPr>
                <w:b/>
                <w:bCs/>
                <w:spacing w:val="-3"/>
              </w:rPr>
              <w:t xml:space="preserve"> </w:t>
            </w:r>
            <w:r w:rsidRPr="65D27D43">
              <w:rPr>
                <w:b/>
                <w:bCs/>
              </w:rPr>
              <w:t>to</w:t>
            </w:r>
            <w:r w:rsidRPr="65D27D43">
              <w:rPr>
                <w:b/>
                <w:bCs/>
                <w:spacing w:val="-3"/>
              </w:rPr>
              <w:t xml:space="preserve"> </w:t>
            </w:r>
            <w:r w:rsidRPr="65D27D43">
              <w:rPr>
                <w:b/>
                <w:bCs/>
              </w:rPr>
              <w:t>link</w:t>
            </w:r>
            <w:r w:rsidRPr="65D27D43">
              <w:rPr>
                <w:b/>
                <w:bCs/>
                <w:spacing w:val="-11"/>
              </w:rPr>
              <w:t xml:space="preserve"> </w:t>
            </w:r>
            <w:r w:rsidRPr="65D27D43">
              <w:rPr>
                <w:b/>
                <w:bCs/>
              </w:rPr>
              <w:t>to</w:t>
            </w:r>
            <w:r w:rsidRPr="65D27D43">
              <w:rPr>
                <w:b/>
                <w:bCs/>
                <w:spacing w:val="1"/>
              </w:rPr>
              <w:t xml:space="preserve"> </w:t>
            </w:r>
            <w:r w:rsidRPr="65D27D43">
              <w:rPr>
                <w:b/>
                <w:bCs/>
              </w:rPr>
              <w:t>a</w:t>
            </w:r>
            <w:r w:rsidRPr="65D27D43">
              <w:rPr>
                <w:b/>
                <w:bCs/>
                <w:spacing w:val="-7"/>
              </w:rPr>
              <w:t xml:space="preserve"> </w:t>
            </w:r>
            <w:r w:rsidRPr="65D27D43">
              <w:rPr>
                <w:b/>
                <w:bCs/>
                <w:spacing w:val="-2"/>
              </w:rPr>
              <w:t>Patient</w:t>
            </w:r>
          </w:p>
          <w:p w14:paraId="7C2ED305" w14:textId="6B037662" w:rsidR="001D3EB5" w:rsidRDefault="001D3EB5" w:rsidP="65D27D43">
            <w:pPr>
              <w:pStyle w:val="TableParagraph"/>
              <w:ind w:left="105"/>
              <w:rPr>
                <w:b/>
                <w:bCs/>
              </w:rPr>
            </w:pPr>
          </w:p>
        </w:tc>
        <w:tc>
          <w:tcPr>
            <w:tcW w:w="1018" w:type="dxa"/>
            <w:shd w:val="clear" w:color="auto" w:fill="BEBEBE"/>
          </w:tcPr>
          <w:p w14:paraId="7C2ED306" w14:textId="77777777" w:rsidR="001D3EB5" w:rsidRDefault="001D3EB5">
            <w:pPr>
              <w:pStyle w:val="TableParagraph"/>
            </w:pPr>
          </w:p>
        </w:tc>
      </w:tr>
      <w:tr w:rsidR="001D3EB5" w14:paraId="7C2ED317" w14:textId="77777777" w:rsidTr="65D27D43">
        <w:trPr>
          <w:trHeight w:val="3705"/>
        </w:trPr>
        <w:tc>
          <w:tcPr>
            <w:tcW w:w="615" w:type="dxa"/>
            <w:vAlign w:val="center"/>
          </w:tcPr>
          <w:p w14:paraId="7C2ED308" w14:textId="77777777" w:rsidR="001D3EB5" w:rsidRDefault="003F63B5" w:rsidP="757DACCB">
            <w:pPr>
              <w:pStyle w:val="TableParagraph"/>
              <w:spacing w:line="244" w:lineRule="exact"/>
              <w:ind w:left="309"/>
            </w:pPr>
            <w:r>
              <w:rPr>
                <w:spacing w:val="-5"/>
              </w:rPr>
              <w:t>3.</w:t>
            </w:r>
          </w:p>
        </w:tc>
        <w:tc>
          <w:tcPr>
            <w:tcW w:w="3667" w:type="dxa"/>
          </w:tcPr>
          <w:p w14:paraId="7C2ED309" w14:textId="77777777" w:rsidR="001D3EB5" w:rsidRDefault="003F63B5">
            <w:pPr>
              <w:pStyle w:val="TableParagraph"/>
              <w:numPr>
                <w:ilvl w:val="0"/>
                <w:numId w:val="31"/>
              </w:numPr>
              <w:tabs>
                <w:tab w:val="left" w:pos="1185"/>
              </w:tabs>
              <w:spacing w:line="256" w:lineRule="auto"/>
              <w:ind w:right="117"/>
            </w:pPr>
            <w:r w:rsidRPr="757DACCB">
              <w:rPr>
                <w:i/>
                <w:iCs/>
              </w:rPr>
              <w:t xml:space="preserve">Caregiver 1 </w:t>
            </w:r>
            <w:r>
              <w:rPr>
                <w:spacing w:val="-2"/>
              </w:rPr>
              <w:t>opens</w:t>
            </w:r>
            <w:r>
              <w:rPr>
                <w:spacing w:val="-12"/>
              </w:rPr>
              <w:t xml:space="preserve"> </w:t>
            </w:r>
            <w:r>
              <w:rPr>
                <w:spacing w:val="-2"/>
              </w:rPr>
              <w:t>Caregiver Dashboard</w:t>
            </w:r>
          </w:p>
          <w:p w14:paraId="7C2ED30A" w14:textId="77777777" w:rsidR="001D3EB5" w:rsidRDefault="003F63B5">
            <w:pPr>
              <w:pStyle w:val="TableParagraph"/>
              <w:numPr>
                <w:ilvl w:val="0"/>
                <w:numId w:val="31"/>
              </w:numPr>
              <w:tabs>
                <w:tab w:val="left" w:pos="1185"/>
              </w:tabs>
              <w:spacing w:line="256" w:lineRule="auto"/>
              <w:ind w:right="213"/>
            </w:pPr>
            <w:r w:rsidRPr="757DACCB">
              <w:rPr>
                <w:i/>
                <w:iCs/>
              </w:rPr>
              <w:t xml:space="preserve">Caregiver 1 </w:t>
            </w:r>
            <w:r>
              <w:t>presses “+” to open</w:t>
            </w:r>
            <w:r>
              <w:rPr>
                <w:spacing w:val="-14"/>
              </w:rPr>
              <w:t xml:space="preserve"> </w:t>
            </w:r>
            <w:r>
              <w:t>Add</w:t>
            </w:r>
            <w:r>
              <w:rPr>
                <w:spacing w:val="-14"/>
              </w:rPr>
              <w:t xml:space="preserve"> </w:t>
            </w:r>
            <w:r>
              <w:t>New Patient form</w:t>
            </w:r>
          </w:p>
          <w:p w14:paraId="7C2ED30C" w14:textId="592B861B" w:rsidR="001D3EB5" w:rsidRDefault="003F63B5" w:rsidP="757DACCB">
            <w:pPr>
              <w:pStyle w:val="TableParagraph"/>
              <w:numPr>
                <w:ilvl w:val="0"/>
                <w:numId w:val="31"/>
              </w:numPr>
              <w:tabs>
                <w:tab w:val="left" w:pos="1185"/>
              </w:tabs>
              <w:spacing w:line="269" w:lineRule="exact"/>
              <w:rPr>
                <w:i/>
                <w:iCs/>
              </w:rPr>
            </w:pPr>
            <w:r w:rsidRPr="757DACCB">
              <w:rPr>
                <w:i/>
                <w:iCs/>
              </w:rPr>
              <w:t>Caregiver</w:t>
            </w:r>
            <w:r w:rsidRPr="757DACCB">
              <w:rPr>
                <w:i/>
                <w:iCs/>
                <w:spacing w:val="-3"/>
              </w:rPr>
              <w:t xml:space="preserve"> </w:t>
            </w:r>
            <w:r w:rsidRPr="757DACCB">
              <w:rPr>
                <w:i/>
                <w:iCs/>
                <w:spacing w:val="-10"/>
              </w:rPr>
              <w:t>1</w:t>
            </w:r>
            <w:r w:rsidR="31F75FD5" w:rsidRPr="757DACCB">
              <w:rPr>
                <w:i/>
                <w:iCs/>
                <w:spacing w:val="-10"/>
              </w:rPr>
              <w:t xml:space="preserve"> </w:t>
            </w:r>
            <w:r>
              <w:t>links</w:t>
            </w:r>
            <w:r>
              <w:rPr>
                <w:spacing w:val="-3"/>
              </w:rPr>
              <w:t xml:space="preserve"> </w:t>
            </w:r>
            <w:r>
              <w:t>to</w:t>
            </w:r>
            <w:r>
              <w:rPr>
                <w:spacing w:val="-7"/>
              </w:rPr>
              <w:t xml:space="preserve"> </w:t>
            </w:r>
            <w:r>
              <w:rPr>
                <w:spacing w:val="-2"/>
              </w:rPr>
              <w:t>patient</w:t>
            </w:r>
          </w:p>
          <w:p w14:paraId="7C2ED30D" w14:textId="77777777" w:rsidR="001D3EB5" w:rsidRDefault="003F63B5">
            <w:pPr>
              <w:pStyle w:val="TableParagraph"/>
              <w:numPr>
                <w:ilvl w:val="0"/>
                <w:numId w:val="31"/>
              </w:numPr>
              <w:tabs>
                <w:tab w:val="left" w:pos="1185"/>
              </w:tabs>
              <w:spacing w:before="14" w:line="256" w:lineRule="auto"/>
              <w:ind w:right="117"/>
            </w:pPr>
            <w:r w:rsidRPr="757DACCB">
              <w:rPr>
                <w:i/>
                <w:iCs/>
              </w:rPr>
              <w:t xml:space="preserve">Caregiver 2 </w:t>
            </w:r>
            <w:r>
              <w:rPr>
                <w:spacing w:val="-2"/>
              </w:rPr>
              <w:t>opens</w:t>
            </w:r>
            <w:r>
              <w:rPr>
                <w:spacing w:val="-12"/>
              </w:rPr>
              <w:t xml:space="preserve"> </w:t>
            </w:r>
            <w:r>
              <w:rPr>
                <w:spacing w:val="-2"/>
              </w:rPr>
              <w:t>Caregiver Dashboard</w:t>
            </w:r>
          </w:p>
          <w:p w14:paraId="7C2ED30E" w14:textId="77777777" w:rsidR="001D3EB5" w:rsidRDefault="003F63B5">
            <w:pPr>
              <w:pStyle w:val="TableParagraph"/>
              <w:numPr>
                <w:ilvl w:val="0"/>
                <w:numId w:val="31"/>
              </w:numPr>
              <w:tabs>
                <w:tab w:val="left" w:pos="1185"/>
              </w:tabs>
              <w:spacing w:before="2" w:line="256" w:lineRule="auto"/>
              <w:ind w:right="213"/>
            </w:pPr>
            <w:r w:rsidRPr="757DACCB">
              <w:rPr>
                <w:i/>
                <w:iCs/>
              </w:rPr>
              <w:t xml:space="preserve">Caregiver 2 </w:t>
            </w:r>
            <w:r>
              <w:t>presses “+” to open</w:t>
            </w:r>
            <w:r>
              <w:rPr>
                <w:spacing w:val="-14"/>
              </w:rPr>
              <w:t xml:space="preserve"> </w:t>
            </w:r>
            <w:r>
              <w:t>Add</w:t>
            </w:r>
            <w:r>
              <w:rPr>
                <w:spacing w:val="-14"/>
              </w:rPr>
              <w:t xml:space="preserve"> </w:t>
            </w:r>
            <w:r>
              <w:t>New Patient form</w:t>
            </w:r>
          </w:p>
          <w:p w14:paraId="7C2ED310" w14:textId="566DAE65" w:rsidR="001D3EB5" w:rsidRDefault="003F63B5" w:rsidP="757DACCB">
            <w:pPr>
              <w:pStyle w:val="TableParagraph"/>
              <w:numPr>
                <w:ilvl w:val="0"/>
                <w:numId w:val="31"/>
              </w:numPr>
              <w:tabs>
                <w:tab w:val="left" w:pos="1185"/>
              </w:tabs>
              <w:spacing w:line="268" w:lineRule="exact"/>
              <w:rPr>
                <w:i/>
                <w:iCs/>
              </w:rPr>
            </w:pPr>
            <w:r w:rsidRPr="757DACCB">
              <w:rPr>
                <w:i/>
                <w:iCs/>
              </w:rPr>
              <w:t>Caregiver</w:t>
            </w:r>
            <w:r w:rsidRPr="757DACCB">
              <w:rPr>
                <w:i/>
                <w:iCs/>
                <w:spacing w:val="-3"/>
              </w:rPr>
              <w:t xml:space="preserve"> </w:t>
            </w:r>
            <w:r w:rsidRPr="757DACCB">
              <w:rPr>
                <w:i/>
                <w:iCs/>
                <w:spacing w:val="-10"/>
              </w:rPr>
              <w:t>2</w:t>
            </w:r>
            <w:r w:rsidR="7BCBCDCB" w:rsidRPr="757DACCB">
              <w:rPr>
                <w:i/>
                <w:iCs/>
                <w:spacing w:val="-10"/>
              </w:rPr>
              <w:t xml:space="preserve"> </w:t>
            </w:r>
            <w:r>
              <w:t>links</w:t>
            </w:r>
            <w:r>
              <w:rPr>
                <w:spacing w:val="-3"/>
              </w:rPr>
              <w:t xml:space="preserve"> </w:t>
            </w:r>
            <w:r>
              <w:t>to</w:t>
            </w:r>
            <w:r>
              <w:rPr>
                <w:spacing w:val="-7"/>
              </w:rPr>
              <w:t xml:space="preserve"> </w:t>
            </w:r>
            <w:r>
              <w:rPr>
                <w:spacing w:val="-2"/>
              </w:rPr>
              <w:t>patient</w:t>
            </w:r>
          </w:p>
        </w:tc>
        <w:tc>
          <w:tcPr>
            <w:tcW w:w="2403" w:type="dxa"/>
          </w:tcPr>
          <w:p w14:paraId="7C2ED311" w14:textId="77777777" w:rsidR="001D3EB5" w:rsidRDefault="003F63B5">
            <w:pPr>
              <w:pStyle w:val="TableParagraph"/>
              <w:numPr>
                <w:ilvl w:val="0"/>
                <w:numId w:val="30"/>
              </w:numPr>
              <w:tabs>
                <w:tab w:val="left" w:pos="1185"/>
              </w:tabs>
              <w:spacing w:line="256" w:lineRule="auto"/>
              <w:ind w:right="214"/>
            </w:pPr>
            <w:r>
              <w:rPr>
                <w:spacing w:val="-2"/>
              </w:rPr>
              <w:t xml:space="preserve">Patient </w:t>
            </w:r>
            <w:r>
              <w:t>appears</w:t>
            </w:r>
            <w:r>
              <w:rPr>
                <w:spacing w:val="-14"/>
              </w:rPr>
              <w:t xml:space="preserve"> </w:t>
            </w:r>
            <w:r>
              <w:t xml:space="preserve">on </w:t>
            </w:r>
            <w:r w:rsidRPr="757DACCB">
              <w:rPr>
                <w:i/>
                <w:iCs/>
                <w:spacing w:val="-2"/>
              </w:rPr>
              <w:t xml:space="preserve">Caregiver </w:t>
            </w:r>
            <w:r w:rsidRPr="757DACCB">
              <w:rPr>
                <w:i/>
                <w:iCs/>
                <w:spacing w:val="-4"/>
              </w:rPr>
              <w:t>1</w:t>
            </w:r>
            <w:r>
              <w:rPr>
                <w:spacing w:val="-4"/>
              </w:rPr>
              <w:t xml:space="preserve">’s </w:t>
            </w:r>
            <w:r>
              <w:rPr>
                <w:spacing w:val="-2"/>
              </w:rPr>
              <w:t>Caregiver Dashboard</w:t>
            </w:r>
          </w:p>
          <w:p w14:paraId="7C2ED312" w14:textId="77777777" w:rsidR="001D3EB5" w:rsidRDefault="003F63B5">
            <w:pPr>
              <w:pStyle w:val="TableParagraph"/>
              <w:numPr>
                <w:ilvl w:val="0"/>
                <w:numId w:val="30"/>
              </w:numPr>
              <w:tabs>
                <w:tab w:val="left" w:pos="1185"/>
              </w:tabs>
              <w:spacing w:line="256" w:lineRule="auto"/>
              <w:ind w:right="214"/>
            </w:pPr>
            <w:r>
              <w:rPr>
                <w:spacing w:val="-2"/>
              </w:rPr>
              <w:t xml:space="preserve">Patient </w:t>
            </w:r>
            <w:r>
              <w:t>appears</w:t>
            </w:r>
            <w:r>
              <w:rPr>
                <w:spacing w:val="-14"/>
              </w:rPr>
              <w:t xml:space="preserve"> </w:t>
            </w:r>
            <w:r>
              <w:t xml:space="preserve">on </w:t>
            </w:r>
            <w:r w:rsidRPr="757DACCB">
              <w:rPr>
                <w:i/>
                <w:iCs/>
                <w:spacing w:val="-2"/>
              </w:rPr>
              <w:t xml:space="preserve">Caregiver </w:t>
            </w:r>
            <w:r w:rsidRPr="757DACCB">
              <w:rPr>
                <w:i/>
                <w:iCs/>
                <w:spacing w:val="-4"/>
              </w:rPr>
              <w:t>2</w:t>
            </w:r>
            <w:r>
              <w:rPr>
                <w:spacing w:val="-4"/>
              </w:rPr>
              <w:t xml:space="preserve">’s </w:t>
            </w:r>
            <w:r>
              <w:rPr>
                <w:spacing w:val="-2"/>
              </w:rPr>
              <w:t>Caregiver Dashboard</w:t>
            </w:r>
          </w:p>
          <w:p w14:paraId="7C2ED313" w14:textId="77777777" w:rsidR="001D3EB5" w:rsidRDefault="003F63B5">
            <w:pPr>
              <w:pStyle w:val="TableParagraph"/>
              <w:numPr>
                <w:ilvl w:val="0"/>
                <w:numId w:val="30"/>
              </w:numPr>
              <w:tabs>
                <w:tab w:val="left" w:pos="1185"/>
              </w:tabs>
              <w:spacing w:line="256" w:lineRule="auto"/>
              <w:ind w:right="214"/>
            </w:pPr>
            <w:r>
              <w:rPr>
                <w:spacing w:val="-4"/>
              </w:rPr>
              <w:t xml:space="preserve">Both </w:t>
            </w:r>
            <w:r>
              <w:rPr>
                <w:spacing w:val="-2"/>
              </w:rPr>
              <w:t xml:space="preserve">Caregivers </w:t>
            </w:r>
            <w:r>
              <w:t xml:space="preserve">appear on </w:t>
            </w:r>
            <w:r>
              <w:rPr>
                <w:spacing w:val="-2"/>
              </w:rPr>
              <w:t>patient’s Patient Dashboard</w:t>
            </w:r>
          </w:p>
        </w:tc>
        <w:tc>
          <w:tcPr>
            <w:tcW w:w="826" w:type="dxa"/>
          </w:tcPr>
          <w:p w14:paraId="7C2ED314" w14:textId="18CE7C93" w:rsidR="001D3EB5" w:rsidRDefault="001D3EB5">
            <w:pPr>
              <w:pStyle w:val="TableParagraph"/>
              <w:spacing w:line="256" w:lineRule="auto"/>
              <w:ind w:left="104" w:right="166"/>
            </w:pPr>
          </w:p>
        </w:tc>
        <w:tc>
          <w:tcPr>
            <w:tcW w:w="840" w:type="dxa"/>
          </w:tcPr>
          <w:p w14:paraId="7C2ED315" w14:textId="2F0974B1" w:rsidR="001D3EB5" w:rsidRDefault="001D3EB5">
            <w:pPr>
              <w:pStyle w:val="TableParagraph"/>
              <w:spacing w:line="244" w:lineRule="exact"/>
              <w:ind w:left="40" w:right="113"/>
              <w:jc w:val="center"/>
            </w:pPr>
          </w:p>
        </w:tc>
        <w:tc>
          <w:tcPr>
            <w:tcW w:w="1018" w:type="dxa"/>
          </w:tcPr>
          <w:p w14:paraId="7C2ED316" w14:textId="77777777" w:rsidR="001D3EB5" w:rsidRDefault="001D3EB5">
            <w:pPr>
              <w:pStyle w:val="TableParagraph"/>
            </w:pPr>
          </w:p>
        </w:tc>
      </w:tr>
      <w:tr w:rsidR="001D3EB5" w14:paraId="7C2ED31A" w14:textId="77777777" w:rsidTr="65D27D43">
        <w:trPr>
          <w:trHeight w:val="540"/>
        </w:trPr>
        <w:tc>
          <w:tcPr>
            <w:tcW w:w="8351" w:type="dxa"/>
            <w:gridSpan w:val="5"/>
            <w:shd w:val="clear" w:color="auto" w:fill="BEBEBE"/>
          </w:tcPr>
          <w:p w14:paraId="55571E38" w14:textId="77777777" w:rsidR="001D3EB5" w:rsidRDefault="38837A4E" w:rsidP="65D27D43">
            <w:pPr>
              <w:pStyle w:val="TableParagraph"/>
              <w:spacing w:line="249" w:lineRule="exact"/>
              <w:ind w:left="105"/>
              <w:rPr>
                <w:b/>
                <w:bCs/>
              </w:rPr>
            </w:pPr>
            <w:r w:rsidRPr="757DACCB">
              <w:rPr>
                <w:b/>
                <w:bCs/>
              </w:rPr>
              <w:t>TC-3.4:</w:t>
            </w:r>
            <w:r w:rsidRPr="757DACCB">
              <w:rPr>
                <w:b/>
                <w:bCs/>
                <w:spacing w:val="-7"/>
              </w:rPr>
              <w:t xml:space="preserve"> </w:t>
            </w:r>
            <w:r w:rsidRPr="757DACCB">
              <w:rPr>
                <w:b/>
                <w:bCs/>
              </w:rPr>
              <w:t>Allow</w:t>
            </w:r>
            <w:r w:rsidRPr="757DACCB">
              <w:rPr>
                <w:b/>
                <w:bCs/>
                <w:spacing w:val="-5"/>
              </w:rPr>
              <w:t xml:space="preserve"> </w:t>
            </w:r>
            <w:r w:rsidRPr="757DACCB">
              <w:rPr>
                <w:b/>
                <w:bCs/>
              </w:rPr>
              <w:t>Profile</w:t>
            </w:r>
            <w:r w:rsidRPr="757DACCB">
              <w:rPr>
                <w:b/>
                <w:bCs/>
                <w:spacing w:val="-5"/>
              </w:rPr>
              <w:t xml:space="preserve"> </w:t>
            </w:r>
            <w:r w:rsidRPr="757DACCB">
              <w:rPr>
                <w:b/>
                <w:bCs/>
              </w:rPr>
              <w:t>Linking</w:t>
            </w:r>
            <w:r w:rsidRPr="757DACCB">
              <w:rPr>
                <w:b/>
                <w:bCs/>
                <w:spacing w:val="-4"/>
              </w:rPr>
              <w:t xml:space="preserve"> </w:t>
            </w:r>
            <w:r w:rsidRPr="757DACCB">
              <w:rPr>
                <w:b/>
                <w:bCs/>
              </w:rPr>
              <w:t>between</w:t>
            </w:r>
            <w:r w:rsidRPr="757DACCB">
              <w:rPr>
                <w:b/>
                <w:bCs/>
                <w:spacing w:val="-11"/>
              </w:rPr>
              <w:t xml:space="preserve"> </w:t>
            </w:r>
            <w:r w:rsidRPr="757DACCB">
              <w:rPr>
                <w:b/>
                <w:bCs/>
              </w:rPr>
              <w:t>Caregiver</w:t>
            </w:r>
            <w:r w:rsidRPr="757DACCB">
              <w:rPr>
                <w:b/>
                <w:bCs/>
                <w:spacing w:val="-1"/>
              </w:rPr>
              <w:t xml:space="preserve"> </w:t>
            </w:r>
            <w:r w:rsidRPr="757DACCB">
              <w:rPr>
                <w:b/>
                <w:bCs/>
              </w:rPr>
              <w:t>and</w:t>
            </w:r>
            <w:r w:rsidRPr="757DACCB">
              <w:rPr>
                <w:b/>
                <w:bCs/>
                <w:spacing w:val="-6"/>
              </w:rPr>
              <w:t xml:space="preserve"> </w:t>
            </w:r>
            <w:r w:rsidRPr="757DACCB">
              <w:rPr>
                <w:b/>
                <w:bCs/>
                <w:spacing w:val="-2"/>
              </w:rPr>
              <w:t>Patient</w:t>
            </w:r>
          </w:p>
          <w:p w14:paraId="7C2ED318" w14:textId="059D8126" w:rsidR="001D3EB5" w:rsidRDefault="001D3EB5" w:rsidP="757DACCB">
            <w:pPr>
              <w:pStyle w:val="TableParagraph"/>
              <w:spacing w:line="249" w:lineRule="exact"/>
              <w:ind w:left="105"/>
              <w:rPr>
                <w:b/>
                <w:bCs/>
              </w:rPr>
            </w:pPr>
          </w:p>
        </w:tc>
        <w:tc>
          <w:tcPr>
            <w:tcW w:w="1018" w:type="dxa"/>
            <w:shd w:val="clear" w:color="auto" w:fill="BEBEBE"/>
          </w:tcPr>
          <w:p w14:paraId="7C2ED319" w14:textId="77777777" w:rsidR="001D3EB5" w:rsidRDefault="001D3EB5">
            <w:pPr>
              <w:pStyle w:val="TableParagraph"/>
            </w:pPr>
          </w:p>
        </w:tc>
      </w:tr>
      <w:tr w:rsidR="001D3EB5" w14:paraId="7C2ED324" w14:textId="77777777" w:rsidTr="65D27D43">
        <w:trPr>
          <w:trHeight w:val="1929"/>
        </w:trPr>
        <w:tc>
          <w:tcPr>
            <w:tcW w:w="615" w:type="dxa"/>
            <w:vAlign w:val="center"/>
          </w:tcPr>
          <w:p w14:paraId="7C2ED31B" w14:textId="77777777" w:rsidR="001D3EB5" w:rsidRDefault="003F63B5" w:rsidP="757DACCB">
            <w:pPr>
              <w:pStyle w:val="TableParagraph"/>
              <w:spacing w:line="244" w:lineRule="exact"/>
              <w:ind w:left="309"/>
            </w:pPr>
            <w:r>
              <w:rPr>
                <w:spacing w:val="-5"/>
              </w:rPr>
              <w:t>4.</w:t>
            </w:r>
          </w:p>
        </w:tc>
        <w:tc>
          <w:tcPr>
            <w:tcW w:w="3667" w:type="dxa"/>
            <w:vAlign w:val="center"/>
          </w:tcPr>
          <w:p w14:paraId="7C2ED31C" w14:textId="77777777" w:rsidR="001D3EB5" w:rsidRDefault="003F63B5" w:rsidP="757DACCB">
            <w:pPr>
              <w:pStyle w:val="TableParagraph"/>
              <w:numPr>
                <w:ilvl w:val="0"/>
                <w:numId w:val="29"/>
              </w:numPr>
              <w:tabs>
                <w:tab w:val="left" w:pos="1185"/>
              </w:tabs>
              <w:spacing w:line="256" w:lineRule="auto"/>
              <w:ind w:right="333"/>
            </w:pPr>
            <w:r>
              <w:t>The</w:t>
            </w:r>
            <w:r>
              <w:rPr>
                <w:spacing w:val="-14"/>
              </w:rPr>
              <w:t xml:space="preserve"> </w:t>
            </w:r>
            <w:r>
              <w:t xml:space="preserve">caregiver opens the </w:t>
            </w:r>
            <w:r>
              <w:rPr>
                <w:spacing w:val="-2"/>
              </w:rPr>
              <w:t>Caregiver Dashboard</w:t>
            </w:r>
          </w:p>
          <w:p w14:paraId="7C2ED31D" w14:textId="77777777" w:rsidR="001D3EB5" w:rsidRDefault="003F63B5" w:rsidP="757DACCB">
            <w:pPr>
              <w:pStyle w:val="TableParagraph"/>
              <w:numPr>
                <w:ilvl w:val="0"/>
                <w:numId w:val="29"/>
              </w:numPr>
              <w:tabs>
                <w:tab w:val="left" w:pos="1185"/>
              </w:tabs>
              <w:spacing w:line="269" w:lineRule="exact"/>
            </w:pPr>
            <w:r>
              <w:t>The</w:t>
            </w:r>
            <w:r>
              <w:rPr>
                <w:spacing w:val="-9"/>
              </w:rPr>
              <w:t xml:space="preserve"> </w:t>
            </w:r>
            <w:r>
              <w:rPr>
                <w:spacing w:val="-2"/>
              </w:rPr>
              <w:t>caregiver</w:t>
            </w:r>
          </w:p>
          <w:p w14:paraId="7C2ED31E" w14:textId="77777777" w:rsidR="001D3EB5" w:rsidRDefault="003F63B5" w:rsidP="757DACCB">
            <w:pPr>
              <w:pStyle w:val="TableParagraph"/>
              <w:spacing w:line="270" w:lineRule="atLeast"/>
            </w:pPr>
            <w:r>
              <w:t>presses</w:t>
            </w:r>
            <w:r>
              <w:rPr>
                <w:spacing w:val="-14"/>
              </w:rPr>
              <w:t xml:space="preserve"> </w:t>
            </w:r>
            <w:r>
              <w:t>“+”</w:t>
            </w:r>
            <w:r>
              <w:rPr>
                <w:spacing w:val="-14"/>
              </w:rPr>
              <w:t xml:space="preserve"> </w:t>
            </w:r>
            <w:r>
              <w:t>to open the Add</w:t>
            </w:r>
          </w:p>
        </w:tc>
        <w:tc>
          <w:tcPr>
            <w:tcW w:w="2403" w:type="dxa"/>
            <w:vAlign w:val="center"/>
          </w:tcPr>
          <w:p w14:paraId="7C2ED320" w14:textId="5D0518E8" w:rsidR="001D3EB5" w:rsidRDefault="003F63B5" w:rsidP="757DACCB">
            <w:pPr>
              <w:pStyle w:val="TableParagraph"/>
              <w:tabs>
                <w:tab w:val="left" w:pos="1185"/>
              </w:tabs>
              <w:spacing w:line="256" w:lineRule="auto"/>
              <w:ind w:left="720" w:right="110"/>
            </w:pPr>
            <w:r>
              <w:rPr>
                <w:spacing w:val="-4"/>
              </w:rPr>
              <w:t xml:space="preserve">The </w:t>
            </w:r>
            <w:r>
              <w:rPr>
                <w:spacing w:val="-2"/>
              </w:rPr>
              <w:t xml:space="preserve">caregiver </w:t>
            </w:r>
            <w:r>
              <w:t>shall have access</w:t>
            </w:r>
            <w:r>
              <w:rPr>
                <w:spacing w:val="-14"/>
              </w:rPr>
              <w:t xml:space="preserve"> </w:t>
            </w:r>
            <w:r>
              <w:t>to</w:t>
            </w:r>
            <w:r>
              <w:rPr>
                <w:spacing w:val="-14"/>
              </w:rPr>
              <w:t xml:space="preserve"> </w:t>
            </w:r>
            <w:r>
              <w:t>all of the</w:t>
            </w:r>
            <w:r w:rsidR="31435182">
              <w:t xml:space="preserve"> </w:t>
            </w:r>
            <w:r>
              <w:rPr>
                <w:spacing w:val="-2"/>
              </w:rPr>
              <w:t>patient’s records.</w:t>
            </w:r>
          </w:p>
        </w:tc>
        <w:tc>
          <w:tcPr>
            <w:tcW w:w="826" w:type="dxa"/>
            <w:vAlign w:val="center"/>
          </w:tcPr>
          <w:p w14:paraId="7C2ED321" w14:textId="109D1A30" w:rsidR="001D3EB5" w:rsidRDefault="001D3EB5" w:rsidP="757DACCB">
            <w:pPr>
              <w:pStyle w:val="TableParagraph"/>
              <w:spacing w:line="256" w:lineRule="auto"/>
              <w:ind w:left="104" w:right="86"/>
            </w:pPr>
          </w:p>
        </w:tc>
        <w:tc>
          <w:tcPr>
            <w:tcW w:w="840" w:type="dxa"/>
            <w:vAlign w:val="center"/>
          </w:tcPr>
          <w:p w14:paraId="7C2ED322" w14:textId="448DD7D0" w:rsidR="001D3EB5" w:rsidRDefault="001D3EB5" w:rsidP="757DACCB">
            <w:pPr>
              <w:pStyle w:val="TableParagraph"/>
              <w:spacing w:line="244" w:lineRule="exact"/>
              <w:ind w:left="40" w:right="113"/>
            </w:pPr>
          </w:p>
        </w:tc>
        <w:tc>
          <w:tcPr>
            <w:tcW w:w="1018" w:type="dxa"/>
            <w:vAlign w:val="center"/>
          </w:tcPr>
          <w:p w14:paraId="7C2ED323" w14:textId="77777777" w:rsidR="001D3EB5" w:rsidRDefault="001D3EB5" w:rsidP="757DACCB">
            <w:pPr>
              <w:pStyle w:val="TableParagraph"/>
            </w:pPr>
          </w:p>
        </w:tc>
      </w:tr>
    </w:tbl>
    <w:p w14:paraId="7C2ED325" w14:textId="77777777" w:rsidR="001D3EB5" w:rsidRDefault="001D3EB5">
      <w:pPr>
        <w:pStyle w:val="TableParagraph"/>
        <w:sectPr w:rsidR="001D3EB5">
          <w:footerReference w:type="default" r:id="rId66"/>
          <w:headerReference w:type="first" r:id="rId67"/>
          <w:footerReference w:type="first" r:id="rId68"/>
          <w:pgSz w:w="12240" w:h="15840"/>
          <w:pgMar w:top="1320" w:right="720" w:bottom="280" w:left="1440" w:header="723" w:footer="0" w:gutter="0"/>
          <w:cols w:space="720"/>
        </w:sectPr>
      </w:pPr>
    </w:p>
    <w:p w14:paraId="7C2ED326" w14:textId="77777777" w:rsidR="001D3EB5" w:rsidRDefault="001D3EB5">
      <w:pPr>
        <w:pStyle w:val="BodyText"/>
        <w:spacing w:before="8" w:after="1"/>
        <w:rPr>
          <w:sz w:val="8"/>
        </w:rPr>
      </w:pPr>
    </w:p>
    <w:tbl>
      <w:tblPr>
        <w:tblW w:w="9369"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630"/>
        <w:gridCol w:w="3668"/>
        <w:gridCol w:w="2387"/>
        <w:gridCol w:w="826"/>
        <w:gridCol w:w="840"/>
        <w:gridCol w:w="1018"/>
      </w:tblGrid>
      <w:tr w:rsidR="001D3EB5" w14:paraId="7C2ED333" w14:textId="77777777" w:rsidTr="65D27D43">
        <w:trPr>
          <w:trHeight w:val="2835"/>
        </w:trPr>
        <w:tc>
          <w:tcPr>
            <w:tcW w:w="630" w:type="dxa"/>
            <w:tcBorders>
              <w:bottom w:val="single" w:sz="12" w:space="0" w:color="000000" w:themeColor="text1"/>
            </w:tcBorders>
            <w:vAlign w:val="center"/>
          </w:tcPr>
          <w:p w14:paraId="7C2ED327" w14:textId="12C518BB" w:rsidR="001D3EB5" w:rsidRDefault="47040DDD" w:rsidP="757DACCB">
            <w:pPr>
              <w:pStyle w:val="TableParagraph"/>
              <w:spacing w:line="259" w:lineRule="auto"/>
              <w:jc w:val="center"/>
            </w:pPr>
            <w:r w:rsidRPr="757DACCB">
              <w:rPr>
                <w:rFonts w:asciiTheme="minorHAnsi" w:eastAsiaTheme="minorEastAsia" w:hAnsiTheme="minorHAnsi" w:cstheme="minorBidi"/>
              </w:rPr>
              <w:t>5.</w:t>
            </w:r>
          </w:p>
        </w:tc>
        <w:tc>
          <w:tcPr>
            <w:tcW w:w="3668" w:type="dxa"/>
            <w:tcBorders>
              <w:bottom w:val="single" w:sz="12" w:space="0" w:color="000000" w:themeColor="text1"/>
            </w:tcBorders>
            <w:vAlign w:val="center"/>
          </w:tcPr>
          <w:p w14:paraId="7C2ED328" w14:textId="1784645B" w:rsidR="001D3EB5" w:rsidRDefault="003F63B5" w:rsidP="757DACCB">
            <w:pPr>
              <w:pStyle w:val="TableParagraph"/>
              <w:spacing w:line="259" w:lineRule="auto"/>
              <w:ind w:right="458"/>
            </w:pPr>
            <w:r>
              <w:t>New</w:t>
            </w:r>
            <w:r>
              <w:rPr>
                <w:spacing w:val="-14"/>
              </w:rPr>
              <w:t xml:space="preserve"> </w:t>
            </w:r>
            <w:r>
              <w:t>Patient</w:t>
            </w:r>
            <w:r w:rsidR="229E075C">
              <w:t xml:space="preserve"> </w:t>
            </w:r>
            <w:r>
              <w:rPr>
                <w:spacing w:val="-4"/>
              </w:rPr>
              <w:t>form</w:t>
            </w:r>
          </w:p>
          <w:p w14:paraId="7C2ED32A" w14:textId="75C0E9D5" w:rsidR="001D3EB5" w:rsidRDefault="003F63B5" w:rsidP="757DACCB">
            <w:pPr>
              <w:pStyle w:val="TableParagraph"/>
              <w:numPr>
                <w:ilvl w:val="0"/>
                <w:numId w:val="27"/>
              </w:numPr>
              <w:tabs>
                <w:tab w:val="left" w:pos="1185"/>
              </w:tabs>
              <w:spacing w:line="256" w:lineRule="auto"/>
              <w:ind w:right="333"/>
            </w:pPr>
            <w:r>
              <w:t>The</w:t>
            </w:r>
            <w:r>
              <w:rPr>
                <w:spacing w:val="-14"/>
              </w:rPr>
              <w:t xml:space="preserve"> </w:t>
            </w:r>
            <w:r>
              <w:t>caregiver fills in the</w:t>
            </w:r>
            <w:r w:rsidR="4F19EED2">
              <w:t xml:space="preserve"> </w:t>
            </w:r>
            <w:r>
              <w:rPr>
                <w:spacing w:val="-2"/>
              </w:rPr>
              <w:t xml:space="preserve">patient’s </w:t>
            </w:r>
            <w:r>
              <w:t>information</w:t>
            </w:r>
            <w:r>
              <w:rPr>
                <w:spacing w:val="-14"/>
              </w:rPr>
              <w:t xml:space="preserve"> </w:t>
            </w:r>
            <w:r>
              <w:t xml:space="preserve">in the form and </w:t>
            </w:r>
            <w:r>
              <w:rPr>
                <w:spacing w:val="-2"/>
              </w:rPr>
              <w:t>presses</w:t>
            </w:r>
          </w:p>
          <w:p w14:paraId="7C2ED32B" w14:textId="77777777" w:rsidR="001D3EB5" w:rsidRDefault="003F63B5" w:rsidP="757DACCB">
            <w:pPr>
              <w:pStyle w:val="TableParagraph"/>
              <w:spacing w:line="245" w:lineRule="exact"/>
            </w:pPr>
            <w:r>
              <w:rPr>
                <w:spacing w:val="-2"/>
              </w:rPr>
              <w:t>“Submit”</w:t>
            </w:r>
          </w:p>
        </w:tc>
        <w:tc>
          <w:tcPr>
            <w:tcW w:w="2387" w:type="dxa"/>
            <w:tcBorders>
              <w:bottom w:val="single" w:sz="12" w:space="0" w:color="000000" w:themeColor="text1"/>
            </w:tcBorders>
            <w:vAlign w:val="center"/>
          </w:tcPr>
          <w:p w14:paraId="7C2ED32D" w14:textId="3AFCC7ED" w:rsidR="001D3EB5" w:rsidRDefault="003F63B5" w:rsidP="757DACCB">
            <w:pPr>
              <w:pStyle w:val="TableParagraph"/>
              <w:numPr>
                <w:ilvl w:val="0"/>
                <w:numId w:val="26"/>
              </w:numPr>
              <w:tabs>
                <w:tab w:val="left" w:pos="1185"/>
              </w:tabs>
              <w:spacing w:line="256" w:lineRule="auto"/>
              <w:ind w:right="178"/>
            </w:pPr>
            <w:r>
              <w:t>The</w:t>
            </w:r>
            <w:r>
              <w:rPr>
                <w:spacing w:val="-14"/>
              </w:rPr>
              <w:t xml:space="preserve"> </w:t>
            </w:r>
            <w:r>
              <w:t xml:space="preserve">patient appears on </w:t>
            </w:r>
            <w:r>
              <w:rPr>
                <w:spacing w:val="-4"/>
              </w:rPr>
              <w:t>the</w:t>
            </w:r>
            <w:r w:rsidR="26896D24">
              <w:rPr>
                <w:spacing w:val="-4"/>
              </w:rPr>
              <w:t xml:space="preserve"> </w:t>
            </w:r>
            <w:r>
              <w:rPr>
                <w:spacing w:val="-2"/>
              </w:rPr>
              <w:t>caregiver’s Caregiver Dashboard</w:t>
            </w:r>
          </w:p>
          <w:p w14:paraId="7C2ED32E" w14:textId="77777777" w:rsidR="001D3EB5" w:rsidRDefault="003F63B5" w:rsidP="757DACCB">
            <w:pPr>
              <w:pStyle w:val="TableParagraph"/>
              <w:numPr>
                <w:ilvl w:val="0"/>
                <w:numId w:val="26"/>
              </w:numPr>
              <w:tabs>
                <w:tab w:val="left" w:pos="1185"/>
              </w:tabs>
              <w:spacing w:line="256" w:lineRule="auto"/>
              <w:ind w:right="95"/>
            </w:pPr>
            <w:r>
              <w:rPr>
                <w:spacing w:val="-4"/>
              </w:rPr>
              <w:t xml:space="preserve">The </w:t>
            </w:r>
            <w:r>
              <w:rPr>
                <w:spacing w:val="-2"/>
              </w:rPr>
              <w:t xml:space="preserve">caregiver </w:t>
            </w:r>
            <w:r>
              <w:t xml:space="preserve">appears on </w:t>
            </w:r>
            <w:r>
              <w:rPr>
                <w:spacing w:val="-2"/>
              </w:rPr>
              <w:t>the</w:t>
            </w:r>
            <w:r>
              <w:rPr>
                <w:spacing w:val="-12"/>
              </w:rPr>
              <w:t xml:space="preserve"> </w:t>
            </w:r>
            <w:r>
              <w:rPr>
                <w:spacing w:val="-2"/>
              </w:rPr>
              <w:t>patient’s Patient Dashboard</w:t>
            </w:r>
          </w:p>
        </w:tc>
        <w:tc>
          <w:tcPr>
            <w:tcW w:w="826" w:type="dxa"/>
            <w:tcBorders>
              <w:bottom w:val="single" w:sz="12" w:space="0" w:color="000000" w:themeColor="text1"/>
            </w:tcBorders>
          </w:tcPr>
          <w:p w14:paraId="7C2ED330" w14:textId="61B654EE" w:rsidR="001D3EB5" w:rsidRDefault="001D3EB5">
            <w:pPr>
              <w:pStyle w:val="TableParagraph"/>
              <w:ind w:left="104"/>
            </w:pPr>
          </w:p>
        </w:tc>
        <w:tc>
          <w:tcPr>
            <w:tcW w:w="840" w:type="dxa"/>
            <w:tcBorders>
              <w:bottom w:val="single" w:sz="12" w:space="0" w:color="000000" w:themeColor="text1"/>
            </w:tcBorders>
          </w:tcPr>
          <w:p w14:paraId="7C2ED331" w14:textId="77777777" w:rsidR="001D3EB5" w:rsidRDefault="001D3EB5">
            <w:pPr>
              <w:pStyle w:val="TableParagraph"/>
            </w:pPr>
          </w:p>
        </w:tc>
        <w:tc>
          <w:tcPr>
            <w:tcW w:w="1018" w:type="dxa"/>
            <w:tcBorders>
              <w:bottom w:val="single" w:sz="12" w:space="0" w:color="000000" w:themeColor="text1"/>
            </w:tcBorders>
          </w:tcPr>
          <w:p w14:paraId="7C2ED332" w14:textId="77777777" w:rsidR="001D3EB5" w:rsidRDefault="001D3EB5">
            <w:pPr>
              <w:pStyle w:val="TableParagraph"/>
            </w:pPr>
          </w:p>
        </w:tc>
      </w:tr>
      <w:tr w:rsidR="001D3EB5" w14:paraId="7C2ED336" w14:textId="77777777" w:rsidTr="65D27D43">
        <w:trPr>
          <w:trHeight w:val="585"/>
        </w:trPr>
        <w:tc>
          <w:tcPr>
            <w:tcW w:w="8351"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BEBEBE"/>
          </w:tcPr>
          <w:p w14:paraId="42C32AFA" w14:textId="77777777" w:rsidR="001D3EB5" w:rsidRDefault="38837A4E" w:rsidP="65D27D43">
            <w:pPr>
              <w:pStyle w:val="TableParagraph"/>
              <w:spacing w:line="249" w:lineRule="exact"/>
              <w:ind w:left="105"/>
              <w:rPr>
                <w:b/>
                <w:bCs/>
              </w:rPr>
            </w:pPr>
            <w:r w:rsidRPr="65D27D43">
              <w:rPr>
                <w:b/>
                <w:bCs/>
              </w:rPr>
              <w:t>TC-3.5:</w:t>
            </w:r>
            <w:r w:rsidRPr="65D27D43">
              <w:rPr>
                <w:b/>
                <w:bCs/>
                <w:spacing w:val="-7"/>
              </w:rPr>
              <w:t xml:space="preserve"> </w:t>
            </w:r>
            <w:r w:rsidRPr="65D27D43">
              <w:rPr>
                <w:b/>
                <w:bCs/>
              </w:rPr>
              <w:t>All</w:t>
            </w:r>
            <w:r w:rsidRPr="65D27D43">
              <w:rPr>
                <w:b/>
                <w:bCs/>
                <w:spacing w:val="-7"/>
              </w:rPr>
              <w:t xml:space="preserve"> </w:t>
            </w:r>
            <w:r w:rsidRPr="65D27D43">
              <w:rPr>
                <w:b/>
                <w:bCs/>
              </w:rPr>
              <w:t>caregiver</w:t>
            </w:r>
            <w:r w:rsidRPr="65D27D43">
              <w:rPr>
                <w:b/>
                <w:bCs/>
                <w:spacing w:val="-1"/>
              </w:rPr>
              <w:t xml:space="preserve"> </w:t>
            </w:r>
            <w:r w:rsidRPr="65D27D43">
              <w:rPr>
                <w:b/>
                <w:bCs/>
              </w:rPr>
              <w:t>features</w:t>
            </w:r>
            <w:r w:rsidRPr="65D27D43">
              <w:rPr>
                <w:b/>
                <w:bCs/>
                <w:spacing w:val="-3"/>
              </w:rPr>
              <w:t xml:space="preserve"> </w:t>
            </w:r>
            <w:r w:rsidRPr="65D27D43">
              <w:rPr>
                <w:b/>
                <w:bCs/>
              </w:rPr>
              <w:t>and</w:t>
            </w:r>
            <w:r w:rsidRPr="65D27D43">
              <w:rPr>
                <w:b/>
                <w:bCs/>
                <w:spacing w:val="-7"/>
              </w:rPr>
              <w:t xml:space="preserve"> </w:t>
            </w:r>
            <w:r w:rsidRPr="65D27D43">
              <w:rPr>
                <w:b/>
                <w:bCs/>
              </w:rPr>
              <w:t>linked</w:t>
            </w:r>
            <w:r w:rsidRPr="65D27D43">
              <w:rPr>
                <w:b/>
                <w:bCs/>
                <w:spacing w:val="-6"/>
              </w:rPr>
              <w:t xml:space="preserve"> </w:t>
            </w:r>
            <w:r w:rsidRPr="65D27D43">
              <w:rPr>
                <w:b/>
                <w:bCs/>
              </w:rPr>
              <w:t>patient</w:t>
            </w:r>
            <w:r w:rsidRPr="65D27D43">
              <w:rPr>
                <w:b/>
                <w:bCs/>
                <w:spacing w:val="-1"/>
              </w:rPr>
              <w:t xml:space="preserve"> </w:t>
            </w:r>
            <w:r w:rsidRPr="65D27D43">
              <w:rPr>
                <w:b/>
                <w:bCs/>
              </w:rPr>
              <w:t>information</w:t>
            </w:r>
            <w:r w:rsidRPr="65D27D43">
              <w:rPr>
                <w:b/>
                <w:bCs/>
                <w:spacing w:val="-6"/>
              </w:rPr>
              <w:t xml:space="preserve"> </w:t>
            </w:r>
            <w:r w:rsidRPr="65D27D43">
              <w:rPr>
                <w:b/>
                <w:bCs/>
              </w:rPr>
              <w:t>are</w:t>
            </w:r>
            <w:r w:rsidRPr="65D27D43">
              <w:rPr>
                <w:b/>
                <w:bCs/>
                <w:spacing w:val="-5"/>
              </w:rPr>
              <w:t xml:space="preserve"> </w:t>
            </w:r>
            <w:r w:rsidRPr="65D27D43">
              <w:rPr>
                <w:b/>
                <w:bCs/>
              </w:rPr>
              <w:t>shown</w:t>
            </w:r>
            <w:r w:rsidRPr="65D27D43">
              <w:rPr>
                <w:b/>
                <w:bCs/>
                <w:spacing w:val="-11"/>
              </w:rPr>
              <w:t xml:space="preserve"> </w:t>
            </w:r>
            <w:r w:rsidRPr="65D27D43">
              <w:rPr>
                <w:b/>
                <w:bCs/>
              </w:rPr>
              <w:t>to</w:t>
            </w:r>
            <w:r w:rsidRPr="65D27D43">
              <w:rPr>
                <w:b/>
                <w:bCs/>
                <w:spacing w:val="-3"/>
              </w:rPr>
              <w:t xml:space="preserve"> </w:t>
            </w:r>
            <w:r w:rsidRPr="65D27D43">
              <w:rPr>
                <w:b/>
                <w:bCs/>
                <w:spacing w:val="-2"/>
              </w:rPr>
              <w:t>caregiver</w:t>
            </w:r>
          </w:p>
          <w:p w14:paraId="7C2ED334" w14:textId="05CF6404" w:rsidR="001D3EB5" w:rsidRDefault="001D3EB5" w:rsidP="65D27D43">
            <w:pPr>
              <w:pStyle w:val="TableParagraph"/>
              <w:spacing w:line="249" w:lineRule="exact"/>
              <w:ind w:left="105"/>
              <w:rPr>
                <w:b/>
                <w:bCs/>
              </w:rPr>
            </w:pPr>
          </w:p>
        </w:tc>
        <w:tc>
          <w:tcPr>
            <w:tcW w:w="1018"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BEBEBE"/>
          </w:tcPr>
          <w:p w14:paraId="7C2ED335" w14:textId="77777777" w:rsidR="001D3EB5" w:rsidRDefault="001D3EB5">
            <w:pPr>
              <w:pStyle w:val="TableParagraph"/>
            </w:pPr>
          </w:p>
        </w:tc>
      </w:tr>
      <w:tr w:rsidR="001D3EB5" w14:paraId="7C2ED340" w14:textId="77777777" w:rsidTr="65D27D43">
        <w:trPr>
          <w:trHeight w:val="3810"/>
        </w:trPr>
        <w:tc>
          <w:tcPr>
            <w:tcW w:w="630" w:type="dxa"/>
            <w:tcBorders>
              <w:top w:val="single" w:sz="12" w:space="0" w:color="000000" w:themeColor="text1"/>
            </w:tcBorders>
            <w:vAlign w:val="center"/>
          </w:tcPr>
          <w:p w14:paraId="7C2ED337" w14:textId="77777777" w:rsidR="001D3EB5" w:rsidRDefault="003F63B5" w:rsidP="757DACCB">
            <w:pPr>
              <w:pStyle w:val="TableParagraph"/>
              <w:spacing w:line="244" w:lineRule="exact"/>
              <w:ind w:left="309"/>
            </w:pPr>
            <w:r>
              <w:rPr>
                <w:spacing w:val="-5"/>
              </w:rPr>
              <w:t>6.</w:t>
            </w:r>
          </w:p>
        </w:tc>
        <w:tc>
          <w:tcPr>
            <w:tcW w:w="3668" w:type="dxa"/>
            <w:tcBorders>
              <w:top w:val="single" w:sz="12" w:space="0" w:color="000000" w:themeColor="text1"/>
            </w:tcBorders>
            <w:vAlign w:val="center"/>
          </w:tcPr>
          <w:p w14:paraId="7C2ED339" w14:textId="29AB2297" w:rsidR="001D3EB5" w:rsidRDefault="003F63B5" w:rsidP="757DACCB">
            <w:pPr>
              <w:pStyle w:val="TableParagraph"/>
              <w:tabs>
                <w:tab w:val="left" w:pos="848"/>
              </w:tabs>
              <w:spacing w:line="259" w:lineRule="exact"/>
            </w:pPr>
            <w:r>
              <w:t>The</w:t>
            </w:r>
            <w:r>
              <w:rPr>
                <w:spacing w:val="-11"/>
              </w:rPr>
              <w:t xml:space="preserve"> </w:t>
            </w:r>
            <w:r>
              <w:t>caregiver</w:t>
            </w:r>
            <w:r>
              <w:rPr>
                <w:spacing w:val="1"/>
              </w:rPr>
              <w:t xml:space="preserve"> </w:t>
            </w:r>
            <w:r>
              <w:rPr>
                <w:spacing w:val="-4"/>
              </w:rPr>
              <w:t>opens</w:t>
            </w:r>
            <w:r w:rsidR="3B7A37C8">
              <w:rPr>
                <w:spacing w:val="-4"/>
              </w:rPr>
              <w:t xml:space="preserve"> </w:t>
            </w:r>
            <w:r>
              <w:t>the</w:t>
            </w:r>
            <w:r>
              <w:rPr>
                <w:spacing w:val="-14"/>
              </w:rPr>
              <w:t xml:space="preserve"> </w:t>
            </w:r>
            <w:r>
              <w:t xml:space="preserve">Caregiver </w:t>
            </w:r>
          </w:p>
        </w:tc>
        <w:tc>
          <w:tcPr>
            <w:tcW w:w="2387" w:type="dxa"/>
            <w:tcBorders>
              <w:top w:val="single" w:sz="12" w:space="0" w:color="000000" w:themeColor="text1"/>
            </w:tcBorders>
            <w:vAlign w:val="center"/>
          </w:tcPr>
          <w:p w14:paraId="7C2ED33A" w14:textId="77777777" w:rsidR="001D3EB5" w:rsidRDefault="003F63B5" w:rsidP="757DACCB">
            <w:pPr>
              <w:pStyle w:val="TableParagraph"/>
              <w:numPr>
                <w:ilvl w:val="0"/>
                <w:numId w:val="24"/>
              </w:numPr>
              <w:tabs>
                <w:tab w:val="left" w:pos="825"/>
              </w:tabs>
              <w:spacing w:line="278" w:lineRule="auto"/>
              <w:ind w:right="173"/>
              <w:rPr>
                <w:sz w:val="24"/>
                <w:szCs w:val="24"/>
              </w:rPr>
            </w:pPr>
            <w:r w:rsidRPr="757DACCB">
              <w:rPr>
                <w:sz w:val="24"/>
                <w:szCs w:val="24"/>
              </w:rPr>
              <w:t>The</w:t>
            </w:r>
            <w:r w:rsidRPr="757DACCB">
              <w:rPr>
                <w:spacing w:val="-7"/>
                <w:sz w:val="24"/>
                <w:szCs w:val="24"/>
              </w:rPr>
              <w:t xml:space="preserve"> </w:t>
            </w:r>
            <w:r w:rsidRPr="757DACCB">
              <w:rPr>
                <w:sz w:val="24"/>
                <w:szCs w:val="24"/>
              </w:rPr>
              <w:t>caregiver is</w:t>
            </w:r>
            <w:r w:rsidRPr="757DACCB">
              <w:rPr>
                <w:spacing w:val="-15"/>
                <w:sz w:val="24"/>
                <w:szCs w:val="24"/>
              </w:rPr>
              <w:t xml:space="preserve"> </w:t>
            </w:r>
            <w:r w:rsidRPr="757DACCB">
              <w:rPr>
                <w:sz w:val="24"/>
                <w:szCs w:val="24"/>
              </w:rPr>
              <w:t>shown</w:t>
            </w:r>
            <w:r w:rsidRPr="757DACCB">
              <w:rPr>
                <w:spacing w:val="-15"/>
                <w:sz w:val="24"/>
                <w:szCs w:val="24"/>
              </w:rPr>
              <w:t xml:space="preserve"> </w:t>
            </w:r>
            <w:r w:rsidRPr="757DACCB">
              <w:rPr>
                <w:sz w:val="24"/>
                <w:szCs w:val="24"/>
              </w:rPr>
              <w:t>a</w:t>
            </w:r>
            <w:r w:rsidRPr="757DACCB">
              <w:rPr>
                <w:spacing w:val="-15"/>
                <w:sz w:val="24"/>
                <w:szCs w:val="24"/>
              </w:rPr>
              <w:t xml:space="preserve"> </w:t>
            </w:r>
            <w:r w:rsidRPr="757DACCB">
              <w:rPr>
                <w:sz w:val="24"/>
                <w:szCs w:val="24"/>
              </w:rPr>
              <w:t xml:space="preserve">list of all linked </w:t>
            </w:r>
            <w:r w:rsidRPr="757DACCB">
              <w:rPr>
                <w:spacing w:val="-2"/>
                <w:sz w:val="24"/>
                <w:szCs w:val="24"/>
              </w:rPr>
              <w:t>patients</w:t>
            </w:r>
          </w:p>
          <w:p w14:paraId="7C2ED33B" w14:textId="77777777" w:rsidR="001D3EB5" w:rsidRDefault="003F63B5" w:rsidP="757DACCB">
            <w:pPr>
              <w:pStyle w:val="TableParagraph"/>
              <w:numPr>
                <w:ilvl w:val="0"/>
                <w:numId w:val="24"/>
              </w:numPr>
              <w:tabs>
                <w:tab w:val="left" w:pos="825"/>
              </w:tabs>
              <w:spacing w:line="278" w:lineRule="auto"/>
              <w:ind w:right="108"/>
              <w:rPr>
                <w:sz w:val="24"/>
                <w:szCs w:val="24"/>
              </w:rPr>
            </w:pPr>
            <w:r w:rsidRPr="757DACCB">
              <w:rPr>
                <w:sz w:val="24"/>
                <w:szCs w:val="24"/>
              </w:rPr>
              <w:t>The caregiver has access to all linked patient</w:t>
            </w:r>
            <w:r w:rsidRPr="757DACCB">
              <w:rPr>
                <w:spacing w:val="-15"/>
                <w:sz w:val="24"/>
                <w:szCs w:val="24"/>
              </w:rPr>
              <w:t xml:space="preserve"> </w:t>
            </w:r>
            <w:r w:rsidRPr="757DACCB">
              <w:rPr>
                <w:sz w:val="24"/>
                <w:szCs w:val="24"/>
              </w:rPr>
              <w:t>records</w:t>
            </w:r>
          </w:p>
          <w:p w14:paraId="7C2ED33C" w14:textId="77777777" w:rsidR="001D3EB5" w:rsidRDefault="003F63B5" w:rsidP="757DACCB">
            <w:pPr>
              <w:pStyle w:val="TableParagraph"/>
              <w:numPr>
                <w:ilvl w:val="0"/>
                <w:numId w:val="24"/>
              </w:numPr>
              <w:tabs>
                <w:tab w:val="left" w:pos="825"/>
              </w:tabs>
              <w:spacing w:line="278" w:lineRule="auto"/>
              <w:ind w:right="103"/>
              <w:rPr>
                <w:sz w:val="24"/>
                <w:szCs w:val="24"/>
              </w:rPr>
            </w:pPr>
            <w:r w:rsidRPr="757DACCB">
              <w:rPr>
                <w:sz w:val="24"/>
                <w:szCs w:val="24"/>
              </w:rPr>
              <w:t xml:space="preserve">The caregiver has access controls to all </w:t>
            </w:r>
            <w:r w:rsidRPr="757DACCB">
              <w:rPr>
                <w:spacing w:val="-2"/>
                <w:sz w:val="24"/>
                <w:szCs w:val="24"/>
              </w:rPr>
              <w:t>caregiver functionalities.</w:t>
            </w:r>
          </w:p>
        </w:tc>
        <w:tc>
          <w:tcPr>
            <w:tcW w:w="826" w:type="dxa"/>
            <w:tcBorders>
              <w:top w:val="single" w:sz="12" w:space="0" w:color="000000" w:themeColor="text1"/>
            </w:tcBorders>
          </w:tcPr>
          <w:p w14:paraId="7C2ED33D" w14:textId="3305BAE8" w:rsidR="001D3EB5" w:rsidRDefault="001D3EB5">
            <w:pPr>
              <w:pStyle w:val="TableParagraph"/>
              <w:spacing w:line="278" w:lineRule="auto"/>
              <w:ind w:left="114" w:right="86" w:hanging="1"/>
              <w:jc w:val="center"/>
            </w:pPr>
          </w:p>
        </w:tc>
        <w:tc>
          <w:tcPr>
            <w:tcW w:w="840" w:type="dxa"/>
            <w:tcBorders>
              <w:top w:val="single" w:sz="12" w:space="0" w:color="000000" w:themeColor="text1"/>
            </w:tcBorders>
          </w:tcPr>
          <w:p w14:paraId="7C2ED33E" w14:textId="2AE51FE7" w:rsidR="001D3EB5" w:rsidRDefault="001D3EB5">
            <w:pPr>
              <w:pStyle w:val="TableParagraph"/>
              <w:spacing w:line="244" w:lineRule="exact"/>
              <w:ind w:left="20"/>
              <w:jc w:val="center"/>
            </w:pPr>
          </w:p>
        </w:tc>
        <w:tc>
          <w:tcPr>
            <w:tcW w:w="1018" w:type="dxa"/>
            <w:tcBorders>
              <w:top w:val="single" w:sz="12" w:space="0" w:color="000000" w:themeColor="text1"/>
            </w:tcBorders>
          </w:tcPr>
          <w:p w14:paraId="7C2ED33F" w14:textId="77777777" w:rsidR="001D3EB5" w:rsidRDefault="001D3EB5">
            <w:pPr>
              <w:pStyle w:val="TableParagraph"/>
            </w:pPr>
          </w:p>
        </w:tc>
      </w:tr>
      <w:tr w:rsidR="001D3EB5" w14:paraId="7C2ED343" w14:textId="77777777" w:rsidTr="65D27D43">
        <w:trPr>
          <w:trHeight w:val="550"/>
        </w:trPr>
        <w:tc>
          <w:tcPr>
            <w:tcW w:w="8351" w:type="dxa"/>
            <w:gridSpan w:val="5"/>
            <w:shd w:val="clear" w:color="auto" w:fill="BEBEBE"/>
          </w:tcPr>
          <w:p w14:paraId="5A8E1471" w14:textId="77777777" w:rsidR="001D3EB5" w:rsidRDefault="38837A4E" w:rsidP="65D27D43">
            <w:pPr>
              <w:pStyle w:val="TableParagraph"/>
              <w:spacing w:line="249" w:lineRule="exact"/>
              <w:ind w:left="105"/>
              <w:rPr>
                <w:b/>
                <w:bCs/>
              </w:rPr>
            </w:pPr>
            <w:r w:rsidRPr="65D27D43">
              <w:rPr>
                <w:b/>
                <w:bCs/>
              </w:rPr>
              <w:t>TC-3.6:</w:t>
            </w:r>
            <w:r w:rsidRPr="65D27D43">
              <w:rPr>
                <w:b/>
                <w:bCs/>
                <w:spacing w:val="-5"/>
              </w:rPr>
              <w:t xml:space="preserve"> </w:t>
            </w:r>
            <w:r w:rsidRPr="65D27D43">
              <w:rPr>
                <w:b/>
                <w:bCs/>
              </w:rPr>
              <w:t>All</w:t>
            </w:r>
            <w:r w:rsidRPr="65D27D43">
              <w:rPr>
                <w:b/>
                <w:bCs/>
                <w:spacing w:val="-7"/>
              </w:rPr>
              <w:t xml:space="preserve"> </w:t>
            </w:r>
            <w:r w:rsidRPr="65D27D43">
              <w:rPr>
                <w:b/>
                <w:bCs/>
              </w:rPr>
              <w:t>patient features</w:t>
            </w:r>
            <w:r w:rsidRPr="65D27D43">
              <w:rPr>
                <w:b/>
                <w:bCs/>
                <w:spacing w:val="-4"/>
              </w:rPr>
              <w:t xml:space="preserve"> </w:t>
            </w:r>
            <w:r w:rsidRPr="65D27D43">
              <w:rPr>
                <w:b/>
                <w:bCs/>
              </w:rPr>
              <w:t>are</w:t>
            </w:r>
            <w:r w:rsidRPr="65D27D43">
              <w:rPr>
                <w:b/>
                <w:bCs/>
                <w:spacing w:val="-5"/>
              </w:rPr>
              <w:t xml:space="preserve"> </w:t>
            </w:r>
            <w:r w:rsidRPr="65D27D43">
              <w:rPr>
                <w:b/>
                <w:bCs/>
              </w:rPr>
              <w:t>shown</w:t>
            </w:r>
            <w:r w:rsidRPr="65D27D43">
              <w:rPr>
                <w:b/>
                <w:bCs/>
                <w:spacing w:val="-6"/>
              </w:rPr>
              <w:t xml:space="preserve"> </w:t>
            </w:r>
            <w:r w:rsidRPr="65D27D43">
              <w:rPr>
                <w:b/>
                <w:bCs/>
              </w:rPr>
              <w:t>to</w:t>
            </w:r>
            <w:r w:rsidRPr="65D27D43">
              <w:rPr>
                <w:b/>
                <w:bCs/>
                <w:spacing w:val="-3"/>
              </w:rPr>
              <w:t xml:space="preserve"> </w:t>
            </w:r>
            <w:r w:rsidRPr="65D27D43">
              <w:rPr>
                <w:b/>
                <w:bCs/>
                <w:spacing w:val="-2"/>
              </w:rPr>
              <w:t>patient</w:t>
            </w:r>
          </w:p>
          <w:p w14:paraId="7C2ED341" w14:textId="61A8494E" w:rsidR="001D3EB5" w:rsidRDefault="001D3EB5" w:rsidP="65D27D43">
            <w:pPr>
              <w:pStyle w:val="TableParagraph"/>
              <w:spacing w:line="249" w:lineRule="exact"/>
              <w:ind w:left="105"/>
              <w:rPr>
                <w:b/>
                <w:bCs/>
              </w:rPr>
            </w:pPr>
          </w:p>
        </w:tc>
        <w:tc>
          <w:tcPr>
            <w:tcW w:w="1018" w:type="dxa"/>
            <w:shd w:val="clear" w:color="auto" w:fill="BEBEBE"/>
          </w:tcPr>
          <w:p w14:paraId="7C2ED342" w14:textId="77777777" w:rsidR="001D3EB5" w:rsidRDefault="001D3EB5">
            <w:pPr>
              <w:pStyle w:val="TableParagraph"/>
            </w:pPr>
          </w:p>
        </w:tc>
      </w:tr>
      <w:tr w:rsidR="001D3EB5" w14:paraId="7C2ED34E" w14:textId="77777777" w:rsidTr="65D27D43">
        <w:trPr>
          <w:trHeight w:val="3495"/>
        </w:trPr>
        <w:tc>
          <w:tcPr>
            <w:tcW w:w="630" w:type="dxa"/>
            <w:vAlign w:val="center"/>
          </w:tcPr>
          <w:p w14:paraId="7C2ED344" w14:textId="77777777" w:rsidR="001D3EB5" w:rsidRDefault="003F63B5" w:rsidP="757DACCB">
            <w:pPr>
              <w:pStyle w:val="TableParagraph"/>
              <w:spacing w:line="244" w:lineRule="exact"/>
              <w:ind w:left="309"/>
            </w:pPr>
            <w:r>
              <w:rPr>
                <w:spacing w:val="-5"/>
              </w:rPr>
              <w:t>7.</w:t>
            </w:r>
          </w:p>
        </w:tc>
        <w:tc>
          <w:tcPr>
            <w:tcW w:w="3668" w:type="dxa"/>
            <w:vAlign w:val="center"/>
          </w:tcPr>
          <w:p w14:paraId="7C2ED346" w14:textId="13EF67B3" w:rsidR="001D3EB5" w:rsidRDefault="003F63B5" w:rsidP="757DACCB">
            <w:pPr>
              <w:pStyle w:val="TableParagraph"/>
              <w:tabs>
                <w:tab w:val="left" w:pos="959"/>
              </w:tabs>
              <w:spacing w:line="259" w:lineRule="exact"/>
            </w:pPr>
            <w:r>
              <w:t>The</w:t>
            </w:r>
            <w:r>
              <w:rPr>
                <w:spacing w:val="-11"/>
              </w:rPr>
              <w:t xml:space="preserve"> </w:t>
            </w:r>
            <w:r>
              <w:t xml:space="preserve">patient </w:t>
            </w:r>
            <w:r>
              <w:rPr>
                <w:spacing w:val="-4"/>
              </w:rPr>
              <w:t>opens</w:t>
            </w:r>
            <w:r w:rsidR="055CAC9B">
              <w:rPr>
                <w:spacing w:val="-4"/>
              </w:rPr>
              <w:t xml:space="preserve"> </w:t>
            </w:r>
            <w:r>
              <w:t>the</w:t>
            </w:r>
            <w:r>
              <w:rPr>
                <w:spacing w:val="-14"/>
              </w:rPr>
              <w:t xml:space="preserve"> </w:t>
            </w:r>
            <w:r>
              <w:t xml:space="preserve">Patient </w:t>
            </w:r>
            <w:r>
              <w:rPr>
                <w:spacing w:val="-2"/>
              </w:rPr>
              <w:t>Dashboard</w:t>
            </w:r>
          </w:p>
        </w:tc>
        <w:tc>
          <w:tcPr>
            <w:tcW w:w="2387" w:type="dxa"/>
          </w:tcPr>
          <w:p w14:paraId="7C2ED348" w14:textId="67691C20" w:rsidR="001D3EB5" w:rsidRDefault="003F63B5" w:rsidP="757DACCB">
            <w:pPr>
              <w:pStyle w:val="TableParagraph"/>
              <w:numPr>
                <w:ilvl w:val="0"/>
                <w:numId w:val="22"/>
              </w:numPr>
              <w:tabs>
                <w:tab w:val="left" w:pos="906"/>
                <w:tab w:val="left" w:pos="954"/>
              </w:tabs>
              <w:spacing w:line="278" w:lineRule="auto"/>
              <w:ind w:right="161"/>
            </w:pPr>
            <w:r>
              <w:t>The</w:t>
            </w:r>
            <w:r>
              <w:rPr>
                <w:spacing w:val="40"/>
              </w:rPr>
              <w:t xml:space="preserve"> </w:t>
            </w:r>
            <w:r>
              <w:t>patient is shown</w:t>
            </w:r>
            <w:r>
              <w:rPr>
                <w:spacing w:val="-8"/>
              </w:rPr>
              <w:t xml:space="preserve"> </w:t>
            </w:r>
            <w:r>
              <w:t>a</w:t>
            </w:r>
            <w:r>
              <w:rPr>
                <w:spacing w:val="2"/>
              </w:rPr>
              <w:t xml:space="preserve"> </w:t>
            </w:r>
            <w:r>
              <w:t>list</w:t>
            </w:r>
            <w:r>
              <w:rPr>
                <w:spacing w:val="1"/>
              </w:rPr>
              <w:t xml:space="preserve"> </w:t>
            </w:r>
            <w:r>
              <w:rPr>
                <w:spacing w:val="-7"/>
              </w:rPr>
              <w:t>of</w:t>
            </w:r>
            <w:r w:rsidR="5D409BB3">
              <w:rPr>
                <w:spacing w:val="-7"/>
              </w:rPr>
              <w:t xml:space="preserve"> </w:t>
            </w:r>
            <w:r>
              <w:t>all</w:t>
            </w:r>
            <w:r>
              <w:rPr>
                <w:spacing w:val="-3"/>
              </w:rPr>
              <w:t xml:space="preserve"> </w:t>
            </w:r>
            <w:r>
              <w:t xml:space="preserve">linked </w:t>
            </w:r>
            <w:r>
              <w:rPr>
                <w:spacing w:val="-2"/>
              </w:rPr>
              <w:t>caregivers</w:t>
            </w:r>
          </w:p>
          <w:p w14:paraId="7C2ED349" w14:textId="77777777" w:rsidR="001D3EB5" w:rsidRDefault="003F63B5" w:rsidP="757DACCB">
            <w:pPr>
              <w:pStyle w:val="TableParagraph"/>
              <w:numPr>
                <w:ilvl w:val="0"/>
                <w:numId w:val="22"/>
              </w:numPr>
              <w:tabs>
                <w:tab w:val="left" w:pos="878"/>
                <w:tab w:val="left" w:pos="892"/>
              </w:tabs>
              <w:spacing w:line="278" w:lineRule="auto"/>
              <w:ind w:right="135"/>
            </w:pPr>
            <w:r>
              <w:t>The</w:t>
            </w:r>
            <w:r>
              <w:rPr>
                <w:spacing w:val="-14"/>
              </w:rPr>
              <w:t xml:space="preserve"> </w:t>
            </w:r>
            <w:r>
              <w:t>patient</w:t>
            </w:r>
            <w:r>
              <w:rPr>
                <w:spacing w:val="-14"/>
              </w:rPr>
              <w:t xml:space="preserve"> </w:t>
            </w:r>
            <w:r>
              <w:t>has access</w:t>
            </w:r>
            <w:r>
              <w:rPr>
                <w:spacing w:val="-14"/>
              </w:rPr>
              <w:t xml:space="preserve"> </w:t>
            </w:r>
            <w:r>
              <w:t xml:space="preserve">controls to all patient </w:t>
            </w:r>
            <w:r>
              <w:rPr>
                <w:spacing w:val="-2"/>
              </w:rPr>
              <w:t>functionalities.</w:t>
            </w:r>
          </w:p>
        </w:tc>
        <w:tc>
          <w:tcPr>
            <w:tcW w:w="826" w:type="dxa"/>
          </w:tcPr>
          <w:p w14:paraId="7C2ED34B" w14:textId="0CAA63B1" w:rsidR="001D3EB5" w:rsidRDefault="001D3EB5">
            <w:pPr>
              <w:pStyle w:val="TableParagraph"/>
              <w:ind w:left="34"/>
              <w:jc w:val="center"/>
            </w:pPr>
          </w:p>
        </w:tc>
        <w:tc>
          <w:tcPr>
            <w:tcW w:w="840" w:type="dxa"/>
          </w:tcPr>
          <w:p w14:paraId="7C2ED34C" w14:textId="7DE035E3" w:rsidR="001D3EB5" w:rsidRDefault="001D3EB5">
            <w:pPr>
              <w:pStyle w:val="TableParagraph"/>
              <w:spacing w:line="244" w:lineRule="exact"/>
              <w:ind w:left="20"/>
              <w:jc w:val="center"/>
            </w:pPr>
          </w:p>
        </w:tc>
        <w:tc>
          <w:tcPr>
            <w:tcW w:w="1018" w:type="dxa"/>
          </w:tcPr>
          <w:p w14:paraId="7C2ED34D" w14:textId="77777777" w:rsidR="001D3EB5" w:rsidRDefault="001D3EB5">
            <w:pPr>
              <w:pStyle w:val="TableParagraph"/>
            </w:pPr>
          </w:p>
        </w:tc>
      </w:tr>
      <w:tr w:rsidR="757DACCB" w14:paraId="01432AD7" w14:textId="77777777" w:rsidTr="65D27D43">
        <w:trPr>
          <w:trHeight w:val="300"/>
        </w:trPr>
        <w:tc>
          <w:tcPr>
            <w:tcW w:w="9369" w:type="dxa"/>
            <w:gridSpan w:val="6"/>
            <w:shd w:val="clear" w:color="auto" w:fill="BFBFBF" w:themeFill="background1" w:themeFillShade="BF"/>
            <w:vAlign w:val="center"/>
          </w:tcPr>
          <w:p w14:paraId="7D43E895" w14:textId="459EF138" w:rsidR="51F4A460" w:rsidRDefault="51F4A460" w:rsidP="757DACCB">
            <w:pPr>
              <w:pStyle w:val="TableParagraph"/>
              <w:spacing w:line="244" w:lineRule="exact"/>
              <w:rPr>
                <w:b/>
                <w:bCs/>
              </w:rPr>
            </w:pPr>
            <w:r w:rsidRPr="757DACCB">
              <w:rPr>
                <w:rFonts w:asciiTheme="minorHAnsi" w:eastAsiaTheme="minorEastAsia" w:hAnsiTheme="minorHAnsi" w:cstheme="minorBidi"/>
                <w:b/>
                <w:bCs/>
              </w:rPr>
              <w:t xml:space="preserve">TC-2.8: Multi-Caregiver Permissions </w:t>
            </w:r>
          </w:p>
          <w:p w14:paraId="36151EF8" w14:textId="43454E4C" w:rsidR="757DACCB" w:rsidRDefault="757DACCB" w:rsidP="757DACCB">
            <w:pPr>
              <w:pStyle w:val="TableParagraph"/>
              <w:spacing w:line="244" w:lineRule="exact"/>
              <w:rPr>
                <w:rFonts w:asciiTheme="minorHAnsi" w:eastAsiaTheme="minorEastAsia" w:hAnsiTheme="minorHAnsi" w:cstheme="minorBidi"/>
              </w:rPr>
            </w:pPr>
          </w:p>
        </w:tc>
      </w:tr>
      <w:tr w:rsidR="12A26C37" w14:paraId="2510F54F" w14:textId="77777777" w:rsidTr="65D27D43">
        <w:trPr>
          <w:trHeight w:val="1335"/>
        </w:trPr>
        <w:tc>
          <w:tcPr>
            <w:tcW w:w="630" w:type="dxa"/>
            <w:vAlign w:val="center"/>
          </w:tcPr>
          <w:p w14:paraId="23E9E4A5" w14:textId="48DF876E" w:rsidR="12A26C37" w:rsidRDefault="5A3CA013" w:rsidP="00453C19">
            <w:pPr>
              <w:pStyle w:val="TableParagraph"/>
              <w:spacing w:line="244" w:lineRule="exact"/>
              <w:jc w:val="center"/>
            </w:pPr>
            <w:r w:rsidRPr="757DACCB">
              <w:rPr>
                <w:rFonts w:asciiTheme="minorHAnsi" w:eastAsiaTheme="minorEastAsia" w:hAnsiTheme="minorHAnsi" w:cstheme="minorBidi"/>
              </w:rPr>
              <w:lastRenderedPageBreak/>
              <w:t>1.</w:t>
            </w:r>
          </w:p>
        </w:tc>
        <w:tc>
          <w:tcPr>
            <w:tcW w:w="3668" w:type="dxa"/>
            <w:vAlign w:val="center"/>
          </w:tcPr>
          <w:p w14:paraId="3D83022B" w14:textId="47100C7B" w:rsidR="12A26C37" w:rsidRDefault="5A3CA013" w:rsidP="00453C19">
            <w:pPr>
              <w:pStyle w:val="TableParagraph"/>
              <w:spacing w:line="244" w:lineRule="exact"/>
              <w:jc w:val="center"/>
              <w:rPr>
                <w:color w:val="000000" w:themeColor="text1"/>
              </w:rPr>
            </w:pPr>
            <w:r>
              <w:t>Patient and caregiver open dashboard.</w:t>
            </w:r>
          </w:p>
        </w:tc>
        <w:tc>
          <w:tcPr>
            <w:tcW w:w="2387" w:type="dxa"/>
            <w:vAlign w:val="center"/>
          </w:tcPr>
          <w:p w14:paraId="1F797B97" w14:textId="4624D8FE" w:rsidR="12A26C37" w:rsidRDefault="12A26C37" w:rsidP="00453C19">
            <w:pPr>
              <w:pStyle w:val="TableParagraph"/>
              <w:spacing w:line="244" w:lineRule="exact"/>
              <w:jc w:val="center"/>
              <w:rPr>
                <w:color w:val="000000" w:themeColor="text1"/>
              </w:rPr>
            </w:pPr>
            <w:r w:rsidRPr="12A26C37">
              <w:t>System shows today’s tasks and alerts, including from cameras and smart devices</w:t>
            </w:r>
          </w:p>
        </w:tc>
        <w:tc>
          <w:tcPr>
            <w:tcW w:w="826" w:type="dxa"/>
          </w:tcPr>
          <w:p w14:paraId="255F9E2D" w14:textId="707EFA9D" w:rsidR="12A26C37" w:rsidRDefault="12A26C37" w:rsidP="00453C19">
            <w:pPr>
              <w:pStyle w:val="TableParagraph"/>
              <w:spacing w:line="244" w:lineRule="exact"/>
              <w:jc w:val="center"/>
              <w:rPr>
                <w:color w:val="000000" w:themeColor="text1"/>
              </w:rPr>
            </w:pPr>
          </w:p>
        </w:tc>
        <w:tc>
          <w:tcPr>
            <w:tcW w:w="840" w:type="dxa"/>
          </w:tcPr>
          <w:p w14:paraId="2C215BB2" w14:textId="2A9B5A29" w:rsidR="12A26C37" w:rsidRDefault="12A26C37" w:rsidP="00453C19">
            <w:pPr>
              <w:pStyle w:val="TableParagraph"/>
              <w:spacing w:line="244" w:lineRule="exact"/>
              <w:jc w:val="center"/>
              <w:rPr>
                <w:color w:val="000000" w:themeColor="text1"/>
              </w:rPr>
            </w:pPr>
          </w:p>
        </w:tc>
        <w:tc>
          <w:tcPr>
            <w:tcW w:w="1018" w:type="dxa"/>
          </w:tcPr>
          <w:p w14:paraId="5B89ED5C" w14:textId="4AD042A6" w:rsidR="12A26C37" w:rsidRDefault="12A26C37" w:rsidP="00453C19">
            <w:pPr>
              <w:pStyle w:val="TableParagraph"/>
              <w:spacing w:line="244" w:lineRule="exact"/>
              <w:jc w:val="center"/>
              <w:rPr>
                <w:color w:val="000000" w:themeColor="text1"/>
              </w:rPr>
            </w:pPr>
          </w:p>
        </w:tc>
      </w:tr>
      <w:tr w:rsidR="12A26C37" w14:paraId="5D369DE4" w14:textId="77777777" w:rsidTr="65D27D43">
        <w:trPr>
          <w:trHeight w:val="495"/>
        </w:trPr>
        <w:tc>
          <w:tcPr>
            <w:tcW w:w="9369" w:type="dxa"/>
            <w:gridSpan w:val="6"/>
            <w:shd w:val="clear" w:color="auto" w:fill="BFBFBF" w:themeFill="background1" w:themeFillShade="BF"/>
          </w:tcPr>
          <w:p w14:paraId="11A4BCE7" w14:textId="01B5179D" w:rsidR="12A26C37" w:rsidRDefault="5A3CA013" w:rsidP="757DACCB">
            <w:pPr>
              <w:pStyle w:val="TableParagraph"/>
              <w:spacing w:line="249" w:lineRule="exact"/>
              <w:ind w:left="105"/>
              <w:rPr>
                <w:b/>
                <w:bCs/>
              </w:rPr>
            </w:pPr>
            <w:r w:rsidRPr="757DACCB">
              <w:rPr>
                <w:b/>
                <w:bCs/>
              </w:rPr>
              <w:t>TC-2.9: Revoke Caregiver Access</w:t>
            </w:r>
          </w:p>
          <w:p w14:paraId="4B410C89" w14:textId="7ED8C367" w:rsidR="12A26C37" w:rsidRPr="00453C19" w:rsidRDefault="12A26C37" w:rsidP="757DACCB">
            <w:pPr>
              <w:pStyle w:val="TableParagraph"/>
              <w:spacing w:line="249" w:lineRule="exact"/>
              <w:ind w:left="105"/>
              <w:rPr>
                <w:b/>
                <w:bCs/>
              </w:rPr>
            </w:pPr>
          </w:p>
        </w:tc>
      </w:tr>
      <w:tr w:rsidR="12A26C37" w14:paraId="16B12636" w14:textId="77777777" w:rsidTr="65D27D43">
        <w:trPr>
          <w:trHeight w:val="2668"/>
        </w:trPr>
        <w:tc>
          <w:tcPr>
            <w:tcW w:w="630" w:type="dxa"/>
            <w:vAlign w:val="center"/>
          </w:tcPr>
          <w:p w14:paraId="0417C6CC" w14:textId="65EACF40" w:rsidR="12A26C37" w:rsidRDefault="6C5E05B7" w:rsidP="757DACCB">
            <w:pPr>
              <w:jc w:val="center"/>
              <w:rPr>
                <w:color w:val="FFFFFF" w:themeColor="background1"/>
              </w:rPr>
            </w:pPr>
            <w:r>
              <w:t>1.</w:t>
            </w:r>
          </w:p>
        </w:tc>
        <w:tc>
          <w:tcPr>
            <w:tcW w:w="3668" w:type="dxa"/>
            <w:vAlign w:val="center"/>
          </w:tcPr>
          <w:p w14:paraId="33BF1385" w14:textId="6D24F77A" w:rsidR="12A26C37" w:rsidRDefault="5A3CA013" w:rsidP="757DACCB">
            <w:pPr>
              <w:jc w:val="center"/>
              <w:rPr>
                <w:color w:val="000000" w:themeColor="text1"/>
              </w:rPr>
            </w:pPr>
            <w:r>
              <w:t>Manager removes a caregiver.</w:t>
            </w:r>
          </w:p>
        </w:tc>
        <w:tc>
          <w:tcPr>
            <w:tcW w:w="2387" w:type="dxa"/>
            <w:vAlign w:val="center"/>
          </w:tcPr>
          <w:p w14:paraId="630DD808" w14:textId="2DA97143" w:rsidR="12A26C37" w:rsidRDefault="5A3CA013" w:rsidP="757DACCB">
            <w:pPr>
              <w:jc w:val="center"/>
              <w:rPr>
                <w:color w:val="000000" w:themeColor="text1"/>
              </w:rPr>
            </w:pPr>
            <w:r>
              <w:t>That caregiver loses access within 60 seconds and the event is logged.</w:t>
            </w:r>
          </w:p>
        </w:tc>
        <w:tc>
          <w:tcPr>
            <w:tcW w:w="826" w:type="dxa"/>
          </w:tcPr>
          <w:p w14:paraId="4A7AA8EE" w14:textId="0DFC960D" w:rsidR="12A26C37" w:rsidRDefault="12A26C37">
            <w:pPr>
              <w:rPr>
                <w:color w:val="000000" w:themeColor="text1"/>
              </w:rPr>
            </w:pPr>
          </w:p>
        </w:tc>
        <w:tc>
          <w:tcPr>
            <w:tcW w:w="840" w:type="dxa"/>
          </w:tcPr>
          <w:p w14:paraId="35B9BD3B" w14:textId="3BFDC3F8" w:rsidR="12A26C37" w:rsidRDefault="12A26C37">
            <w:pPr>
              <w:rPr>
                <w:color w:val="000000" w:themeColor="text1"/>
              </w:rPr>
            </w:pPr>
          </w:p>
        </w:tc>
        <w:tc>
          <w:tcPr>
            <w:tcW w:w="1018" w:type="dxa"/>
          </w:tcPr>
          <w:p w14:paraId="571B16EA" w14:textId="5F5D76BC" w:rsidR="12A26C37" w:rsidRDefault="12A26C37">
            <w:pPr>
              <w:rPr>
                <w:color w:val="000000" w:themeColor="text1"/>
              </w:rPr>
            </w:pPr>
          </w:p>
        </w:tc>
      </w:tr>
    </w:tbl>
    <w:p w14:paraId="7C2ED34F" w14:textId="77777777" w:rsidR="001D3EB5" w:rsidRDefault="001D3EB5">
      <w:pPr>
        <w:pStyle w:val="TableParagraph"/>
        <w:sectPr w:rsidR="001D3EB5">
          <w:footerReference w:type="default" r:id="rId69"/>
          <w:headerReference w:type="first" r:id="rId70"/>
          <w:footerReference w:type="first" r:id="rId71"/>
          <w:pgSz w:w="12240" w:h="15840"/>
          <w:pgMar w:top="1320" w:right="720" w:bottom="280" w:left="1440" w:header="723" w:footer="0" w:gutter="0"/>
          <w:cols w:space="720"/>
        </w:sectPr>
      </w:pPr>
    </w:p>
    <w:p w14:paraId="7C2ED350" w14:textId="77777777" w:rsidR="001D3EB5" w:rsidRDefault="38837A4E" w:rsidP="00D27F2D">
      <w:pPr>
        <w:pStyle w:val="Heading2"/>
      </w:pPr>
      <w:bookmarkStart w:id="775" w:name="_Toc17862106"/>
      <w:bookmarkStart w:id="776" w:name="_Toc1124348226"/>
      <w:r>
        <w:lastRenderedPageBreak/>
        <w:t>Tasks</w:t>
      </w:r>
      <w:r>
        <w:rPr>
          <w:spacing w:val="-9"/>
        </w:rPr>
        <w:t xml:space="preserve"> </w:t>
      </w:r>
      <w:r>
        <w:t>and</w:t>
      </w:r>
      <w:r>
        <w:rPr>
          <w:spacing w:val="-6"/>
        </w:rPr>
        <w:t xml:space="preserve"> </w:t>
      </w:r>
      <w:r>
        <w:t>Pre-defined</w:t>
      </w:r>
      <w:r>
        <w:rPr>
          <w:spacing w:val="-10"/>
        </w:rPr>
        <w:t xml:space="preserve"> </w:t>
      </w:r>
      <w:r>
        <w:t>Care</w:t>
      </w:r>
      <w:r>
        <w:rPr>
          <w:spacing w:val="-11"/>
        </w:rPr>
        <w:t xml:space="preserve"> </w:t>
      </w:r>
      <w:r>
        <w:t>Templates</w:t>
      </w:r>
      <w:r>
        <w:rPr>
          <w:spacing w:val="-9"/>
        </w:rPr>
        <w:t xml:space="preserve"> </w:t>
      </w:r>
      <w:r>
        <w:t>Test</w:t>
      </w:r>
      <w:r>
        <w:rPr>
          <w:spacing w:val="-6"/>
        </w:rPr>
        <w:t xml:space="preserve"> </w:t>
      </w:r>
      <w:r>
        <w:rPr>
          <w:spacing w:val="-2"/>
        </w:rPr>
        <w:t>Suite</w:t>
      </w:r>
      <w:bookmarkEnd w:id="775"/>
      <w:bookmarkEnd w:id="776"/>
    </w:p>
    <w:p w14:paraId="7C2ED351" w14:textId="77777777" w:rsidR="001D3EB5" w:rsidRDefault="003F63B5">
      <w:pPr>
        <w:pStyle w:val="BodyText"/>
        <w:spacing w:before="138"/>
      </w:pPr>
      <w:r>
        <w:rPr>
          <w:b/>
        </w:rPr>
        <w:t>Scope</w:t>
      </w:r>
      <w:r>
        <w:t>: Assign</w:t>
      </w:r>
      <w:r>
        <w:rPr>
          <w:spacing w:val="-4"/>
        </w:rPr>
        <w:t xml:space="preserve"> </w:t>
      </w:r>
      <w:r>
        <w:t>custom</w:t>
      </w:r>
      <w:r>
        <w:rPr>
          <w:spacing w:val="-8"/>
        </w:rPr>
        <w:t xml:space="preserve"> </w:t>
      </w:r>
      <w:r>
        <w:t>and</w:t>
      </w:r>
      <w:r>
        <w:rPr>
          <w:spacing w:val="1"/>
        </w:rPr>
        <w:t xml:space="preserve"> </w:t>
      </w:r>
      <w:r>
        <w:t>pre-defined</w:t>
      </w:r>
      <w:r>
        <w:rPr>
          <w:spacing w:val="1"/>
        </w:rPr>
        <w:t xml:space="preserve"> </w:t>
      </w:r>
      <w:r>
        <w:t>tasks</w:t>
      </w:r>
      <w:r>
        <w:rPr>
          <w:spacing w:val="-1"/>
        </w:rPr>
        <w:t xml:space="preserve"> </w:t>
      </w:r>
      <w:r>
        <w:t>to</w:t>
      </w:r>
      <w:r>
        <w:rPr>
          <w:spacing w:val="1"/>
        </w:rPr>
        <w:t xml:space="preserve"> </w:t>
      </w:r>
      <w:r>
        <w:rPr>
          <w:spacing w:val="-2"/>
        </w:rPr>
        <w:t>patients.</w:t>
      </w:r>
    </w:p>
    <w:p w14:paraId="7C2ED352" w14:textId="77777777" w:rsidR="001D3EB5" w:rsidRDefault="003F63B5" w:rsidP="00D27F2D">
      <w:pPr>
        <w:rPr>
          <w:b/>
        </w:rPr>
      </w:pPr>
      <w:r>
        <w:t>Total</w:t>
      </w:r>
      <w:r>
        <w:rPr>
          <w:spacing w:val="-8"/>
        </w:rPr>
        <w:t xml:space="preserve"> </w:t>
      </w:r>
      <w:r>
        <w:t>Test</w:t>
      </w:r>
      <w:r>
        <w:rPr>
          <w:spacing w:val="2"/>
        </w:rPr>
        <w:t xml:space="preserve"> </w:t>
      </w:r>
      <w:r>
        <w:t>Cases:</w:t>
      </w:r>
      <w:r>
        <w:rPr>
          <w:spacing w:val="-1"/>
        </w:rPr>
        <w:t xml:space="preserve"> </w:t>
      </w:r>
      <w:r>
        <w:rPr>
          <w:spacing w:val="-10"/>
        </w:rPr>
        <w:t>4</w:t>
      </w:r>
    </w:p>
    <w:p w14:paraId="7C2ED353" w14:textId="77777777" w:rsidR="001D3EB5" w:rsidRDefault="003F63B5">
      <w:pPr>
        <w:spacing w:before="36"/>
        <w:rPr>
          <w:sz w:val="24"/>
        </w:rPr>
      </w:pPr>
      <w:r>
        <w:rPr>
          <w:b/>
          <w:sz w:val="24"/>
        </w:rPr>
        <w:t>Requirements</w:t>
      </w:r>
      <w:r>
        <w:rPr>
          <w:b/>
          <w:spacing w:val="-2"/>
          <w:sz w:val="24"/>
        </w:rPr>
        <w:t xml:space="preserve"> </w:t>
      </w:r>
      <w:r>
        <w:rPr>
          <w:b/>
          <w:sz w:val="24"/>
        </w:rPr>
        <w:t>Coverage</w:t>
      </w:r>
      <w:r>
        <w:rPr>
          <w:sz w:val="24"/>
        </w:rPr>
        <w:t>:</w:t>
      </w:r>
      <w:r>
        <w:rPr>
          <w:spacing w:val="1"/>
          <w:sz w:val="24"/>
        </w:rPr>
        <w:t xml:space="preserve"> </w:t>
      </w:r>
      <w:r>
        <w:rPr>
          <w:sz w:val="24"/>
        </w:rPr>
        <w:t>REQ-5.4.1.1</w:t>
      </w:r>
      <w:r>
        <w:rPr>
          <w:spacing w:val="-3"/>
          <w:sz w:val="24"/>
        </w:rPr>
        <w:t xml:space="preserve"> </w:t>
      </w:r>
      <w:r>
        <w:rPr>
          <w:sz w:val="24"/>
        </w:rPr>
        <w:t>-</w:t>
      </w:r>
      <w:r>
        <w:rPr>
          <w:spacing w:val="-2"/>
          <w:sz w:val="24"/>
        </w:rPr>
        <w:t xml:space="preserve"> 5.4.2.5</w:t>
      </w:r>
    </w:p>
    <w:p w14:paraId="7C2ED354" w14:textId="77777777" w:rsidR="001D3EB5" w:rsidRDefault="001D3EB5">
      <w:pPr>
        <w:pStyle w:val="BodyText"/>
        <w:spacing w:before="126"/>
        <w:rPr>
          <w:sz w:val="20"/>
        </w:rPr>
      </w:pPr>
    </w:p>
    <w:tbl>
      <w:tblPr>
        <w:tblW w:w="0" w:type="auto"/>
        <w:tblInd w:w="1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00"/>
        <w:gridCol w:w="4322"/>
      </w:tblGrid>
      <w:tr w:rsidR="001D3EB5" w14:paraId="7C2ED35A" w14:textId="77777777">
        <w:trPr>
          <w:trHeight w:val="1175"/>
        </w:trPr>
        <w:tc>
          <w:tcPr>
            <w:tcW w:w="4900" w:type="dxa"/>
            <w:vMerge w:val="restart"/>
            <w:tcBorders>
              <w:bottom w:val="single" w:sz="2" w:space="0" w:color="000000"/>
            </w:tcBorders>
          </w:tcPr>
          <w:p w14:paraId="7C2ED355" w14:textId="77777777" w:rsidR="001D3EB5" w:rsidRDefault="003F63B5">
            <w:pPr>
              <w:pStyle w:val="TableParagraph"/>
              <w:spacing w:line="249" w:lineRule="exact"/>
              <w:ind w:left="97"/>
              <w:rPr>
                <w:b/>
              </w:rPr>
            </w:pPr>
            <w:r>
              <w:rPr>
                <w:b/>
              </w:rPr>
              <w:t>Prerequisites</w:t>
            </w:r>
            <w:r>
              <w:rPr>
                <w:b/>
                <w:spacing w:val="-5"/>
              </w:rPr>
              <w:t xml:space="preserve"> </w:t>
            </w:r>
            <w:r>
              <w:rPr>
                <w:b/>
              </w:rPr>
              <w:t>for</w:t>
            </w:r>
            <w:r>
              <w:rPr>
                <w:b/>
                <w:spacing w:val="-8"/>
              </w:rPr>
              <w:t xml:space="preserve"> </w:t>
            </w:r>
            <w:r>
              <w:rPr>
                <w:b/>
              </w:rPr>
              <w:t>this</w:t>
            </w:r>
            <w:r>
              <w:rPr>
                <w:b/>
                <w:spacing w:val="-6"/>
              </w:rPr>
              <w:t xml:space="preserve"> </w:t>
            </w:r>
            <w:r>
              <w:rPr>
                <w:b/>
                <w:spacing w:val="-4"/>
              </w:rPr>
              <w:t>test:</w:t>
            </w:r>
          </w:p>
          <w:p w14:paraId="7C2ED356" w14:textId="77777777" w:rsidR="001D3EB5" w:rsidRDefault="003F63B5">
            <w:pPr>
              <w:pStyle w:val="TableParagraph"/>
              <w:spacing w:before="35" w:line="278" w:lineRule="auto"/>
              <w:ind w:left="97" w:right="1335"/>
            </w:pPr>
            <w:r>
              <w:t>Fresh</w:t>
            </w:r>
            <w:r>
              <w:rPr>
                <w:spacing w:val="-11"/>
              </w:rPr>
              <w:t xml:space="preserve"> </w:t>
            </w:r>
            <w:r>
              <w:t>app</w:t>
            </w:r>
            <w:r>
              <w:rPr>
                <w:spacing w:val="-7"/>
              </w:rPr>
              <w:t xml:space="preserve"> </w:t>
            </w:r>
            <w:r>
              <w:t>installation</w:t>
            </w:r>
            <w:r>
              <w:rPr>
                <w:spacing w:val="-12"/>
              </w:rPr>
              <w:t xml:space="preserve"> </w:t>
            </w:r>
            <w:r>
              <w:t>(user</w:t>
            </w:r>
            <w:r>
              <w:rPr>
                <w:spacing w:val="-5"/>
              </w:rPr>
              <w:t xml:space="preserve"> </w:t>
            </w:r>
            <w:r>
              <w:t>logged</w:t>
            </w:r>
            <w:r>
              <w:rPr>
                <w:spacing w:val="-12"/>
              </w:rPr>
              <w:t xml:space="preserve"> </w:t>
            </w:r>
            <w:r>
              <w:t>in) Internet connectivity</w:t>
            </w:r>
          </w:p>
          <w:p w14:paraId="7C2ED357" w14:textId="77777777" w:rsidR="001D3EB5" w:rsidRDefault="003F63B5">
            <w:pPr>
              <w:pStyle w:val="TableParagraph"/>
              <w:spacing w:before="4" w:line="278" w:lineRule="auto"/>
              <w:ind w:left="97" w:right="1335"/>
            </w:pPr>
            <w:r>
              <w:t>Test email/password credentials Mobile</w:t>
            </w:r>
            <w:r>
              <w:rPr>
                <w:spacing w:val="-6"/>
              </w:rPr>
              <w:t xml:space="preserve"> </w:t>
            </w:r>
            <w:r>
              <w:t>device</w:t>
            </w:r>
            <w:r>
              <w:rPr>
                <w:spacing w:val="-10"/>
              </w:rPr>
              <w:t xml:space="preserve"> </w:t>
            </w:r>
            <w:r>
              <w:t>ready</w:t>
            </w:r>
            <w:r>
              <w:rPr>
                <w:spacing w:val="-8"/>
              </w:rPr>
              <w:t xml:space="preserve"> </w:t>
            </w:r>
            <w:r>
              <w:t>to</w:t>
            </w:r>
            <w:r>
              <w:rPr>
                <w:spacing w:val="-8"/>
              </w:rPr>
              <w:t xml:space="preserve"> </w:t>
            </w:r>
            <w:r>
              <w:t>receive</w:t>
            </w:r>
            <w:r>
              <w:rPr>
                <w:spacing w:val="-10"/>
              </w:rPr>
              <w:t xml:space="preserve"> </w:t>
            </w:r>
            <w:r>
              <w:t>SMS</w:t>
            </w:r>
          </w:p>
        </w:tc>
        <w:tc>
          <w:tcPr>
            <w:tcW w:w="4322" w:type="dxa"/>
          </w:tcPr>
          <w:p w14:paraId="7C2ED358" w14:textId="77777777" w:rsidR="001D3EB5" w:rsidRDefault="003F63B5">
            <w:pPr>
              <w:pStyle w:val="TableParagraph"/>
              <w:spacing w:line="276" w:lineRule="auto"/>
              <w:ind w:left="91" w:right="1891"/>
            </w:pPr>
            <w:r>
              <w:rPr>
                <w:b/>
              </w:rPr>
              <w:t xml:space="preserve">Software Versions: </w:t>
            </w:r>
            <w:r>
              <w:t>Application:</w:t>
            </w:r>
            <w:r>
              <w:rPr>
                <w:spacing w:val="-14"/>
              </w:rPr>
              <w:t xml:space="preserve"> </w:t>
            </w:r>
            <w:r>
              <w:t>CareConnect Software Version: 1.0</w:t>
            </w:r>
          </w:p>
          <w:p w14:paraId="7C2ED359" w14:textId="77777777" w:rsidR="001D3EB5" w:rsidRDefault="003F63B5">
            <w:pPr>
              <w:pStyle w:val="TableParagraph"/>
              <w:spacing w:before="1"/>
              <w:ind w:left="91"/>
            </w:pPr>
            <w:r>
              <w:t>Operating</w:t>
            </w:r>
            <w:r>
              <w:rPr>
                <w:spacing w:val="-9"/>
              </w:rPr>
              <w:t xml:space="preserve"> </w:t>
            </w:r>
            <w:r>
              <w:t>System:</w:t>
            </w:r>
            <w:r>
              <w:rPr>
                <w:spacing w:val="-3"/>
              </w:rPr>
              <w:t xml:space="preserve"> </w:t>
            </w:r>
            <w:r>
              <w:t>iOS</w:t>
            </w:r>
            <w:r>
              <w:rPr>
                <w:spacing w:val="-2"/>
              </w:rPr>
              <w:t xml:space="preserve"> </w:t>
            </w:r>
            <w:r>
              <w:rPr>
                <w:spacing w:val="-5"/>
              </w:rPr>
              <w:t>18</w:t>
            </w:r>
          </w:p>
        </w:tc>
      </w:tr>
      <w:tr w:rsidR="001D3EB5" w14:paraId="7C2ED35D" w14:textId="77777777">
        <w:trPr>
          <w:trHeight w:val="301"/>
        </w:trPr>
        <w:tc>
          <w:tcPr>
            <w:tcW w:w="4900" w:type="dxa"/>
            <w:vMerge/>
            <w:tcBorders>
              <w:top w:val="nil"/>
              <w:bottom w:val="single" w:sz="2" w:space="0" w:color="000000"/>
            </w:tcBorders>
          </w:tcPr>
          <w:p w14:paraId="7C2ED35B" w14:textId="77777777" w:rsidR="001D3EB5" w:rsidRDefault="001D3EB5">
            <w:pPr>
              <w:rPr>
                <w:sz w:val="2"/>
                <w:szCs w:val="2"/>
              </w:rPr>
            </w:pPr>
          </w:p>
        </w:tc>
        <w:tc>
          <w:tcPr>
            <w:tcW w:w="4322" w:type="dxa"/>
          </w:tcPr>
          <w:p w14:paraId="7C2ED35C" w14:textId="77777777" w:rsidR="001D3EB5" w:rsidRDefault="003F63B5">
            <w:pPr>
              <w:pStyle w:val="TableParagraph"/>
              <w:spacing w:line="244" w:lineRule="exact"/>
              <w:ind w:left="91"/>
            </w:pPr>
            <w:r>
              <w:rPr>
                <w:b/>
              </w:rPr>
              <w:t>Priority:</w:t>
            </w:r>
            <w:r>
              <w:rPr>
                <w:b/>
                <w:spacing w:val="-13"/>
              </w:rPr>
              <w:t xml:space="preserve"> </w:t>
            </w:r>
            <w:r>
              <w:rPr>
                <w:spacing w:val="-4"/>
              </w:rPr>
              <w:t>High</w:t>
            </w:r>
          </w:p>
        </w:tc>
      </w:tr>
      <w:tr w:rsidR="001D3EB5" w14:paraId="7C2ED35F" w14:textId="77777777">
        <w:trPr>
          <w:trHeight w:val="613"/>
        </w:trPr>
        <w:tc>
          <w:tcPr>
            <w:tcW w:w="9222" w:type="dxa"/>
            <w:gridSpan w:val="2"/>
          </w:tcPr>
          <w:p w14:paraId="7C2ED35E" w14:textId="77777777" w:rsidR="001D3EB5" w:rsidRDefault="003F63B5">
            <w:pPr>
              <w:pStyle w:val="TableParagraph"/>
              <w:spacing w:line="267" w:lineRule="exact"/>
              <w:ind w:left="97"/>
              <w:rPr>
                <w:sz w:val="24"/>
              </w:rPr>
            </w:pPr>
            <w:r>
              <w:rPr>
                <w:b/>
              </w:rPr>
              <w:t>Requirements</w:t>
            </w:r>
            <w:r>
              <w:rPr>
                <w:b/>
                <w:spacing w:val="-3"/>
              </w:rPr>
              <w:t xml:space="preserve"> </w:t>
            </w:r>
            <w:r>
              <w:rPr>
                <w:b/>
              </w:rPr>
              <w:t>validated:</w:t>
            </w:r>
            <w:r>
              <w:rPr>
                <w:b/>
                <w:spacing w:val="-2"/>
              </w:rPr>
              <w:t xml:space="preserve"> </w:t>
            </w:r>
            <w:r>
              <w:rPr>
                <w:sz w:val="24"/>
              </w:rPr>
              <w:t>REQ-5.4.1.1</w:t>
            </w:r>
            <w:r>
              <w:rPr>
                <w:spacing w:val="-7"/>
                <w:sz w:val="24"/>
              </w:rPr>
              <w:t xml:space="preserve"> </w:t>
            </w:r>
            <w:r>
              <w:rPr>
                <w:sz w:val="24"/>
              </w:rPr>
              <w:t>-</w:t>
            </w:r>
            <w:r>
              <w:rPr>
                <w:spacing w:val="-1"/>
                <w:sz w:val="24"/>
              </w:rPr>
              <w:t xml:space="preserve"> </w:t>
            </w:r>
            <w:r>
              <w:rPr>
                <w:spacing w:val="-2"/>
                <w:sz w:val="24"/>
              </w:rPr>
              <w:t>5.4.2.5</w:t>
            </w:r>
          </w:p>
        </w:tc>
      </w:tr>
      <w:tr w:rsidR="001D3EB5" w14:paraId="7C2ED361" w14:textId="77777777">
        <w:trPr>
          <w:trHeight w:val="555"/>
        </w:trPr>
        <w:tc>
          <w:tcPr>
            <w:tcW w:w="9222" w:type="dxa"/>
            <w:gridSpan w:val="2"/>
          </w:tcPr>
          <w:p w14:paraId="7C2ED360" w14:textId="77777777" w:rsidR="001D3EB5" w:rsidRDefault="003F63B5">
            <w:pPr>
              <w:pStyle w:val="TableParagraph"/>
              <w:spacing w:line="249" w:lineRule="exact"/>
              <w:ind w:left="97"/>
              <w:rPr>
                <w:b/>
              </w:rPr>
            </w:pPr>
            <w:r>
              <w:rPr>
                <w:b/>
              </w:rPr>
              <w:t>TEST</w:t>
            </w:r>
            <w:r>
              <w:rPr>
                <w:b/>
                <w:spacing w:val="-8"/>
              </w:rPr>
              <w:t xml:space="preserve"> </w:t>
            </w:r>
            <w:r>
              <w:rPr>
                <w:b/>
              </w:rPr>
              <w:t>EXECUTOR:</w:t>
            </w:r>
            <w:r>
              <w:rPr>
                <w:b/>
                <w:spacing w:val="-3"/>
              </w:rPr>
              <w:t xml:space="preserve"> </w:t>
            </w:r>
            <w:r>
              <w:rPr>
                <w:b/>
              </w:rPr>
              <w:t>Alex</w:t>
            </w:r>
            <w:r>
              <w:rPr>
                <w:b/>
                <w:spacing w:val="-9"/>
              </w:rPr>
              <w:t xml:space="preserve"> </w:t>
            </w:r>
            <w:r>
              <w:rPr>
                <w:b/>
                <w:spacing w:val="-2"/>
              </w:rPr>
              <w:t>Vecchioni</w:t>
            </w:r>
          </w:p>
        </w:tc>
      </w:tr>
      <w:tr w:rsidR="001D3EB5" w14:paraId="7C2ED363" w14:textId="77777777">
        <w:trPr>
          <w:trHeight w:val="550"/>
        </w:trPr>
        <w:tc>
          <w:tcPr>
            <w:tcW w:w="9222" w:type="dxa"/>
            <w:gridSpan w:val="2"/>
          </w:tcPr>
          <w:p w14:paraId="7C2ED362" w14:textId="77777777" w:rsidR="001D3EB5" w:rsidRDefault="003F63B5">
            <w:pPr>
              <w:pStyle w:val="TableParagraph"/>
              <w:spacing w:line="249" w:lineRule="exact"/>
              <w:ind w:left="97"/>
              <w:rPr>
                <w:b/>
              </w:rPr>
            </w:pPr>
            <w:r>
              <w:rPr>
                <w:b/>
              </w:rPr>
              <w:t>TEST</w:t>
            </w:r>
            <w:r>
              <w:rPr>
                <w:b/>
                <w:spacing w:val="-6"/>
              </w:rPr>
              <w:t xml:space="preserve"> </w:t>
            </w:r>
            <w:r>
              <w:rPr>
                <w:b/>
              </w:rPr>
              <w:t>SCRIPT</w:t>
            </w:r>
            <w:r>
              <w:rPr>
                <w:b/>
                <w:spacing w:val="-1"/>
              </w:rPr>
              <w:t xml:space="preserve"> </w:t>
            </w:r>
            <w:r>
              <w:rPr>
                <w:b/>
                <w:spacing w:val="-2"/>
              </w:rPr>
              <w:t>STEPS/RESULTS</w:t>
            </w:r>
          </w:p>
        </w:tc>
      </w:tr>
    </w:tbl>
    <w:p w14:paraId="7C2ED364" w14:textId="77777777" w:rsidR="001D3EB5" w:rsidRDefault="001D3EB5">
      <w:pPr>
        <w:pStyle w:val="BodyText"/>
        <w:rPr>
          <w:sz w:val="20"/>
        </w:rPr>
      </w:pPr>
    </w:p>
    <w:p w14:paraId="7C2ED365" w14:textId="77777777" w:rsidR="001D3EB5" w:rsidRDefault="001D3EB5">
      <w:pPr>
        <w:pStyle w:val="BodyText"/>
        <w:spacing w:before="103"/>
        <w:rPr>
          <w:sz w:val="20"/>
        </w:rPr>
      </w:pPr>
    </w:p>
    <w:tbl>
      <w:tblPr>
        <w:tblW w:w="10016"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812"/>
        <w:gridCol w:w="1604"/>
        <w:gridCol w:w="2387"/>
        <w:gridCol w:w="2353"/>
        <w:gridCol w:w="850"/>
        <w:gridCol w:w="2010"/>
      </w:tblGrid>
      <w:tr w:rsidR="001D3EB5" w14:paraId="7C2ED36C" w14:textId="77777777" w:rsidTr="65D27D43">
        <w:trPr>
          <w:trHeight w:val="824"/>
        </w:trPr>
        <w:tc>
          <w:tcPr>
            <w:tcW w:w="812" w:type="dxa"/>
            <w:vAlign w:val="center"/>
          </w:tcPr>
          <w:p w14:paraId="7C2ED366" w14:textId="77777777" w:rsidR="001D3EB5" w:rsidRDefault="003F63B5" w:rsidP="757DACCB">
            <w:pPr>
              <w:pStyle w:val="TableParagraph"/>
              <w:spacing w:line="249" w:lineRule="exact"/>
              <w:ind w:left="90"/>
              <w:jc w:val="center"/>
              <w:rPr>
                <w:b/>
                <w:bCs/>
              </w:rPr>
            </w:pPr>
            <w:r w:rsidRPr="757DACCB">
              <w:rPr>
                <w:b/>
                <w:bCs/>
                <w:spacing w:val="-4"/>
              </w:rPr>
              <w:t>STEP</w:t>
            </w:r>
          </w:p>
        </w:tc>
        <w:tc>
          <w:tcPr>
            <w:tcW w:w="1604" w:type="dxa"/>
            <w:vAlign w:val="center"/>
          </w:tcPr>
          <w:p w14:paraId="7C2ED367" w14:textId="77777777" w:rsidR="001D3EB5" w:rsidRDefault="003F63B5" w:rsidP="757DACCB">
            <w:pPr>
              <w:pStyle w:val="TableParagraph"/>
              <w:spacing w:line="259" w:lineRule="auto"/>
              <w:ind w:left="90" w:right="129"/>
              <w:jc w:val="center"/>
              <w:rPr>
                <w:b/>
                <w:bCs/>
              </w:rPr>
            </w:pPr>
            <w:r w:rsidRPr="757DACCB">
              <w:rPr>
                <w:b/>
                <w:bCs/>
                <w:spacing w:val="-4"/>
              </w:rPr>
              <w:t xml:space="preserve">TEST </w:t>
            </w:r>
            <w:r w:rsidRPr="757DACCB">
              <w:rPr>
                <w:b/>
                <w:bCs/>
                <w:spacing w:val="-2"/>
              </w:rPr>
              <w:t>STEP/INPUT</w:t>
            </w:r>
          </w:p>
        </w:tc>
        <w:tc>
          <w:tcPr>
            <w:tcW w:w="2387" w:type="dxa"/>
            <w:vAlign w:val="center"/>
          </w:tcPr>
          <w:p w14:paraId="7C2ED368" w14:textId="77777777" w:rsidR="001D3EB5" w:rsidRDefault="003F63B5" w:rsidP="757DACCB">
            <w:pPr>
              <w:pStyle w:val="TableParagraph"/>
              <w:spacing w:line="259" w:lineRule="auto"/>
              <w:ind w:left="89" w:right="412"/>
              <w:jc w:val="center"/>
              <w:rPr>
                <w:b/>
                <w:bCs/>
              </w:rPr>
            </w:pPr>
            <w:r w:rsidRPr="757DACCB">
              <w:rPr>
                <w:b/>
                <w:bCs/>
                <w:spacing w:val="-2"/>
              </w:rPr>
              <w:t>EXPECTED RESULTS</w:t>
            </w:r>
          </w:p>
        </w:tc>
        <w:tc>
          <w:tcPr>
            <w:tcW w:w="2353" w:type="dxa"/>
            <w:vAlign w:val="center"/>
          </w:tcPr>
          <w:p w14:paraId="7C2ED369" w14:textId="77777777" w:rsidR="001D3EB5" w:rsidRDefault="003F63B5" w:rsidP="757DACCB">
            <w:pPr>
              <w:pStyle w:val="TableParagraph"/>
              <w:spacing w:line="249" w:lineRule="exact"/>
              <w:ind w:left="89"/>
              <w:jc w:val="center"/>
              <w:rPr>
                <w:b/>
                <w:bCs/>
              </w:rPr>
            </w:pPr>
            <w:r w:rsidRPr="757DACCB">
              <w:rPr>
                <w:b/>
                <w:bCs/>
              </w:rPr>
              <w:t>ACTUAL</w:t>
            </w:r>
            <w:r w:rsidRPr="757DACCB">
              <w:rPr>
                <w:b/>
                <w:bCs/>
                <w:spacing w:val="-4"/>
              </w:rPr>
              <w:t xml:space="preserve"> </w:t>
            </w:r>
            <w:r w:rsidRPr="757DACCB">
              <w:rPr>
                <w:b/>
                <w:bCs/>
                <w:spacing w:val="-2"/>
              </w:rPr>
              <w:t>RESULTS</w:t>
            </w:r>
          </w:p>
        </w:tc>
        <w:tc>
          <w:tcPr>
            <w:tcW w:w="850" w:type="dxa"/>
            <w:vAlign w:val="center"/>
          </w:tcPr>
          <w:p w14:paraId="7C2ED36A" w14:textId="77777777" w:rsidR="001D3EB5" w:rsidRDefault="003F63B5" w:rsidP="757DACCB">
            <w:pPr>
              <w:pStyle w:val="TableParagraph"/>
              <w:spacing w:line="259" w:lineRule="auto"/>
              <w:ind w:left="89" w:right="121"/>
              <w:jc w:val="center"/>
              <w:rPr>
                <w:b/>
                <w:bCs/>
              </w:rPr>
            </w:pPr>
            <w:r w:rsidRPr="757DACCB">
              <w:rPr>
                <w:b/>
                <w:bCs/>
                <w:spacing w:val="-2"/>
              </w:rPr>
              <w:t xml:space="preserve">PASS/ </w:t>
            </w:r>
            <w:r w:rsidRPr="757DACCB">
              <w:rPr>
                <w:b/>
                <w:bCs/>
                <w:spacing w:val="-4"/>
              </w:rPr>
              <w:t>FAIL</w:t>
            </w:r>
          </w:p>
        </w:tc>
        <w:tc>
          <w:tcPr>
            <w:tcW w:w="2010" w:type="dxa"/>
            <w:vAlign w:val="center"/>
          </w:tcPr>
          <w:p w14:paraId="7C2ED36B" w14:textId="77777777" w:rsidR="001D3EB5" w:rsidRDefault="003F63B5" w:rsidP="757DACCB">
            <w:pPr>
              <w:pStyle w:val="TableParagraph"/>
              <w:spacing w:line="259" w:lineRule="auto"/>
              <w:ind w:left="84" w:right="449"/>
              <w:jc w:val="center"/>
              <w:rPr>
                <w:b/>
                <w:bCs/>
              </w:rPr>
            </w:pPr>
            <w:r w:rsidRPr="757DACCB">
              <w:rPr>
                <w:b/>
                <w:bCs/>
                <w:spacing w:val="-2"/>
              </w:rPr>
              <w:t>Defects Found</w:t>
            </w:r>
          </w:p>
        </w:tc>
      </w:tr>
      <w:tr w:rsidR="001D3EB5" w14:paraId="7C2ED36F" w14:textId="77777777" w:rsidTr="65D27D43">
        <w:trPr>
          <w:trHeight w:val="555"/>
        </w:trPr>
        <w:tc>
          <w:tcPr>
            <w:tcW w:w="8006" w:type="dxa"/>
            <w:gridSpan w:val="5"/>
            <w:shd w:val="clear" w:color="auto" w:fill="D1D1D1"/>
          </w:tcPr>
          <w:p w14:paraId="4398ED63" w14:textId="77777777" w:rsidR="001D3EB5" w:rsidRDefault="38837A4E" w:rsidP="65D27D43">
            <w:pPr>
              <w:pStyle w:val="TableParagraph"/>
              <w:spacing w:line="249" w:lineRule="exact"/>
              <w:ind w:left="90"/>
              <w:rPr>
                <w:b/>
                <w:bCs/>
              </w:rPr>
            </w:pPr>
            <w:r w:rsidRPr="65D27D43">
              <w:rPr>
                <w:b/>
                <w:bCs/>
              </w:rPr>
              <w:t>TC-4.1</w:t>
            </w:r>
            <w:r w:rsidRPr="65D27D43">
              <w:rPr>
                <w:b/>
                <w:bCs/>
                <w:spacing w:val="-1"/>
              </w:rPr>
              <w:t xml:space="preserve"> </w:t>
            </w:r>
            <w:r w:rsidRPr="65D27D43">
              <w:rPr>
                <w:b/>
                <w:bCs/>
              </w:rPr>
              <w:t>Caregiver</w:t>
            </w:r>
            <w:r w:rsidRPr="65D27D43">
              <w:rPr>
                <w:b/>
                <w:bCs/>
                <w:spacing w:val="-2"/>
              </w:rPr>
              <w:t xml:space="preserve"> </w:t>
            </w:r>
            <w:r w:rsidRPr="65D27D43">
              <w:rPr>
                <w:b/>
                <w:bCs/>
              </w:rPr>
              <w:t>can</w:t>
            </w:r>
            <w:r w:rsidRPr="65D27D43">
              <w:rPr>
                <w:b/>
                <w:bCs/>
                <w:spacing w:val="-3"/>
              </w:rPr>
              <w:t xml:space="preserve"> </w:t>
            </w:r>
            <w:r w:rsidRPr="65D27D43">
              <w:rPr>
                <w:b/>
                <w:bCs/>
              </w:rPr>
              <w:t>assign</w:t>
            </w:r>
            <w:r w:rsidRPr="65D27D43">
              <w:rPr>
                <w:b/>
                <w:bCs/>
                <w:spacing w:val="-9"/>
              </w:rPr>
              <w:t xml:space="preserve"> </w:t>
            </w:r>
            <w:r w:rsidRPr="65D27D43">
              <w:rPr>
                <w:b/>
                <w:bCs/>
              </w:rPr>
              <w:t>custom</w:t>
            </w:r>
            <w:r w:rsidRPr="65D27D43">
              <w:rPr>
                <w:b/>
                <w:bCs/>
                <w:spacing w:val="-6"/>
              </w:rPr>
              <w:t xml:space="preserve"> </w:t>
            </w:r>
            <w:r w:rsidRPr="65D27D43">
              <w:rPr>
                <w:b/>
                <w:bCs/>
              </w:rPr>
              <w:t>task</w:t>
            </w:r>
            <w:r w:rsidRPr="65D27D43">
              <w:rPr>
                <w:b/>
                <w:bCs/>
                <w:spacing w:val="-8"/>
              </w:rPr>
              <w:t xml:space="preserve"> </w:t>
            </w:r>
            <w:r w:rsidRPr="65D27D43">
              <w:rPr>
                <w:b/>
                <w:bCs/>
              </w:rPr>
              <w:t>to</w:t>
            </w:r>
            <w:r w:rsidRPr="65D27D43">
              <w:rPr>
                <w:b/>
                <w:bCs/>
                <w:spacing w:val="4"/>
              </w:rPr>
              <w:t xml:space="preserve"> </w:t>
            </w:r>
            <w:r w:rsidRPr="65D27D43">
              <w:rPr>
                <w:b/>
                <w:bCs/>
              </w:rPr>
              <w:t>a</w:t>
            </w:r>
            <w:r w:rsidRPr="65D27D43">
              <w:rPr>
                <w:b/>
                <w:bCs/>
                <w:spacing w:val="-5"/>
              </w:rPr>
              <w:t xml:space="preserve"> </w:t>
            </w:r>
            <w:r w:rsidRPr="65D27D43">
              <w:rPr>
                <w:b/>
                <w:bCs/>
                <w:spacing w:val="-2"/>
              </w:rPr>
              <w:t>patient</w:t>
            </w:r>
          </w:p>
          <w:p w14:paraId="7C2ED36D" w14:textId="08738F2A" w:rsidR="001D3EB5" w:rsidRDefault="001D3EB5" w:rsidP="65D27D43">
            <w:pPr>
              <w:pStyle w:val="TableParagraph"/>
              <w:spacing w:line="249" w:lineRule="exact"/>
              <w:ind w:left="90"/>
              <w:rPr>
                <w:b/>
                <w:bCs/>
              </w:rPr>
            </w:pPr>
          </w:p>
        </w:tc>
        <w:tc>
          <w:tcPr>
            <w:tcW w:w="2010" w:type="dxa"/>
            <w:shd w:val="clear" w:color="auto" w:fill="D1D1D1"/>
          </w:tcPr>
          <w:p w14:paraId="7C2ED36E" w14:textId="77777777" w:rsidR="001D3EB5" w:rsidRDefault="001D3EB5">
            <w:pPr>
              <w:pStyle w:val="TableParagraph"/>
            </w:pPr>
          </w:p>
        </w:tc>
      </w:tr>
      <w:tr w:rsidR="001D3EB5" w14:paraId="7C2ED376" w14:textId="77777777" w:rsidTr="65D27D43">
        <w:trPr>
          <w:trHeight w:val="824"/>
        </w:trPr>
        <w:tc>
          <w:tcPr>
            <w:tcW w:w="812" w:type="dxa"/>
            <w:vAlign w:val="center"/>
          </w:tcPr>
          <w:p w14:paraId="7C2ED370" w14:textId="77777777" w:rsidR="001D3EB5" w:rsidRDefault="003F63B5" w:rsidP="757DACCB">
            <w:pPr>
              <w:pStyle w:val="TableParagraph"/>
              <w:spacing w:line="244" w:lineRule="exact"/>
              <w:ind w:left="90"/>
              <w:jc w:val="center"/>
            </w:pPr>
            <w:r>
              <w:rPr>
                <w:spacing w:val="-5"/>
              </w:rPr>
              <w:t>1.</w:t>
            </w:r>
          </w:p>
        </w:tc>
        <w:tc>
          <w:tcPr>
            <w:tcW w:w="1604" w:type="dxa"/>
          </w:tcPr>
          <w:p w14:paraId="7C2ED371" w14:textId="77777777" w:rsidR="001D3EB5" w:rsidRDefault="003F63B5">
            <w:pPr>
              <w:pStyle w:val="TableParagraph"/>
              <w:spacing w:line="254" w:lineRule="auto"/>
              <w:ind w:left="90" w:right="129"/>
            </w:pPr>
            <w:r>
              <w:t>Create</w:t>
            </w:r>
            <w:r>
              <w:rPr>
                <w:spacing w:val="-14"/>
              </w:rPr>
              <w:t xml:space="preserve"> </w:t>
            </w:r>
            <w:r>
              <w:t>a</w:t>
            </w:r>
            <w:r>
              <w:rPr>
                <w:spacing w:val="-14"/>
              </w:rPr>
              <w:t xml:space="preserve"> </w:t>
            </w:r>
            <w:r>
              <w:t xml:space="preserve">new </w:t>
            </w:r>
            <w:r>
              <w:rPr>
                <w:spacing w:val="-2"/>
              </w:rPr>
              <w:t>patient.</w:t>
            </w:r>
          </w:p>
        </w:tc>
        <w:tc>
          <w:tcPr>
            <w:tcW w:w="2387" w:type="dxa"/>
          </w:tcPr>
          <w:p w14:paraId="7C2ED372" w14:textId="77777777" w:rsidR="001D3EB5" w:rsidRDefault="003F63B5">
            <w:pPr>
              <w:pStyle w:val="TableParagraph"/>
              <w:spacing w:line="244" w:lineRule="exact"/>
              <w:ind w:left="89"/>
            </w:pPr>
            <w:r>
              <w:t>New</w:t>
            </w:r>
            <w:r>
              <w:rPr>
                <w:spacing w:val="-8"/>
              </w:rPr>
              <w:t xml:space="preserve"> </w:t>
            </w:r>
            <w:r>
              <w:t>patient</w:t>
            </w:r>
            <w:r>
              <w:rPr>
                <w:spacing w:val="-2"/>
              </w:rPr>
              <w:t xml:space="preserve"> </w:t>
            </w:r>
            <w:r>
              <w:t>is</w:t>
            </w:r>
            <w:r>
              <w:rPr>
                <w:spacing w:val="-2"/>
              </w:rPr>
              <w:t xml:space="preserve"> created.</w:t>
            </w:r>
          </w:p>
        </w:tc>
        <w:tc>
          <w:tcPr>
            <w:tcW w:w="2353" w:type="dxa"/>
          </w:tcPr>
          <w:p w14:paraId="7C2ED373" w14:textId="675FB5B3" w:rsidR="001D3EB5" w:rsidRDefault="001D3EB5">
            <w:pPr>
              <w:pStyle w:val="TableParagraph"/>
              <w:spacing w:line="244" w:lineRule="exact"/>
              <w:ind w:left="89"/>
            </w:pPr>
          </w:p>
        </w:tc>
        <w:tc>
          <w:tcPr>
            <w:tcW w:w="850" w:type="dxa"/>
          </w:tcPr>
          <w:p w14:paraId="7C2ED374" w14:textId="7FBF424E" w:rsidR="001D3EB5" w:rsidRDefault="001D3EB5">
            <w:pPr>
              <w:pStyle w:val="TableParagraph"/>
              <w:spacing w:line="244" w:lineRule="exact"/>
              <w:ind w:left="89"/>
            </w:pPr>
          </w:p>
        </w:tc>
        <w:tc>
          <w:tcPr>
            <w:tcW w:w="2010" w:type="dxa"/>
          </w:tcPr>
          <w:p w14:paraId="7C2ED375" w14:textId="77777777" w:rsidR="001D3EB5" w:rsidRDefault="001D3EB5">
            <w:pPr>
              <w:pStyle w:val="TableParagraph"/>
            </w:pPr>
          </w:p>
        </w:tc>
      </w:tr>
      <w:tr w:rsidR="001D3EB5" w14:paraId="7C2ED37D" w14:textId="77777777" w:rsidTr="65D27D43">
        <w:trPr>
          <w:trHeight w:val="1367"/>
        </w:trPr>
        <w:tc>
          <w:tcPr>
            <w:tcW w:w="812" w:type="dxa"/>
            <w:vAlign w:val="center"/>
          </w:tcPr>
          <w:p w14:paraId="7C2ED377" w14:textId="77777777" w:rsidR="001D3EB5" w:rsidRDefault="003F63B5" w:rsidP="757DACCB">
            <w:pPr>
              <w:pStyle w:val="TableParagraph"/>
              <w:spacing w:line="267" w:lineRule="exact"/>
              <w:ind w:left="90"/>
              <w:jc w:val="center"/>
              <w:rPr>
                <w:sz w:val="24"/>
                <w:szCs w:val="24"/>
              </w:rPr>
            </w:pPr>
            <w:r w:rsidRPr="757DACCB">
              <w:rPr>
                <w:spacing w:val="-5"/>
                <w:sz w:val="24"/>
                <w:szCs w:val="24"/>
              </w:rPr>
              <w:t>2.</w:t>
            </w:r>
          </w:p>
        </w:tc>
        <w:tc>
          <w:tcPr>
            <w:tcW w:w="1604" w:type="dxa"/>
          </w:tcPr>
          <w:p w14:paraId="7C2ED378" w14:textId="77777777" w:rsidR="001D3EB5" w:rsidRDefault="003F63B5">
            <w:pPr>
              <w:pStyle w:val="TableParagraph"/>
              <w:spacing w:line="256" w:lineRule="auto"/>
              <w:ind w:left="90" w:right="129"/>
            </w:pPr>
            <w:r>
              <w:t>Navigate</w:t>
            </w:r>
            <w:r>
              <w:rPr>
                <w:spacing w:val="-14"/>
              </w:rPr>
              <w:t xml:space="preserve"> </w:t>
            </w:r>
            <w:r>
              <w:t>to</w:t>
            </w:r>
            <w:r>
              <w:rPr>
                <w:spacing w:val="-14"/>
              </w:rPr>
              <w:t xml:space="preserve"> </w:t>
            </w:r>
            <w:r>
              <w:t xml:space="preserve">the Tasks section of the new </w:t>
            </w:r>
            <w:r>
              <w:rPr>
                <w:spacing w:val="-2"/>
              </w:rPr>
              <w:t>patient.</w:t>
            </w:r>
          </w:p>
        </w:tc>
        <w:tc>
          <w:tcPr>
            <w:tcW w:w="2387" w:type="dxa"/>
          </w:tcPr>
          <w:p w14:paraId="7C2ED379" w14:textId="77777777" w:rsidR="001D3EB5" w:rsidRDefault="003F63B5">
            <w:pPr>
              <w:pStyle w:val="TableParagraph"/>
              <w:spacing w:line="256" w:lineRule="auto"/>
              <w:ind w:left="89" w:right="131"/>
            </w:pPr>
            <w:r>
              <w:t>The Tasks section can be viewed from the patient</w:t>
            </w:r>
            <w:r>
              <w:rPr>
                <w:spacing w:val="-14"/>
              </w:rPr>
              <w:t xml:space="preserve"> </w:t>
            </w:r>
            <w:r>
              <w:t>dashboard</w:t>
            </w:r>
            <w:r>
              <w:rPr>
                <w:spacing w:val="-14"/>
              </w:rPr>
              <w:t xml:space="preserve"> </w:t>
            </w:r>
            <w:r>
              <w:t>and</w:t>
            </w:r>
            <w:r>
              <w:rPr>
                <w:spacing w:val="-14"/>
              </w:rPr>
              <w:t xml:space="preserve"> </w:t>
            </w:r>
            <w:r>
              <w:t xml:space="preserve">is </w:t>
            </w:r>
            <w:r>
              <w:rPr>
                <w:spacing w:val="-2"/>
              </w:rPr>
              <w:t>empty.</w:t>
            </w:r>
          </w:p>
        </w:tc>
        <w:tc>
          <w:tcPr>
            <w:tcW w:w="2353" w:type="dxa"/>
          </w:tcPr>
          <w:p w14:paraId="7C2ED37A" w14:textId="3ECAF6EF" w:rsidR="001D3EB5" w:rsidRDefault="001D3EB5">
            <w:pPr>
              <w:pStyle w:val="TableParagraph"/>
              <w:spacing w:line="256" w:lineRule="auto"/>
              <w:ind w:left="89" w:right="60"/>
            </w:pPr>
          </w:p>
        </w:tc>
        <w:tc>
          <w:tcPr>
            <w:tcW w:w="850" w:type="dxa"/>
          </w:tcPr>
          <w:p w14:paraId="7C2ED37B" w14:textId="5DCA8E89" w:rsidR="001D3EB5" w:rsidRDefault="001D3EB5">
            <w:pPr>
              <w:pStyle w:val="TableParagraph"/>
              <w:spacing w:line="244" w:lineRule="exact"/>
              <w:ind w:left="89"/>
            </w:pPr>
          </w:p>
        </w:tc>
        <w:tc>
          <w:tcPr>
            <w:tcW w:w="2010" w:type="dxa"/>
          </w:tcPr>
          <w:p w14:paraId="7C2ED37C" w14:textId="77777777" w:rsidR="001D3EB5" w:rsidRDefault="001D3EB5">
            <w:pPr>
              <w:pStyle w:val="TableParagraph"/>
            </w:pPr>
          </w:p>
        </w:tc>
      </w:tr>
      <w:tr w:rsidR="001D3EB5" w14:paraId="7C2ED387" w14:textId="77777777" w:rsidTr="65D27D43">
        <w:trPr>
          <w:trHeight w:val="1367"/>
        </w:trPr>
        <w:tc>
          <w:tcPr>
            <w:tcW w:w="812" w:type="dxa"/>
            <w:vAlign w:val="center"/>
          </w:tcPr>
          <w:p w14:paraId="7C2ED37E" w14:textId="77777777" w:rsidR="001D3EB5" w:rsidRDefault="003F63B5" w:rsidP="757DACCB">
            <w:pPr>
              <w:pStyle w:val="TableParagraph"/>
              <w:spacing w:line="267" w:lineRule="exact"/>
              <w:ind w:left="90"/>
              <w:jc w:val="center"/>
              <w:rPr>
                <w:sz w:val="24"/>
                <w:szCs w:val="24"/>
              </w:rPr>
            </w:pPr>
            <w:r w:rsidRPr="757DACCB">
              <w:rPr>
                <w:spacing w:val="-5"/>
                <w:sz w:val="24"/>
                <w:szCs w:val="24"/>
              </w:rPr>
              <w:t>3.</w:t>
            </w:r>
          </w:p>
        </w:tc>
        <w:tc>
          <w:tcPr>
            <w:tcW w:w="1604" w:type="dxa"/>
          </w:tcPr>
          <w:p w14:paraId="7C2ED37F" w14:textId="77777777" w:rsidR="001D3EB5" w:rsidRDefault="003F63B5">
            <w:pPr>
              <w:pStyle w:val="TableParagraph"/>
              <w:spacing w:line="244" w:lineRule="exact"/>
              <w:ind w:left="90"/>
            </w:pPr>
            <w:r>
              <w:rPr>
                <w:spacing w:val="-2"/>
              </w:rPr>
              <w:t>Caregiver</w:t>
            </w:r>
          </w:p>
          <w:p w14:paraId="7C2ED380" w14:textId="77777777" w:rsidR="001D3EB5" w:rsidRDefault="003F63B5">
            <w:pPr>
              <w:pStyle w:val="TableParagraph"/>
              <w:spacing w:before="16" w:line="259" w:lineRule="auto"/>
              <w:ind w:left="90" w:right="360"/>
            </w:pPr>
            <w:r>
              <w:t>selects</w:t>
            </w:r>
            <w:r>
              <w:rPr>
                <w:spacing w:val="-13"/>
              </w:rPr>
              <w:t xml:space="preserve"> </w:t>
            </w:r>
            <w:r>
              <w:t>‘Add Task’</w:t>
            </w:r>
            <w:r>
              <w:rPr>
                <w:spacing w:val="-3"/>
              </w:rPr>
              <w:t xml:space="preserve"> </w:t>
            </w:r>
            <w:r>
              <w:rPr>
                <w:spacing w:val="-2"/>
              </w:rPr>
              <w:t>button</w:t>
            </w:r>
          </w:p>
        </w:tc>
        <w:tc>
          <w:tcPr>
            <w:tcW w:w="2387" w:type="dxa"/>
          </w:tcPr>
          <w:p w14:paraId="7C2ED381" w14:textId="77777777" w:rsidR="001D3EB5" w:rsidRDefault="003F63B5">
            <w:pPr>
              <w:pStyle w:val="TableParagraph"/>
              <w:spacing w:line="254" w:lineRule="auto"/>
              <w:ind w:left="89"/>
            </w:pPr>
            <w:r>
              <w:t>Assign</w:t>
            </w:r>
            <w:r>
              <w:rPr>
                <w:spacing w:val="-14"/>
              </w:rPr>
              <w:t xml:space="preserve"> </w:t>
            </w:r>
            <w:r>
              <w:t>Task</w:t>
            </w:r>
            <w:r>
              <w:rPr>
                <w:spacing w:val="-14"/>
              </w:rPr>
              <w:t xml:space="preserve"> </w:t>
            </w:r>
            <w:r>
              <w:t>Menu</w:t>
            </w:r>
            <w:r>
              <w:rPr>
                <w:spacing w:val="-14"/>
              </w:rPr>
              <w:t xml:space="preserve"> </w:t>
            </w:r>
            <w:r>
              <w:t>is shown, containing</w:t>
            </w:r>
          </w:p>
          <w:p w14:paraId="7C2ED382" w14:textId="77777777" w:rsidR="001D3EB5" w:rsidRDefault="003F63B5">
            <w:pPr>
              <w:pStyle w:val="TableParagraph"/>
              <w:spacing w:line="254" w:lineRule="auto"/>
              <w:ind w:left="89"/>
            </w:pPr>
            <w:r>
              <w:t>‘Custom</w:t>
            </w:r>
            <w:r>
              <w:rPr>
                <w:spacing w:val="-16"/>
              </w:rPr>
              <w:t xml:space="preserve"> </w:t>
            </w:r>
            <w:r>
              <w:t>Task’</w:t>
            </w:r>
            <w:r>
              <w:rPr>
                <w:spacing w:val="-11"/>
              </w:rPr>
              <w:t xml:space="preserve"> </w:t>
            </w:r>
            <w:r>
              <w:t>and</w:t>
            </w:r>
            <w:r>
              <w:rPr>
                <w:spacing w:val="-12"/>
              </w:rPr>
              <w:t xml:space="preserve"> </w:t>
            </w:r>
            <w:r>
              <w:t xml:space="preserve">task </w:t>
            </w:r>
            <w:r>
              <w:rPr>
                <w:spacing w:val="-2"/>
              </w:rPr>
              <w:t>templates.</w:t>
            </w:r>
          </w:p>
        </w:tc>
        <w:tc>
          <w:tcPr>
            <w:tcW w:w="2353" w:type="dxa"/>
          </w:tcPr>
          <w:p w14:paraId="7C2ED384" w14:textId="3380A6BD" w:rsidR="001D3EB5" w:rsidRDefault="001D3EB5">
            <w:pPr>
              <w:pStyle w:val="TableParagraph"/>
              <w:spacing w:line="254" w:lineRule="auto"/>
              <w:ind w:left="89"/>
            </w:pPr>
          </w:p>
        </w:tc>
        <w:tc>
          <w:tcPr>
            <w:tcW w:w="850" w:type="dxa"/>
          </w:tcPr>
          <w:p w14:paraId="7C2ED385" w14:textId="0B700E83" w:rsidR="001D3EB5" w:rsidRDefault="001D3EB5">
            <w:pPr>
              <w:pStyle w:val="TableParagraph"/>
              <w:spacing w:line="244" w:lineRule="exact"/>
              <w:ind w:left="89"/>
            </w:pPr>
          </w:p>
        </w:tc>
        <w:tc>
          <w:tcPr>
            <w:tcW w:w="2010" w:type="dxa"/>
          </w:tcPr>
          <w:p w14:paraId="7C2ED386" w14:textId="77777777" w:rsidR="001D3EB5" w:rsidRDefault="001D3EB5">
            <w:pPr>
              <w:pStyle w:val="TableParagraph"/>
            </w:pPr>
          </w:p>
        </w:tc>
      </w:tr>
      <w:tr w:rsidR="001D3EB5" w14:paraId="7C2ED38F" w14:textId="77777777" w:rsidTr="65D27D43">
        <w:trPr>
          <w:trHeight w:val="1108"/>
        </w:trPr>
        <w:tc>
          <w:tcPr>
            <w:tcW w:w="812" w:type="dxa"/>
            <w:vAlign w:val="center"/>
          </w:tcPr>
          <w:p w14:paraId="7C2ED388" w14:textId="77777777" w:rsidR="001D3EB5" w:rsidRDefault="003F63B5" w:rsidP="757DACCB">
            <w:pPr>
              <w:pStyle w:val="TableParagraph"/>
              <w:spacing w:line="267" w:lineRule="exact"/>
              <w:ind w:left="90"/>
              <w:jc w:val="center"/>
              <w:rPr>
                <w:sz w:val="24"/>
                <w:szCs w:val="24"/>
              </w:rPr>
            </w:pPr>
            <w:r w:rsidRPr="757DACCB">
              <w:rPr>
                <w:spacing w:val="-5"/>
                <w:sz w:val="24"/>
                <w:szCs w:val="24"/>
              </w:rPr>
              <w:t>4.</w:t>
            </w:r>
          </w:p>
        </w:tc>
        <w:tc>
          <w:tcPr>
            <w:tcW w:w="1604" w:type="dxa"/>
          </w:tcPr>
          <w:p w14:paraId="7C2ED389" w14:textId="77777777" w:rsidR="001D3EB5" w:rsidRDefault="003F63B5">
            <w:pPr>
              <w:pStyle w:val="TableParagraph"/>
              <w:spacing w:line="244" w:lineRule="exact"/>
              <w:ind w:left="90"/>
            </w:pPr>
            <w:r>
              <w:rPr>
                <w:spacing w:val="-2"/>
              </w:rPr>
              <w:t>Caregiver</w:t>
            </w:r>
          </w:p>
          <w:p w14:paraId="7C2ED38A" w14:textId="77777777" w:rsidR="001D3EB5" w:rsidRDefault="003F63B5">
            <w:pPr>
              <w:pStyle w:val="TableParagraph"/>
              <w:spacing w:before="16" w:line="259" w:lineRule="auto"/>
              <w:ind w:left="90" w:right="78"/>
            </w:pPr>
            <w:r>
              <w:t>selects</w:t>
            </w:r>
            <w:r>
              <w:rPr>
                <w:spacing w:val="-14"/>
              </w:rPr>
              <w:t xml:space="preserve"> </w:t>
            </w:r>
            <w:r>
              <w:t xml:space="preserve">‘Custom </w:t>
            </w:r>
            <w:r>
              <w:rPr>
                <w:spacing w:val="-2"/>
              </w:rPr>
              <w:t>Task’</w:t>
            </w:r>
          </w:p>
        </w:tc>
        <w:tc>
          <w:tcPr>
            <w:tcW w:w="2387" w:type="dxa"/>
          </w:tcPr>
          <w:p w14:paraId="7C2ED38B" w14:textId="77777777" w:rsidR="001D3EB5" w:rsidRDefault="003F63B5">
            <w:pPr>
              <w:pStyle w:val="TableParagraph"/>
              <w:spacing w:line="256" w:lineRule="auto"/>
              <w:ind w:left="89"/>
            </w:pPr>
            <w:r>
              <w:t>The</w:t>
            </w:r>
            <w:r>
              <w:rPr>
                <w:spacing w:val="-12"/>
              </w:rPr>
              <w:t xml:space="preserve"> </w:t>
            </w:r>
            <w:r>
              <w:t>‘Add</w:t>
            </w:r>
            <w:r>
              <w:rPr>
                <w:spacing w:val="-11"/>
              </w:rPr>
              <w:t xml:space="preserve"> </w:t>
            </w:r>
            <w:r>
              <w:t>Custom</w:t>
            </w:r>
            <w:r>
              <w:rPr>
                <w:spacing w:val="-14"/>
              </w:rPr>
              <w:t xml:space="preserve"> </w:t>
            </w:r>
            <w:r>
              <w:t>Task’ form is displayed with empty fields.</w:t>
            </w:r>
          </w:p>
        </w:tc>
        <w:tc>
          <w:tcPr>
            <w:tcW w:w="2353" w:type="dxa"/>
          </w:tcPr>
          <w:p w14:paraId="7C2ED38C" w14:textId="57253517" w:rsidR="001D3EB5" w:rsidRDefault="001D3EB5">
            <w:pPr>
              <w:pStyle w:val="TableParagraph"/>
              <w:spacing w:line="256" w:lineRule="auto"/>
              <w:ind w:left="89"/>
            </w:pPr>
          </w:p>
        </w:tc>
        <w:tc>
          <w:tcPr>
            <w:tcW w:w="850" w:type="dxa"/>
          </w:tcPr>
          <w:p w14:paraId="7C2ED38D" w14:textId="69896644" w:rsidR="001D3EB5" w:rsidRDefault="001D3EB5">
            <w:pPr>
              <w:pStyle w:val="TableParagraph"/>
              <w:spacing w:line="244" w:lineRule="exact"/>
              <w:ind w:left="89"/>
            </w:pPr>
          </w:p>
        </w:tc>
        <w:tc>
          <w:tcPr>
            <w:tcW w:w="2010" w:type="dxa"/>
          </w:tcPr>
          <w:p w14:paraId="7C2ED38E" w14:textId="77777777" w:rsidR="001D3EB5" w:rsidRDefault="001D3EB5">
            <w:pPr>
              <w:pStyle w:val="TableParagraph"/>
            </w:pPr>
          </w:p>
        </w:tc>
      </w:tr>
    </w:tbl>
    <w:p w14:paraId="7C2ED390" w14:textId="77777777" w:rsidR="001D3EB5" w:rsidRDefault="001D3EB5">
      <w:pPr>
        <w:pStyle w:val="TableParagraph"/>
        <w:sectPr w:rsidR="001D3EB5">
          <w:footerReference w:type="default" r:id="rId72"/>
          <w:headerReference w:type="first" r:id="rId73"/>
          <w:footerReference w:type="first" r:id="rId74"/>
          <w:pgSz w:w="12240" w:h="15840"/>
          <w:pgMar w:top="1320" w:right="720" w:bottom="280" w:left="1440" w:header="723" w:footer="0" w:gutter="0"/>
          <w:cols w:space="720"/>
        </w:sectPr>
      </w:pPr>
    </w:p>
    <w:p w14:paraId="7C2ED391" w14:textId="77777777" w:rsidR="001D3EB5" w:rsidRDefault="001D3EB5">
      <w:pPr>
        <w:pStyle w:val="BodyText"/>
        <w:spacing w:before="8" w:after="1"/>
        <w:rPr>
          <w:sz w:val="8"/>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12"/>
        <w:gridCol w:w="1604"/>
        <w:gridCol w:w="2387"/>
        <w:gridCol w:w="2353"/>
        <w:gridCol w:w="850"/>
        <w:gridCol w:w="1253"/>
      </w:tblGrid>
      <w:tr w:rsidR="001D3EB5" w14:paraId="7C2ED399" w14:textId="77777777" w:rsidTr="65D27D43">
        <w:trPr>
          <w:trHeight w:val="840"/>
        </w:trPr>
        <w:tc>
          <w:tcPr>
            <w:tcW w:w="812" w:type="dxa"/>
            <w:vAlign w:val="center"/>
          </w:tcPr>
          <w:p w14:paraId="7C2ED392" w14:textId="77777777" w:rsidR="001D3EB5" w:rsidRDefault="003F63B5" w:rsidP="757DACCB">
            <w:pPr>
              <w:pStyle w:val="TableParagraph"/>
              <w:spacing w:line="267" w:lineRule="exact"/>
              <w:ind w:left="90"/>
              <w:jc w:val="center"/>
              <w:rPr>
                <w:sz w:val="24"/>
                <w:szCs w:val="24"/>
              </w:rPr>
            </w:pPr>
            <w:r w:rsidRPr="757DACCB">
              <w:rPr>
                <w:spacing w:val="-5"/>
                <w:sz w:val="24"/>
                <w:szCs w:val="24"/>
              </w:rPr>
              <w:t>5.</w:t>
            </w:r>
          </w:p>
        </w:tc>
        <w:tc>
          <w:tcPr>
            <w:tcW w:w="1604" w:type="dxa"/>
          </w:tcPr>
          <w:p w14:paraId="7C2ED393" w14:textId="77777777" w:rsidR="001D3EB5" w:rsidRDefault="003F63B5">
            <w:pPr>
              <w:pStyle w:val="TableParagraph"/>
              <w:spacing w:line="256" w:lineRule="auto"/>
              <w:ind w:left="90" w:right="129"/>
            </w:pPr>
            <w:r>
              <w:rPr>
                <w:spacing w:val="-2"/>
              </w:rPr>
              <w:t xml:space="preserve">Caregiver </w:t>
            </w:r>
            <w:r>
              <w:t>enters</w:t>
            </w:r>
            <w:r>
              <w:rPr>
                <w:spacing w:val="-14"/>
              </w:rPr>
              <w:t xml:space="preserve"> </w:t>
            </w:r>
            <w:r>
              <w:t>task details</w:t>
            </w:r>
            <w:r>
              <w:rPr>
                <w:spacing w:val="-7"/>
              </w:rPr>
              <w:t xml:space="preserve"> </w:t>
            </w:r>
            <w:r>
              <w:rPr>
                <w:spacing w:val="-5"/>
              </w:rPr>
              <w:t>and</w:t>
            </w:r>
          </w:p>
          <w:p w14:paraId="7C2ED394" w14:textId="77777777" w:rsidR="001D3EB5" w:rsidRDefault="003F63B5">
            <w:pPr>
              <w:pStyle w:val="TableParagraph"/>
              <w:ind w:left="90"/>
            </w:pPr>
            <w:r>
              <w:t>selects</w:t>
            </w:r>
            <w:r>
              <w:rPr>
                <w:spacing w:val="-6"/>
              </w:rPr>
              <w:t xml:space="preserve"> </w:t>
            </w:r>
            <w:r>
              <w:rPr>
                <w:spacing w:val="-2"/>
              </w:rPr>
              <w:t>‘Save’</w:t>
            </w:r>
          </w:p>
        </w:tc>
        <w:tc>
          <w:tcPr>
            <w:tcW w:w="2387" w:type="dxa"/>
          </w:tcPr>
          <w:p w14:paraId="7C2ED395" w14:textId="77777777" w:rsidR="001D3EB5" w:rsidRDefault="003F63B5">
            <w:pPr>
              <w:pStyle w:val="TableParagraph"/>
              <w:spacing w:line="256" w:lineRule="auto"/>
              <w:ind w:left="89" w:right="412"/>
            </w:pPr>
            <w:r>
              <w:t>The new task is displayed</w:t>
            </w:r>
            <w:r>
              <w:rPr>
                <w:spacing w:val="-14"/>
              </w:rPr>
              <w:t xml:space="preserve"> </w:t>
            </w:r>
            <w:r>
              <w:t>under</w:t>
            </w:r>
            <w:r>
              <w:rPr>
                <w:spacing w:val="-14"/>
              </w:rPr>
              <w:t xml:space="preserve"> </w:t>
            </w:r>
            <w:r>
              <w:t>the Tasks section.</w:t>
            </w:r>
          </w:p>
        </w:tc>
        <w:tc>
          <w:tcPr>
            <w:tcW w:w="2353" w:type="dxa"/>
          </w:tcPr>
          <w:p w14:paraId="7C2ED396" w14:textId="4A94095A" w:rsidR="001D3EB5" w:rsidRDefault="001D3EB5">
            <w:pPr>
              <w:pStyle w:val="TableParagraph"/>
              <w:spacing w:line="256" w:lineRule="auto"/>
              <w:ind w:left="89" w:right="60"/>
            </w:pPr>
          </w:p>
        </w:tc>
        <w:tc>
          <w:tcPr>
            <w:tcW w:w="850" w:type="dxa"/>
          </w:tcPr>
          <w:p w14:paraId="7C2ED397" w14:textId="49728CE5" w:rsidR="001D3EB5" w:rsidRDefault="001D3EB5">
            <w:pPr>
              <w:pStyle w:val="TableParagraph"/>
              <w:spacing w:line="244" w:lineRule="exact"/>
              <w:ind w:left="89"/>
            </w:pPr>
          </w:p>
        </w:tc>
        <w:tc>
          <w:tcPr>
            <w:tcW w:w="1253" w:type="dxa"/>
          </w:tcPr>
          <w:p w14:paraId="7C2ED398" w14:textId="77777777" w:rsidR="001D3EB5" w:rsidRDefault="001D3EB5">
            <w:pPr>
              <w:pStyle w:val="TableParagraph"/>
            </w:pPr>
          </w:p>
        </w:tc>
      </w:tr>
      <w:tr w:rsidR="001D3EB5" w14:paraId="7C2ED39C" w14:textId="77777777" w:rsidTr="65D27D43">
        <w:trPr>
          <w:trHeight w:val="579"/>
        </w:trPr>
        <w:tc>
          <w:tcPr>
            <w:tcW w:w="8006" w:type="dxa"/>
            <w:gridSpan w:val="5"/>
            <w:shd w:val="clear" w:color="auto" w:fill="D1D1D1"/>
          </w:tcPr>
          <w:p w14:paraId="633D675A" w14:textId="77777777" w:rsidR="001D3EB5" w:rsidRDefault="38837A4E" w:rsidP="65D27D43">
            <w:pPr>
              <w:pStyle w:val="TableParagraph"/>
              <w:spacing w:line="249" w:lineRule="exact"/>
              <w:ind w:left="90"/>
              <w:rPr>
                <w:b/>
                <w:bCs/>
              </w:rPr>
            </w:pPr>
            <w:r w:rsidRPr="65D27D43">
              <w:rPr>
                <w:b/>
                <w:bCs/>
              </w:rPr>
              <w:t>TC-4.2</w:t>
            </w:r>
            <w:r w:rsidRPr="65D27D43">
              <w:rPr>
                <w:b/>
                <w:bCs/>
                <w:spacing w:val="-4"/>
              </w:rPr>
              <w:t xml:space="preserve"> </w:t>
            </w:r>
            <w:r w:rsidRPr="65D27D43">
              <w:rPr>
                <w:b/>
                <w:bCs/>
              </w:rPr>
              <w:t>Caregiver</w:t>
            </w:r>
            <w:r w:rsidRPr="65D27D43">
              <w:rPr>
                <w:b/>
                <w:bCs/>
                <w:spacing w:val="-3"/>
              </w:rPr>
              <w:t xml:space="preserve"> </w:t>
            </w:r>
            <w:r w:rsidRPr="65D27D43">
              <w:rPr>
                <w:b/>
                <w:bCs/>
              </w:rPr>
              <w:t>can</w:t>
            </w:r>
            <w:r w:rsidRPr="65D27D43">
              <w:rPr>
                <w:b/>
                <w:bCs/>
                <w:spacing w:val="-4"/>
              </w:rPr>
              <w:t xml:space="preserve"> </w:t>
            </w:r>
            <w:r w:rsidRPr="65D27D43">
              <w:rPr>
                <w:b/>
                <w:bCs/>
              </w:rPr>
              <w:t>assign</w:t>
            </w:r>
            <w:r w:rsidRPr="65D27D43">
              <w:rPr>
                <w:b/>
                <w:bCs/>
                <w:spacing w:val="-8"/>
              </w:rPr>
              <w:t xml:space="preserve"> </w:t>
            </w:r>
            <w:r w:rsidRPr="65D27D43">
              <w:rPr>
                <w:b/>
                <w:bCs/>
              </w:rPr>
              <w:t>task</w:t>
            </w:r>
            <w:r w:rsidRPr="65D27D43">
              <w:rPr>
                <w:b/>
                <w:bCs/>
                <w:spacing w:val="-4"/>
              </w:rPr>
              <w:t xml:space="preserve"> </w:t>
            </w:r>
            <w:r w:rsidRPr="65D27D43">
              <w:rPr>
                <w:b/>
                <w:bCs/>
              </w:rPr>
              <w:t>from</w:t>
            </w:r>
            <w:r w:rsidRPr="65D27D43">
              <w:rPr>
                <w:b/>
                <w:bCs/>
                <w:spacing w:val="-7"/>
              </w:rPr>
              <w:t xml:space="preserve"> </w:t>
            </w:r>
            <w:r w:rsidRPr="65D27D43">
              <w:rPr>
                <w:b/>
                <w:bCs/>
              </w:rPr>
              <w:t>template</w:t>
            </w:r>
            <w:r w:rsidRPr="65D27D43">
              <w:rPr>
                <w:b/>
                <w:bCs/>
                <w:spacing w:val="-3"/>
              </w:rPr>
              <w:t xml:space="preserve"> </w:t>
            </w:r>
            <w:r w:rsidRPr="65D27D43">
              <w:rPr>
                <w:b/>
                <w:bCs/>
              </w:rPr>
              <w:t>to</w:t>
            </w:r>
            <w:r w:rsidRPr="65D27D43">
              <w:rPr>
                <w:b/>
                <w:bCs/>
                <w:spacing w:val="3"/>
              </w:rPr>
              <w:t xml:space="preserve"> </w:t>
            </w:r>
            <w:r w:rsidRPr="65D27D43">
              <w:rPr>
                <w:b/>
                <w:bCs/>
              </w:rPr>
              <w:t xml:space="preserve">a </w:t>
            </w:r>
            <w:r w:rsidRPr="65D27D43">
              <w:rPr>
                <w:b/>
                <w:bCs/>
                <w:spacing w:val="-2"/>
              </w:rPr>
              <w:t>patient</w:t>
            </w:r>
          </w:p>
          <w:p w14:paraId="7C2ED39A" w14:textId="4B02F193" w:rsidR="001D3EB5" w:rsidRDefault="001D3EB5" w:rsidP="65D27D43">
            <w:pPr>
              <w:pStyle w:val="TableParagraph"/>
              <w:spacing w:line="249" w:lineRule="exact"/>
              <w:ind w:left="90"/>
              <w:rPr>
                <w:b/>
                <w:bCs/>
              </w:rPr>
            </w:pPr>
          </w:p>
        </w:tc>
        <w:tc>
          <w:tcPr>
            <w:tcW w:w="1253" w:type="dxa"/>
            <w:shd w:val="clear" w:color="auto" w:fill="D1D1D1"/>
          </w:tcPr>
          <w:p w14:paraId="7C2ED39B" w14:textId="77777777" w:rsidR="001D3EB5" w:rsidRDefault="001D3EB5">
            <w:pPr>
              <w:pStyle w:val="TableParagraph"/>
            </w:pPr>
          </w:p>
        </w:tc>
      </w:tr>
      <w:tr w:rsidR="001D3EB5" w14:paraId="7C2ED3A3" w14:textId="77777777" w:rsidTr="65D27D43">
        <w:trPr>
          <w:trHeight w:val="570"/>
        </w:trPr>
        <w:tc>
          <w:tcPr>
            <w:tcW w:w="812" w:type="dxa"/>
            <w:vAlign w:val="center"/>
          </w:tcPr>
          <w:p w14:paraId="7C2ED39D" w14:textId="77777777" w:rsidR="001D3EB5" w:rsidRDefault="003F63B5" w:rsidP="757DACCB">
            <w:pPr>
              <w:pStyle w:val="TableParagraph"/>
              <w:spacing w:line="267" w:lineRule="exact"/>
              <w:ind w:left="90"/>
              <w:jc w:val="center"/>
              <w:rPr>
                <w:sz w:val="24"/>
                <w:szCs w:val="24"/>
              </w:rPr>
            </w:pPr>
            <w:r w:rsidRPr="757DACCB">
              <w:rPr>
                <w:sz w:val="24"/>
                <w:szCs w:val="24"/>
              </w:rPr>
              <w:t>1.</w:t>
            </w:r>
          </w:p>
        </w:tc>
        <w:tc>
          <w:tcPr>
            <w:tcW w:w="1604" w:type="dxa"/>
          </w:tcPr>
          <w:p w14:paraId="7C2ED39E" w14:textId="77777777" w:rsidR="001D3EB5" w:rsidRDefault="003F63B5">
            <w:pPr>
              <w:pStyle w:val="TableParagraph"/>
              <w:spacing w:line="254" w:lineRule="auto"/>
              <w:ind w:left="90" w:right="129"/>
            </w:pPr>
            <w:r>
              <w:t>Create</w:t>
            </w:r>
            <w:r>
              <w:rPr>
                <w:spacing w:val="-14"/>
              </w:rPr>
              <w:t xml:space="preserve"> </w:t>
            </w:r>
            <w:r>
              <w:t>a</w:t>
            </w:r>
            <w:r>
              <w:rPr>
                <w:spacing w:val="-14"/>
              </w:rPr>
              <w:t xml:space="preserve"> </w:t>
            </w:r>
            <w:r>
              <w:t xml:space="preserve">new </w:t>
            </w:r>
            <w:r>
              <w:rPr>
                <w:spacing w:val="-2"/>
              </w:rPr>
              <w:t>patient.</w:t>
            </w:r>
          </w:p>
        </w:tc>
        <w:tc>
          <w:tcPr>
            <w:tcW w:w="2387" w:type="dxa"/>
          </w:tcPr>
          <w:p w14:paraId="7C2ED39F" w14:textId="77777777" w:rsidR="001D3EB5" w:rsidRDefault="003F63B5">
            <w:pPr>
              <w:pStyle w:val="TableParagraph"/>
              <w:spacing w:line="244" w:lineRule="exact"/>
              <w:ind w:left="89"/>
            </w:pPr>
            <w:r>
              <w:t>New</w:t>
            </w:r>
            <w:r>
              <w:rPr>
                <w:spacing w:val="-8"/>
              </w:rPr>
              <w:t xml:space="preserve"> </w:t>
            </w:r>
            <w:r>
              <w:t>patient</w:t>
            </w:r>
            <w:r>
              <w:rPr>
                <w:spacing w:val="-2"/>
              </w:rPr>
              <w:t xml:space="preserve"> </w:t>
            </w:r>
            <w:r>
              <w:t>is</w:t>
            </w:r>
            <w:r>
              <w:rPr>
                <w:spacing w:val="-2"/>
              </w:rPr>
              <w:t xml:space="preserve"> created.</w:t>
            </w:r>
          </w:p>
        </w:tc>
        <w:tc>
          <w:tcPr>
            <w:tcW w:w="2353" w:type="dxa"/>
          </w:tcPr>
          <w:p w14:paraId="7C2ED3A0" w14:textId="6EBDCCC3" w:rsidR="001D3EB5" w:rsidRDefault="001D3EB5">
            <w:pPr>
              <w:pStyle w:val="TableParagraph"/>
              <w:spacing w:line="244" w:lineRule="exact"/>
              <w:ind w:left="89"/>
            </w:pPr>
          </w:p>
        </w:tc>
        <w:tc>
          <w:tcPr>
            <w:tcW w:w="850" w:type="dxa"/>
          </w:tcPr>
          <w:p w14:paraId="7C2ED3A1" w14:textId="2C37AB92" w:rsidR="001D3EB5" w:rsidRDefault="001D3EB5">
            <w:pPr>
              <w:pStyle w:val="TableParagraph"/>
              <w:spacing w:line="244" w:lineRule="exact"/>
              <w:ind w:left="89"/>
            </w:pPr>
          </w:p>
        </w:tc>
        <w:tc>
          <w:tcPr>
            <w:tcW w:w="1253" w:type="dxa"/>
          </w:tcPr>
          <w:p w14:paraId="7C2ED3A2" w14:textId="77777777" w:rsidR="001D3EB5" w:rsidRDefault="001D3EB5">
            <w:pPr>
              <w:pStyle w:val="TableParagraph"/>
            </w:pPr>
          </w:p>
        </w:tc>
      </w:tr>
      <w:tr w:rsidR="001D3EB5" w14:paraId="7C2ED3AA" w14:textId="77777777" w:rsidTr="65D27D43">
        <w:trPr>
          <w:trHeight w:val="1185"/>
        </w:trPr>
        <w:tc>
          <w:tcPr>
            <w:tcW w:w="812" w:type="dxa"/>
            <w:vAlign w:val="center"/>
          </w:tcPr>
          <w:p w14:paraId="7C2ED3A4" w14:textId="77777777" w:rsidR="001D3EB5" w:rsidRDefault="003F63B5" w:rsidP="757DACCB">
            <w:pPr>
              <w:pStyle w:val="TableParagraph"/>
              <w:spacing w:line="267" w:lineRule="exact"/>
              <w:ind w:left="90"/>
              <w:jc w:val="center"/>
              <w:rPr>
                <w:sz w:val="24"/>
                <w:szCs w:val="24"/>
              </w:rPr>
            </w:pPr>
            <w:r w:rsidRPr="757DACCB">
              <w:rPr>
                <w:sz w:val="24"/>
                <w:szCs w:val="24"/>
              </w:rPr>
              <w:t>2.</w:t>
            </w:r>
          </w:p>
        </w:tc>
        <w:tc>
          <w:tcPr>
            <w:tcW w:w="1604" w:type="dxa"/>
          </w:tcPr>
          <w:p w14:paraId="7C2ED3A5" w14:textId="77777777" w:rsidR="001D3EB5" w:rsidRDefault="003F63B5">
            <w:pPr>
              <w:pStyle w:val="TableParagraph"/>
              <w:spacing w:line="256" w:lineRule="auto"/>
              <w:ind w:left="90" w:right="129"/>
            </w:pPr>
            <w:r>
              <w:t>Navigate</w:t>
            </w:r>
            <w:r>
              <w:rPr>
                <w:spacing w:val="-14"/>
              </w:rPr>
              <w:t xml:space="preserve"> </w:t>
            </w:r>
            <w:r>
              <w:t>to</w:t>
            </w:r>
            <w:r>
              <w:rPr>
                <w:spacing w:val="-14"/>
              </w:rPr>
              <w:t xml:space="preserve"> </w:t>
            </w:r>
            <w:r>
              <w:t xml:space="preserve">the Tasks section of the new </w:t>
            </w:r>
            <w:r>
              <w:rPr>
                <w:spacing w:val="-2"/>
              </w:rPr>
              <w:t>patient.</w:t>
            </w:r>
          </w:p>
        </w:tc>
        <w:tc>
          <w:tcPr>
            <w:tcW w:w="2387" w:type="dxa"/>
          </w:tcPr>
          <w:p w14:paraId="7C2ED3A6" w14:textId="77777777" w:rsidR="001D3EB5" w:rsidRDefault="003F63B5">
            <w:pPr>
              <w:pStyle w:val="TableParagraph"/>
              <w:spacing w:line="256" w:lineRule="auto"/>
              <w:ind w:left="89" w:right="131"/>
            </w:pPr>
            <w:r>
              <w:t>The Tasks section can be viewed from the patient</w:t>
            </w:r>
            <w:r>
              <w:rPr>
                <w:spacing w:val="-14"/>
              </w:rPr>
              <w:t xml:space="preserve"> </w:t>
            </w:r>
            <w:r>
              <w:t>dashboard</w:t>
            </w:r>
            <w:r>
              <w:rPr>
                <w:spacing w:val="-14"/>
              </w:rPr>
              <w:t xml:space="preserve"> </w:t>
            </w:r>
            <w:r>
              <w:t>and</w:t>
            </w:r>
            <w:r>
              <w:rPr>
                <w:spacing w:val="-14"/>
              </w:rPr>
              <w:t xml:space="preserve"> </w:t>
            </w:r>
            <w:r>
              <w:t xml:space="preserve">is </w:t>
            </w:r>
            <w:r>
              <w:rPr>
                <w:spacing w:val="-2"/>
              </w:rPr>
              <w:t>empty.</w:t>
            </w:r>
          </w:p>
        </w:tc>
        <w:tc>
          <w:tcPr>
            <w:tcW w:w="2353" w:type="dxa"/>
          </w:tcPr>
          <w:p w14:paraId="7C2ED3A7" w14:textId="047C58BF" w:rsidR="001D3EB5" w:rsidRDefault="001D3EB5">
            <w:pPr>
              <w:pStyle w:val="TableParagraph"/>
              <w:spacing w:line="256" w:lineRule="auto"/>
              <w:ind w:left="89" w:right="60"/>
            </w:pPr>
          </w:p>
        </w:tc>
        <w:tc>
          <w:tcPr>
            <w:tcW w:w="850" w:type="dxa"/>
          </w:tcPr>
          <w:p w14:paraId="7C2ED3A8" w14:textId="0265550C" w:rsidR="001D3EB5" w:rsidRDefault="001D3EB5">
            <w:pPr>
              <w:pStyle w:val="TableParagraph"/>
              <w:spacing w:line="244" w:lineRule="exact"/>
              <w:ind w:left="89"/>
            </w:pPr>
          </w:p>
        </w:tc>
        <w:tc>
          <w:tcPr>
            <w:tcW w:w="1253" w:type="dxa"/>
          </w:tcPr>
          <w:p w14:paraId="7C2ED3A9" w14:textId="77777777" w:rsidR="001D3EB5" w:rsidRDefault="001D3EB5">
            <w:pPr>
              <w:pStyle w:val="TableParagraph"/>
            </w:pPr>
          </w:p>
        </w:tc>
      </w:tr>
      <w:tr w:rsidR="001D3EB5" w14:paraId="7C2ED3B4" w14:textId="77777777" w:rsidTr="65D27D43">
        <w:trPr>
          <w:trHeight w:val="1080"/>
        </w:trPr>
        <w:tc>
          <w:tcPr>
            <w:tcW w:w="812" w:type="dxa"/>
            <w:vAlign w:val="center"/>
          </w:tcPr>
          <w:p w14:paraId="7C2ED3AB" w14:textId="77777777" w:rsidR="001D3EB5" w:rsidRDefault="003F63B5" w:rsidP="757DACCB">
            <w:pPr>
              <w:pStyle w:val="TableParagraph"/>
              <w:spacing w:line="267" w:lineRule="exact"/>
              <w:ind w:left="90"/>
              <w:jc w:val="center"/>
              <w:rPr>
                <w:sz w:val="24"/>
                <w:szCs w:val="24"/>
              </w:rPr>
            </w:pPr>
            <w:r w:rsidRPr="757DACCB">
              <w:rPr>
                <w:sz w:val="24"/>
                <w:szCs w:val="24"/>
              </w:rPr>
              <w:t>3.</w:t>
            </w:r>
          </w:p>
        </w:tc>
        <w:tc>
          <w:tcPr>
            <w:tcW w:w="1604" w:type="dxa"/>
          </w:tcPr>
          <w:p w14:paraId="7C2ED3AC" w14:textId="77777777" w:rsidR="001D3EB5" w:rsidRDefault="003F63B5">
            <w:pPr>
              <w:pStyle w:val="TableParagraph"/>
              <w:spacing w:line="244" w:lineRule="exact"/>
              <w:ind w:left="90"/>
            </w:pPr>
            <w:r>
              <w:rPr>
                <w:spacing w:val="-2"/>
              </w:rPr>
              <w:t>Caregiver</w:t>
            </w:r>
          </w:p>
          <w:p w14:paraId="7C2ED3AD" w14:textId="77777777" w:rsidR="001D3EB5" w:rsidRDefault="003F63B5">
            <w:pPr>
              <w:pStyle w:val="TableParagraph"/>
              <w:spacing w:before="16" w:line="259" w:lineRule="auto"/>
              <w:ind w:left="90" w:right="360"/>
            </w:pPr>
            <w:r>
              <w:t>selects</w:t>
            </w:r>
            <w:r>
              <w:rPr>
                <w:spacing w:val="-13"/>
              </w:rPr>
              <w:t xml:space="preserve"> </w:t>
            </w:r>
            <w:r>
              <w:t>‘Add Task’</w:t>
            </w:r>
            <w:r>
              <w:rPr>
                <w:spacing w:val="-3"/>
              </w:rPr>
              <w:t xml:space="preserve"> </w:t>
            </w:r>
            <w:r>
              <w:rPr>
                <w:spacing w:val="-2"/>
              </w:rPr>
              <w:t>button</w:t>
            </w:r>
          </w:p>
        </w:tc>
        <w:tc>
          <w:tcPr>
            <w:tcW w:w="2387" w:type="dxa"/>
          </w:tcPr>
          <w:p w14:paraId="7C2ED3AE" w14:textId="77777777" w:rsidR="001D3EB5" w:rsidRDefault="003F63B5">
            <w:pPr>
              <w:pStyle w:val="TableParagraph"/>
              <w:spacing w:line="254" w:lineRule="auto"/>
              <w:ind w:left="89"/>
            </w:pPr>
            <w:r>
              <w:t>Assign</w:t>
            </w:r>
            <w:r>
              <w:rPr>
                <w:spacing w:val="-14"/>
              </w:rPr>
              <w:t xml:space="preserve"> </w:t>
            </w:r>
            <w:r>
              <w:t>Task</w:t>
            </w:r>
            <w:r>
              <w:rPr>
                <w:spacing w:val="-14"/>
              </w:rPr>
              <w:t xml:space="preserve"> </w:t>
            </w:r>
            <w:r>
              <w:t>Menu</w:t>
            </w:r>
            <w:r>
              <w:rPr>
                <w:spacing w:val="-14"/>
              </w:rPr>
              <w:t xml:space="preserve"> </w:t>
            </w:r>
            <w:r>
              <w:t>is shown, containing</w:t>
            </w:r>
          </w:p>
          <w:p w14:paraId="7C2ED3AF" w14:textId="77777777" w:rsidR="001D3EB5" w:rsidRDefault="003F63B5">
            <w:pPr>
              <w:pStyle w:val="TableParagraph"/>
              <w:spacing w:line="254" w:lineRule="auto"/>
              <w:ind w:left="89"/>
            </w:pPr>
            <w:r>
              <w:t>‘Custom</w:t>
            </w:r>
            <w:r>
              <w:rPr>
                <w:spacing w:val="-16"/>
              </w:rPr>
              <w:t xml:space="preserve"> </w:t>
            </w:r>
            <w:r>
              <w:t>Task’</w:t>
            </w:r>
            <w:r>
              <w:rPr>
                <w:spacing w:val="-11"/>
              </w:rPr>
              <w:t xml:space="preserve"> </w:t>
            </w:r>
            <w:r>
              <w:t>and</w:t>
            </w:r>
            <w:r>
              <w:rPr>
                <w:spacing w:val="-12"/>
              </w:rPr>
              <w:t xml:space="preserve"> </w:t>
            </w:r>
            <w:r>
              <w:t xml:space="preserve">task </w:t>
            </w:r>
            <w:r>
              <w:rPr>
                <w:spacing w:val="-2"/>
              </w:rPr>
              <w:t>templates.</w:t>
            </w:r>
          </w:p>
        </w:tc>
        <w:tc>
          <w:tcPr>
            <w:tcW w:w="2353" w:type="dxa"/>
          </w:tcPr>
          <w:p w14:paraId="7C2ED3B1" w14:textId="4F6326BD" w:rsidR="001D3EB5" w:rsidRDefault="001D3EB5">
            <w:pPr>
              <w:pStyle w:val="TableParagraph"/>
              <w:spacing w:line="254" w:lineRule="auto"/>
              <w:ind w:left="89"/>
            </w:pPr>
          </w:p>
        </w:tc>
        <w:tc>
          <w:tcPr>
            <w:tcW w:w="850" w:type="dxa"/>
          </w:tcPr>
          <w:p w14:paraId="7C2ED3B2" w14:textId="31655163" w:rsidR="001D3EB5" w:rsidRDefault="001D3EB5">
            <w:pPr>
              <w:pStyle w:val="TableParagraph"/>
              <w:spacing w:line="244" w:lineRule="exact"/>
              <w:ind w:left="89"/>
            </w:pPr>
          </w:p>
        </w:tc>
        <w:tc>
          <w:tcPr>
            <w:tcW w:w="1253" w:type="dxa"/>
          </w:tcPr>
          <w:p w14:paraId="7C2ED3B3" w14:textId="77777777" w:rsidR="001D3EB5" w:rsidRDefault="001D3EB5">
            <w:pPr>
              <w:pStyle w:val="TableParagraph"/>
            </w:pPr>
          </w:p>
        </w:tc>
      </w:tr>
      <w:tr w:rsidR="001D3EB5" w14:paraId="7C2ED3BC" w14:textId="77777777" w:rsidTr="65D27D43">
        <w:trPr>
          <w:trHeight w:val="690"/>
        </w:trPr>
        <w:tc>
          <w:tcPr>
            <w:tcW w:w="812" w:type="dxa"/>
            <w:vAlign w:val="center"/>
          </w:tcPr>
          <w:p w14:paraId="7C2ED3B5" w14:textId="77777777" w:rsidR="001D3EB5" w:rsidRDefault="003F63B5" w:rsidP="757DACCB">
            <w:pPr>
              <w:pStyle w:val="TableParagraph"/>
              <w:spacing w:line="267" w:lineRule="exact"/>
              <w:ind w:left="90"/>
              <w:jc w:val="center"/>
              <w:rPr>
                <w:sz w:val="24"/>
                <w:szCs w:val="24"/>
              </w:rPr>
            </w:pPr>
            <w:r w:rsidRPr="757DACCB">
              <w:rPr>
                <w:sz w:val="24"/>
                <w:szCs w:val="24"/>
              </w:rPr>
              <w:t>4.</w:t>
            </w:r>
          </w:p>
        </w:tc>
        <w:tc>
          <w:tcPr>
            <w:tcW w:w="1604" w:type="dxa"/>
          </w:tcPr>
          <w:p w14:paraId="7C2ED3B6" w14:textId="77777777" w:rsidR="001D3EB5" w:rsidRDefault="003F63B5">
            <w:pPr>
              <w:pStyle w:val="TableParagraph"/>
              <w:spacing w:line="244" w:lineRule="exact"/>
              <w:ind w:left="90"/>
            </w:pPr>
            <w:r>
              <w:rPr>
                <w:spacing w:val="-2"/>
              </w:rPr>
              <w:t>Caregiver</w:t>
            </w:r>
          </w:p>
          <w:p w14:paraId="7C2ED3B7" w14:textId="77777777" w:rsidR="001D3EB5" w:rsidRDefault="003F63B5">
            <w:pPr>
              <w:pStyle w:val="TableParagraph"/>
              <w:spacing w:before="16"/>
              <w:ind w:left="90"/>
            </w:pPr>
            <w:r>
              <w:t>selects</w:t>
            </w:r>
            <w:r>
              <w:rPr>
                <w:spacing w:val="-4"/>
              </w:rPr>
              <w:t xml:space="preserve"> </w:t>
            </w:r>
            <w:r>
              <w:rPr>
                <w:spacing w:val="-2"/>
              </w:rPr>
              <w:t>‘Sleep’</w:t>
            </w:r>
          </w:p>
        </w:tc>
        <w:tc>
          <w:tcPr>
            <w:tcW w:w="2387" w:type="dxa"/>
          </w:tcPr>
          <w:p w14:paraId="7C2ED3B8" w14:textId="77777777" w:rsidR="001D3EB5" w:rsidRDefault="003F63B5">
            <w:pPr>
              <w:pStyle w:val="TableParagraph"/>
              <w:spacing w:line="256" w:lineRule="auto"/>
              <w:ind w:left="89"/>
            </w:pPr>
            <w:r>
              <w:t>The ‘Add Task’ form is displayed</w:t>
            </w:r>
            <w:r>
              <w:rPr>
                <w:spacing w:val="-14"/>
              </w:rPr>
              <w:t xml:space="preserve"> </w:t>
            </w:r>
            <w:r>
              <w:t>with</w:t>
            </w:r>
            <w:r>
              <w:rPr>
                <w:spacing w:val="-14"/>
              </w:rPr>
              <w:t xml:space="preserve"> </w:t>
            </w:r>
            <w:r>
              <w:t xml:space="preserve">pre-filled </w:t>
            </w:r>
            <w:r>
              <w:rPr>
                <w:spacing w:val="-2"/>
              </w:rPr>
              <w:t>fields.</w:t>
            </w:r>
          </w:p>
        </w:tc>
        <w:tc>
          <w:tcPr>
            <w:tcW w:w="2353" w:type="dxa"/>
          </w:tcPr>
          <w:p w14:paraId="7C2ED3B9" w14:textId="778B01CF" w:rsidR="001D3EB5" w:rsidRDefault="001D3EB5">
            <w:pPr>
              <w:pStyle w:val="TableParagraph"/>
              <w:spacing w:line="256" w:lineRule="auto"/>
              <w:ind w:left="89" w:right="86"/>
            </w:pPr>
          </w:p>
        </w:tc>
        <w:tc>
          <w:tcPr>
            <w:tcW w:w="850" w:type="dxa"/>
          </w:tcPr>
          <w:p w14:paraId="7C2ED3BA" w14:textId="29D1FAB0" w:rsidR="001D3EB5" w:rsidRDefault="001D3EB5">
            <w:pPr>
              <w:pStyle w:val="TableParagraph"/>
              <w:spacing w:line="244" w:lineRule="exact"/>
              <w:ind w:left="89"/>
            </w:pPr>
          </w:p>
        </w:tc>
        <w:tc>
          <w:tcPr>
            <w:tcW w:w="1253" w:type="dxa"/>
          </w:tcPr>
          <w:p w14:paraId="7C2ED3BB" w14:textId="2BAC82FA" w:rsidR="001D3EB5" w:rsidRDefault="001D3EB5" w:rsidP="002A70AC">
            <w:pPr>
              <w:pStyle w:val="TableParagraph"/>
              <w:spacing w:line="256" w:lineRule="auto"/>
              <w:ind w:right="302"/>
            </w:pPr>
          </w:p>
        </w:tc>
      </w:tr>
      <w:tr w:rsidR="001D3EB5" w14:paraId="7C2ED3C4" w14:textId="77777777" w:rsidTr="65D27D43">
        <w:trPr>
          <w:trHeight w:val="855"/>
        </w:trPr>
        <w:tc>
          <w:tcPr>
            <w:tcW w:w="812" w:type="dxa"/>
            <w:vAlign w:val="center"/>
          </w:tcPr>
          <w:p w14:paraId="7C2ED3BD" w14:textId="77777777" w:rsidR="001D3EB5" w:rsidRDefault="003F63B5" w:rsidP="757DACCB">
            <w:pPr>
              <w:pStyle w:val="TableParagraph"/>
              <w:spacing w:line="267" w:lineRule="exact"/>
              <w:ind w:left="90"/>
              <w:jc w:val="center"/>
              <w:rPr>
                <w:sz w:val="24"/>
                <w:szCs w:val="24"/>
              </w:rPr>
            </w:pPr>
            <w:r w:rsidRPr="757DACCB">
              <w:rPr>
                <w:sz w:val="24"/>
                <w:szCs w:val="24"/>
              </w:rPr>
              <w:t>5.</w:t>
            </w:r>
          </w:p>
        </w:tc>
        <w:tc>
          <w:tcPr>
            <w:tcW w:w="1604" w:type="dxa"/>
          </w:tcPr>
          <w:p w14:paraId="7C2ED3BE" w14:textId="77777777" w:rsidR="001D3EB5" w:rsidRDefault="003F63B5">
            <w:pPr>
              <w:pStyle w:val="TableParagraph"/>
              <w:spacing w:line="256" w:lineRule="auto"/>
              <w:ind w:left="90" w:right="129"/>
            </w:pPr>
            <w:r>
              <w:rPr>
                <w:spacing w:val="-2"/>
              </w:rPr>
              <w:t xml:space="preserve">Caregiver </w:t>
            </w:r>
            <w:r>
              <w:t>reviews</w:t>
            </w:r>
            <w:r>
              <w:rPr>
                <w:spacing w:val="-14"/>
              </w:rPr>
              <w:t xml:space="preserve"> </w:t>
            </w:r>
            <w:r>
              <w:t>task details and</w:t>
            </w:r>
          </w:p>
          <w:p w14:paraId="7C2ED3BF" w14:textId="77777777" w:rsidR="001D3EB5" w:rsidRDefault="003F63B5">
            <w:pPr>
              <w:pStyle w:val="TableParagraph"/>
              <w:spacing w:line="252" w:lineRule="exact"/>
              <w:ind w:left="90"/>
            </w:pPr>
            <w:r>
              <w:t>selects</w:t>
            </w:r>
            <w:r>
              <w:rPr>
                <w:spacing w:val="-6"/>
              </w:rPr>
              <w:t xml:space="preserve"> </w:t>
            </w:r>
            <w:r>
              <w:rPr>
                <w:spacing w:val="-2"/>
              </w:rPr>
              <w:t>‘Save’</w:t>
            </w:r>
          </w:p>
        </w:tc>
        <w:tc>
          <w:tcPr>
            <w:tcW w:w="2387" w:type="dxa"/>
          </w:tcPr>
          <w:p w14:paraId="7C2ED3C0" w14:textId="77777777" w:rsidR="001D3EB5" w:rsidRDefault="003F63B5">
            <w:pPr>
              <w:pStyle w:val="TableParagraph"/>
              <w:spacing w:line="256" w:lineRule="auto"/>
              <w:ind w:left="89" w:right="412"/>
            </w:pPr>
            <w:r>
              <w:t>The new task is displayed</w:t>
            </w:r>
            <w:r>
              <w:rPr>
                <w:spacing w:val="-14"/>
              </w:rPr>
              <w:t xml:space="preserve"> </w:t>
            </w:r>
            <w:r>
              <w:t>under</w:t>
            </w:r>
            <w:r>
              <w:rPr>
                <w:spacing w:val="-14"/>
              </w:rPr>
              <w:t xml:space="preserve"> </w:t>
            </w:r>
            <w:r>
              <w:t>the Tasks section.</w:t>
            </w:r>
          </w:p>
        </w:tc>
        <w:tc>
          <w:tcPr>
            <w:tcW w:w="2353" w:type="dxa"/>
          </w:tcPr>
          <w:p w14:paraId="7C2ED3C1" w14:textId="3B96B3BD" w:rsidR="001D3EB5" w:rsidRDefault="001D3EB5">
            <w:pPr>
              <w:pStyle w:val="TableParagraph"/>
              <w:spacing w:line="256" w:lineRule="auto"/>
              <w:ind w:left="89" w:right="60"/>
            </w:pPr>
          </w:p>
        </w:tc>
        <w:tc>
          <w:tcPr>
            <w:tcW w:w="850" w:type="dxa"/>
          </w:tcPr>
          <w:p w14:paraId="7C2ED3C2" w14:textId="2AD1542B" w:rsidR="001D3EB5" w:rsidRDefault="001D3EB5">
            <w:pPr>
              <w:pStyle w:val="TableParagraph"/>
              <w:spacing w:line="244" w:lineRule="exact"/>
              <w:ind w:left="89"/>
            </w:pPr>
          </w:p>
        </w:tc>
        <w:tc>
          <w:tcPr>
            <w:tcW w:w="1253" w:type="dxa"/>
          </w:tcPr>
          <w:p w14:paraId="7C2ED3C3" w14:textId="77777777" w:rsidR="001D3EB5" w:rsidRDefault="001D3EB5">
            <w:pPr>
              <w:pStyle w:val="TableParagraph"/>
            </w:pPr>
          </w:p>
        </w:tc>
      </w:tr>
      <w:tr w:rsidR="001D3EB5" w14:paraId="7C2ED3C7" w14:textId="77777777" w:rsidTr="65D27D43">
        <w:trPr>
          <w:trHeight w:val="604"/>
        </w:trPr>
        <w:tc>
          <w:tcPr>
            <w:tcW w:w="8006" w:type="dxa"/>
            <w:gridSpan w:val="5"/>
            <w:shd w:val="clear" w:color="auto" w:fill="D1D1D1"/>
          </w:tcPr>
          <w:p w14:paraId="1447CA34" w14:textId="77777777" w:rsidR="001D3EB5" w:rsidRDefault="38837A4E" w:rsidP="65D27D43">
            <w:pPr>
              <w:pStyle w:val="TableParagraph"/>
              <w:spacing w:line="249" w:lineRule="exact"/>
              <w:ind w:left="90"/>
              <w:rPr>
                <w:b/>
                <w:bCs/>
              </w:rPr>
            </w:pPr>
            <w:r w:rsidRPr="65D27D43">
              <w:rPr>
                <w:b/>
                <w:bCs/>
              </w:rPr>
              <w:t>TC-4.3</w:t>
            </w:r>
            <w:r w:rsidRPr="65D27D43">
              <w:rPr>
                <w:b/>
                <w:bCs/>
                <w:spacing w:val="-2"/>
              </w:rPr>
              <w:t xml:space="preserve"> </w:t>
            </w:r>
            <w:r w:rsidRPr="65D27D43">
              <w:rPr>
                <w:b/>
                <w:bCs/>
              </w:rPr>
              <w:t>Caregiver</w:t>
            </w:r>
            <w:r w:rsidRPr="65D27D43">
              <w:rPr>
                <w:b/>
                <w:bCs/>
                <w:spacing w:val="-3"/>
              </w:rPr>
              <w:t xml:space="preserve"> </w:t>
            </w:r>
            <w:r w:rsidRPr="65D27D43">
              <w:rPr>
                <w:b/>
                <w:bCs/>
              </w:rPr>
              <w:t>can</w:t>
            </w:r>
            <w:r w:rsidRPr="65D27D43">
              <w:rPr>
                <w:b/>
                <w:bCs/>
                <w:spacing w:val="-3"/>
              </w:rPr>
              <w:t xml:space="preserve"> </w:t>
            </w:r>
            <w:r w:rsidRPr="65D27D43">
              <w:rPr>
                <w:b/>
                <w:bCs/>
              </w:rPr>
              <w:t>edit</w:t>
            </w:r>
            <w:r w:rsidRPr="65D27D43">
              <w:rPr>
                <w:b/>
                <w:bCs/>
                <w:spacing w:val="-3"/>
              </w:rPr>
              <w:t xml:space="preserve"> </w:t>
            </w:r>
            <w:r w:rsidRPr="65D27D43">
              <w:rPr>
                <w:b/>
                <w:bCs/>
              </w:rPr>
              <w:t>a</w:t>
            </w:r>
            <w:r w:rsidRPr="65D27D43">
              <w:rPr>
                <w:b/>
                <w:bCs/>
                <w:spacing w:val="-6"/>
              </w:rPr>
              <w:t xml:space="preserve"> </w:t>
            </w:r>
            <w:r w:rsidRPr="65D27D43">
              <w:rPr>
                <w:b/>
                <w:bCs/>
              </w:rPr>
              <w:t>task</w:t>
            </w:r>
            <w:r w:rsidRPr="65D27D43">
              <w:rPr>
                <w:b/>
                <w:bCs/>
                <w:spacing w:val="-3"/>
              </w:rPr>
              <w:t xml:space="preserve"> </w:t>
            </w:r>
            <w:r w:rsidRPr="65D27D43">
              <w:rPr>
                <w:b/>
                <w:bCs/>
              </w:rPr>
              <w:t>assigned</w:t>
            </w:r>
            <w:r w:rsidRPr="65D27D43">
              <w:rPr>
                <w:b/>
                <w:bCs/>
                <w:spacing w:val="-3"/>
              </w:rPr>
              <w:t xml:space="preserve"> </w:t>
            </w:r>
            <w:r w:rsidRPr="65D27D43">
              <w:rPr>
                <w:b/>
                <w:bCs/>
              </w:rPr>
              <w:t>to</w:t>
            </w:r>
            <w:r w:rsidRPr="65D27D43">
              <w:rPr>
                <w:b/>
                <w:bCs/>
                <w:spacing w:val="-1"/>
              </w:rPr>
              <w:t xml:space="preserve"> </w:t>
            </w:r>
            <w:r w:rsidRPr="65D27D43">
              <w:rPr>
                <w:b/>
                <w:bCs/>
              </w:rPr>
              <w:t>a</w:t>
            </w:r>
            <w:r w:rsidRPr="65D27D43">
              <w:rPr>
                <w:b/>
                <w:bCs/>
                <w:spacing w:val="-6"/>
              </w:rPr>
              <w:t xml:space="preserve"> </w:t>
            </w:r>
            <w:r w:rsidRPr="65D27D43">
              <w:rPr>
                <w:b/>
                <w:bCs/>
                <w:spacing w:val="-2"/>
              </w:rPr>
              <w:t>patient</w:t>
            </w:r>
          </w:p>
          <w:p w14:paraId="7C2ED3C5" w14:textId="4C334C30" w:rsidR="001D3EB5" w:rsidRDefault="001D3EB5" w:rsidP="65D27D43">
            <w:pPr>
              <w:pStyle w:val="TableParagraph"/>
              <w:spacing w:line="249" w:lineRule="exact"/>
              <w:ind w:left="90"/>
              <w:rPr>
                <w:b/>
                <w:bCs/>
              </w:rPr>
            </w:pPr>
          </w:p>
        </w:tc>
        <w:tc>
          <w:tcPr>
            <w:tcW w:w="1253" w:type="dxa"/>
            <w:shd w:val="clear" w:color="auto" w:fill="D1D1D1"/>
          </w:tcPr>
          <w:p w14:paraId="7C2ED3C6" w14:textId="77777777" w:rsidR="001D3EB5" w:rsidRDefault="001D3EB5">
            <w:pPr>
              <w:pStyle w:val="TableParagraph"/>
            </w:pPr>
          </w:p>
        </w:tc>
      </w:tr>
      <w:tr w:rsidR="001D3EB5" w14:paraId="7C2ED3CE" w14:textId="77777777" w:rsidTr="65D27D43">
        <w:trPr>
          <w:trHeight w:val="1093"/>
        </w:trPr>
        <w:tc>
          <w:tcPr>
            <w:tcW w:w="812" w:type="dxa"/>
            <w:vAlign w:val="center"/>
          </w:tcPr>
          <w:p w14:paraId="7C2ED3C8" w14:textId="77777777" w:rsidR="001D3EB5" w:rsidRDefault="003F63B5" w:rsidP="757DACCB">
            <w:pPr>
              <w:pStyle w:val="TableParagraph"/>
              <w:spacing w:line="244" w:lineRule="exact"/>
              <w:ind w:left="90"/>
              <w:jc w:val="center"/>
            </w:pPr>
            <w:r>
              <w:rPr>
                <w:spacing w:val="-5"/>
              </w:rPr>
              <w:t>1.</w:t>
            </w:r>
          </w:p>
        </w:tc>
        <w:tc>
          <w:tcPr>
            <w:tcW w:w="1604" w:type="dxa"/>
          </w:tcPr>
          <w:p w14:paraId="7C2ED3C9" w14:textId="77777777" w:rsidR="001D3EB5" w:rsidRDefault="003F63B5">
            <w:pPr>
              <w:pStyle w:val="TableParagraph"/>
              <w:spacing w:line="256" w:lineRule="auto"/>
              <w:ind w:left="90" w:right="19"/>
            </w:pPr>
            <w:r>
              <w:rPr>
                <w:spacing w:val="-2"/>
              </w:rPr>
              <w:t xml:space="preserve">Caregiver </w:t>
            </w:r>
            <w:r>
              <w:t>assigns</w:t>
            </w:r>
            <w:r>
              <w:rPr>
                <w:spacing w:val="-10"/>
              </w:rPr>
              <w:t xml:space="preserve"> </w:t>
            </w:r>
            <w:r>
              <w:t>a</w:t>
            </w:r>
            <w:r>
              <w:rPr>
                <w:spacing w:val="-11"/>
              </w:rPr>
              <w:t xml:space="preserve"> </w:t>
            </w:r>
            <w:r>
              <w:t>task</w:t>
            </w:r>
            <w:r>
              <w:rPr>
                <w:spacing w:val="-13"/>
              </w:rPr>
              <w:t xml:space="preserve"> </w:t>
            </w:r>
            <w:r>
              <w:t>to a patient</w:t>
            </w:r>
          </w:p>
        </w:tc>
        <w:tc>
          <w:tcPr>
            <w:tcW w:w="2387" w:type="dxa"/>
          </w:tcPr>
          <w:p w14:paraId="7C2ED3CA" w14:textId="77777777" w:rsidR="001D3EB5" w:rsidRDefault="003F63B5">
            <w:pPr>
              <w:pStyle w:val="TableParagraph"/>
              <w:spacing w:line="256" w:lineRule="auto"/>
              <w:ind w:left="89" w:right="412"/>
            </w:pPr>
            <w:r>
              <w:t>The new task is displayed</w:t>
            </w:r>
            <w:r>
              <w:rPr>
                <w:spacing w:val="-14"/>
              </w:rPr>
              <w:t xml:space="preserve"> </w:t>
            </w:r>
            <w:r>
              <w:t>under</w:t>
            </w:r>
            <w:r>
              <w:rPr>
                <w:spacing w:val="-14"/>
              </w:rPr>
              <w:t xml:space="preserve"> </w:t>
            </w:r>
            <w:r>
              <w:t>the Tasks section.</w:t>
            </w:r>
          </w:p>
        </w:tc>
        <w:tc>
          <w:tcPr>
            <w:tcW w:w="2353" w:type="dxa"/>
          </w:tcPr>
          <w:p w14:paraId="7C2ED3CB" w14:textId="1934E182" w:rsidR="001D3EB5" w:rsidRDefault="001D3EB5">
            <w:pPr>
              <w:pStyle w:val="TableParagraph"/>
              <w:spacing w:line="256" w:lineRule="auto"/>
              <w:ind w:left="89" w:right="60"/>
            </w:pPr>
          </w:p>
        </w:tc>
        <w:tc>
          <w:tcPr>
            <w:tcW w:w="850" w:type="dxa"/>
          </w:tcPr>
          <w:p w14:paraId="7C2ED3CC" w14:textId="14298DE2" w:rsidR="001D3EB5" w:rsidRDefault="001D3EB5">
            <w:pPr>
              <w:pStyle w:val="TableParagraph"/>
              <w:spacing w:line="244" w:lineRule="exact"/>
              <w:ind w:left="89"/>
            </w:pPr>
          </w:p>
        </w:tc>
        <w:tc>
          <w:tcPr>
            <w:tcW w:w="1253" w:type="dxa"/>
          </w:tcPr>
          <w:p w14:paraId="7C2ED3CD" w14:textId="77777777" w:rsidR="001D3EB5" w:rsidRDefault="001D3EB5">
            <w:pPr>
              <w:pStyle w:val="TableParagraph"/>
            </w:pPr>
          </w:p>
        </w:tc>
      </w:tr>
      <w:tr w:rsidR="001D3EB5" w14:paraId="7C2ED3D6" w14:textId="77777777" w:rsidTr="65D27D43">
        <w:trPr>
          <w:trHeight w:val="855"/>
        </w:trPr>
        <w:tc>
          <w:tcPr>
            <w:tcW w:w="812" w:type="dxa"/>
            <w:vAlign w:val="center"/>
          </w:tcPr>
          <w:p w14:paraId="7C2ED3CF" w14:textId="77777777" w:rsidR="001D3EB5" w:rsidRDefault="003F63B5" w:rsidP="757DACCB">
            <w:pPr>
              <w:pStyle w:val="TableParagraph"/>
              <w:spacing w:line="272" w:lineRule="exact"/>
              <w:ind w:left="90"/>
              <w:jc w:val="center"/>
              <w:rPr>
                <w:sz w:val="24"/>
                <w:szCs w:val="24"/>
              </w:rPr>
            </w:pPr>
            <w:r w:rsidRPr="757DACCB">
              <w:rPr>
                <w:spacing w:val="-5"/>
                <w:sz w:val="24"/>
                <w:szCs w:val="24"/>
              </w:rPr>
              <w:t>2.</w:t>
            </w:r>
          </w:p>
        </w:tc>
        <w:tc>
          <w:tcPr>
            <w:tcW w:w="1604" w:type="dxa"/>
          </w:tcPr>
          <w:p w14:paraId="7C2ED3D0" w14:textId="77777777" w:rsidR="001D3EB5" w:rsidRDefault="003F63B5">
            <w:pPr>
              <w:pStyle w:val="TableParagraph"/>
              <w:spacing w:line="249" w:lineRule="exact"/>
              <w:ind w:left="90"/>
            </w:pPr>
            <w:r>
              <w:rPr>
                <w:spacing w:val="-2"/>
              </w:rPr>
              <w:t>Caregiver</w:t>
            </w:r>
          </w:p>
          <w:p w14:paraId="7C2ED3D1" w14:textId="77777777" w:rsidR="001D3EB5" w:rsidRDefault="003F63B5">
            <w:pPr>
              <w:pStyle w:val="TableParagraph"/>
              <w:spacing w:before="16" w:line="256" w:lineRule="auto"/>
              <w:ind w:left="90" w:right="323"/>
            </w:pPr>
            <w:r>
              <w:t>selects</w:t>
            </w:r>
            <w:r>
              <w:rPr>
                <w:spacing w:val="-14"/>
              </w:rPr>
              <w:t xml:space="preserve"> </w:t>
            </w:r>
            <w:r>
              <w:t>‘Edit’ for newly created task.</w:t>
            </w:r>
          </w:p>
        </w:tc>
        <w:tc>
          <w:tcPr>
            <w:tcW w:w="2387" w:type="dxa"/>
          </w:tcPr>
          <w:p w14:paraId="7C2ED3D2" w14:textId="77777777" w:rsidR="001D3EB5" w:rsidRDefault="003F63B5">
            <w:pPr>
              <w:pStyle w:val="TableParagraph"/>
              <w:spacing w:line="256" w:lineRule="auto"/>
              <w:ind w:left="89" w:right="1"/>
            </w:pPr>
            <w:r>
              <w:t>The ‘Add Task’ form is displayed</w:t>
            </w:r>
            <w:r>
              <w:rPr>
                <w:spacing w:val="-14"/>
              </w:rPr>
              <w:t xml:space="preserve"> </w:t>
            </w:r>
            <w:r>
              <w:t>with</w:t>
            </w:r>
            <w:r>
              <w:rPr>
                <w:spacing w:val="-14"/>
              </w:rPr>
              <w:t xml:space="preserve"> </w:t>
            </w:r>
            <w:r>
              <w:t xml:space="preserve">pre-filled fields for the selected </w:t>
            </w:r>
            <w:r>
              <w:rPr>
                <w:spacing w:val="-2"/>
              </w:rPr>
              <w:t>task.</w:t>
            </w:r>
          </w:p>
        </w:tc>
        <w:tc>
          <w:tcPr>
            <w:tcW w:w="2353" w:type="dxa"/>
          </w:tcPr>
          <w:p w14:paraId="7C2ED3D3" w14:textId="726D719E" w:rsidR="001D3EB5" w:rsidRDefault="001D3EB5">
            <w:pPr>
              <w:pStyle w:val="TableParagraph"/>
              <w:spacing w:line="256" w:lineRule="auto"/>
              <w:ind w:left="89"/>
            </w:pPr>
          </w:p>
        </w:tc>
        <w:tc>
          <w:tcPr>
            <w:tcW w:w="850" w:type="dxa"/>
          </w:tcPr>
          <w:p w14:paraId="7C2ED3D4" w14:textId="1CBBF9DE" w:rsidR="001D3EB5" w:rsidRDefault="001D3EB5">
            <w:pPr>
              <w:pStyle w:val="TableParagraph"/>
              <w:spacing w:line="249" w:lineRule="exact"/>
              <w:ind w:left="89"/>
            </w:pPr>
          </w:p>
        </w:tc>
        <w:tc>
          <w:tcPr>
            <w:tcW w:w="1253" w:type="dxa"/>
          </w:tcPr>
          <w:p w14:paraId="7C2ED3D5" w14:textId="77777777" w:rsidR="001D3EB5" w:rsidRDefault="001D3EB5">
            <w:pPr>
              <w:pStyle w:val="TableParagraph"/>
            </w:pPr>
          </w:p>
        </w:tc>
      </w:tr>
      <w:tr w:rsidR="001D3EB5" w14:paraId="7C2ED3DE" w14:textId="77777777" w:rsidTr="65D27D43">
        <w:trPr>
          <w:trHeight w:val="885"/>
        </w:trPr>
        <w:tc>
          <w:tcPr>
            <w:tcW w:w="812" w:type="dxa"/>
            <w:vAlign w:val="center"/>
          </w:tcPr>
          <w:p w14:paraId="7C2ED3D7" w14:textId="77777777" w:rsidR="001D3EB5" w:rsidRDefault="003F63B5" w:rsidP="757DACCB">
            <w:pPr>
              <w:pStyle w:val="TableParagraph"/>
              <w:spacing w:line="267" w:lineRule="exact"/>
              <w:ind w:left="90"/>
              <w:jc w:val="center"/>
              <w:rPr>
                <w:sz w:val="24"/>
                <w:szCs w:val="24"/>
              </w:rPr>
            </w:pPr>
            <w:r w:rsidRPr="757DACCB">
              <w:rPr>
                <w:spacing w:val="-5"/>
                <w:sz w:val="24"/>
                <w:szCs w:val="24"/>
              </w:rPr>
              <w:t>3.</w:t>
            </w:r>
          </w:p>
        </w:tc>
        <w:tc>
          <w:tcPr>
            <w:tcW w:w="1604" w:type="dxa"/>
          </w:tcPr>
          <w:p w14:paraId="7C2ED3D8" w14:textId="77777777" w:rsidR="001D3EB5" w:rsidRDefault="003F63B5">
            <w:pPr>
              <w:pStyle w:val="TableParagraph"/>
              <w:spacing w:line="259" w:lineRule="auto"/>
              <w:ind w:left="90" w:right="140"/>
            </w:pPr>
            <w:r>
              <w:t>Caregiver</w:t>
            </w:r>
            <w:r>
              <w:rPr>
                <w:spacing w:val="-14"/>
              </w:rPr>
              <w:t xml:space="preserve"> </w:t>
            </w:r>
            <w:r>
              <w:t>edits a field and</w:t>
            </w:r>
          </w:p>
          <w:p w14:paraId="7C2ED3D9" w14:textId="77777777" w:rsidR="001D3EB5" w:rsidRDefault="003F63B5">
            <w:pPr>
              <w:pStyle w:val="TableParagraph"/>
              <w:spacing w:line="249" w:lineRule="exact"/>
              <w:ind w:left="90"/>
            </w:pPr>
            <w:r>
              <w:t>selects</w:t>
            </w:r>
            <w:r>
              <w:rPr>
                <w:spacing w:val="-6"/>
              </w:rPr>
              <w:t xml:space="preserve"> </w:t>
            </w:r>
            <w:r>
              <w:rPr>
                <w:spacing w:val="-2"/>
              </w:rPr>
              <w:t>‘Save’</w:t>
            </w:r>
          </w:p>
        </w:tc>
        <w:tc>
          <w:tcPr>
            <w:tcW w:w="2387" w:type="dxa"/>
          </w:tcPr>
          <w:p w14:paraId="7C2ED3DA" w14:textId="77777777" w:rsidR="001D3EB5" w:rsidRDefault="003F63B5">
            <w:pPr>
              <w:pStyle w:val="TableParagraph"/>
              <w:spacing w:line="256" w:lineRule="auto"/>
              <w:ind w:left="89" w:right="412"/>
            </w:pPr>
            <w:r>
              <w:t>The edited task is displayed</w:t>
            </w:r>
            <w:r>
              <w:rPr>
                <w:spacing w:val="-14"/>
              </w:rPr>
              <w:t xml:space="preserve"> </w:t>
            </w:r>
            <w:r>
              <w:t>under</w:t>
            </w:r>
            <w:r>
              <w:rPr>
                <w:spacing w:val="-14"/>
              </w:rPr>
              <w:t xml:space="preserve"> </w:t>
            </w:r>
            <w:r>
              <w:t>the Tasks section.</w:t>
            </w:r>
          </w:p>
        </w:tc>
        <w:tc>
          <w:tcPr>
            <w:tcW w:w="2353" w:type="dxa"/>
          </w:tcPr>
          <w:p w14:paraId="7C2ED3DB" w14:textId="5AB0AC96" w:rsidR="001D3EB5" w:rsidRDefault="001D3EB5">
            <w:pPr>
              <w:pStyle w:val="TableParagraph"/>
              <w:spacing w:line="256" w:lineRule="auto"/>
              <w:ind w:left="89" w:right="60"/>
            </w:pPr>
          </w:p>
        </w:tc>
        <w:tc>
          <w:tcPr>
            <w:tcW w:w="850" w:type="dxa"/>
          </w:tcPr>
          <w:p w14:paraId="7C2ED3DC" w14:textId="6BACAE89" w:rsidR="001D3EB5" w:rsidRDefault="001D3EB5">
            <w:pPr>
              <w:pStyle w:val="TableParagraph"/>
              <w:spacing w:line="244" w:lineRule="exact"/>
              <w:ind w:left="89"/>
            </w:pPr>
          </w:p>
        </w:tc>
        <w:tc>
          <w:tcPr>
            <w:tcW w:w="1253" w:type="dxa"/>
          </w:tcPr>
          <w:p w14:paraId="7C2ED3DD" w14:textId="77777777" w:rsidR="001D3EB5" w:rsidRDefault="001D3EB5">
            <w:pPr>
              <w:pStyle w:val="TableParagraph"/>
            </w:pPr>
          </w:p>
        </w:tc>
      </w:tr>
    </w:tbl>
    <w:p w14:paraId="7C2ED3DF" w14:textId="77777777" w:rsidR="001D3EB5" w:rsidRDefault="001D3EB5">
      <w:pPr>
        <w:pStyle w:val="TableParagraph"/>
        <w:sectPr w:rsidR="001D3EB5">
          <w:footerReference w:type="default" r:id="rId75"/>
          <w:headerReference w:type="first" r:id="rId76"/>
          <w:footerReference w:type="first" r:id="rId77"/>
          <w:pgSz w:w="12240" w:h="15840"/>
          <w:pgMar w:top="1320" w:right="720" w:bottom="280" w:left="1440" w:header="723" w:footer="0" w:gutter="0"/>
          <w:cols w:space="720"/>
        </w:sectPr>
      </w:pPr>
    </w:p>
    <w:p w14:paraId="7C2ED3E0" w14:textId="77777777" w:rsidR="001D3EB5" w:rsidRDefault="001D3EB5">
      <w:pPr>
        <w:pStyle w:val="BodyText"/>
        <w:spacing w:before="8" w:after="1"/>
        <w:rPr>
          <w:sz w:val="8"/>
        </w:rPr>
      </w:pPr>
    </w:p>
    <w:tbl>
      <w:tblPr>
        <w:tblW w:w="9259"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930"/>
        <w:gridCol w:w="1486"/>
        <w:gridCol w:w="2387"/>
        <w:gridCol w:w="2430"/>
        <w:gridCol w:w="773"/>
        <w:gridCol w:w="1253"/>
      </w:tblGrid>
      <w:tr w:rsidR="001D3EB5" w14:paraId="7C2ED3E7" w14:textId="77777777" w:rsidTr="65D27D43">
        <w:trPr>
          <w:trHeight w:val="1108"/>
        </w:trPr>
        <w:tc>
          <w:tcPr>
            <w:tcW w:w="930" w:type="dxa"/>
            <w:vAlign w:val="center"/>
          </w:tcPr>
          <w:p w14:paraId="7C2ED3E1" w14:textId="77777777" w:rsidR="001D3EB5" w:rsidRDefault="003F63B5" w:rsidP="757DACCB">
            <w:pPr>
              <w:pStyle w:val="TableParagraph"/>
              <w:spacing w:line="267" w:lineRule="exact"/>
              <w:ind w:left="90"/>
              <w:jc w:val="center"/>
              <w:rPr>
                <w:sz w:val="24"/>
                <w:szCs w:val="24"/>
              </w:rPr>
            </w:pPr>
            <w:r w:rsidRPr="757DACCB">
              <w:rPr>
                <w:spacing w:val="-5"/>
                <w:sz w:val="24"/>
                <w:szCs w:val="24"/>
              </w:rPr>
              <w:t>4.</w:t>
            </w:r>
          </w:p>
        </w:tc>
        <w:tc>
          <w:tcPr>
            <w:tcW w:w="1486" w:type="dxa"/>
          </w:tcPr>
          <w:p w14:paraId="7C2ED3E2" w14:textId="77777777" w:rsidR="001D3EB5" w:rsidRDefault="003F63B5">
            <w:pPr>
              <w:pStyle w:val="TableParagraph"/>
              <w:spacing w:line="256" w:lineRule="auto"/>
              <w:ind w:left="90" w:right="481"/>
              <w:jc w:val="both"/>
            </w:pPr>
            <w:r>
              <w:rPr>
                <w:spacing w:val="-2"/>
              </w:rPr>
              <w:t xml:space="preserve">Caregiver </w:t>
            </w:r>
            <w:r>
              <w:t>selects the edited</w:t>
            </w:r>
            <w:r>
              <w:rPr>
                <w:spacing w:val="-8"/>
              </w:rPr>
              <w:t xml:space="preserve"> </w:t>
            </w:r>
            <w:r>
              <w:rPr>
                <w:spacing w:val="-2"/>
              </w:rPr>
              <w:t>task.</w:t>
            </w:r>
          </w:p>
        </w:tc>
        <w:tc>
          <w:tcPr>
            <w:tcW w:w="2387" w:type="dxa"/>
          </w:tcPr>
          <w:p w14:paraId="7C2ED3E3" w14:textId="77777777" w:rsidR="001D3EB5" w:rsidRDefault="003F63B5">
            <w:pPr>
              <w:pStyle w:val="TableParagraph"/>
              <w:spacing w:line="256" w:lineRule="auto"/>
              <w:ind w:left="89"/>
            </w:pPr>
            <w:r>
              <w:t>The task details are displayed</w:t>
            </w:r>
            <w:r>
              <w:rPr>
                <w:spacing w:val="-14"/>
              </w:rPr>
              <w:t xml:space="preserve"> </w:t>
            </w:r>
            <w:r>
              <w:t>reflecting</w:t>
            </w:r>
            <w:r>
              <w:rPr>
                <w:spacing w:val="-14"/>
              </w:rPr>
              <w:t xml:space="preserve"> </w:t>
            </w:r>
            <w:r>
              <w:t>the changes made.</w:t>
            </w:r>
          </w:p>
        </w:tc>
        <w:tc>
          <w:tcPr>
            <w:tcW w:w="2430" w:type="dxa"/>
          </w:tcPr>
          <w:p w14:paraId="7C2ED3E4" w14:textId="30D4739E" w:rsidR="001D3EB5" w:rsidRDefault="001D3EB5">
            <w:pPr>
              <w:pStyle w:val="TableParagraph"/>
              <w:spacing w:line="256" w:lineRule="auto"/>
              <w:ind w:left="89"/>
            </w:pPr>
          </w:p>
        </w:tc>
        <w:tc>
          <w:tcPr>
            <w:tcW w:w="773" w:type="dxa"/>
          </w:tcPr>
          <w:p w14:paraId="7C2ED3E5" w14:textId="46D9E935" w:rsidR="001D3EB5" w:rsidRDefault="001D3EB5">
            <w:pPr>
              <w:pStyle w:val="TableParagraph"/>
              <w:spacing w:line="244" w:lineRule="exact"/>
              <w:ind w:left="89"/>
            </w:pPr>
          </w:p>
        </w:tc>
        <w:tc>
          <w:tcPr>
            <w:tcW w:w="1253" w:type="dxa"/>
          </w:tcPr>
          <w:p w14:paraId="7C2ED3E6" w14:textId="77777777" w:rsidR="001D3EB5" w:rsidRDefault="001D3EB5">
            <w:pPr>
              <w:pStyle w:val="TableParagraph"/>
            </w:pPr>
          </w:p>
        </w:tc>
      </w:tr>
      <w:tr w:rsidR="001D3EB5" w14:paraId="7C2ED3EA" w14:textId="77777777" w:rsidTr="65D27D43">
        <w:trPr>
          <w:trHeight w:val="555"/>
        </w:trPr>
        <w:tc>
          <w:tcPr>
            <w:tcW w:w="8006" w:type="dxa"/>
            <w:gridSpan w:val="5"/>
            <w:shd w:val="clear" w:color="auto" w:fill="D1D1D1"/>
          </w:tcPr>
          <w:p w14:paraId="64BBAC1A" w14:textId="77777777" w:rsidR="001D3EB5" w:rsidRDefault="38837A4E" w:rsidP="65D27D43">
            <w:pPr>
              <w:pStyle w:val="TableParagraph"/>
              <w:spacing w:line="249" w:lineRule="exact"/>
              <w:ind w:left="90"/>
              <w:rPr>
                <w:b/>
                <w:bCs/>
              </w:rPr>
            </w:pPr>
            <w:r w:rsidRPr="65D27D43">
              <w:rPr>
                <w:b/>
                <w:bCs/>
              </w:rPr>
              <w:t>TC-4.4</w:t>
            </w:r>
            <w:r w:rsidRPr="65D27D43">
              <w:rPr>
                <w:b/>
                <w:bCs/>
                <w:spacing w:val="-2"/>
              </w:rPr>
              <w:t xml:space="preserve"> </w:t>
            </w:r>
            <w:r w:rsidRPr="65D27D43">
              <w:rPr>
                <w:b/>
                <w:bCs/>
              </w:rPr>
              <w:t>Caregiver</w:t>
            </w:r>
            <w:r w:rsidRPr="65D27D43">
              <w:rPr>
                <w:b/>
                <w:bCs/>
                <w:spacing w:val="-3"/>
              </w:rPr>
              <w:t xml:space="preserve"> </w:t>
            </w:r>
            <w:r w:rsidRPr="65D27D43">
              <w:rPr>
                <w:b/>
                <w:bCs/>
              </w:rPr>
              <w:t>can</w:t>
            </w:r>
            <w:r w:rsidRPr="65D27D43">
              <w:rPr>
                <w:b/>
                <w:bCs/>
                <w:spacing w:val="-4"/>
              </w:rPr>
              <w:t xml:space="preserve"> </w:t>
            </w:r>
            <w:r w:rsidRPr="65D27D43">
              <w:rPr>
                <w:b/>
                <w:bCs/>
              </w:rPr>
              <w:t>edit</w:t>
            </w:r>
            <w:r w:rsidRPr="65D27D43">
              <w:rPr>
                <w:b/>
                <w:bCs/>
                <w:spacing w:val="-4"/>
              </w:rPr>
              <w:t xml:space="preserve"> </w:t>
            </w:r>
            <w:r w:rsidRPr="65D27D43">
              <w:rPr>
                <w:b/>
                <w:bCs/>
              </w:rPr>
              <w:t>a</w:t>
            </w:r>
            <w:r w:rsidRPr="65D27D43">
              <w:rPr>
                <w:b/>
                <w:bCs/>
                <w:spacing w:val="-6"/>
              </w:rPr>
              <w:t xml:space="preserve"> </w:t>
            </w:r>
            <w:r w:rsidRPr="65D27D43">
              <w:rPr>
                <w:b/>
                <w:bCs/>
              </w:rPr>
              <w:t>task</w:t>
            </w:r>
            <w:r w:rsidRPr="65D27D43">
              <w:rPr>
                <w:b/>
                <w:bCs/>
                <w:spacing w:val="-4"/>
              </w:rPr>
              <w:t xml:space="preserve"> </w:t>
            </w:r>
            <w:r w:rsidRPr="65D27D43">
              <w:rPr>
                <w:b/>
                <w:bCs/>
              </w:rPr>
              <w:t>assigned</w:t>
            </w:r>
            <w:r w:rsidRPr="65D27D43">
              <w:rPr>
                <w:b/>
                <w:bCs/>
                <w:spacing w:val="-4"/>
              </w:rPr>
              <w:t xml:space="preserve"> </w:t>
            </w:r>
            <w:r w:rsidRPr="65D27D43">
              <w:rPr>
                <w:b/>
                <w:bCs/>
              </w:rPr>
              <w:t>to</w:t>
            </w:r>
            <w:r w:rsidRPr="65D27D43">
              <w:rPr>
                <w:b/>
                <w:bCs/>
                <w:spacing w:val="-1"/>
              </w:rPr>
              <w:t xml:space="preserve"> </w:t>
            </w:r>
            <w:r w:rsidRPr="65D27D43">
              <w:rPr>
                <w:b/>
                <w:bCs/>
              </w:rPr>
              <w:t>a</w:t>
            </w:r>
            <w:r w:rsidRPr="65D27D43">
              <w:rPr>
                <w:b/>
                <w:bCs/>
                <w:spacing w:val="-6"/>
              </w:rPr>
              <w:t xml:space="preserve"> </w:t>
            </w:r>
            <w:r w:rsidRPr="65D27D43">
              <w:rPr>
                <w:b/>
                <w:bCs/>
                <w:spacing w:val="-2"/>
              </w:rPr>
              <w:t>patient</w:t>
            </w:r>
          </w:p>
          <w:p w14:paraId="7C2ED3E8" w14:textId="41F521EA" w:rsidR="001D3EB5" w:rsidRDefault="001D3EB5" w:rsidP="65D27D43">
            <w:pPr>
              <w:pStyle w:val="TableParagraph"/>
              <w:spacing w:line="249" w:lineRule="exact"/>
              <w:ind w:left="90"/>
              <w:rPr>
                <w:b/>
                <w:bCs/>
              </w:rPr>
            </w:pPr>
          </w:p>
        </w:tc>
        <w:tc>
          <w:tcPr>
            <w:tcW w:w="1253" w:type="dxa"/>
            <w:shd w:val="clear" w:color="auto" w:fill="D1D1D1"/>
          </w:tcPr>
          <w:p w14:paraId="7C2ED3E9" w14:textId="77777777" w:rsidR="001D3EB5" w:rsidRDefault="001D3EB5">
            <w:pPr>
              <w:pStyle w:val="TableParagraph"/>
            </w:pPr>
          </w:p>
        </w:tc>
      </w:tr>
      <w:tr w:rsidR="001D3EB5" w14:paraId="7C2ED3F1" w14:textId="77777777" w:rsidTr="65D27D43">
        <w:trPr>
          <w:trHeight w:val="1093"/>
        </w:trPr>
        <w:tc>
          <w:tcPr>
            <w:tcW w:w="930" w:type="dxa"/>
            <w:vAlign w:val="center"/>
          </w:tcPr>
          <w:p w14:paraId="7C2ED3EB" w14:textId="77777777" w:rsidR="001D3EB5" w:rsidRDefault="003F63B5" w:rsidP="757DACCB">
            <w:pPr>
              <w:pStyle w:val="TableParagraph"/>
              <w:spacing w:line="244" w:lineRule="exact"/>
              <w:ind w:left="90"/>
              <w:jc w:val="center"/>
            </w:pPr>
            <w:r>
              <w:rPr>
                <w:spacing w:val="-5"/>
              </w:rPr>
              <w:t>1.</w:t>
            </w:r>
          </w:p>
        </w:tc>
        <w:tc>
          <w:tcPr>
            <w:tcW w:w="1486" w:type="dxa"/>
          </w:tcPr>
          <w:p w14:paraId="7C2ED3EC" w14:textId="77777777" w:rsidR="001D3EB5" w:rsidRDefault="003F63B5">
            <w:pPr>
              <w:pStyle w:val="TableParagraph"/>
              <w:spacing w:line="256" w:lineRule="auto"/>
              <w:ind w:left="90" w:right="19"/>
            </w:pPr>
            <w:r>
              <w:rPr>
                <w:spacing w:val="-2"/>
              </w:rPr>
              <w:t xml:space="preserve">Caregiver </w:t>
            </w:r>
            <w:r>
              <w:t>assigns</w:t>
            </w:r>
            <w:r>
              <w:rPr>
                <w:spacing w:val="-10"/>
              </w:rPr>
              <w:t xml:space="preserve"> </w:t>
            </w:r>
            <w:r>
              <w:t>a</w:t>
            </w:r>
            <w:r>
              <w:rPr>
                <w:spacing w:val="-11"/>
              </w:rPr>
              <w:t xml:space="preserve"> </w:t>
            </w:r>
            <w:r>
              <w:t>task</w:t>
            </w:r>
            <w:r>
              <w:rPr>
                <w:spacing w:val="-13"/>
              </w:rPr>
              <w:t xml:space="preserve"> </w:t>
            </w:r>
            <w:r>
              <w:t>to a patient</w:t>
            </w:r>
          </w:p>
        </w:tc>
        <w:tc>
          <w:tcPr>
            <w:tcW w:w="2387" w:type="dxa"/>
          </w:tcPr>
          <w:p w14:paraId="7C2ED3ED" w14:textId="77777777" w:rsidR="001D3EB5" w:rsidRDefault="003F63B5">
            <w:pPr>
              <w:pStyle w:val="TableParagraph"/>
              <w:spacing w:line="256" w:lineRule="auto"/>
              <w:ind w:left="89" w:right="412"/>
            </w:pPr>
            <w:r>
              <w:t>The new task is displayed</w:t>
            </w:r>
            <w:r>
              <w:rPr>
                <w:spacing w:val="-14"/>
              </w:rPr>
              <w:t xml:space="preserve"> </w:t>
            </w:r>
            <w:r>
              <w:t>under</w:t>
            </w:r>
            <w:r>
              <w:rPr>
                <w:spacing w:val="-14"/>
              </w:rPr>
              <w:t xml:space="preserve"> </w:t>
            </w:r>
            <w:r>
              <w:t>the Tasks section.</w:t>
            </w:r>
          </w:p>
        </w:tc>
        <w:tc>
          <w:tcPr>
            <w:tcW w:w="2430" w:type="dxa"/>
          </w:tcPr>
          <w:p w14:paraId="7C2ED3EE" w14:textId="5C37B894" w:rsidR="001D3EB5" w:rsidRDefault="001D3EB5">
            <w:pPr>
              <w:pStyle w:val="TableParagraph"/>
              <w:spacing w:line="256" w:lineRule="auto"/>
              <w:ind w:left="89" w:right="60"/>
            </w:pPr>
          </w:p>
        </w:tc>
        <w:tc>
          <w:tcPr>
            <w:tcW w:w="773" w:type="dxa"/>
          </w:tcPr>
          <w:p w14:paraId="7C2ED3EF" w14:textId="61643450" w:rsidR="001D3EB5" w:rsidRDefault="001D3EB5">
            <w:pPr>
              <w:pStyle w:val="TableParagraph"/>
              <w:spacing w:line="244" w:lineRule="exact"/>
              <w:ind w:left="89"/>
            </w:pPr>
          </w:p>
        </w:tc>
        <w:tc>
          <w:tcPr>
            <w:tcW w:w="1253" w:type="dxa"/>
          </w:tcPr>
          <w:p w14:paraId="7C2ED3F0" w14:textId="77777777" w:rsidR="001D3EB5" w:rsidRDefault="001D3EB5">
            <w:pPr>
              <w:pStyle w:val="TableParagraph"/>
            </w:pPr>
          </w:p>
        </w:tc>
      </w:tr>
      <w:tr w:rsidR="001D3EB5" w14:paraId="7C2ED3F9" w14:textId="77777777" w:rsidTr="65D27D43">
        <w:trPr>
          <w:trHeight w:val="1367"/>
        </w:trPr>
        <w:tc>
          <w:tcPr>
            <w:tcW w:w="930" w:type="dxa"/>
            <w:vAlign w:val="center"/>
          </w:tcPr>
          <w:p w14:paraId="7C2ED3F2" w14:textId="77777777" w:rsidR="001D3EB5" w:rsidRDefault="003F63B5" w:rsidP="757DACCB">
            <w:pPr>
              <w:pStyle w:val="TableParagraph"/>
              <w:spacing w:line="267" w:lineRule="exact"/>
              <w:ind w:left="90"/>
              <w:jc w:val="center"/>
              <w:rPr>
                <w:sz w:val="24"/>
                <w:szCs w:val="24"/>
              </w:rPr>
            </w:pPr>
            <w:r w:rsidRPr="757DACCB">
              <w:rPr>
                <w:spacing w:val="-5"/>
                <w:sz w:val="24"/>
                <w:szCs w:val="24"/>
              </w:rPr>
              <w:t>2.</w:t>
            </w:r>
          </w:p>
        </w:tc>
        <w:tc>
          <w:tcPr>
            <w:tcW w:w="1486" w:type="dxa"/>
          </w:tcPr>
          <w:p w14:paraId="7C2ED3F3" w14:textId="77777777" w:rsidR="001D3EB5" w:rsidRDefault="003F63B5">
            <w:pPr>
              <w:pStyle w:val="TableParagraph"/>
              <w:spacing w:line="244" w:lineRule="exact"/>
              <w:ind w:left="90"/>
            </w:pPr>
            <w:r>
              <w:rPr>
                <w:spacing w:val="-2"/>
              </w:rPr>
              <w:t>Caregiver</w:t>
            </w:r>
          </w:p>
          <w:p w14:paraId="7C2ED3F4" w14:textId="77777777" w:rsidR="001D3EB5" w:rsidRDefault="003F63B5">
            <w:pPr>
              <w:pStyle w:val="TableParagraph"/>
              <w:spacing w:before="20" w:line="256" w:lineRule="auto"/>
              <w:ind w:left="90"/>
            </w:pPr>
            <w:r>
              <w:t>selects ‘Delete Task’</w:t>
            </w:r>
            <w:r>
              <w:rPr>
                <w:spacing w:val="-14"/>
              </w:rPr>
              <w:t xml:space="preserve"> </w:t>
            </w:r>
            <w:r>
              <w:t>for</w:t>
            </w:r>
            <w:r>
              <w:rPr>
                <w:spacing w:val="-14"/>
              </w:rPr>
              <w:t xml:space="preserve"> </w:t>
            </w:r>
            <w:r>
              <w:t>newly created task.</w:t>
            </w:r>
          </w:p>
        </w:tc>
        <w:tc>
          <w:tcPr>
            <w:tcW w:w="2387" w:type="dxa"/>
          </w:tcPr>
          <w:p w14:paraId="7C2ED3F5" w14:textId="77777777" w:rsidR="001D3EB5" w:rsidRDefault="003F63B5">
            <w:pPr>
              <w:pStyle w:val="TableParagraph"/>
              <w:spacing w:line="259" w:lineRule="auto"/>
              <w:ind w:left="89" w:right="131"/>
            </w:pPr>
            <w:r>
              <w:t>The</w:t>
            </w:r>
            <w:r>
              <w:rPr>
                <w:spacing w:val="-13"/>
              </w:rPr>
              <w:t xml:space="preserve"> </w:t>
            </w:r>
            <w:r>
              <w:t>‘Delete</w:t>
            </w:r>
            <w:r>
              <w:rPr>
                <w:spacing w:val="-12"/>
              </w:rPr>
              <w:t xml:space="preserve"> </w:t>
            </w:r>
            <w:r>
              <w:t>Task’</w:t>
            </w:r>
            <w:r>
              <w:rPr>
                <w:spacing w:val="-9"/>
              </w:rPr>
              <w:t xml:space="preserve"> </w:t>
            </w:r>
            <w:r>
              <w:t>form is displayed asking for confirmation to delete the task.</w:t>
            </w:r>
          </w:p>
        </w:tc>
        <w:tc>
          <w:tcPr>
            <w:tcW w:w="2430" w:type="dxa"/>
          </w:tcPr>
          <w:p w14:paraId="7C2ED3F6" w14:textId="7D6504A2" w:rsidR="001D3EB5" w:rsidRDefault="001D3EB5">
            <w:pPr>
              <w:pStyle w:val="TableParagraph"/>
              <w:spacing w:line="259" w:lineRule="auto"/>
              <w:ind w:left="89" w:right="60"/>
            </w:pPr>
          </w:p>
        </w:tc>
        <w:tc>
          <w:tcPr>
            <w:tcW w:w="773" w:type="dxa"/>
          </w:tcPr>
          <w:p w14:paraId="7C2ED3F7" w14:textId="60B0E599" w:rsidR="001D3EB5" w:rsidRDefault="001D3EB5">
            <w:pPr>
              <w:pStyle w:val="TableParagraph"/>
              <w:spacing w:line="244" w:lineRule="exact"/>
              <w:ind w:left="89"/>
            </w:pPr>
          </w:p>
        </w:tc>
        <w:tc>
          <w:tcPr>
            <w:tcW w:w="1253" w:type="dxa"/>
          </w:tcPr>
          <w:p w14:paraId="7C2ED3F8" w14:textId="77777777" w:rsidR="001D3EB5" w:rsidRDefault="001D3EB5">
            <w:pPr>
              <w:pStyle w:val="TableParagraph"/>
            </w:pPr>
          </w:p>
        </w:tc>
      </w:tr>
      <w:tr w:rsidR="001D3EB5" w14:paraId="7C2ED401" w14:textId="77777777" w:rsidTr="65D27D43">
        <w:trPr>
          <w:trHeight w:val="1098"/>
        </w:trPr>
        <w:tc>
          <w:tcPr>
            <w:tcW w:w="930" w:type="dxa"/>
            <w:tcBorders>
              <w:bottom w:val="single" w:sz="12" w:space="0" w:color="000000" w:themeColor="text1"/>
            </w:tcBorders>
            <w:vAlign w:val="center"/>
          </w:tcPr>
          <w:p w14:paraId="7C2ED3FA" w14:textId="77777777" w:rsidR="001D3EB5" w:rsidRDefault="003F63B5" w:rsidP="757DACCB">
            <w:pPr>
              <w:pStyle w:val="TableParagraph"/>
              <w:spacing w:line="267" w:lineRule="exact"/>
              <w:ind w:left="90"/>
              <w:jc w:val="center"/>
              <w:rPr>
                <w:sz w:val="24"/>
                <w:szCs w:val="24"/>
              </w:rPr>
            </w:pPr>
            <w:r w:rsidRPr="757DACCB">
              <w:rPr>
                <w:spacing w:val="-5"/>
                <w:sz w:val="24"/>
                <w:szCs w:val="24"/>
              </w:rPr>
              <w:t>3.</w:t>
            </w:r>
          </w:p>
        </w:tc>
        <w:tc>
          <w:tcPr>
            <w:tcW w:w="1486" w:type="dxa"/>
            <w:tcBorders>
              <w:bottom w:val="single" w:sz="12" w:space="0" w:color="000000" w:themeColor="text1"/>
            </w:tcBorders>
          </w:tcPr>
          <w:p w14:paraId="7C2ED3FB" w14:textId="77777777" w:rsidR="001D3EB5" w:rsidRDefault="003F63B5">
            <w:pPr>
              <w:pStyle w:val="TableParagraph"/>
              <w:spacing w:line="244" w:lineRule="exact"/>
              <w:ind w:left="90"/>
            </w:pPr>
            <w:r>
              <w:rPr>
                <w:spacing w:val="-2"/>
              </w:rPr>
              <w:t>Caregiver</w:t>
            </w:r>
          </w:p>
          <w:p w14:paraId="7C2ED3FC" w14:textId="77777777" w:rsidR="001D3EB5" w:rsidRDefault="003F63B5">
            <w:pPr>
              <w:pStyle w:val="TableParagraph"/>
              <w:spacing w:before="20"/>
              <w:ind w:left="90"/>
            </w:pPr>
            <w:r>
              <w:t>selects</w:t>
            </w:r>
            <w:r>
              <w:rPr>
                <w:spacing w:val="-4"/>
              </w:rPr>
              <w:t xml:space="preserve"> </w:t>
            </w:r>
            <w:r>
              <w:rPr>
                <w:spacing w:val="-2"/>
              </w:rPr>
              <w:t>‘Delete’</w:t>
            </w:r>
          </w:p>
        </w:tc>
        <w:tc>
          <w:tcPr>
            <w:tcW w:w="2387" w:type="dxa"/>
            <w:tcBorders>
              <w:bottom w:val="single" w:sz="12" w:space="0" w:color="000000" w:themeColor="text1"/>
            </w:tcBorders>
          </w:tcPr>
          <w:p w14:paraId="7C2ED3FD" w14:textId="77777777" w:rsidR="001D3EB5" w:rsidRDefault="003F63B5">
            <w:pPr>
              <w:pStyle w:val="TableParagraph"/>
              <w:spacing w:line="256" w:lineRule="auto"/>
              <w:ind w:left="89" w:right="256"/>
              <w:jc w:val="both"/>
            </w:pPr>
            <w:r>
              <w:t>The</w:t>
            </w:r>
            <w:r>
              <w:rPr>
                <w:spacing w:val="-8"/>
              </w:rPr>
              <w:t xml:space="preserve"> </w:t>
            </w:r>
            <w:r>
              <w:t>selected</w:t>
            </w:r>
            <w:r>
              <w:rPr>
                <w:spacing w:val="-6"/>
              </w:rPr>
              <w:t xml:space="preserve"> </w:t>
            </w:r>
            <w:r>
              <w:t>task</w:t>
            </w:r>
            <w:r>
              <w:rPr>
                <w:spacing w:val="-6"/>
              </w:rPr>
              <w:t xml:space="preserve"> </w:t>
            </w:r>
            <w:r>
              <w:t>is</w:t>
            </w:r>
            <w:r>
              <w:rPr>
                <w:spacing w:val="-1"/>
              </w:rPr>
              <w:t xml:space="preserve"> </w:t>
            </w:r>
            <w:r>
              <w:t>no longer</w:t>
            </w:r>
            <w:r>
              <w:rPr>
                <w:spacing w:val="-14"/>
              </w:rPr>
              <w:t xml:space="preserve"> </w:t>
            </w:r>
            <w:r>
              <w:t>displayed</w:t>
            </w:r>
            <w:r>
              <w:rPr>
                <w:spacing w:val="-14"/>
              </w:rPr>
              <w:t xml:space="preserve"> </w:t>
            </w:r>
            <w:r>
              <w:t>under the Tasks section.</w:t>
            </w:r>
          </w:p>
        </w:tc>
        <w:tc>
          <w:tcPr>
            <w:tcW w:w="2430" w:type="dxa"/>
            <w:tcBorders>
              <w:bottom w:val="single" w:sz="12" w:space="0" w:color="000000" w:themeColor="text1"/>
            </w:tcBorders>
          </w:tcPr>
          <w:p w14:paraId="7C2ED3FE" w14:textId="00ECC1EE" w:rsidR="001D3EB5" w:rsidRDefault="001D3EB5">
            <w:pPr>
              <w:pStyle w:val="TableParagraph"/>
              <w:spacing w:line="256" w:lineRule="auto"/>
              <w:ind w:left="89" w:right="224"/>
              <w:jc w:val="both"/>
            </w:pPr>
          </w:p>
        </w:tc>
        <w:tc>
          <w:tcPr>
            <w:tcW w:w="773" w:type="dxa"/>
            <w:tcBorders>
              <w:bottom w:val="single" w:sz="12" w:space="0" w:color="000000" w:themeColor="text1"/>
            </w:tcBorders>
          </w:tcPr>
          <w:p w14:paraId="7C2ED3FF" w14:textId="276FA3D4" w:rsidR="001D3EB5" w:rsidRDefault="001D3EB5">
            <w:pPr>
              <w:pStyle w:val="TableParagraph"/>
              <w:spacing w:line="244" w:lineRule="exact"/>
              <w:ind w:left="89"/>
            </w:pPr>
          </w:p>
        </w:tc>
        <w:tc>
          <w:tcPr>
            <w:tcW w:w="1253" w:type="dxa"/>
          </w:tcPr>
          <w:p w14:paraId="7C2ED400" w14:textId="77777777" w:rsidR="001D3EB5" w:rsidRDefault="001D3EB5">
            <w:pPr>
              <w:pStyle w:val="TableParagraph"/>
            </w:pPr>
          </w:p>
        </w:tc>
      </w:tr>
      <w:tr w:rsidR="65D27D43" w14:paraId="370F9D85" w14:textId="77777777" w:rsidTr="65D27D43">
        <w:trPr>
          <w:trHeight w:val="300"/>
        </w:trPr>
        <w:tc>
          <w:tcPr>
            <w:tcW w:w="930" w:type="dxa"/>
            <w:tcBorders>
              <w:top w:val="single" w:sz="12" w:space="0" w:color="000000" w:themeColor="text1"/>
              <w:left w:val="single" w:sz="12" w:space="0" w:color="000000" w:themeColor="text1"/>
              <w:bottom w:val="single" w:sz="12" w:space="0" w:color="000000" w:themeColor="text1"/>
            </w:tcBorders>
            <w:vAlign w:val="center"/>
          </w:tcPr>
          <w:p w14:paraId="4AB74A87" w14:textId="638FFE90" w:rsidR="65D27D43" w:rsidRDefault="65D27D43" w:rsidP="65D27D43">
            <w:pPr>
              <w:pStyle w:val="TableParagraph"/>
              <w:spacing w:line="267" w:lineRule="exact"/>
              <w:jc w:val="center"/>
              <w:rPr>
                <w:sz w:val="24"/>
                <w:szCs w:val="24"/>
              </w:rPr>
            </w:pPr>
          </w:p>
        </w:tc>
        <w:tc>
          <w:tcPr>
            <w:tcW w:w="1486" w:type="dxa"/>
            <w:tcBorders>
              <w:top w:val="single" w:sz="12" w:space="0" w:color="000000" w:themeColor="text1"/>
              <w:bottom w:val="single" w:sz="12" w:space="0" w:color="000000" w:themeColor="text1"/>
            </w:tcBorders>
          </w:tcPr>
          <w:p w14:paraId="079E8401" w14:textId="378B894C" w:rsidR="65D27D43" w:rsidRDefault="65D27D43" w:rsidP="65D27D43">
            <w:pPr>
              <w:pStyle w:val="TableParagraph"/>
              <w:spacing w:line="244" w:lineRule="exact"/>
            </w:pPr>
          </w:p>
        </w:tc>
        <w:tc>
          <w:tcPr>
            <w:tcW w:w="2387" w:type="dxa"/>
            <w:tcBorders>
              <w:top w:val="single" w:sz="12" w:space="0" w:color="000000" w:themeColor="text1"/>
              <w:bottom w:val="single" w:sz="12" w:space="0" w:color="000000" w:themeColor="text1"/>
            </w:tcBorders>
          </w:tcPr>
          <w:p w14:paraId="13F75C0E" w14:textId="68E6E0B3" w:rsidR="65D27D43" w:rsidRDefault="65D27D43" w:rsidP="65D27D43">
            <w:pPr>
              <w:pStyle w:val="TableParagraph"/>
              <w:spacing w:line="256" w:lineRule="auto"/>
              <w:jc w:val="both"/>
            </w:pPr>
          </w:p>
        </w:tc>
        <w:tc>
          <w:tcPr>
            <w:tcW w:w="2430" w:type="dxa"/>
            <w:tcBorders>
              <w:top w:val="single" w:sz="12" w:space="0" w:color="000000" w:themeColor="text1"/>
              <w:bottom w:val="single" w:sz="12" w:space="0" w:color="000000" w:themeColor="text1"/>
            </w:tcBorders>
          </w:tcPr>
          <w:p w14:paraId="52501A7C" w14:textId="6EB19077" w:rsidR="65D27D43" w:rsidRDefault="65D27D43" w:rsidP="65D27D43">
            <w:pPr>
              <w:pStyle w:val="TableParagraph"/>
              <w:spacing w:line="256" w:lineRule="auto"/>
              <w:jc w:val="both"/>
            </w:pPr>
          </w:p>
        </w:tc>
        <w:tc>
          <w:tcPr>
            <w:tcW w:w="773" w:type="dxa"/>
            <w:tcBorders>
              <w:top w:val="single" w:sz="12" w:space="0" w:color="000000" w:themeColor="text1"/>
              <w:bottom w:val="single" w:sz="12" w:space="0" w:color="000000" w:themeColor="text1"/>
              <w:right w:val="single" w:sz="12" w:space="0" w:color="000000" w:themeColor="text1"/>
            </w:tcBorders>
          </w:tcPr>
          <w:p w14:paraId="2E1E7CE9" w14:textId="51E8C097" w:rsidR="65D27D43" w:rsidRDefault="65D27D43" w:rsidP="65D27D43">
            <w:pPr>
              <w:pStyle w:val="TableParagraph"/>
              <w:spacing w:line="244" w:lineRule="exact"/>
            </w:pPr>
          </w:p>
        </w:tc>
        <w:tc>
          <w:tcPr>
            <w:tcW w:w="1253" w:type="dxa"/>
            <w:tcBorders>
              <w:left w:val="single" w:sz="12" w:space="0" w:color="000000" w:themeColor="text1"/>
            </w:tcBorders>
          </w:tcPr>
          <w:p w14:paraId="5D0809B7" w14:textId="4CB4DE4A" w:rsidR="65D27D43" w:rsidRDefault="65D27D43" w:rsidP="65D27D43">
            <w:pPr>
              <w:pStyle w:val="TableParagraph"/>
            </w:pPr>
          </w:p>
        </w:tc>
      </w:tr>
    </w:tbl>
    <w:p w14:paraId="1684B637" w14:textId="43B9F539" w:rsidR="001D3EB5" w:rsidRDefault="001D3EB5" w:rsidP="65D27D43">
      <w:pPr>
        <w:spacing w:before="240"/>
      </w:pPr>
    </w:p>
    <w:p w14:paraId="02F62671" w14:textId="2CB8FFDB" w:rsidR="001D3EB5" w:rsidRDefault="001D3EB5" w:rsidP="65D27D43">
      <w:pPr>
        <w:spacing w:before="240"/>
      </w:pPr>
    </w:p>
    <w:p w14:paraId="6D3B3672" w14:textId="58F9255A" w:rsidR="001D3EB5" w:rsidRDefault="001D3EB5" w:rsidP="757DACCB">
      <w:pPr>
        <w:pStyle w:val="Heading2"/>
        <w:numPr>
          <w:ilvl w:val="0"/>
          <w:numId w:val="0"/>
        </w:numPr>
        <w:spacing w:before="240"/>
        <w:ind w:left="576"/>
      </w:pPr>
    </w:p>
    <w:p w14:paraId="2B3D8039" w14:textId="170F5494" w:rsidR="001D3EB5" w:rsidRDefault="001D3EB5" w:rsidP="757DACCB">
      <w:pPr>
        <w:pStyle w:val="Heading2"/>
        <w:numPr>
          <w:ilvl w:val="0"/>
          <w:numId w:val="0"/>
        </w:numPr>
        <w:spacing w:before="240"/>
        <w:ind w:left="576"/>
      </w:pPr>
    </w:p>
    <w:p w14:paraId="6240C6CE" w14:textId="0E3EB529" w:rsidR="001D3EB5" w:rsidRDefault="003F63B5" w:rsidP="757DACCB">
      <w:r>
        <w:br w:type="page"/>
      </w:r>
    </w:p>
    <w:p w14:paraId="7C2ED402" w14:textId="1353530E" w:rsidR="001D3EB5" w:rsidRDefault="38837A4E" w:rsidP="757DACCB">
      <w:pPr>
        <w:pStyle w:val="Heading2"/>
        <w:spacing w:before="240"/>
      </w:pPr>
      <w:bookmarkStart w:id="777" w:name="_Toc715631185"/>
      <w:bookmarkStart w:id="778" w:name="_Toc1125161142"/>
      <w:r>
        <w:lastRenderedPageBreak/>
        <w:t>Health</w:t>
      </w:r>
      <w:r>
        <w:rPr>
          <w:spacing w:val="-10"/>
        </w:rPr>
        <w:t xml:space="preserve"> </w:t>
      </w:r>
      <w:r>
        <w:t>Data</w:t>
      </w:r>
      <w:r>
        <w:rPr>
          <w:spacing w:val="-6"/>
        </w:rPr>
        <w:t xml:space="preserve"> </w:t>
      </w:r>
      <w:r>
        <w:t>Tracking</w:t>
      </w:r>
      <w:r>
        <w:rPr>
          <w:spacing w:val="-10"/>
        </w:rPr>
        <w:t xml:space="preserve"> </w:t>
      </w:r>
      <w:r>
        <w:t>Test</w:t>
      </w:r>
      <w:r>
        <w:rPr>
          <w:spacing w:val="-6"/>
        </w:rPr>
        <w:t xml:space="preserve"> </w:t>
      </w:r>
      <w:r>
        <w:rPr>
          <w:spacing w:val="-4"/>
        </w:rPr>
        <w:t>Suite</w:t>
      </w:r>
      <w:bookmarkEnd w:id="777"/>
      <w:bookmarkEnd w:id="778"/>
    </w:p>
    <w:p w14:paraId="7C2ED403" w14:textId="77777777" w:rsidR="001D3EB5" w:rsidRDefault="003F63B5">
      <w:pPr>
        <w:pStyle w:val="BodyText"/>
        <w:spacing w:before="139"/>
      </w:pPr>
      <w:r>
        <w:rPr>
          <w:b/>
        </w:rPr>
        <w:t>Scope</w:t>
      </w:r>
      <w:r>
        <w:t>:</w:t>
      </w:r>
      <w:r>
        <w:rPr>
          <w:spacing w:val="-6"/>
        </w:rPr>
        <w:t xml:space="preserve"> </w:t>
      </w:r>
      <w:r>
        <w:t>Track</w:t>
      </w:r>
      <w:r>
        <w:rPr>
          <w:spacing w:val="-7"/>
        </w:rPr>
        <w:t xml:space="preserve"> </w:t>
      </w:r>
      <w:r>
        <w:t>patient</w:t>
      </w:r>
      <w:r>
        <w:rPr>
          <w:spacing w:val="1"/>
        </w:rPr>
        <w:t xml:space="preserve"> </w:t>
      </w:r>
      <w:r>
        <w:t>symptoms</w:t>
      </w:r>
      <w:r>
        <w:rPr>
          <w:spacing w:val="-1"/>
        </w:rPr>
        <w:t xml:space="preserve"> </w:t>
      </w:r>
      <w:r>
        <w:t>in</w:t>
      </w:r>
      <w:r>
        <w:rPr>
          <w:spacing w:val="-8"/>
        </w:rPr>
        <w:t xml:space="preserve"> </w:t>
      </w:r>
      <w:r>
        <w:t>CareConnect</w:t>
      </w:r>
      <w:r>
        <w:rPr>
          <w:spacing w:val="2"/>
        </w:rPr>
        <w:t xml:space="preserve"> </w:t>
      </w:r>
      <w:r>
        <w:rPr>
          <w:spacing w:val="-2"/>
        </w:rPr>
        <w:t>application</w:t>
      </w:r>
    </w:p>
    <w:p w14:paraId="7C2ED404" w14:textId="62C6069E" w:rsidR="001D3EB5" w:rsidRDefault="003F63B5" w:rsidP="00D27F2D">
      <w:pPr>
        <w:rPr>
          <w:b/>
        </w:rPr>
      </w:pPr>
      <w:r>
        <w:t>Total</w:t>
      </w:r>
      <w:r>
        <w:rPr>
          <w:spacing w:val="-6"/>
        </w:rPr>
        <w:t xml:space="preserve"> </w:t>
      </w:r>
      <w:r>
        <w:t xml:space="preserve">Test Cases: </w:t>
      </w:r>
      <w:r>
        <w:rPr>
          <w:spacing w:val="-10"/>
        </w:rPr>
        <w:t>2</w:t>
      </w:r>
      <w:r w:rsidR="00795B72">
        <w:rPr>
          <w:spacing w:val="-10"/>
        </w:rPr>
        <w:t>1</w:t>
      </w:r>
    </w:p>
    <w:p w14:paraId="7C2ED405" w14:textId="77777777" w:rsidR="001D3EB5" w:rsidRDefault="003F63B5">
      <w:pPr>
        <w:spacing w:before="32"/>
        <w:rPr>
          <w:sz w:val="24"/>
        </w:rPr>
      </w:pPr>
      <w:r>
        <w:rPr>
          <w:b/>
          <w:sz w:val="24"/>
        </w:rPr>
        <w:t>Requirements</w:t>
      </w:r>
      <w:r>
        <w:rPr>
          <w:b/>
          <w:spacing w:val="-2"/>
          <w:sz w:val="24"/>
        </w:rPr>
        <w:t xml:space="preserve"> </w:t>
      </w:r>
      <w:r>
        <w:rPr>
          <w:b/>
          <w:sz w:val="24"/>
        </w:rPr>
        <w:t>Coverage</w:t>
      </w:r>
      <w:r>
        <w:rPr>
          <w:sz w:val="24"/>
        </w:rPr>
        <w:t>:</w:t>
      </w:r>
      <w:r>
        <w:rPr>
          <w:spacing w:val="1"/>
          <w:sz w:val="24"/>
        </w:rPr>
        <w:t xml:space="preserve"> </w:t>
      </w:r>
      <w:r>
        <w:rPr>
          <w:sz w:val="24"/>
        </w:rPr>
        <w:t>REQ-5.6.1.1</w:t>
      </w:r>
      <w:r>
        <w:rPr>
          <w:spacing w:val="-3"/>
          <w:sz w:val="24"/>
        </w:rPr>
        <w:t xml:space="preserve"> </w:t>
      </w:r>
      <w:r>
        <w:rPr>
          <w:sz w:val="24"/>
        </w:rPr>
        <w:t>-</w:t>
      </w:r>
      <w:r>
        <w:rPr>
          <w:spacing w:val="-2"/>
          <w:sz w:val="24"/>
        </w:rPr>
        <w:t xml:space="preserve"> 5.6.14.8</w:t>
      </w:r>
    </w:p>
    <w:p w14:paraId="7C2ED406" w14:textId="77777777" w:rsidR="001D3EB5" w:rsidRDefault="001D3EB5">
      <w:pPr>
        <w:pStyle w:val="BodyText"/>
        <w:spacing w:before="125" w:after="1"/>
        <w:rPr>
          <w:sz w:val="20"/>
        </w:rPr>
      </w:pPr>
    </w:p>
    <w:tbl>
      <w:tblPr>
        <w:tblW w:w="0" w:type="auto"/>
        <w:tblInd w:w="1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00"/>
        <w:gridCol w:w="4322"/>
      </w:tblGrid>
      <w:tr w:rsidR="001D3EB5" w14:paraId="7C2ED40C" w14:textId="77777777">
        <w:trPr>
          <w:trHeight w:val="1175"/>
        </w:trPr>
        <w:tc>
          <w:tcPr>
            <w:tcW w:w="4900" w:type="dxa"/>
            <w:vMerge w:val="restart"/>
            <w:tcBorders>
              <w:bottom w:val="single" w:sz="2" w:space="0" w:color="000000"/>
            </w:tcBorders>
          </w:tcPr>
          <w:p w14:paraId="7C2ED407" w14:textId="77777777" w:rsidR="001D3EB5" w:rsidRDefault="003F63B5">
            <w:pPr>
              <w:pStyle w:val="TableParagraph"/>
              <w:spacing w:line="249" w:lineRule="exact"/>
              <w:ind w:left="97"/>
              <w:rPr>
                <w:b/>
              </w:rPr>
            </w:pPr>
            <w:r>
              <w:rPr>
                <w:b/>
              </w:rPr>
              <w:t>Prerequisites</w:t>
            </w:r>
            <w:r>
              <w:rPr>
                <w:b/>
                <w:spacing w:val="-5"/>
              </w:rPr>
              <w:t xml:space="preserve"> </w:t>
            </w:r>
            <w:r>
              <w:rPr>
                <w:b/>
              </w:rPr>
              <w:t>for</w:t>
            </w:r>
            <w:r>
              <w:rPr>
                <w:b/>
                <w:spacing w:val="-8"/>
              </w:rPr>
              <w:t xml:space="preserve"> </w:t>
            </w:r>
            <w:r>
              <w:rPr>
                <w:b/>
              </w:rPr>
              <w:t>this</w:t>
            </w:r>
            <w:r>
              <w:rPr>
                <w:b/>
                <w:spacing w:val="-6"/>
              </w:rPr>
              <w:t xml:space="preserve"> </w:t>
            </w:r>
            <w:r>
              <w:rPr>
                <w:b/>
                <w:spacing w:val="-4"/>
              </w:rPr>
              <w:t>test:</w:t>
            </w:r>
          </w:p>
          <w:p w14:paraId="7C2ED408" w14:textId="77777777" w:rsidR="001D3EB5" w:rsidRDefault="003F63B5">
            <w:pPr>
              <w:pStyle w:val="TableParagraph"/>
              <w:spacing w:before="35" w:line="283" w:lineRule="auto"/>
              <w:ind w:left="97" w:right="1335"/>
            </w:pPr>
            <w:r>
              <w:t>Fresh</w:t>
            </w:r>
            <w:r>
              <w:rPr>
                <w:spacing w:val="-11"/>
              </w:rPr>
              <w:t xml:space="preserve"> </w:t>
            </w:r>
            <w:r>
              <w:t>app</w:t>
            </w:r>
            <w:r>
              <w:rPr>
                <w:spacing w:val="-7"/>
              </w:rPr>
              <w:t xml:space="preserve"> </w:t>
            </w:r>
            <w:r>
              <w:t>installation</w:t>
            </w:r>
            <w:r>
              <w:rPr>
                <w:spacing w:val="-12"/>
              </w:rPr>
              <w:t xml:space="preserve"> </w:t>
            </w:r>
            <w:r>
              <w:t>(user</w:t>
            </w:r>
            <w:r>
              <w:rPr>
                <w:spacing w:val="-5"/>
              </w:rPr>
              <w:t xml:space="preserve"> </w:t>
            </w:r>
            <w:r>
              <w:t>logged</w:t>
            </w:r>
            <w:r>
              <w:rPr>
                <w:spacing w:val="-12"/>
              </w:rPr>
              <w:t xml:space="preserve"> </w:t>
            </w:r>
            <w:r>
              <w:t>in) Internet connectivity</w:t>
            </w:r>
          </w:p>
          <w:p w14:paraId="7C2ED409" w14:textId="77777777" w:rsidR="001D3EB5" w:rsidRDefault="003F63B5">
            <w:pPr>
              <w:pStyle w:val="TableParagraph"/>
              <w:spacing w:line="278" w:lineRule="auto"/>
              <w:ind w:left="97" w:right="1335"/>
            </w:pPr>
            <w:r>
              <w:t>Test email/password credentials Mobile</w:t>
            </w:r>
            <w:r>
              <w:rPr>
                <w:spacing w:val="-6"/>
              </w:rPr>
              <w:t xml:space="preserve"> </w:t>
            </w:r>
            <w:r>
              <w:t>device</w:t>
            </w:r>
            <w:r>
              <w:rPr>
                <w:spacing w:val="-10"/>
              </w:rPr>
              <w:t xml:space="preserve"> </w:t>
            </w:r>
            <w:r>
              <w:t>ready</w:t>
            </w:r>
            <w:r>
              <w:rPr>
                <w:spacing w:val="-8"/>
              </w:rPr>
              <w:t xml:space="preserve"> </w:t>
            </w:r>
            <w:r>
              <w:t>to</w:t>
            </w:r>
            <w:r>
              <w:rPr>
                <w:spacing w:val="-8"/>
              </w:rPr>
              <w:t xml:space="preserve"> </w:t>
            </w:r>
            <w:r>
              <w:t>receive</w:t>
            </w:r>
            <w:r>
              <w:rPr>
                <w:spacing w:val="-10"/>
              </w:rPr>
              <w:t xml:space="preserve"> </w:t>
            </w:r>
            <w:r>
              <w:t>SMS</w:t>
            </w:r>
          </w:p>
        </w:tc>
        <w:tc>
          <w:tcPr>
            <w:tcW w:w="4322" w:type="dxa"/>
          </w:tcPr>
          <w:p w14:paraId="7C2ED40A" w14:textId="77777777" w:rsidR="001D3EB5" w:rsidRDefault="003F63B5">
            <w:pPr>
              <w:pStyle w:val="TableParagraph"/>
              <w:spacing w:line="278" w:lineRule="auto"/>
              <w:ind w:left="91" w:right="1891"/>
            </w:pPr>
            <w:r>
              <w:rPr>
                <w:b/>
              </w:rPr>
              <w:t xml:space="preserve">Software Versions: </w:t>
            </w:r>
            <w:r>
              <w:rPr>
                <w:spacing w:val="-2"/>
              </w:rPr>
              <w:t xml:space="preserve">Application: CareConnect </w:t>
            </w:r>
            <w:r>
              <w:t>Software Version: 1.0</w:t>
            </w:r>
          </w:p>
          <w:p w14:paraId="7C2ED40B" w14:textId="77777777" w:rsidR="001D3EB5" w:rsidRDefault="003F63B5">
            <w:pPr>
              <w:pStyle w:val="TableParagraph"/>
              <w:spacing w:line="252" w:lineRule="exact"/>
              <w:ind w:left="91"/>
            </w:pPr>
            <w:r>
              <w:t>Operating</w:t>
            </w:r>
            <w:r>
              <w:rPr>
                <w:spacing w:val="-9"/>
              </w:rPr>
              <w:t xml:space="preserve"> </w:t>
            </w:r>
            <w:r>
              <w:t>System:</w:t>
            </w:r>
            <w:r>
              <w:rPr>
                <w:spacing w:val="-3"/>
              </w:rPr>
              <w:t xml:space="preserve"> </w:t>
            </w:r>
            <w:r>
              <w:t>iOS</w:t>
            </w:r>
            <w:r>
              <w:rPr>
                <w:spacing w:val="-2"/>
              </w:rPr>
              <w:t xml:space="preserve"> </w:t>
            </w:r>
            <w:r>
              <w:rPr>
                <w:spacing w:val="-5"/>
              </w:rPr>
              <w:t>18</w:t>
            </w:r>
          </w:p>
        </w:tc>
      </w:tr>
      <w:tr w:rsidR="001D3EB5" w14:paraId="7C2ED40F" w14:textId="77777777">
        <w:trPr>
          <w:trHeight w:val="301"/>
        </w:trPr>
        <w:tc>
          <w:tcPr>
            <w:tcW w:w="4900" w:type="dxa"/>
            <w:vMerge/>
            <w:tcBorders>
              <w:top w:val="nil"/>
              <w:bottom w:val="single" w:sz="2" w:space="0" w:color="000000"/>
            </w:tcBorders>
          </w:tcPr>
          <w:p w14:paraId="7C2ED40D" w14:textId="77777777" w:rsidR="001D3EB5" w:rsidRDefault="001D3EB5">
            <w:pPr>
              <w:rPr>
                <w:sz w:val="2"/>
                <w:szCs w:val="2"/>
              </w:rPr>
            </w:pPr>
          </w:p>
        </w:tc>
        <w:tc>
          <w:tcPr>
            <w:tcW w:w="4322" w:type="dxa"/>
          </w:tcPr>
          <w:p w14:paraId="7C2ED40E" w14:textId="77777777" w:rsidR="001D3EB5" w:rsidRDefault="003F63B5">
            <w:pPr>
              <w:pStyle w:val="TableParagraph"/>
              <w:spacing w:line="244" w:lineRule="exact"/>
              <w:ind w:left="91"/>
            </w:pPr>
            <w:r>
              <w:rPr>
                <w:b/>
              </w:rPr>
              <w:t>Priority:</w:t>
            </w:r>
            <w:r>
              <w:rPr>
                <w:b/>
                <w:spacing w:val="-13"/>
              </w:rPr>
              <w:t xml:space="preserve"> </w:t>
            </w:r>
            <w:r>
              <w:rPr>
                <w:spacing w:val="-4"/>
              </w:rPr>
              <w:t>High</w:t>
            </w:r>
          </w:p>
        </w:tc>
      </w:tr>
      <w:tr w:rsidR="001D3EB5" w14:paraId="7C2ED411" w14:textId="77777777">
        <w:trPr>
          <w:trHeight w:val="613"/>
        </w:trPr>
        <w:tc>
          <w:tcPr>
            <w:tcW w:w="9222" w:type="dxa"/>
            <w:gridSpan w:val="2"/>
          </w:tcPr>
          <w:p w14:paraId="7C2ED410" w14:textId="77777777" w:rsidR="001D3EB5" w:rsidRDefault="003F63B5">
            <w:pPr>
              <w:pStyle w:val="TableParagraph"/>
              <w:spacing w:line="267" w:lineRule="exact"/>
              <w:ind w:left="97"/>
              <w:rPr>
                <w:sz w:val="24"/>
              </w:rPr>
            </w:pPr>
            <w:r>
              <w:rPr>
                <w:b/>
              </w:rPr>
              <w:t>Requirements</w:t>
            </w:r>
            <w:r>
              <w:rPr>
                <w:b/>
                <w:spacing w:val="-3"/>
              </w:rPr>
              <w:t xml:space="preserve"> </w:t>
            </w:r>
            <w:r>
              <w:rPr>
                <w:b/>
              </w:rPr>
              <w:t>validated:</w:t>
            </w:r>
            <w:r>
              <w:rPr>
                <w:b/>
                <w:spacing w:val="-2"/>
              </w:rPr>
              <w:t xml:space="preserve"> </w:t>
            </w:r>
            <w:r>
              <w:rPr>
                <w:sz w:val="24"/>
              </w:rPr>
              <w:t>REQ-5.6.1.1</w:t>
            </w:r>
            <w:r>
              <w:rPr>
                <w:spacing w:val="-7"/>
                <w:sz w:val="24"/>
              </w:rPr>
              <w:t xml:space="preserve"> </w:t>
            </w:r>
            <w:r>
              <w:rPr>
                <w:sz w:val="24"/>
              </w:rPr>
              <w:t>-</w:t>
            </w:r>
            <w:r>
              <w:rPr>
                <w:spacing w:val="-1"/>
                <w:sz w:val="24"/>
              </w:rPr>
              <w:t xml:space="preserve"> </w:t>
            </w:r>
            <w:r>
              <w:rPr>
                <w:spacing w:val="-2"/>
                <w:sz w:val="24"/>
              </w:rPr>
              <w:t>5.6.14.8</w:t>
            </w:r>
          </w:p>
        </w:tc>
      </w:tr>
      <w:tr w:rsidR="001D3EB5" w14:paraId="7C2ED413" w14:textId="77777777">
        <w:trPr>
          <w:trHeight w:val="555"/>
        </w:trPr>
        <w:tc>
          <w:tcPr>
            <w:tcW w:w="9222" w:type="dxa"/>
            <w:gridSpan w:val="2"/>
          </w:tcPr>
          <w:p w14:paraId="7C2ED412" w14:textId="77777777" w:rsidR="001D3EB5" w:rsidRDefault="003F63B5">
            <w:pPr>
              <w:pStyle w:val="TableParagraph"/>
              <w:spacing w:line="249" w:lineRule="exact"/>
              <w:ind w:left="97"/>
              <w:rPr>
                <w:b/>
              </w:rPr>
            </w:pPr>
            <w:r>
              <w:rPr>
                <w:b/>
              </w:rPr>
              <w:t>TEST</w:t>
            </w:r>
            <w:r>
              <w:rPr>
                <w:b/>
                <w:spacing w:val="-7"/>
              </w:rPr>
              <w:t xml:space="preserve"> </w:t>
            </w:r>
            <w:r>
              <w:rPr>
                <w:b/>
              </w:rPr>
              <w:t>EXECUTOR:</w:t>
            </w:r>
            <w:r>
              <w:rPr>
                <w:b/>
                <w:spacing w:val="-3"/>
              </w:rPr>
              <w:t xml:space="preserve"> </w:t>
            </w:r>
            <w:r>
              <w:rPr>
                <w:b/>
              </w:rPr>
              <w:t>Alyssa</w:t>
            </w:r>
            <w:r>
              <w:rPr>
                <w:b/>
                <w:spacing w:val="-8"/>
              </w:rPr>
              <w:t xml:space="preserve"> </w:t>
            </w:r>
            <w:r>
              <w:rPr>
                <w:b/>
                <w:spacing w:val="-2"/>
              </w:rPr>
              <w:t>Harding</w:t>
            </w:r>
          </w:p>
        </w:tc>
      </w:tr>
      <w:tr w:rsidR="001D3EB5" w14:paraId="7C2ED415" w14:textId="77777777">
        <w:trPr>
          <w:trHeight w:val="555"/>
        </w:trPr>
        <w:tc>
          <w:tcPr>
            <w:tcW w:w="9222" w:type="dxa"/>
            <w:gridSpan w:val="2"/>
          </w:tcPr>
          <w:p w14:paraId="7C2ED414" w14:textId="77777777" w:rsidR="001D3EB5" w:rsidRDefault="003F63B5">
            <w:pPr>
              <w:pStyle w:val="TableParagraph"/>
              <w:spacing w:line="249" w:lineRule="exact"/>
              <w:ind w:left="97"/>
              <w:rPr>
                <w:b/>
              </w:rPr>
            </w:pPr>
            <w:r>
              <w:rPr>
                <w:b/>
              </w:rPr>
              <w:t>TEST</w:t>
            </w:r>
            <w:r>
              <w:rPr>
                <w:b/>
                <w:spacing w:val="-6"/>
              </w:rPr>
              <w:t xml:space="preserve"> </w:t>
            </w:r>
            <w:r>
              <w:rPr>
                <w:b/>
              </w:rPr>
              <w:t>SCRIPT</w:t>
            </w:r>
            <w:r>
              <w:rPr>
                <w:b/>
                <w:spacing w:val="-1"/>
              </w:rPr>
              <w:t xml:space="preserve"> </w:t>
            </w:r>
            <w:r>
              <w:rPr>
                <w:b/>
                <w:spacing w:val="-2"/>
              </w:rPr>
              <w:t>STEPS/RESULTS</w:t>
            </w:r>
          </w:p>
        </w:tc>
      </w:tr>
    </w:tbl>
    <w:p w14:paraId="7C2ED416" w14:textId="77777777" w:rsidR="001D3EB5" w:rsidRDefault="001D3EB5">
      <w:pPr>
        <w:pStyle w:val="BodyText"/>
        <w:rPr>
          <w:sz w:val="20"/>
        </w:rPr>
      </w:pPr>
    </w:p>
    <w:p w14:paraId="7C2ED417" w14:textId="77777777" w:rsidR="001D3EB5" w:rsidRDefault="001D3EB5">
      <w:pPr>
        <w:pStyle w:val="BodyText"/>
        <w:spacing w:before="146"/>
        <w:rPr>
          <w:sz w:val="20"/>
        </w:rPr>
      </w:pPr>
    </w:p>
    <w:tbl>
      <w:tblPr>
        <w:tblW w:w="9254"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645"/>
        <w:gridCol w:w="2217"/>
        <w:gridCol w:w="2645"/>
        <w:gridCol w:w="1238"/>
        <w:gridCol w:w="720"/>
        <w:gridCol w:w="1789"/>
      </w:tblGrid>
      <w:tr w:rsidR="001D3EB5" w14:paraId="7C2ED41E" w14:textId="77777777" w:rsidTr="65D27D43">
        <w:trPr>
          <w:trHeight w:val="825"/>
        </w:trPr>
        <w:tc>
          <w:tcPr>
            <w:tcW w:w="645" w:type="dxa"/>
            <w:vAlign w:val="center"/>
          </w:tcPr>
          <w:p w14:paraId="7C2ED418" w14:textId="77777777" w:rsidR="001D3EB5" w:rsidRDefault="38837A4E" w:rsidP="65D27D43">
            <w:pPr>
              <w:jc w:val="center"/>
              <w:rPr>
                <w:b/>
                <w:bCs/>
              </w:rPr>
            </w:pPr>
            <w:r w:rsidRPr="65D27D43">
              <w:rPr>
                <w:b/>
                <w:bCs/>
              </w:rPr>
              <w:t>STEP</w:t>
            </w:r>
          </w:p>
        </w:tc>
        <w:tc>
          <w:tcPr>
            <w:tcW w:w="2217" w:type="dxa"/>
            <w:vAlign w:val="center"/>
          </w:tcPr>
          <w:p w14:paraId="7C2ED419" w14:textId="77777777" w:rsidR="001D3EB5" w:rsidRDefault="38837A4E" w:rsidP="65D27D43">
            <w:pPr>
              <w:jc w:val="center"/>
              <w:rPr>
                <w:b/>
                <w:bCs/>
              </w:rPr>
            </w:pPr>
            <w:r w:rsidRPr="65D27D43">
              <w:rPr>
                <w:b/>
                <w:bCs/>
              </w:rPr>
              <w:t>TEST STEP/INPUT</w:t>
            </w:r>
          </w:p>
        </w:tc>
        <w:tc>
          <w:tcPr>
            <w:tcW w:w="2645" w:type="dxa"/>
            <w:vAlign w:val="center"/>
          </w:tcPr>
          <w:p w14:paraId="7C2ED41A" w14:textId="77777777" w:rsidR="001D3EB5" w:rsidRDefault="38837A4E" w:rsidP="65D27D43">
            <w:pPr>
              <w:jc w:val="center"/>
              <w:rPr>
                <w:b/>
                <w:bCs/>
              </w:rPr>
            </w:pPr>
            <w:r w:rsidRPr="65D27D43">
              <w:rPr>
                <w:b/>
                <w:bCs/>
              </w:rPr>
              <w:t>EXPECTED RESULTS</w:t>
            </w:r>
          </w:p>
        </w:tc>
        <w:tc>
          <w:tcPr>
            <w:tcW w:w="1238" w:type="dxa"/>
            <w:vAlign w:val="center"/>
          </w:tcPr>
          <w:p w14:paraId="7C2ED41B" w14:textId="77777777" w:rsidR="001D3EB5" w:rsidRDefault="38837A4E" w:rsidP="65D27D43">
            <w:pPr>
              <w:jc w:val="center"/>
              <w:rPr>
                <w:b/>
                <w:bCs/>
              </w:rPr>
            </w:pPr>
            <w:r w:rsidRPr="65D27D43">
              <w:rPr>
                <w:b/>
                <w:bCs/>
              </w:rPr>
              <w:t>ACTUAL RESULTS</w:t>
            </w:r>
          </w:p>
        </w:tc>
        <w:tc>
          <w:tcPr>
            <w:tcW w:w="720" w:type="dxa"/>
            <w:vAlign w:val="center"/>
          </w:tcPr>
          <w:p w14:paraId="7C2ED41C" w14:textId="77777777" w:rsidR="001D3EB5" w:rsidRDefault="38837A4E" w:rsidP="65D27D43">
            <w:pPr>
              <w:jc w:val="center"/>
              <w:rPr>
                <w:b/>
                <w:bCs/>
              </w:rPr>
            </w:pPr>
            <w:r w:rsidRPr="65D27D43">
              <w:rPr>
                <w:b/>
                <w:bCs/>
              </w:rPr>
              <w:t>PASS/FAIL</w:t>
            </w:r>
          </w:p>
        </w:tc>
        <w:tc>
          <w:tcPr>
            <w:tcW w:w="1789" w:type="dxa"/>
            <w:vAlign w:val="center"/>
          </w:tcPr>
          <w:p w14:paraId="7C2ED41D" w14:textId="77777777" w:rsidR="001D3EB5" w:rsidRDefault="38837A4E" w:rsidP="65D27D43">
            <w:pPr>
              <w:jc w:val="center"/>
              <w:rPr>
                <w:b/>
                <w:bCs/>
              </w:rPr>
            </w:pPr>
            <w:r w:rsidRPr="65D27D43">
              <w:rPr>
                <w:b/>
                <w:bCs/>
              </w:rPr>
              <w:t>Defects Found</w:t>
            </w:r>
          </w:p>
        </w:tc>
      </w:tr>
      <w:tr w:rsidR="00752FA1" w14:paraId="21DD647E" w14:textId="77777777" w:rsidTr="65D27D43">
        <w:trPr>
          <w:trHeight w:val="684"/>
        </w:trPr>
        <w:tc>
          <w:tcPr>
            <w:tcW w:w="9254" w:type="dxa"/>
            <w:gridSpan w:val="6"/>
            <w:shd w:val="clear" w:color="auto" w:fill="BFBFBF" w:themeFill="background1" w:themeFillShade="BF"/>
          </w:tcPr>
          <w:p w14:paraId="08B6F0CE" w14:textId="2F6AE5AE" w:rsidR="00752FA1" w:rsidRDefault="63F094EA" w:rsidP="65D27D43">
            <w:pPr>
              <w:pStyle w:val="TableParagraph"/>
              <w:spacing w:line="254" w:lineRule="auto"/>
              <w:ind w:left="93" w:right="445"/>
              <w:rPr>
                <w:b/>
                <w:bCs/>
              </w:rPr>
            </w:pPr>
            <w:r w:rsidRPr="65D27D43">
              <w:rPr>
                <w:b/>
                <w:bCs/>
              </w:rPr>
              <w:t>TC-4.1 HIPPA Permission</w:t>
            </w:r>
          </w:p>
          <w:p w14:paraId="66609267" w14:textId="71317695" w:rsidR="00752FA1" w:rsidRDefault="00752FA1" w:rsidP="65D27D43">
            <w:pPr>
              <w:pStyle w:val="TableParagraph"/>
              <w:spacing w:line="254" w:lineRule="auto"/>
              <w:ind w:left="93" w:right="445"/>
              <w:rPr>
                <w:b/>
                <w:bCs/>
                <w:spacing w:val="-2"/>
              </w:rPr>
            </w:pPr>
          </w:p>
        </w:tc>
      </w:tr>
      <w:tr w:rsidR="003121CE" w14:paraId="3F72E12C" w14:textId="77777777" w:rsidTr="65D27D43">
        <w:trPr>
          <w:trHeight w:val="825"/>
        </w:trPr>
        <w:tc>
          <w:tcPr>
            <w:tcW w:w="645" w:type="dxa"/>
            <w:vAlign w:val="center"/>
          </w:tcPr>
          <w:p w14:paraId="61DE96C6" w14:textId="7949D38A" w:rsidR="003121CE" w:rsidRDefault="5B6D2AA3" w:rsidP="757DACCB">
            <w:pPr>
              <w:pStyle w:val="TableParagraph"/>
              <w:spacing w:line="249" w:lineRule="exact"/>
              <w:ind w:left="90"/>
              <w:jc w:val="center"/>
              <w:rPr>
                <w:b/>
                <w:bCs/>
                <w:spacing w:val="-4"/>
              </w:rPr>
            </w:pPr>
            <w:r>
              <w:t>1.</w:t>
            </w:r>
          </w:p>
        </w:tc>
        <w:tc>
          <w:tcPr>
            <w:tcW w:w="2217" w:type="dxa"/>
            <w:vAlign w:val="center"/>
          </w:tcPr>
          <w:p w14:paraId="334B0724" w14:textId="20453AE3" w:rsidR="003121CE" w:rsidRDefault="407CDC57" w:rsidP="65D27D43">
            <w:pPr>
              <w:pStyle w:val="TableParagraph"/>
              <w:spacing w:line="254" w:lineRule="auto"/>
              <w:ind w:left="90"/>
              <w:rPr>
                <w:b/>
                <w:bCs/>
                <w:spacing w:val="-4"/>
              </w:rPr>
            </w:pPr>
            <w:r>
              <w:t>Create a new user account</w:t>
            </w:r>
          </w:p>
        </w:tc>
        <w:tc>
          <w:tcPr>
            <w:tcW w:w="2645" w:type="dxa"/>
            <w:vAlign w:val="center"/>
          </w:tcPr>
          <w:p w14:paraId="605DC86B" w14:textId="1AF0E3B8" w:rsidR="003121CE" w:rsidRDefault="407CDC57" w:rsidP="65D27D43">
            <w:pPr>
              <w:pStyle w:val="TableParagraph"/>
              <w:spacing w:line="249" w:lineRule="exact"/>
              <w:ind w:left="90"/>
              <w:rPr>
                <w:b/>
                <w:bCs/>
              </w:rPr>
            </w:pPr>
            <w:r>
              <w:t>HIPPA/GDPR permission dialog is displayed</w:t>
            </w:r>
          </w:p>
        </w:tc>
        <w:tc>
          <w:tcPr>
            <w:tcW w:w="1238" w:type="dxa"/>
          </w:tcPr>
          <w:p w14:paraId="08DE90A2" w14:textId="77777777" w:rsidR="003121CE" w:rsidRDefault="003121CE" w:rsidP="003121CE">
            <w:pPr>
              <w:pStyle w:val="TableParagraph"/>
              <w:spacing w:line="254" w:lineRule="auto"/>
              <w:ind w:left="86" w:right="113"/>
              <w:rPr>
                <w:b/>
                <w:spacing w:val="-2"/>
              </w:rPr>
            </w:pPr>
          </w:p>
        </w:tc>
        <w:tc>
          <w:tcPr>
            <w:tcW w:w="720" w:type="dxa"/>
          </w:tcPr>
          <w:p w14:paraId="5D5F4F92" w14:textId="77777777" w:rsidR="003121CE" w:rsidRDefault="003121CE" w:rsidP="003121CE">
            <w:pPr>
              <w:pStyle w:val="TableParagraph"/>
              <w:spacing w:line="254" w:lineRule="auto"/>
              <w:ind w:left="92" w:right="153"/>
              <w:rPr>
                <w:b/>
                <w:spacing w:val="-2"/>
              </w:rPr>
            </w:pPr>
          </w:p>
        </w:tc>
        <w:tc>
          <w:tcPr>
            <w:tcW w:w="1789" w:type="dxa"/>
          </w:tcPr>
          <w:p w14:paraId="2C7C8123" w14:textId="77777777" w:rsidR="003121CE" w:rsidRDefault="003121CE" w:rsidP="003121CE">
            <w:pPr>
              <w:pStyle w:val="TableParagraph"/>
              <w:spacing w:line="254" w:lineRule="auto"/>
              <w:ind w:left="93" w:right="445"/>
              <w:rPr>
                <w:b/>
                <w:spacing w:val="-2"/>
              </w:rPr>
            </w:pPr>
          </w:p>
        </w:tc>
      </w:tr>
      <w:tr w:rsidR="003121CE" w14:paraId="72B0AE96" w14:textId="77777777" w:rsidTr="65D27D43">
        <w:trPr>
          <w:trHeight w:val="825"/>
        </w:trPr>
        <w:tc>
          <w:tcPr>
            <w:tcW w:w="645" w:type="dxa"/>
            <w:vAlign w:val="center"/>
          </w:tcPr>
          <w:p w14:paraId="3AC6B2BB" w14:textId="265CC7BD" w:rsidR="003121CE" w:rsidRDefault="5B6D2AA3" w:rsidP="757DACCB">
            <w:pPr>
              <w:pStyle w:val="TableParagraph"/>
              <w:spacing w:line="249" w:lineRule="exact"/>
              <w:ind w:left="90"/>
              <w:jc w:val="center"/>
              <w:rPr>
                <w:b/>
                <w:bCs/>
                <w:spacing w:val="-4"/>
              </w:rPr>
            </w:pPr>
            <w:r>
              <w:t>2a.</w:t>
            </w:r>
          </w:p>
        </w:tc>
        <w:tc>
          <w:tcPr>
            <w:tcW w:w="2217" w:type="dxa"/>
            <w:vAlign w:val="center"/>
          </w:tcPr>
          <w:p w14:paraId="73C393CF" w14:textId="5067527C" w:rsidR="003121CE" w:rsidRDefault="407CDC57" w:rsidP="65D27D43">
            <w:pPr>
              <w:pStyle w:val="TableParagraph"/>
              <w:spacing w:line="254" w:lineRule="auto"/>
              <w:ind w:left="90"/>
              <w:rPr>
                <w:b/>
                <w:bCs/>
                <w:spacing w:val="-4"/>
              </w:rPr>
            </w:pPr>
            <w:r>
              <w:t>User clicks “Accept”</w:t>
            </w:r>
          </w:p>
        </w:tc>
        <w:tc>
          <w:tcPr>
            <w:tcW w:w="2645" w:type="dxa"/>
            <w:vAlign w:val="center"/>
          </w:tcPr>
          <w:p w14:paraId="310A7146" w14:textId="26D43B10" w:rsidR="003121CE" w:rsidRDefault="407CDC57" w:rsidP="65D27D43">
            <w:pPr>
              <w:pStyle w:val="TableParagraph"/>
              <w:spacing w:line="249" w:lineRule="exact"/>
              <w:ind w:left="90"/>
              <w:rPr>
                <w:b/>
                <w:bCs/>
              </w:rPr>
            </w:pPr>
            <w:r>
              <w:t>Account Creation proceeds</w:t>
            </w:r>
          </w:p>
        </w:tc>
        <w:tc>
          <w:tcPr>
            <w:tcW w:w="1238" w:type="dxa"/>
          </w:tcPr>
          <w:p w14:paraId="78A854AE" w14:textId="77777777" w:rsidR="003121CE" w:rsidRDefault="003121CE" w:rsidP="003121CE">
            <w:pPr>
              <w:pStyle w:val="TableParagraph"/>
              <w:spacing w:line="254" w:lineRule="auto"/>
              <w:ind w:left="86" w:right="113"/>
              <w:rPr>
                <w:b/>
                <w:spacing w:val="-2"/>
              </w:rPr>
            </w:pPr>
          </w:p>
        </w:tc>
        <w:tc>
          <w:tcPr>
            <w:tcW w:w="720" w:type="dxa"/>
          </w:tcPr>
          <w:p w14:paraId="6CC597A3" w14:textId="77777777" w:rsidR="003121CE" w:rsidRDefault="003121CE" w:rsidP="003121CE">
            <w:pPr>
              <w:pStyle w:val="TableParagraph"/>
              <w:spacing w:line="254" w:lineRule="auto"/>
              <w:ind w:left="92" w:right="153"/>
              <w:rPr>
                <w:b/>
                <w:spacing w:val="-2"/>
              </w:rPr>
            </w:pPr>
          </w:p>
        </w:tc>
        <w:tc>
          <w:tcPr>
            <w:tcW w:w="1789" w:type="dxa"/>
          </w:tcPr>
          <w:p w14:paraId="73572EF0" w14:textId="77777777" w:rsidR="003121CE" w:rsidRDefault="003121CE" w:rsidP="003121CE">
            <w:pPr>
              <w:pStyle w:val="TableParagraph"/>
              <w:spacing w:line="254" w:lineRule="auto"/>
              <w:ind w:left="93" w:right="445"/>
              <w:rPr>
                <w:b/>
                <w:spacing w:val="-2"/>
              </w:rPr>
            </w:pPr>
          </w:p>
        </w:tc>
      </w:tr>
      <w:tr w:rsidR="003121CE" w14:paraId="7909CBAD" w14:textId="77777777" w:rsidTr="65D27D43">
        <w:trPr>
          <w:trHeight w:val="825"/>
        </w:trPr>
        <w:tc>
          <w:tcPr>
            <w:tcW w:w="645" w:type="dxa"/>
            <w:vAlign w:val="center"/>
          </w:tcPr>
          <w:p w14:paraId="7F26A501" w14:textId="36EA8A63" w:rsidR="003121CE" w:rsidRDefault="5B6D2AA3" w:rsidP="757DACCB">
            <w:pPr>
              <w:pStyle w:val="TableParagraph"/>
              <w:spacing w:line="249" w:lineRule="exact"/>
              <w:ind w:left="90"/>
              <w:jc w:val="center"/>
              <w:rPr>
                <w:b/>
                <w:bCs/>
                <w:spacing w:val="-4"/>
              </w:rPr>
            </w:pPr>
            <w:r>
              <w:t>2b.</w:t>
            </w:r>
          </w:p>
        </w:tc>
        <w:tc>
          <w:tcPr>
            <w:tcW w:w="2217" w:type="dxa"/>
            <w:vAlign w:val="center"/>
          </w:tcPr>
          <w:p w14:paraId="08950297" w14:textId="5ECBCCEF" w:rsidR="003121CE" w:rsidRDefault="407CDC57" w:rsidP="65D27D43">
            <w:pPr>
              <w:pStyle w:val="TableParagraph"/>
              <w:spacing w:line="254" w:lineRule="auto"/>
              <w:ind w:left="90"/>
              <w:rPr>
                <w:b/>
                <w:bCs/>
                <w:spacing w:val="-4"/>
              </w:rPr>
            </w:pPr>
            <w:r>
              <w:t>User clicks “Refuse”</w:t>
            </w:r>
          </w:p>
        </w:tc>
        <w:tc>
          <w:tcPr>
            <w:tcW w:w="2645" w:type="dxa"/>
            <w:vAlign w:val="center"/>
          </w:tcPr>
          <w:p w14:paraId="57910BA2" w14:textId="4B81C5EA" w:rsidR="003121CE" w:rsidRDefault="407CDC57" w:rsidP="65D27D43">
            <w:pPr>
              <w:pStyle w:val="TableParagraph"/>
              <w:spacing w:line="249" w:lineRule="exact"/>
              <w:ind w:left="90"/>
              <w:rPr>
                <w:b/>
                <w:bCs/>
              </w:rPr>
            </w:pPr>
            <w:r>
              <w:t>Account Creation terminates</w:t>
            </w:r>
          </w:p>
        </w:tc>
        <w:tc>
          <w:tcPr>
            <w:tcW w:w="1238" w:type="dxa"/>
          </w:tcPr>
          <w:p w14:paraId="72782934" w14:textId="77777777" w:rsidR="003121CE" w:rsidRDefault="003121CE" w:rsidP="003121CE">
            <w:pPr>
              <w:pStyle w:val="TableParagraph"/>
              <w:spacing w:line="254" w:lineRule="auto"/>
              <w:ind w:left="86" w:right="113"/>
              <w:rPr>
                <w:b/>
                <w:spacing w:val="-2"/>
              </w:rPr>
            </w:pPr>
          </w:p>
        </w:tc>
        <w:tc>
          <w:tcPr>
            <w:tcW w:w="720" w:type="dxa"/>
          </w:tcPr>
          <w:p w14:paraId="06D1AA8D" w14:textId="77777777" w:rsidR="003121CE" w:rsidRDefault="003121CE" w:rsidP="003121CE">
            <w:pPr>
              <w:pStyle w:val="TableParagraph"/>
              <w:spacing w:line="254" w:lineRule="auto"/>
              <w:ind w:left="92" w:right="153"/>
              <w:rPr>
                <w:b/>
                <w:spacing w:val="-2"/>
              </w:rPr>
            </w:pPr>
          </w:p>
        </w:tc>
        <w:tc>
          <w:tcPr>
            <w:tcW w:w="1789" w:type="dxa"/>
          </w:tcPr>
          <w:p w14:paraId="3488A409" w14:textId="77777777" w:rsidR="003121CE" w:rsidRDefault="003121CE" w:rsidP="003121CE">
            <w:pPr>
              <w:pStyle w:val="TableParagraph"/>
              <w:spacing w:line="254" w:lineRule="auto"/>
              <w:ind w:left="93" w:right="445"/>
              <w:rPr>
                <w:b/>
                <w:spacing w:val="-2"/>
              </w:rPr>
            </w:pPr>
          </w:p>
        </w:tc>
      </w:tr>
    </w:tbl>
    <w:p w14:paraId="7C2ED422" w14:textId="77777777" w:rsidR="001D3EB5" w:rsidDel="00FA16DD" w:rsidRDefault="001D3EB5">
      <w:pPr>
        <w:pStyle w:val="TableParagraph"/>
        <w:rPr>
          <w:del w:id="779" w:author="Lidia Rocha" w:date="2025-10-29T22:02:00Z" w16du:dateUtc="2025-10-30T05:02:00Z"/>
        </w:rPr>
        <w:sectPr w:rsidR="001D3EB5" w:rsidDel="00FA16DD">
          <w:footerReference w:type="default" r:id="rId78"/>
          <w:headerReference w:type="first" r:id="rId79"/>
          <w:footerReference w:type="first" r:id="rId80"/>
          <w:pgSz w:w="12240" w:h="15840"/>
          <w:pgMar w:top="1320" w:right="720" w:bottom="280" w:left="1440" w:header="723" w:footer="0" w:gutter="0"/>
          <w:cols w:space="720"/>
        </w:sectPr>
      </w:pPr>
    </w:p>
    <w:p w14:paraId="7C2ED423" w14:textId="77777777" w:rsidR="001D3EB5" w:rsidDel="00FA16DD" w:rsidRDefault="001D3EB5">
      <w:pPr>
        <w:pStyle w:val="BodyText"/>
        <w:spacing w:before="8" w:after="1"/>
        <w:rPr>
          <w:del w:id="780" w:author="Lidia Rocha" w:date="2025-10-29T22:02:00Z" w16du:dateUtc="2025-10-30T05:02:00Z"/>
          <w:sz w:val="8"/>
        </w:rPr>
      </w:pPr>
    </w:p>
    <w:tbl>
      <w:tblPr>
        <w:tblW w:w="9254"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765"/>
        <w:gridCol w:w="2250"/>
        <w:gridCol w:w="2250"/>
        <w:gridCol w:w="1785"/>
        <w:gridCol w:w="720"/>
        <w:gridCol w:w="1484"/>
      </w:tblGrid>
      <w:tr w:rsidR="00AF145E" w14:paraId="682F4967" w14:textId="77777777" w:rsidTr="65D27D43">
        <w:trPr>
          <w:cantSplit/>
          <w:trHeight w:val="432"/>
        </w:trPr>
        <w:tc>
          <w:tcPr>
            <w:tcW w:w="9254" w:type="dxa"/>
            <w:gridSpan w:val="6"/>
            <w:shd w:val="clear" w:color="auto" w:fill="BFBFBF" w:themeFill="background1" w:themeFillShade="BF"/>
          </w:tcPr>
          <w:p w14:paraId="6AE7E559" w14:textId="4460CFE5" w:rsidR="00AF145E" w:rsidRPr="00471598" w:rsidRDefault="3B791CED" w:rsidP="65D27D43">
            <w:pPr>
              <w:pStyle w:val="TableParagraph"/>
              <w:rPr>
                <w:sz w:val="24"/>
                <w:szCs w:val="24"/>
              </w:rPr>
            </w:pPr>
            <w:r w:rsidRPr="65D27D43">
              <w:rPr>
                <w:b/>
                <w:bCs/>
                <w:sz w:val="24"/>
                <w:szCs w:val="24"/>
              </w:rPr>
              <w:t>TC-4.</w:t>
            </w:r>
            <w:r w:rsidR="0BB3D903" w:rsidRPr="65D27D43">
              <w:rPr>
                <w:b/>
                <w:bCs/>
                <w:sz w:val="24"/>
                <w:szCs w:val="24"/>
              </w:rPr>
              <w:t>2</w:t>
            </w:r>
            <w:r w:rsidRPr="65D27D43">
              <w:rPr>
                <w:b/>
                <w:bCs/>
                <w:spacing w:val="-4"/>
                <w:sz w:val="24"/>
                <w:szCs w:val="24"/>
              </w:rPr>
              <w:t xml:space="preserve"> </w:t>
            </w:r>
            <w:r w:rsidRPr="65D27D43">
              <w:rPr>
                <w:b/>
                <w:bCs/>
                <w:sz w:val="24"/>
                <w:szCs w:val="24"/>
              </w:rPr>
              <w:t>Patient</w:t>
            </w:r>
            <w:r w:rsidRPr="65D27D43">
              <w:rPr>
                <w:b/>
                <w:bCs/>
                <w:spacing w:val="-5"/>
                <w:sz w:val="24"/>
                <w:szCs w:val="24"/>
              </w:rPr>
              <w:t xml:space="preserve"> </w:t>
            </w:r>
            <w:r w:rsidRPr="65D27D43">
              <w:rPr>
                <w:b/>
                <w:bCs/>
                <w:sz w:val="24"/>
                <w:szCs w:val="24"/>
              </w:rPr>
              <w:t>can</w:t>
            </w:r>
            <w:r w:rsidRPr="65D27D43">
              <w:rPr>
                <w:b/>
                <w:bCs/>
                <w:spacing w:val="-9"/>
                <w:sz w:val="24"/>
                <w:szCs w:val="24"/>
              </w:rPr>
              <w:t xml:space="preserve"> </w:t>
            </w:r>
            <w:r w:rsidRPr="65D27D43">
              <w:rPr>
                <w:b/>
                <w:bCs/>
                <w:sz w:val="24"/>
                <w:szCs w:val="24"/>
              </w:rPr>
              <w:t>submit mood</w:t>
            </w:r>
            <w:r w:rsidRPr="65D27D43">
              <w:rPr>
                <w:b/>
                <w:bCs/>
                <w:spacing w:val="-6"/>
                <w:sz w:val="24"/>
                <w:szCs w:val="24"/>
              </w:rPr>
              <w:t xml:space="preserve"> </w:t>
            </w:r>
            <w:r w:rsidRPr="65D27D43">
              <w:rPr>
                <w:b/>
                <w:bCs/>
                <w:spacing w:val="-4"/>
                <w:sz w:val="24"/>
                <w:szCs w:val="24"/>
              </w:rPr>
              <w:t>entry</w:t>
            </w:r>
          </w:p>
          <w:p w14:paraId="079131C7" w14:textId="5C347277" w:rsidR="00AF145E" w:rsidRPr="00471598" w:rsidRDefault="00AF145E" w:rsidP="65D27D43">
            <w:pPr>
              <w:pStyle w:val="TableParagraph"/>
              <w:rPr>
                <w:b/>
                <w:bCs/>
                <w:sz w:val="24"/>
                <w:szCs w:val="24"/>
              </w:rPr>
            </w:pPr>
          </w:p>
        </w:tc>
      </w:tr>
      <w:tr w:rsidR="001D3EB5" w14:paraId="7C2ED42A" w14:textId="77777777" w:rsidTr="65D27D43">
        <w:trPr>
          <w:cantSplit/>
          <w:trHeight w:val="390"/>
        </w:trPr>
        <w:tc>
          <w:tcPr>
            <w:tcW w:w="765" w:type="dxa"/>
            <w:vAlign w:val="center"/>
          </w:tcPr>
          <w:p w14:paraId="7C2ED424" w14:textId="77777777" w:rsidR="001D3EB5" w:rsidRPr="00471598" w:rsidRDefault="003F63B5" w:rsidP="757DACCB">
            <w:pPr>
              <w:pStyle w:val="TableParagraph"/>
              <w:spacing w:line="244" w:lineRule="exact"/>
              <w:ind w:left="90"/>
              <w:jc w:val="center"/>
              <w:rPr>
                <w:sz w:val="24"/>
                <w:szCs w:val="24"/>
              </w:rPr>
            </w:pPr>
            <w:r w:rsidRPr="00471598">
              <w:rPr>
                <w:spacing w:val="-5"/>
                <w:sz w:val="24"/>
                <w:szCs w:val="24"/>
              </w:rPr>
              <w:t>1.</w:t>
            </w:r>
          </w:p>
        </w:tc>
        <w:tc>
          <w:tcPr>
            <w:tcW w:w="2250" w:type="dxa"/>
            <w:vAlign w:val="center"/>
          </w:tcPr>
          <w:p w14:paraId="7C2ED425" w14:textId="77777777" w:rsidR="001D3EB5" w:rsidRPr="00471598" w:rsidRDefault="38837A4E" w:rsidP="65D27D43">
            <w:pPr>
              <w:pStyle w:val="TableParagraph"/>
              <w:spacing w:line="259" w:lineRule="auto"/>
              <w:ind w:left="90"/>
              <w:rPr>
                <w:sz w:val="24"/>
                <w:szCs w:val="24"/>
              </w:rPr>
            </w:pPr>
            <w:r w:rsidRPr="00471598">
              <w:rPr>
                <w:sz w:val="24"/>
                <w:szCs w:val="24"/>
              </w:rPr>
              <w:t>Create</w:t>
            </w:r>
            <w:r w:rsidRPr="00471598">
              <w:rPr>
                <w:spacing w:val="-14"/>
                <w:sz w:val="24"/>
                <w:szCs w:val="24"/>
              </w:rPr>
              <w:t xml:space="preserve"> </w:t>
            </w:r>
            <w:r w:rsidRPr="00471598">
              <w:rPr>
                <w:sz w:val="24"/>
                <w:szCs w:val="24"/>
              </w:rPr>
              <w:t>a</w:t>
            </w:r>
            <w:r w:rsidRPr="00471598">
              <w:rPr>
                <w:spacing w:val="-14"/>
                <w:sz w:val="24"/>
                <w:szCs w:val="24"/>
              </w:rPr>
              <w:t xml:space="preserve"> </w:t>
            </w:r>
            <w:r w:rsidRPr="00471598">
              <w:rPr>
                <w:sz w:val="24"/>
                <w:szCs w:val="24"/>
              </w:rPr>
              <w:t xml:space="preserve">new </w:t>
            </w:r>
            <w:r w:rsidRPr="00471598">
              <w:rPr>
                <w:spacing w:val="-2"/>
                <w:sz w:val="24"/>
                <w:szCs w:val="24"/>
              </w:rPr>
              <w:t>patient.</w:t>
            </w:r>
          </w:p>
        </w:tc>
        <w:tc>
          <w:tcPr>
            <w:tcW w:w="2250" w:type="dxa"/>
            <w:vAlign w:val="center"/>
          </w:tcPr>
          <w:p w14:paraId="7C2ED426" w14:textId="77777777" w:rsidR="001D3EB5" w:rsidRPr="00471598" w:rsidRDefault="38837A4E" w:rsidP="65D27D43">
            <w:pPr>
              <w:pStyle w:val="TableParagraph"/>
              <w:spacing w:line="244" w:lineRule="exact"/>
              <w:ind w:left="90"/>
              <w:rPr>
                <w:sz w:val="24"/>
                <w:szCs w:val="24"/>
              </w:rPr>
            </w:pPr>
            <w:r w:rsidRPr="00471598">
              <w:rPr>
                <w:sz w:val="24"/>
                <w:szCs w:val="24"/>
              </w:rPr>
              <w:t>New</w:t>
            </w:r>
            <w:r w:rsidRPr="00471598">
              <w:rPr>
                <w:spacing w:val="-8"/>
                <w:sz w:val="24"/>
                <w:szCs w:val="24"/>
              </w:rPr>
              <w:t xml:space="preserve"> </w:t>
            </w:r>
            <w:r w:rsidRPr="00471598">
              <w:rPr>
                <w:sz w:val="24"/>
                <w:szCs w:val="24"/>
              </w:rPr>
              <w:t>patient</w:t>
            </w:r>
            <w:r w:rsidRPr="00471598">
              <w:rPr>
                <w:spacing w:val="-2"/>
                <w:sz w:val="24"/>
                <w:szCs w:val="24"/>
              </w:rPr>
              <w:t xml:space="preserve"> </w:t>
            </w:r>
            <w:r w:rsidRPr="00471598">
              <w:rPr>
                <w:sz w:val="24"/>
                <w:szCs w:val="24"/>
              </w:rPr>
              <w:t>is</w:t>
            </w:r>
            <w:r w:rsidRPr="00471598">
              <w:rPr>
                <w:spacing w:val="-2"/>
                <w:sz w:val="24"/>
                <w:szCs w:val="24"/>
              </w:rPr>
              <w:t xml:space="preserve"> created.</w:t>
            </w:r>
          </w:p>
        </w:tc>
        <w:tc>
          <w:tcPr>
            <w:tcW w:w="1785" w:type="dxa"/>
          </w:tcPr>
          <w:p w14:paraId="7C2ED427" w14:textId="29E61DE9" w:rsidR="001D3EB5" w:rsidRPr="00471598" w:rsidRDefault="001D3EB5">
            <w:pPr>
              <w:pStyle w:val="TableParagraph"/>
              <w:spacing w:line="256" w:lineRule="auto"/>
              <w:ind w:left="86" w:right="315"/>
              <w:rPr>
                <w:sz w:val="24"/>
                <w:szCs w:val="24"/>
              </w:rPr>
            </w:pPr>
          </w:p>
        </w:tc>
        <w:tc>
          <w:tcPr>
            <w:tcW w:w="720" w:type="dxa"/>
          </w:tcPr>
          <w:p w14:paraId="7C2ED428" w14:textId="15D866A2" w:rsidR="001D3EB5" w:rsidRPr="00471598" w:rsidRDefault="001D3EB5">
            <w:pPr>
              <w:pStyle w:val="TableParagraph"/>
              <w:spacing w:line="244" w:lineRule="exact"/>
              <w:ind w:left="92"/>
              <w:rPr>
                <w:sz w:val="24"/>
                <w:szCs w:val="24"/>
              </w:rPr>
            </w:pPr>
          </w:p>
        </w:tc>
        <w:tc>
          <w:tcPr>
            <w:tcW w:w="1484" w:type="dxa"/>
          </w:tcPr>
          <w:p w14:paraId="7C2ED429" w14:textId="77777777" w:rsidR="001D3EB5" w:rsidRPr="00471598" w:rsidRDefault="001D3EB5">
            <w:pPr>
              <w:pStyle w:val="TableParagraph"/>
              <w:rPr>
                <w:sz w:val="24"/>
                <w:szCs w:val="24"/>
              </w:rPr>
            </w:pPr>
          </w:p>
        </w:tc>
      </w:tr>
      <w:tr w:rsidR="001D3EB5" w14:paraId="7C2ED431" w14:textId="77777777" w:rsidTr="65D27D43">
        <w:trPr>
          <w:cantSplit/>
          <w:trHeight w:val="360"/>
        </w:trPr>
        <w:tc>
          <w:tcPr>
            <w:tcW w:w="765" w:type="dxa"/>
            <w:vAlign w:val="center"/>
          </w:tcPr>
          <w:p w14:paraId="7C2ED42B" w14:textId="77777777" w:rsidR="001D3EB5" w:rsidRPr="00471598" w:rsidRDefault="003F63B5" w:rsidP="757DACCB">
            <w:pPr>
              <w:pStyle w:val="TableParagraph"/>
              <w:spacing w:line="267" w:lineRule="exact"/>
              <w:ind w:left="90"/>
              <w:jc w:val="center"/>
              <w:rPr>
                <w:sz w:val="24"/>
                <w:szCs w:val="24"/>
              </w:rPr>
            </w:pPr>
            <w:r w:rsidRPr="00471598">
              <w:rPr>
                <w:spacing w:val="-5"/>
                <w:sz w:val="24"/>
                <w:szCs w:val="24"/>
              </w:rPr>
              <w:t>2.</w:t>
            </w:r>
          </w:p>
        </w:tc>
        <w:tc>
          <w:tcPr>
            <w:tcW w:w="2250" w:type="dxa"/>
            <w:vAlign w:val="center"/>
          </w:tcPr>
          <w:p w14:paraId="7C2ED42C" w14:textId="77777777" w:rsidR="001D3EB5" w:rsidRPr="00471598" w:rsidRDefault="38837A4E" w:rsidP="65D27D43">
            <w:pPr>
              <w:pStyle w:val="TableParagraph"/>
              <w:spacing w:line="256" w:lineRule="auto"/>
              <w:ind w:left="90" w:right="205"/>
              <w:rPr>
                <w:sz w:val="24"/>
                <w:szCs w:val="24"/>
              </w:rPr>
            </w:pPr>
            <w:r w:rsidRPr="00471598">
              <w:rPr>
                <w:sz w:val="24"/>
                <w:szCs w:val="24"/>
              </w:rPr>
              <w:t>Navigate to the</w:t>
            </w:r>
            <w:r w:rsidRPr="00471598">
              <w:rPr>
                <w:spacing w:val="-14"/>
                <w:sz w:val="24"/>
                <w:szCs w:val="24"/>
              </w:rPr>
              <w:t xml:space="preserve"> </w:t>
            </w:r>
            <w:r w:rsidRPr="00471598">
              <w:rPr>
                <w:sz w:val="24"/>
                <w:szCs w:val="24"/>
              </w:rPr>
              <w:t xml:space="preserve">symptom </w:t>
            </w:r>
            <w:r w:rsidRPr="00471598">
              <w:rPr>
                <w:spacing w:val="-2"/>
                <w:sz w:val="24"/>
                <w:szCs w:val="24"/>
              </w:rPr>
              <w:t>section.</w:t>
            </w:r>
          </w:p>
        </w:tc>
        <w:tc>
          <w:tcPr>
            <w:tcW w:w="2250" w:type="dxa"/>
            <w:vAlign w:val="center"/>
          </w:tcPr>
          <w:p w14:paraId="7C2ED42D" w14:textId="77777777" w:rsidR="001D3EB5" w:rsidRPr="00471598" w:rsidRDefault="38837A4E" w:rsidP="65D27D43">
            <w:pPr>
              <w:pStyle w:val="TableParagraph"/>
              <w:spacing w:line="254" w:lineRule="auto"/>
              <w:ind w:left="90"/>
              <w:rPr>
                <w:sz w:val="24"/>
                <w:szCs w:val="24"/>
              </w:rPr>
            </w:pPr>
            <w:r w:rsidRPr="00471598">
              <w:rPr>
                <w:sz w:val="24"/>
                <w:szCs w:val="24"/>
              </w:rPr>
              <w:t>Mood</w:t>
            </w:r>
            <w:r w:rsidRPr="00471598">
              <w:rPr>
                <w:spacing w:val="-7"/>
                <w:sz w:val="24"/>
                <w:szCs w:val="24"/>
              </w:rPr>
              <w:t xml:space="preserve"> </w:t>
            </w:r>
            <w:r w:rsidRPr="00471598">
              <w:rPr>
                <w:sz w:val="24"/>
                <w:szCs w:val="24"/>
              </w:rPr>
              <w:t>entry</w:t>
            </w:r>
            <w:r w:rsidRPr="00471598">
              <w:rPr>
                <w:spacing w:val="-12"/>
                <w:sz w:val="24"/>
                <w:szCs w:val="24"/>
              </w:rPr>
              <w:t xml:space="preserve"> </w:t>
            </w:r>
            <w:r w:rsidRPr="00471598">
              <w:rPr>
                <w:sz w:val="24"/>
                <w:szCs w:val="24"/>
              </w:rPr>
              <w:t>can</w:t>
            </w:r>
            <w:r w:rsidRPr="00471598">
              <w:rPr>
                <w:spacing w:val="-12"/>
                <w:sz w:val="24"/>
                <w:szCs w:val="24"/>
              </w:rPr>
              <w:t xml:space="preserve"> </w:t>
            </w:r>
            <w:r w:rsidRPr="00471598">
              <w:rPr>
                <w:sz w:val="24"/>
                <w:szCs w:val="24"/>
              </w:rPr>
              <w:t>be</w:t>
            </w:r>
            <w:r w:rsidRPr="00471598">
              <w:rPr>
                <w:spacing w:val="-13"/>
                <w:sz w:val="24"/>
                <w:szCs w:val="24"/>
              </w:rPr>
              <w:t xml:space="preserve"> </w:t>
            </w:r>
            <w:r w:rsidRPr="00471598">
              <w:rPr>
                <w:sz w:val="24"/>
                <w:szCs w:val="24"/>
              </w:rPr>
              <w:t>viewed from the dashboard</w:t>
            </w:r>
          </w:p>
        </w:tc>
        <w:tc>
          <w:tcPr>
            <w:tcW w:w="1785" w:type="dxa"/>
          </w:tcPr>
          <w:p w14:paraId="7C2ED42E" w14:textId="7B33777C" w:rsidR="001D3EB5" w:rsidRPr="00471598" w:rsidRDefault="001D3EB5">
            <w:pPr>
              <w:pStyle w:val="TableParagraph"/>
              <w:spacing w:line="256" w:lineRule="auto"/>
              <w:ind w:left="86" w:right="113"/>
              <w:rPr>
                <w:sz w:val="24"/>
                <w:szCs w:val="24"/>
              </w:rPr>
            </w:pPr>
          </w:p>
        </w:tc>
        <w:tc>
          <w:tcPr>
            <w:tcW w:w="720" w:type="dxa"/>
          </w:tcPr>
          <w:p w14:paraId="7C2ED42F" w14:textId="7C163671" w:rsidR="001D3EB5" w:rsidRPr="00471598" w:rsidRDefault="001D3EB5">
            <w:pPr>
              <w:pStyle w:val="TableParagraph"/>
              <w:spacing w:line="244" w:lineRule="exact"/>
              <w:ind w:left="92"/>
              <w:rPr>
                <w:sz w:val="24"/>
                <w:szCs w:val="24"/>
              </w:rPr>
            </w:pPr>
          </w:p>
        </w:tc>
        <w:tc>
          <w:tcPr>
            <w:tcW w:w="1484" w:type="dxa"/>
          </w:tcPr>
          <w:p w14:paraId="7C2ED430" w14:textId="77777777" w:rsidR="001D3EB5" w:rsidRPr="00471598" w:rsidRDefault="001D3EB5">
            <w:pPr>
              <w:pStyle w:val="TableParagraph"/>
              <w:rPr>
                <w:sz w:val="24"/>
                <w:szCs w:val="24"/>
              </w:rPr>
            </w:pPr>
          </w:p>
        </w:tc>
      </w:tr>
      <w:tr w:rsidR="001D3EB5" w14:paraId="7C2ED438" w14:textId="77777777" w:rsidTr="65D27D43">
        <w:trPr>
          <w:cantSplit/>
          <w:trHeight w:val="480"/>
        </w:trPr>
        <w:tc>
          <w:tcPr>
            <w:tcW w:w="765" w:type="dxa"/>
            <w:vAlign w:val="center"/>
          </w:tcPr>
          <w:p w14:paraId="7C2ED432" w14:textId="77777777" w:rsidR="001D3EB5" w:rsidRPr="00471598" w:rsidRDefault="003F63B5" w:rsidP="757DACCB">
            <w:pPr>
              <w:pStyle w:val="TableParagraph"/>
              <w:spacing w:line="272" w:lineRule="exact"/>
              <w:ind w:left="90"/>
              <w:jc w:val="center"/>
              <w:rPr>
                <w:sz w:val="24"/>
                <w:szCs w:val="24"/>
              </w:rPr>
            </w:pPr>
            <w:r w:rsidRPr="00471598">
              <w:rPr>
                <w:spacing w:val="-5"/>
                <w:sz w:val="24"/>
                <w:szCs w:val="24"/>
              </w:rPr>
              <w:t>3.</w:t>
            </w:r>
          </w:p>
        </w:tc>
        <w:tc>
          <w:tcPr>
            <w:tcW w:w="2250" w:type="dxa"/>
            <w:vAlign w:val="center"/>
          </w:tcPr>
          <w:p w14:paraId="7C2ED433" w14:textId="77777777" w:rsidR="001D3EB5" w:rsidRPr="00471598" w:rsidRDefault="38837A4E" w:rsidP="65D27D43">
            <w:pPr>
              <w:pStyle w:val="TableParagraph"/>
              <w:spacing w:line="254" w:lineRule="auto"/>
              <w:ind w:left="90" w:right="156"/>
              <w:rPr>
                <w:sz w:val="24"/>
                <w:szCs w:val="24"/>
              </w:rPr>
            </w:pPr>
            <w:r w:rsidRPr="00471598">
              <w:rPr>
                <w:sz w:val="24"/>
                <w:szCs w:val="24"/>
              </w:rPr>
              <w:t>Patient</w:t>
            </w:r>
            <w:r w:rsidRPr="00471598">
              <w:rPr>
                <w:spacing w:val="-14"/>
                <w:sz w:val="24"/>
                <w:szCs w:val="24"/>
              </w:rPr>
              <w:t xml:space="preserve"> </w:t>
            </w:r>
            <w:r w:rsidRPr="00471598">
              <w:rPr>
                <w:sz w:val="24"/>
                <w:szCs w:val="24"/>
              </w:rPr>
              <w:t>enters mood and pain level.</w:t>
            </w:r>
          </w:p>
        </w:tc>
        <w:tc>
          <w:tcPr>
            <w:tcW w:w="2250" w:type="dxa"/>
            <w:vAlign w:val="center"/>
          </w:tcPr>
          <w:p w14:paraId="7C2ED434" w14:textId="77777777" w:rsidR="001D3EB5" w:rsidRPr="00471598" w:rsidRDefault="38837A4E" w:rsidP="65D27D43">
            <w:pPr>
              <w:pStyle w:val="TableParagraph"/>
              <w:spacing w:line="254" w:lineRule="auto"/>
              <w:ind w:left="90"/>
              <w:rPr>
                <w:sz w:val="24"/>
                <w:szCs w:val="24"/>
              </w:rPr>
            </w:pPr>
            <w:r w:rsidRPr="00471598">
              <w:rPr>
                <w:sz w:val="24"/>
                <w:szCs w:val="24"/>
              </w:rPr>
              <w:t>Mood and pain level are recorded</w:t>
            </w:r>
            <w:r w:rsidRPr="00471598">
              <w:rPr>
                <w:spacing w:val="-14"/>
                <w:sz w:val="24"/>
                <w:szCs w:val="24"/>
              </w:rPr>
              <w:t xml:space="preserve"> </w:t>
            </w:r>
            <w:r w:rsidRPr="00471598">
              <w:rPr>
                <w:sz w:val="24"/>
                <w:szCs w:val="24"/>
              </w:rPr>
              <w:t>into</w:t>
            </w:r>
            <w:r w:rsidRPr="00471598">
              <w:rPr>
                <w:spacing w:val="-14"/>
                <w:sz w:val="24"/>
                <w:szCs w:val="24"/>
              </w:rPr>
              <w:t xml:space="preserve"> </w:t>
            </w:r>
            <w:r w:rsidRPr="00471598">
              <w:rPr>
                <w:sz w:val="24"/>
                <w:szCs w:val="24"/>
              </w:rPr>
              <w:t>patient</w:t>
            </w:r>
            <w:r w:rsidRPr="00471598">
              <w:rPr>
                <w:spacing w:val="-11"/>
                <w:sz w:val="24"/>
                <w:szCs w:val="24"/>
              </w:rPr>
              <w:t xml:space="preserve"> </w:t>
            </w:r>
            <w:r w:rsidRPr="00471598">
              <w:rPr>
                <w:sz w:val="24"/>
                <w:szCs w:val="24"/>
              </w:rPr>
              <w:t xml:space="preserve">health </w:t>
            </w:r>
            <w:r w:rsidRPr="00471598">
              <w:rPr>
                <w:spacing w:val="-2"/>
                <w:sz w:val="24"/>
                <w:szCs w:val="24"/>
              </w:rPr>
              <w:t>data.</w:t>
            </w:r>
          </w:p>
        </w:tc>
        <w:tc>
          <w:tcPr>
            <w:tcW w:w="1785" w:type="dxa"/>
          </w:tcPr>
          <w:p w14:paraId="7C2ED435" w14:textId="2633988E" w:rsidR="001D3EB5" w:rsidRPr="00471598" w:rsidRDefault="001D3EB5">
            <w:pPr>
              <w:pStyle w:val="TableParagraph"/>
              <w:spacing w:line="256" w:lineRule="auto"/>
              <w:ind w:left="86" w:right="127"/>
              <w:rPr>
                <w:sz w:val="24"/>
                <w:szCs w:val="24"/>
              </w:rPr>
            </w:pPr>
          </w:p>
        </w:tc>
        <w:tc>
          <w:tcPr>
            <w:tcW w:w="720" w:type="dxa"/>
          </w:tcPr>
          <w:p w14:paraId="7C2ED436" w14:textId="007BBDF9" w:rsidR="001D3EB5" w:rsidRPr="00471598" w:rsidRDefault="001D3EB5">
            <w:pPr>
              <w:pStyle w:val="TableParagraph"/>
              <w:spacing w:line="249" w:lineRule="exact"/>
              <w:ind w:left="92"/>
              <w:rPr>
                <w:sz w:val="24"/>
                <w:szCs w:val="24"/>
              </w:rPr>
            </w:pPr>
          </w:p>
        </w:tc>
        <w:tc>
          <w:tcPr>
            <w:tcW w:w="1484" w:type="dxa"/>
          </w:tcPr>
          <w:p w14:paraId="7C2ED437" w14:textId="77777777" w:rsidR="001D3EB5" w:rsidRPr="00471598" w:rsidRDefault="001D3EB5">
            <w:pPr>
              <w:pStyle w:val="TableParagraph"/>
              <w:rPr>
                <w:sz w:val="24"/>
                <w:szCs w:val="24"/>
              </w:rPr>
            </w:pPr>
          </w:p>
        </w:tc>
      </w:tr>
      <w:tr w:rsidR="001D3EB5" w14:paraId="7C2ED43B" w14:textId="77777777" w:rsidTr="65D27D43">
        <w:trPr>
          <w:cantSplit/>
          <w:trHeight w:val="580"/>
        </w:trPr>
        <w:tc>
          <w:tcPr>
            <w:tcW w:w="7770" w:type="dxa"/>
            <w:gridSpan w:val="5"/>
            <w:shd w:val="clear" w:color="auto" w:fill="BFBFBF" w:themeFill="background1" w:themeFillShade="BF"/>
          </w:tcPr>
          <w:p w14:paraId="1D0658CA" w14:textId="5BE98EE7" w:rsidR="001D3EB5" w:rsidRPr="00471598" w:rsidRDefault="38837A4E" w:rsidP="65D27D43">
            <w:pPr>
              <w:pStyle w:val="TableParagraph"/>
              <w:spacing w:line="272" w:lineRule="exact"/>
              <w:ind w:left="90"/>
              <w:rPr>
                <w:b/>
                <w:bCs/>
                <w:sz w:val="24"/>
                <w:szCs w:val="24"/>
              </w:rPr>
            </w:pPr>
            <w:r w:rsidRPr="65D27D43">
              <w:rPr>
                <w:b/>
                <w:bCs/>
                <w:sz w:val="24"/>
                <w:szCs w:val="24"/>
              </w:rPr>
              <w:t>TC-4.</w:t>
            </w:r>
            <w:r w:rsidR="0BB3D903" w:rsidRPr="65D27D43">
              <w:rPr>
                <w:b/>
                <w:bCs/>
                <w:sz w:val="24"/>
                <w:szCs w:val="24"/>
              </w:rPr>
              <w:t>3</w:t>
            </w:r>
            <w:r w:rsidRPr="65D27D43">
              <w:rPr>
                <w:b/>
                <w:bCs/>
                <w:sz w:val="24"/>
                <w:szCs w:val="24"/>
              </w:rPr>
              <w:t xml:space="preserve"> View Symptom</w:t>
            </w:r>
            <w:r w:rsidRPr="65D27D43">
              <w:rPr>
                <w:b/>
                <w:bCs/>
                <w:spacing w:val="-2"/>
                <w:sz w:val="24"/>
                <w:szCs w:val="24"/>
              </w:rPr>
              <w:t xml:space="preserve"> Graph</w:t>
            </w:r>
          </w:p>
          <w:p w14:paraId="7C2ED439" w14:textId="6CB3BD01" w:rsidR="001D3EB5" w:rsidRPr="00471598" w:rsidRDefault="001D3EB5" w:rsidP="65D27D43">
            <w:pPr>
              <w:pStyle w:val="TableParagraph"/>
              <w:spacing w:line="272" w:lineRule="exact"/>
              <w:ind w:left="90"/>
              <w:rPr>
                <w:b/>
                <w:bCs/>
                <w:sz w:val="24"/>
                <w:szCs w:val="24"/>
              </w:rPr>
            </w:pPr>
          </w:p>
        </w:tc>
        <w:tc>
          <w:tcPr>
            <w:tcW w:w="1484" w:type="dxa"/>
            <w:shd w:val="clear" w:color="auto" w:fill="D1D1D1"/>
          </w:tcPr>
          <w:p w14:paraId="7C2ED43A" w14:textId="77777777" w:rsidR="001D3EB5" w:rsidRPr="00471598" w:rsidRDefault="001D3EB5">
            <w:pPr>
              <w:pStyle w:val="TableParagraph"/>
              <w:rPr>
                <w:sz w:val="24"/>
                <w:szCs w:val="24"/>
              </w:rPr>
            </w:pPr>
          </w:p>
        </w:tc>
      </w:tr>
      <w:tr w:rsidR="001D3EB5" w14:paraId="7C2ED442" w14:textId="77777777" w:rsidTr="65D27D43">
        <w:trPr>
          <w:cantSplit/>
          <w:trHeight w:val="480"/>
        </w:trPr>
        <w:tc>
          <w:tcPr>
            <w:tcW w:w="765" w:type="dxa"/>
            <w:vAlign w:val="center"/>
          </w:tcPr>
          <w:p w14:paraId="7C2ED43C" w14:textId="77777777" w:rsidR="001D3EB5" w:rsidRPr="00471598" w:rsidRDefault="003F63B5" w:rsidP="757DACCB">
            <w:pPr>
              <w:pStyle w:val="TableParagraph"/>
              <w:spacing w:line="267" w:lineRule="exact"/>
              <w:ind w:left="90"/>
              <w:jc w:val="center"/>
              <w:rPr>
                <w:sz w:val="24"/>
                <w:szCs w:val="24"/>
              </w:rPr>
            </w:pPr>
            <w:r w:rsidRPr="00471598">
              <w:rPr>
                <w:spacing w:val="-5"/>
                <w:sz w:val="24"/>
                <w:szCs w:val="24"/>
              </w:rPr>
              <w:lastRenderedPageBreak/>
              <w:t>1.</w:t>
            </w:r>
          </w:p>
        </w:tc>
        <w:tc>
          <w:tcPr>
            <w:tcW w:w="2250" w:type="dxa"/>
            <w:vAlign w:val="center"/>
          </w:tcPr>
          <w:p w14:paraId="7C2ED43D" w14:textId="00E5CD40" w:rsidR="001D3EB5" w:rsidRPr="00471598" w:rsidRDefault="38837A4E" w:rsidP="65D27D43">
            <w:pPr>
              <w:pStyle w:val="TableParagraph"/>
              <w:spacing w:line="256" w:lineRule="auto"/>
              <w:ind w:left="90" w:right="529"/>
              <w:rPr>
                <w:sz w:val="24"/>
                <w:szCs w:val="24"/>
              </w:rPr>
            </w:pPr>
            <w:r w:rsidRPr="00471598">
              <w:rPr>
                <w:spacing w:val="-2"/>
                <w:sz w:val="24"/>
                <w:szCs w:val="24"/>
              </w:rPr>
              <w:t>S</w:t>
            </w:r>
            <w:r w:rsidRPr="65D27D43">
              <w:rPr>
                <w:rFonts w:asciiTheme="minorHAnsi" w:eastAsiaTheme="minorEastAsia" w:hAnsiTheme="minorHAnsi" w:cstheme="minorBidi"/>
                <w:sz w:val="24"/>
                <w:szCs w:val="24"/>
              </w:rPr>
              <w:t xml:space="preserve">elect </w:t>
            </w:r>
            <w:r w:rsidR="2DBB1B0F" w:rsidRPr="65D27D43">
              <w:rPr>
                <w:rFonts w:asciiTheme="minorHAnsi" w:eastAsiaTheme="minorEastAsia" w:hAnsiTheme="minorHAnsi" w:cstheme="minorBidi"/>
                <w:sz w:val="24"/>
                <w:szCs w:val="24"/>
              </w:rPr>
              <w:t xml:space="preserve">symptom </w:t>
            </w:r>
            <w:r w:rsidRPr="65D27D43">
              <w:rPr>
                <w:rFonts w:asciiTheme="minorHAnsi" w:eastAsiaTheme="minorEastAsia" w:hAnsiTheme="minorHAnsi" w:cstheme="minorBidi"/>
                <w:sz w:val="24"/>
                <w:szCs w:val="24"/>
              </w:rPr>
              <w:t>graph.</w:t>
            </w:r>
          </w:p>
        </w:tc>
        <w:tc>
          <w:tcPr>
            <w:tcW w:w="2250" w:type="dxa"/>
            <w:vAlign w:val="center"/>
          </w:tcPr>
          <w:p w14:paraId="7C2ED43E" w14:textId="77777777" w:rsidR="001D3EB5" w:rsidRPr="00471598" w:rsidRDefault="38837A4E" w:rsidP="65D27D43">
            <w:pPr>
              <w:pStyle w:val="TableParagraph"/>
              <w:spacing w:line="256" w:lineRule="auto"/>
              <w:ind w:left="90" w:right="110"/>
              <w:rPr>
                <w:sz w:val="24"/>
                <w:szCs w:val="24"/>
              </w:rPr>
            </w:pPr>
            <w:r w:rsidRPr="00471598">
              <w:rPr>
                <w:sz w:val="24"/>
                <w:szCs w:val="24"/>
              </w:rPr>
              <w:t>Line</w:t>
            </w:r>
            <w:r w:rsidRPr="00471598">
              <w:rPr>
                <w:spacing w:val="-4"/>
                <w:sz w:val="24"/>
                <w:szCs w:val="24"/>
              </w:rPr>
              <w:t xml:space="preserve"> </w:t>
            </w:r>
            <w:r w:rsidRPr="00471598">
              <w:rPr>
                <w:sz w:val="24"/>
                <w:szCs w:val="24"/>
              </w:rPr>
              <w:t>chart</w:t>
            </w:r>
            <w:r w:rsidRPr="00471598">
              <w:rPr>
                <w:spacing w:val="-2"/>
                <w:sz w:val="24"/>
                <w:szCs w:val="24"/>
              </w:rPr>
              <w:t xml:space="preserve"> </w:t>
            </w:r>
            <w:r w:rsidRPr="00471598">
              <w:rPr>
                <w:sz w:val="24"/>
                <w:szCs w:val="24"/>
              </w:rPr>
              <w:t>shows historical data,</w:t>
            </w:r>
            <w:r w:rsidRPr="00471598">
              <w:rPr>
                <w:spacing w:val="-14"/>
                <w:sz w:val="24"/>
                <w:szCs w:val="24"/>
              </w:rPr>
              <w:t xml:space="preserve"> </w:t>
            </w:r>
            <w:r w:rsidRPr="00471598">
              <w:rPr>
                <w:sz w:val="24"/>
                <w:szCs w:val="24"/>
              </w:rPr>
              <w:t>supports</w:t>
            </w:r>
            <w:r w:rsidRPr="00471598">
              <w:rPr>
                <w:spacing w:val="-14"/>
                <w:sz w:val="24"/>
                <w:szCs w:val="24"/>
              </w:rPr>
              <w:t xml:space="preserve"> </w:t>
            </w:r>
            <w:r w:rsidRPr="00471598">
              <w:rPr>
                <w:sz w:val="24"/>
                <w:szCs w:val="24"/>
              </w:rPr>
              <w:t>filtering,</w:t>
            </w:r>
            <w:r w:rsidRPr="00471598">
              <w:rPr>
                <w:spacing w:val="-11"/>
                <w:sz w:val="24"/>
                <w:szCs w:val="24"/>
              </w:rPr>
              <w:t xml:space="preserve"> </w:t>
            </w:r>
            <w:r w:rsidRPr="00471598">
              <w:rPr>
                <w:sz w:val="24"/>
                <w:szCs w:val="24"/>
              </w:rPr>
              <w:t xml:space="preserve">and </w:t>
            </w:r>
            <w:r w:rsidRPr="00471598">
              <w:rPr>
                <w:spacing w:val="-2"/>
                <w:sz w:val="24"/>
                <w:szCs w:val="24"/>
              </w:rPr>
              <w:t>tooltips.</w:t>
            </w:r>
          </w:p>
        </w:tc>
        <w:tc>
          <w:tcPr>
            <w:tcW w:w="1785" w:type="dxa"/>
          </w:tcPr>
          <w:p w14:paraId="7C2ED43F" w14:textId="019450C5" w:rsidR="001D3EB5" w:rsidRPr="00471598" w:rsidRDefault="001D3EB5">
            <w:pPr>
              <w:pStyle w:val="TableParagraph"/>
              <w:spacing w:line="256" w:lineRule="auto"/>
              <w:ind w:left="86" w:right="206"/>
              <w:rPr>
                <w:sz w:val="24"/>
                <w:szCs w:val="24"/>
              </w:rPr>
            </w:pPr>
          </w:p>
        </w:tc>
        <w:tc>
          <w:tcPr>
            <w:tcW w:w="720" w:type="dxa"/>
          </w:tcPr>
          <w:p w14:paraId="7C2ED440" w14:textId="247041AD" w:rsidR="001D3EB5" w:rsidRPr="00471598" w:rsidRDefault="001D3EB5">
            <w:pPr>
              <w:pStyle w:val="TableParagraph"/>
              <w:spacing w:line="244" w:lineRule="exact"/>
              <w:ind w:left="92"/>
              <w:rPr>
                <w:sz w:val="24"/>
                <w:szCs w:val="24"/>
              </w:rPr>
            </w:pPr>
          </w:p>
        </w:tc>
        <w:tc>
          <w:tcPr>
            <w:tcW w:w="1484" w:type="dxa"/>
          </w:tcPr>
          <w:p w14:paraId="7C2ED441" w14:textId="77777777" w:rsidR="001D3EB5" w:rsidRPr="00471598" w:rsidRDefault="001D3EB5">
            <w:pPr>
              <w:pStyle w:val="TableParagraph"/>
              <w:rPr>
                <w:sz w:val="24"/>
                <w:szCs w:val="24"/>
              </w:rPr>
            </w:pPr>
          </w:p>
        </w:tc>
      </w:tr>
      <w:tr w:rsidR="3F7FF62D" w14:paraId="4A4EDFDA" w14:textId="77777777" w:rsidTr="65D27D43">
        <w:trPr>
          <w:cantSplit/>
          <w:trHeight w:val="531"/>
        </w:trPr>
        <w:tc>
          <w:tcPr>
            <w:tcW w:w="9254" w:type="dxa"/>
            <w:gridSpan w:val="6"/>
            <w:shd w:val="clear" w:color="auto" w:fill="BFBFBF" w:themeFill="background1" w:themeFillShade="BF"/>
          </w:tcPr>
          <w:p w14:paraId="0890E0FB" w14:textId="3E979D0E" w:rsidR="3F7FF62D" w:rsidRPr="00471598" w:rsidRDefault="1624A4AD" w:rsidP="65D27D43">
            <w:pPr>
              <w:pStyle w:val="TableParagraph"/>
              <w:rPr>
                <w:b/>
                <w:bCs/>
                <w:sz w:val="24"/>
                <w:szCs w:val="24"/>
              </w:rPr>
            </w:pPr>
            <w:r w:rsidRPr="65D27D43">
              <w:rPr>
                <w:b/>
                <w:bCs/>
                <w:sz w:val="24"/>
                <w:szCs w:val="24"/>
              </w:rPr>
              <w:t xml:space="preserve">TC-4.4 </w:t>
            </w:r>
            <w:r w:rsidR="23C5E6FE" w:rsidRPr="65D27D43">
              <w:rPr>
                <w:b/>
                <w:bCs/>
                <w:sz w:val="24"/>
                <w:szCs w:val="24"/>
              </w:rPr>
              <w:t>Audit Trail</w:t>
            </w:r>
            <w:r w:rsidR="1C045B74" w:rsidRPr="65D27D43">
              <w:rPr>
                <w:b/>
                <w:bCs/>
                <w:sz w:val="24"/>
                <w:szCs w:val="24"/>
              </w:rPr>
              <w:t xml:space="preserve"> – </w:t>
            </w:r>
            <w:r w:rsidR="23C5E6FE" w:rsidRPr="65D27D43">
              <w:rPr>
                <w:b/>
                <w:bCs/>
                <w:sz w:val="24"/>
                <w:szCs w:val="24"/>
              </w:rPr>
              <w:t>Add</w:t>
            </w:r>
          </w:p>
          <w:p w14:paraId="18E66A24" w14:textId="57627456" w:rsidR="3F7FF62D" w:rsidRPr="00471598" w:rsidRDefault="3F7FF62D" w:rsidP="65D27D43">
            <w:pPr>
              <w:pStyle w:val="TableParagraph"/>
              <w:rPr>
                <w:b/>
                <w:bCs/>
                <w:sz w:val="24"/>
                <w:szCs w:val="24"/>
              </w:rPr>
            </w:pPr>
          </w:p>
        </w:tc>
      </w:tr>
      <w:tr w:rsidR="3F7FF62D" w14:paraId="3066A9EB" w14:textId="77777777" w:rsidTr="65D27D43">
        <w:trPr>
          <w:cantSplit/>
          <w:trHeight w:val="300"/>
        </w:trPr>
        <w:tc>
          <w:tcPr>
            <w:tcW w:w="765" w:type="dxa"/>
            <w:vAlign w:val="center"/>
          </w:tcPr>
          <w:p w14:paraId="46D6B0C5" w14:textId="2CFDACD5" w:rsidR="0B68D9D8" w:rsidRDefault="2E820CF9" w:rsidP="757DACCB">
            <w:pPr>
              <w:pStyle w:val="TableParagraph"/>
              <w:spacing w:line="267" w:lineRule="exact"/>
              <w:jc w:val="center"/>
              <w:rPr>
                <w:sz w:val="24"/>
                <w:szCs w:val="24"/>
              </w:rPr>
            </w:pPr>
            <w:r w:rsidRPr="757DACCB">
              <w:rPr>
                <w:sz w:val="24"/>
                <w:szCs w:val="24"/>
              </w:rPr>
              <w:t>1.</w:t>
            </w:r>
          </w:p>
        </w:tc>
        <w:tc>
          <w:tcPr>
            <w:tcW w:w="2250" w:type="dxa"/>
            <w:vAlign w:val="center"/>
          </w:tcPr>
          <w:p w14:paraId="23B91368" w14:textId="1ADC4591" w:rsidR="0B68D9D8" w:rsidRPr="00471598" w:rsidRDefault="23C5E6FE" w:rsidP="65D27D43">
            <w:pPr>
              <w:pStyle w:val="TableParagraph"/>
              <w:spacing w:line="256" w:lineRule="auto"/>
              <w:rPr>
                <w:sz w:val="24"/>
                <w:szCs w:val="24"/>
              </w:rPr>
            </w:pPr>
            <w:r w:rsidRPr="65D27D43">
              <w:rPr>
                <w:sz w:val="24"/>
                <w:szCs w:val="24"/>
              </w:rPr>
              <w:t>A new medical condition is added to the test patient’s account.</w:t>
            </w:r>
          </w:p>
        </w:tc>
        <w:tc>
          <w:tcPr>
            <w:tcW w:w="2250" w:type="dxa"/>
            <w:vAlign w:val="center"/>
          </w:tcPr>
          <w:p w14:paraId="050AF11E" w14:textId="734F2F5C" w:rsidR="3F7FF62D" w:rsidRPr="00471598" w:rsidRDefault="3F7FF62D" w:rsidP="65D27D43">
            <w:pPr>
              <w:pStyle w:val="TableParagraph"/>
              <w:spacing w:line="256" w:lineRule="auto"/>
              <w:rPr>
                <w:sz w:val="24"/>
                <w:szCs w:val="24"/>
              </w:rPr>
            </w:pPr>
          </w:p>
        </w:tc>
        <w:tc>
          <w:tcPr>
            <w:tcW w:w="1785" w:type="dxa"/>
          </w:tcPr>
          <w:p w14:paraId="64A708A5" w14:textId="65B72316" w:rsidR="3F7FF62D" w:rsidRPr="00471598" w:rsidRDefault="3F7FF62D" w:rsidP="00453C19">
            <w:pPr>
              <w:pStyle w:val="TableParagraph"/>
              <w:spacing w:line="256" w:lineRule="auto"/>
              <w:rPr>
                <w:sz w:val="24"/>
                <w:szCs w:val="24"/>
              </w:rPr>
            </w:pPr>
          </w:p>
        </w:tc>
        <w:tc>
          <w:tcPr>
            <w:tcW w:w="720" w:type="dxa"/>
          </w:tcPr>
          <w:p w14:paraId="4B357D18" w14:textId="42CDD6DC" w:rsidR="3F7FF62D" w:rsidRPr="00471598" w:rsidRDefault="3F7FF62D" w:rsidP="00453C19">
            <w:pPr>
              <w:pStyle w:val="TableParagraph"/>
              <w:spacing w:line="244" w:lineRule="exact"/>
              <w:rPr>
                <w:sz w:val="24"/>
                <w:szCs w:val="24"/>
              </w:rPr>
            </w:pPr>
          </w:p>
        </w:tc>
        <w:tc>
          <w:tcPr>
            <w:tcW w:w="1484" w:type="dxa"/>
          </w:tcPr>
          <w:p w14:paraId="214EA7AC" w14:textId="3D96861F" w:rsidR="3F7FF62D" w:rsidRPr="00471598" w:rsidRDefault="3F7FF62D" w:rsidP="00453C19">
            <w:pPr>
              <w:pStyle w:val="TableParagraph"/>
              <w:rPr>
                <w:sz w:val="24"/>
                <w:szCs w:val="24"/>
              </w:rPr>
            </w:pPr>
          </w:p>
        </w:tc>
      </w:tr>
      <w:tr w:rsidR="004649A7" w14:paraId="31C84E81" w14:textId="77777777" w:rsidTr="65D27D43">
        <w:trPr>
          <w:cantSplit/>
          <w:trHeight w:val="300"/>
        </w:trPr>
        <w:tc>
          <w:tcPr>
            <w:tcW w:w="765" w:type="dxa"/>
            <w:vAlign w:val="center"/>
          </w:tcPr>
          <w:p w14:paraId="1BAEFC9E" w14:textId="6C7882C0" w:rsidR="004649A7" w:rsidRPr="00471598" w:rsidRDefault="0957AA3D" w:rsidP="757DACCB">
            <w:pPr>
              <w:pStyle w:val="TableParagraph"/>
              <w:spacing w:line="267" w:lineRule="exact"/>
              <w:jc w:val="center"/>
              <w:rPr>
                <w:sz w:val="24"/>
                <w:szCs w:val="24"/>
              </w:rPr>
            </w:pPr>
            <w:r w:rsidRPr="757DACCB">
              <w:rPr>
                <w:sz w:val="24"/>
                <w:szCs w:val="24"/>
              </w:rPr>
              <w:t>2.</w:t>
            </w:r>
          </w:p>
        </w:tc>
        <w:tc>
          <w:tcPr>
            <w:tcW w:w="2250" w:type="dxa"/>
            <w:vAlign w:val="center"/>
          </w:tcPr>
          <w:p w14:paraId="231DF8CA" w14:textId="663D026C" w:rsidR="004649A7" w:rsidRPr="00471598" w:rsidRDefault="23C5E6FE" w:rsidP="65D27D43">
            <w:pPr>
              <w:pStyle w:val="TableParagraph"/>
              <w:spacing w:line="256" w:lineRule="auto"/>
              <w:rPr>
                <w:sz w:val="24"/>
                <w:szCs w:val="24"/>
              </w:rPr>
            </w:pPr>
            <w:r w:rsidRPr="65D27D43">
              <w:rPr>
                <w:sz w:val="24"/>
                <w:szCs w:val="24"/>
              </w:rPr>
              <w:t>The account’s audit log is accessed.</w:t>
            </w:r>
          </w:p>
        </w:tc>
        <w:tc>
          <w:tcPr>
            <w:tcW w:w="2250" w:type="dxa"/>
            <w:vAlign w:val="center"/>
          </w:tcPr>
          <w:p w14:paraId="4FDE2A7C" w14:textId="4D92E10B" w:rsidR="004649A7" w:rsidRPr="00471598" w:rsidRDefault="23C5E6FE" w:rsidP="65D27D43">
            <w:pPr>
              <w:pStyle w:val="TableParagraph"/>
              <w:spacing w:line="256" w:lineRule="auto"/>
              <w:rPr>
                <w:sz w:val="24"/>
                <w:szCs w:val="24"/>
              </w:rPr>
            </w:pPr>
            <w:r w:rsidRPr="65D27D43">
              <w:rPr>
                <w:sz w:val="24"/>
                <w:szCs w:val="24"/>
              </w:rPr>
              <w:t>The addition is logged in the audit log.</w:t>
            </w:r>
          </w:p>
        </w:tc>
        <w:tc>
          <w:tcPr>
            <w:tcW w:w="1785" w:type="dxa"/>
          </w:tcPr>
          <w:p w14:paraId="1910AD5E" w14:textId="77777777" w:rsidR="004649A7" w:rsidRPr="00471598" w:rsidRDefault="004649A7" w:rsidP="004649A7">
            <w:pPr>
              <w:pStyle w:val="TableParagraph"/>
              <w:spacing w:line="256" w:lineRule="auto"/>
              <w:rPr>
                <w:sz w:val="24"/>
                <w:szCs w:val="24"/>
              </w:rPr>
            </w:pPr>
          </w:p>
        </w:tc>
        <w:tc>
          <w:tcPr>
            <w:tcW w:w="720" w:type="dxa"/>
          </w:tcPr>
          <w:p w14:paraId="2FD7AC37" w14:textId="77777777" w:rsidR="004649A7" w:rsidRPr="00471598" w:rsidRDefault="004649A7" w:rsidP="004649A7">
            <w:pPr>
              <w:pStyle w:val="TableParagraph"/>
              <w:spacing w:line="244" w:lineRule="exact"/>
              <w:rPr>
                <w:sz w:val="24"/>
                <w:szCs w:val="24"/>
              </w:rPr>
            </w:pPr>
          </w:p>
        </w:tc>
        <w:tc>
          <w:tcPr>
            <w:tcW w:w="1484" w:type="dxa"/>
          </w:tcPr>
          <w:p w14:paraId="7FF6953D" w14:textId="77777777" w:rsidR="004649A7" w:rsidRPr="00471598" w:rsidRDefault="004649A7" w:rsidP="004649A7">
            <w:pPr>
              <w:pStyle w:val="TableParagraph"/>
              <w:rPr>
                <w:sz w:val="24"/>
                <w:szCs w:val="24"/>
              </w:rPr>
            </w:pPr>
          </w:p>
        </w:tc>
      </w:tr>
      <w:tr w:rsidR="00B731CE" w14:paraId="081DDE6C" w14:textId="77777777" w:rsidTr="65D27D43">
        <w:trPr>
          <w:cantSplit/>
          <w:trHeight w:val="510"/>
        </w:trPr>
        <w:tc>
          <w:tcPr>
            <w:tcW w:w="9254" w:type="dxa"/>
            <w:gridSpan w:val="6"/>
            <w:shd w:val="clear" w:color="auto" w:fill="BFBFBF" w:themeFill="background1" w:themeFillShade="BF"/>
          </w:tcPr>
          <w:p w14:paraId="59407B79" w14:textId="382E3060" w:rsidR="00B731CE" w:rsidRPr="00471598" w:rsidRDefault="301E78D0" w:rsidP="65D27D43">
            <w:pPr>
              <w:pStyle w:val="TableParagraph"/>
              <w:spacing w:line="267" w:lineRule="exact"/>
              <w:rPr>
                <w:b/>
                <w:bCs/>
                <w:sz w:val="24"/>
                <w:szCs w:val="24"/>
              </w:rPr>
            </w:pPr>
            <w:r w:rsidRPr="65D27D43">
              <w:rPr>
                <w:b/>
                <w:bCs/>
                <w:sz w:val="24"/>
                <w:szCs w:val="24"/>
              </w:rPr>
              <w:t xml:space="preserve">TC-4.5 </w:t>
            </w:r>
            <w:r w:rsidR="25CDB5A1" w:rsidRPr="65D27D43">
              <w:rPr>
                <w:b/>
                <w:bCs/>
                <w:sz w:val="24"/>
                <w:szCs w:val="24"/>
              </w:rPr>
              <w:t>Audit Trail – Delete</w:t>
            </w:r>
          </w:p>
          <w:p w14:paraId="1C493C4B" w14:textId="4E86211C" w:rsidR="00B731CE" w:rsidRPr="00471598" w:rsidRDefault="00B731CE" w:rsidP="757DACCB">
            <w:pPr>
              <w:pStyle w:val="TableParagraph"/>
              <w:spacing w:line="267" w:lineRule="exact"/>
              <w:rPr>
                <w:b/>
                <w:bCs/>
                <w:sz w:val="24"/>
                <w:szCs w:val="24"/>
              </w:rPr>
            </w:pPr>
          </w:p>
        </w:tc>
      </w:tr>
      <w:tr w:rsidR="00B731CE" w14:paraId="513C4C70" w14:textId="77777777" w:rsidTr="65D27D43">
        <w:trPr>
          <w:cantSplit/>
          <w:trHeight w:val="300"/>
        </w:trPr>
        <w:tc>
          <w:tcPr>
            <w:tcW w:w="765" w:type="dxa"/>
            <w:vAlign w:val="center"/>
          </w:tcPr>
          <w:p w14:paraId="72F2D59A" w14:textId="114D4DD1" w:rsidR="00B731CE" w:rsidRPr="00471598" w:rsidRDefault="571E75EC" w:rsidP="757DACCB">
            <w:pPr>
              <w:pStyle w:val="TableParagraph"/>
              <w:spacing w:line="267" w:lineRule="exact"/>
              <w:jc w:val="center"/>
              <w:rPr>
                <w:sz w:val="24"/>
                <w:szCs w:val="24"/>
              </w:rPr>
            </w:pPr>
            <w:r w:rsidRPr="757DACCB">
              <w:rPr>
                <w:sz w:val="24"/>
                <w:szCs w:val="24"/>
              </w:rPr>
              <w:t>1.</w:t>
            </w:r>
          </w:p>
        </w:tc>
        <w:tc>
          <w:tcPr>
            <w:tcW w:w="2250" w:type="dxa"/>
          </w:tcPr>
          <w:p w14:paraId="68F95899" w14:textId="5DAEF855" w:rsidR="00B731CE" w:rsidRPr="00471598" w:rsidRDefault="00B731CE" w:rsidP="00B731CE">
            <w:pPr>
              <w:pStyle w:val="TableParagraph"/>
              <w:spacing w:line="256" w:lineRule="auto"/>
              <w:rPr>
                <w:sz w:val="24"/>
                <w:szCs w:val="24"/>
              </w:rPr>
            </w:pPr>
            <w:r w:rsidRPr="00471598">
              <w:rPr>
                <w:sz w:val="24"/>
                <w:szCs w:val="24"/>
              </w:rPr>
              <w:t>A medical condition is deleted from the test patient’s account.</w:t>
            </w:r>
          </w:p>
        </w:tc>
        <w:tc>
          <w:tcPr>
            <w:tcW w:w="2250" w:type="dxa"/>
          </w:tcPr>
          <w:p w14:paraId="40C8D5E6" w14:textId="77777777" w:rsidR="00B731CE" w:rsidRPr="00471598" w:rsidRDefault="00B731CE" w:rsidP="00B731CE">
            <w:pPr>
              <w:pStyle w:val="TableParagraph"/>
              <w:spacing w:line="256" w:lineRule="auto"/>
              <w:jc w:val="both"/>
              <w:rPr>
                <w:sz w:val="24"/>
                <w:szCs w:val="24"/>
              </w:rPr>
            </w:pPr>
          </w:p>
        </w:tc>
        <w:tc>
          <w:tcPr>
            <w:tcW w:w="1785" w:type="dxa"/>
          </w:tcPr>
          <w:p w14:paraId="73C2BD1B" w14:textId="77777777" w:rsidR="00B731CE" w:rsidRPr="00471598" w:rsidRDefault="00B731CE" w:rsidP="00B731CE">
            <w:pPr>
              <w:pStyle w:val="TableParagraph"/>
              <w:spacing w:line="256" w:lineRule="auto"/>
              <w:rPr>
                <w:sz w:val="24"/>
                <w:szCs w:val="24"/>
              </w:rPr>
            </w:pPr>
          </w:p>
        </w:tc>
        <w:tc>
          <w:tcPr>
            <w:tcW w:w="720" w:type="dxa"/>
          </w:tcPr>
          <w:p w14:paraId="10DDABDF" w14:textId="77777777" w:rsidR="00B731CE" w:rsidRPr="00471598" w:rsidRDefault="00B731CE" w:rsidP="00B731CE">
            <w:pPr>
              <w:pStyle w:val="TableParagraph"/>
              <w:spacing w:line="244" w:lineRule="exact"/>
              <w:rPr>
                <w:sz w:val="24"/>
                <w:szCs w:val="24"/>
              </w:rPr>
            </w:pPr>
          </w:p>
        </w:tc>
        <w:tc>
          <w:tcPr>
            <w:tcW w:w="1484" w:type="dxa"/>
          </w:tcPr>
          <w:p w14:paraId="2317559E" w14:textId="77777777" w:rsidR="00B731CE" w:rsidRPr="00471598" w:rsidRDefault="00B731CE" w:rsidP="00B731CE">
            <w:pPr>
              <w:pStyle w:val="TableParagraph"/>
              <w:rPr>
                <w:sz w:val="24"/>
                <w:szCs w:val="24"/>
              </w:rPr>
            </w:pPr>
          </w:p>
        </w:tc>
      </w:tr>
      <w:tr w:rsidR="00B731CE" w14:paraId="245D64B9" w14:textId="77777777" w:rsidTr="65D27D43">
        <w:trPr>
          <w:cantSplit/>
          <w:trHeight w:val="300"/>
        </w:trPr>
        <w:tc>
          <w:tcPr>
            <w:tcW w:w="765" w:type="dxa"/>
            <w:vAlign w:val="center"/>
          </w:tcPr>
          <w:p w14:paraId="7C571E15" w14:textId="2DEDD7FD" w:rsidR="00B731CE" w:rsidRPr="00471598" w:rsidRDefault="571E75EC" w:rsidP="757DACCB">
            <w:pPr>
              <w:pStyle w:val="TableParagraph"/>
              <w:spacing w:line="267" w:lineRule="exact"/>
              <w:jc w:val="center"/>
              <w:rPr>
                <w:sz w:val="24"/>
                <w:szCs w:val="24"/>
              </w:rPr>
            </w:pPr>
            <w:r w:rsidRPr="757DACCB">
              <w:rPr>
                <w:sz w:val="24"/>
                <w:szCs w:val="24"/>
              </w:rPr>
              <w:t>2.</w:t>
            </w:r>
          </w:p>
        </w:tc>
        <w:tc>
          <w:tcPr>
            <w:tcW w:w="2250" w:type="dxa"/>
          </w:tcPr>
          <w:p w14:paraId="3529F594" w14:textId="1883C307" w:rsidR="00B731CE" w:rsidRPr="00471598" w:rsidRDefault="00B731CE" w:rsidP="00B731CE">
            <w:pPr>
              <w:pStyle w:val="TableParagraph"/>
              <w:spacing w:line="256" w:lineRule="auto"/>
              <w:rPr>
                <w:sz w:val="24"/>
                <w:szCs w:val="24"/>
              </w:rPr>
            </w:pPr>
            <w:r w:rsidRPr="00471598">
              <w:rPr>
                <w:sz w:val="24"/>
                <w:szCs w:val="24"/>
              </w:rPr>
              <w:t>The account’s audit log is accessed.</w:t>
            </w:r>
          </w:p>
        </w:tc>
        <w:tc>
          <w:tcPr>
            <w:tcW w:w="2250" w:type="dxa"/>
          </w:tcPr>
          <w:p w14:paraId="25BF029D" w14:textId="11DDAD47" w:rsidR="00B731CE" w:rsidRPr="00471598" w:rsidRDefault="00B731CE" w:rsidP="00B731CE">
            <w:pPr>
              <w:pStyle w:val="TableParagraph"/>
              <w:spacing w:line="256" w:lineRule="auto"/>
              <w:jc w:val="both"/>
              <w:rPr>
                <w:sz w:val="24"/>
                <w:szCs w:val="24"/>
              </w:rPr>
            </w:pPr>
            <w:r w:rsidRPr="00471598">
              <w:rPr>
                <w:sz w:val="24"/>
                <w:szCs w:val="24"/>
              </w:rPr>
              <w:t>The deletion is logged in the audit log.</w:t>
            </w:r>
          </w:p>
        </w:tc>
        <w:tc>
          <w:tcPr>
            <w:tcW w:w="1785" w:type="dxa"/>
          </w:tcPr>
          <w:p w14:paraId="2BD3FE54" w14:textId="77777777" w:rsidR="00B731CE" w:rsidRPr="00471598" w:rsidRDefault="00B731CE" w:rsidP="00B731CE">
            <w:pPr>
              <w:pStyle w:val="TableParagraph"/>
              <w:spacing w:line="256" w:lineRule="auto"/>
              <w:rPr>
                <w:sz w:val="24"/>
                <w:szCs w:val="24"/>
              </w:rPr>
            </w:pPr>
          </w:p>
        </w:tc>
        <w:tc>
          <w:tcPr>
            <w:tcW w:w="720" w:type="dxa"/>
          </w:tcPr>
          <w:p w14:paraId="7ED0A651" w14:textId="77777777" w:rsidR="00B731CE" w:rsidRPr="00471598" w:rsidRDefault="00B731CE" w:rsidP="00B731CE">
            <w:pPr>
              <w:pStyle w:val="TableParagraph"/>
              <w:spacing w:line="244" w:lineRule="exact"/>
              <w:rPr>
                <w:sz w:val="24"/>
                <w:szCs w:val="24"/>
              </w:rPr>
            </w:pPr>
          </w:p>
        </w:tc>
        <w:tc>
          <w:tcPr>
            <w:tcW w:w="1484" w:type="dxa"/>
          </w:tcPr>
          <w:p w14:paraId="25896E68" w14:textId="77777777" w:rsidR="00B731CE" w:rsidRPr="00471598" w:rsidRDefault="00B731CE" w:rsidP="00B731CE">
            <w:pPr>
              <w:pStyle w:val="TableParagraph"/>
              <w:rPr>
                <w:sz w:val="24"/>
                <w:szCs w:val="24"/>
              </w:rPr>
            </w:pPr>
          </w:p>
        </w:tc>
      </w:tr>
      <w:tr w:rsidR="00B731CE" w14:paraId="508D5F60" w14:textId="77777777" w:rsidTr="65D27D43">
        <w:trPr>
          <w:cantSplit/>
          <w:trHeight w:val="495"/>
        </w:trPr>
        <w:tc>
          <w:tcPr>
            <w:tcW w:w="9254" w:type="dxa"/>
            <w:gridSpan w:val="6"/>
            <w:shd w:val="clear" w:color="auto" w:fill="BFBFBF" w:themeFill="background1" w:themeFillShade="BF"/>
          </w:tcPr>
          <w:p w14:paraId="7D1D0E66" w14:textId="4A2BDEB9" w:rsidR="00B731CE" w:rsidRPr="003115BB" w:rsidRDefault="59AC3CEA" w:rsidP="65D27D43">
            <w:pPr>
              <w:pStyle w:val="TableParagraph"/>
              <w:rPr>
                <w:b/>
                <w:bCs/>
                <w:sz w:val="24"/>
                <w:szCs w:val="24"/>
              </w:rPr>
            </w:pPr>
            <w:r w:rsidRPr="65D27D43">
              <w:rPr>
                <w:b/>
                <w:bCs/>
                <w:sz w:val="24"/>
                <w:szCs w:val="24"/>
              </w:rPr>
              <w:t>TC-4.</w:t>
            </w:r>
            <w:r w:rsidR="49EED4C8" w:rsidRPr="65D27D43">
              <w:rPr>
                <w:b/>
                <w:bCs/>
                <w:sz w:val="24"/>
                <w:szCs w:val="24"/>
              </w:rPr>
              <w:t>6</w:t>
            </w:r>
            <w:r w:rsidRPr="65D27D43">
              <w:rPr>
                <w:b/>
                <w:bCs/>
                <w:sz w:val="24"/>
                <w:szCs w:val="24"/>
              </w:rPr>
              <w:t xml:space="preserve"> Audit Trail – Modify</w:t>
            </w:r>
          </w:p>
          <w:p w14:paraId="5E6B2C3F" w14:textId="6BFF3D0B" w:rsidR="00B731CE" w:rsidRPr="003115BB" w:rsidRDefault="00B731CE" w:rsidP="757DACCB">
            <w:pPr>
              <w:pStyle w:val="TableParagraph"/>
              <w:rPr>
                <w:b/>
                <w:bCs/>
                <w:sz w:val="24"/>
                <w:szCs w:val="24"/>
              </w:rPr>
            </w:pPr>
          </w:p>
        </w:tc>
      </w:tr>
      <w:tr w:rsidR="00B731CE" w14:paraId="3DE5AE3D" w14:textId="77777777" w:rsidTr="65D27D43">
        <w:trPr>
          <w:cantSplit/>
          <w:trHeight w:val="300"/>
        </w:trPr>
        <w:tc>
          <w:tcPr>
            <w:tcW w:w="765" w:type="dxa"/>
            <w:vAlign w:val="center"/>
          </w:tcPr>
          <w:p w14:paraId="2803CF08" w14:textId="2F5A3486" w:rsidR="00B731CE" w:rsidRPr="00471598" w:rsidRDefault="571E75EC" w:rsidP="757DACCB">
            <w:pPr>
              <w:pStyle w:val="TableParagraph"/>
              <w:spacing w:line="267" w:lineRule="exact"/>
              <w:jc w:val="center"/>
              <w:rPr>
                <w:sz w:val="24"/>
                <w:szCs w:val="24"/>
              </w:rPr>
            </w:pPr>
            <w:r w:rsidRPr="757DACCB">
              <w:rPr>
                <w:sz w:val="24"/>
                <w:szCs w:val="24"/>
              </w:rPr>
              <w:t>1.</w:t>
            </w:r>
          </w:p>
        </w:tc>
        <w:tc>
          <w:tcPr>
            <w:tcW w:w="2250" w:type="dxa"/>
            <w:vAlign w:val="center"/>
          </w:tcPr>
          <w:p w14:paraId="352A4105" w14:textId="329DD4C5" w:rsidR="00B731CE" w:rsidRPr="00471598" w:rsidRDefault="48298DF2" w:rsidP="65D27D43">
            <w:pPr>
              <w:pStyle w:val="TableParagraph"/>
              <w:spacing w:line="256" w:lineRule="auto"/>
              <w:rPr>
                <w:sz w:val="24"/>
                <w:szCs w:val="24"/>
              </w:rPr>
            </w:pPr>
            <w:r w:rsidRPr="65D27D43">
              <w:rPr>
                <w:sz w:val="24"/>
                <w:szCs w:val="24"/>
              </w:rPr>
              <w:t>Data on a medical condition is edited on the test patient’s account.</w:t>
            </w:r>
          </w:p>
        </w:tc>
        <w:tc>
          <w:tcPr>
            <w:tcW w:w="2250" w:type="dxa"/>
            <w:vAlign w:val="center"/>
          </w:tcPr>
          <w:p w14:paraId="310D31DC" w14:textId="77777777" w:rsidR="00B731CE" w:rsidRPr="00471598" w:rsidRDefault="00B731CE" w:rsidP="65D27D43">
            <w:pPr>
              <w:pStyle w:val="TableParagraph"/>
              <w:spacing w:line="256" w:lineRule="auto"/>
              <w:rPr>
                <w:sz w:val="24"/>
                <w:szCs w:val="24"/>
              </w:rPr>
            </w:pPr>
          </w:p>
        </w:tc>
        <w:tc>
          <w:tcPr>
            <w:tcW w:w="1785" w:type="dxa"/>
          </w:tcPr>
          <w:p w14:paraId="623EA4FA" w14:textId="77777777" w:rsidR="00B731CE" w:rsidRPr="00471598" w:rsidRDefault="00B731CE" w:rsidP="00B731CE">
            <w:pPr>
              <w:pStyle w:val="TableParagraph"/>
              <w:spacing w:line="256" w:lineRule="auto"/>
              <w:rPr>
                <w:sz w:val="24"/>
                <w:szCs w:val="24"/>
              </w:rPr>
            </w:pPr>
          </w:p>
        </w:tc>
        <w:tc>
          <w:tcPr>
            <w:tcW w:w="720" w:type="dxa"/>
          </w:tcPr>
          <w:p w14:paraId="184C05C8" w14:textId="77777777" w:rsidR="00B731CE" w:rsidRPr="00471598" w:rsidRDefault="00B731CE" w:rsidP="00B731CE">
            <w:pPr>
              <w:pStyle w:val="TableParagraph"/>
              <w:spacing w:line="244" w:lineRule="exact"/>
              <w:rPr>
                <w:sz w:val="24"/>
                <w:szCs w:val="24"/>
              </w:rPr>
            </w:pPr>
          </w:p>
        </w:tc>
        <w:tc>
          <w:tcPr>
            <w:tcW w:w="1484" w:type="dxa"/>
          </w:tcPr>
          <w:p w14:paraId="37867FE8" w14:textId="77777777" w:rsidR="00B731CE" w:rsidRPr="00471598" w:rsidRDefault="00B731CE" w:rsidP="00B731CE">
            <w:pPr>
              <w:pStyle w:val="TableParagraph"/>
              <w:rPr>
                <w:sz w:val="24"/>
                <w:szCs w:val="24"/>
              </w:rPr>
            </w:pPr>
          </w:p>
        </w:tc>
      </w:tr>
      <w:tr w:rsidR="00B731CE" w14:paraId="5865B9B8" w14:textId="77777777" w:rsidTr="65D27D43">
        <w:trPr>
          <w:cantSplit/>
          <w:trHeight w:val="300"/>
        </w:trPr>
        <w:tc>
          <w:tcPr>
            <w:tcW w:w="765" w:type="dxa"/>
            <w:vAlign w:val="center"/>
          </w:tcPr>
          <w:p w14:paraId="16D09862" w14:textId="5192B35D" w:rsidR="00B731CE" w:rsidRPr="00471598" w:rsidRDefault="571E75EC" w:rsidP="757DACCB">
            <w:pPr>
              <w:pStyle w:val="TableParagraph"/>
              <w:spacing w:line="267" w:lineRule="exact"/>
              <w:jc w:val="center"/>
              <w:rPr>
                <w:sz w:val="24"/>
                <w:szCs w:val="24"/>
              </w:rPr>
            </w:pPr>
            <w:r w:rsidRPr="757DACCB">
              <w:rPr>
                <w:sz w:val="24"/>
                <w:szCs w:val="24"/>
              </w:rPr>
              <w:t>2.</w:t>
            </w:r>
          </w:p>
        </w:tc>
        <w:tc>
          <w:tcPr>
            <w:tcW w:w="2250" w:type="dxa"/>
            <w:vAlign w:val="center"/>
          </w:tcPr>
          <w:p w14:paraId="5B7292E9" w14:textId="03F7E9BB" w:rsidR="00B731CE" w:rsidRPr="00471598" w:rsidRDefault="48298DF2" w:rsidP="65D27D43">
            <w:pPr>
              <w:pStyle w:val="TableParagraph"/>
              <w:spacing w:line="256" w:lineRule="auto"/>
              <w:rPr>
                <w:sz w:val="24"/>
                <w:szCs w:val="24"/>
              </w:rPr>
            </w:pPr>
            <w:r w:rsidRPr="65D27D43">
              <w:rPr>
                <w:sz w:val="24"/>
                <w:szCs w:val="24"/>
              </w:rPr>
              <w:t>The account’s audit log is accessed.</w:t>
            </w:r>
          </w:p>
        </w:tc>
        <w:tc>
          <w:tcPr>
            <w:tcW w:w="2250" w:type="dxa"/>
            <w:vAlign w:val="center"/>
          </w:tcPr>
          <w:p w14:paraId="557ACE08" w14:textId="58CE5079" w:rsidR="00B731CE" w:rsidRPr="00471598" w:rsidRDefault="48298DF2" w:rsidP="65D27D43">
            <w:pPr>
              <w:pStyle w:val="TableParagraph"/>
              <w:spacing w:line="256" w:lineRule="auto"/>
              <w:rPr>
                <w:sz w:val="24"/>
                <w:szCs w:val="24"/>
              </w:rPr>
            </w:pPr>
            <w:r w:rsidRPr="65D27D43">
              <w:rPr>
                <w:sz w:val="24"/>
                <w:szCs w:val="24"/>
              </w:rPr>
              <w:t>The modification is logged in the audit log.</w:t>
            </w:r>
          </w:p>
        </w:tc>
        <w:tc>
          <w:tcPr>
            <w:tcW w:w="1785" w:type="dxa"/>
          </w:tcPr>
          <w:p w14:paraId="633EFD7E" w14:textId="77777777" w:rsidR="00B731CE" w:rsidRPr="00471598" w:rsidRDefault="00B731CE" w:rsidP="00B731CE">
            <w:pPr>
              <w:pStyle w:val="TableParagraph"/>
              <w:spacing w:line="256" w:lineRule="auto"/>
              <w:rPr>
                <w:sz w:val="24"/>
                <w:szCs w:val="24"/>
              </w:rPr>
            </w:pPr>
          </w:p>
        </w:tc>
        <w:tc>
          <w:tcPr>
            <w:tcW w:w="720" w:type="dxa"/>
          </w:tcPr>
          <w:p w14:paraId="028FBCE5" w14:textId="77777777" w:rsidR="00B731CE" w:rsidRPr="00471598" w:rsidRDefault="00B731CE" w:rsidP="00B731CE">
            <w:pPr>
              <w:pStyle w:val="TableParagraph"/>
              <w:spacing w:line="244" w:lineRule="exact"/>
              <w:rPr>
                <w:sz w:val="24"/>
                <w:szCs w:val="24"/>
              </w:rPr>
            </w:pPr>
          </w:p>
        </w:tc>
        <w:tc>
          <w:tcPr>
            <w:tcW w:w="1484" w:type="dxa"/>
          </w:tcPr>
          <w:p w14:paraId="5F4E42CE" w14:textId="77777777" w:rsidR="00B731CE" w:rsidRPr="00471598" w:rsidRDefault="00B731CE" w:rsidP="00B731CE">
            <w:pPr>
              <w:pStyle w:val="TableParagraph"/>
              <w:rPr>
                <w:sz w:val="24"/>
                <w:szCs w:val="24"/>
              </w:rPr>
            </w:pPr>
          </w:p>
        </w:tc>
      </w:tr>
      <w:tr w:rsidR="00B731CE" w14:paraId="45B473CA" w14:textId="77777777" w:rsidTr="65D27D43">
        <w:trPr>
          <w:cantSplit/>
          <w:trHeight w:val="510"/>
        </w:trPr>
        <w:tc>
          <w:tcPr>
            <w:tcW w:w="9254" w:type="dxa"/>
            <w:gridSpan w:val="6"/>
            <w:shd w:val="clear" w:color="auto" w:fill="BFBFBF" w:themeFill="background1" w:themeFillShade="BF"/>
          </w:tcPr>
          <w:p w14:paraId="2ECF8A4E" w14:textId="1B267308" w:rsidR="00B731CE" w:rsidRPr="0006622B" w:rsidRDefault="1CC4F193" w:rsidP="65D27D43">
            <w:pPr>
              <w:pStyle w:val="TableParagraph"/>
              <w:ind w:left="720" w:hanging="720"/>
              <w:rPr>
                <w:b/>
                <w:bCs/>
                <w:sz w:val="24"/>
                <w:szCs w:val="24"/>
              </w:rPr>
            </w:pPr>
            <w:r w:rsidRPr="65D27D43">
              <w:rPr>
                <w:b/>
                <w:bCs/>
                <w:sz w:val="24"/>
                <w:szCs w:val="24"/>
              </w:rPr>
              <w:t>TC-4.</w:t>
            </w:r>
            <w:r w:rsidR="10AD91A3" w:rsidRPr="65D27D43">
              <w:rPr>
                <w:b/>
                <w:bCs/>
                <w:sz w:val="24"/>
                <w:szCs w:val="24"/>
              </w:rPr>
              <w:t>7</w:t>
            </w:r>
            <w:r w:rsidRPr="65D27D43">
              <w:rPr>
                <w:b/>
                <w:bCs/>
                <w:sz w:val="24"/>
                <w:szCs w:val="24"/>
              </w:rPr>
              <w:t xml:space="preserve"> Audit Trail</w:t>
            </w:r>
            <w:r w:rsidR="7C3285B9" w:rsidRPr="65D27D43">
              <w:rPr>
                <w:b/>
                <w:bCs/>
                <w:sz w:val="24"/>
                <w:szCs w:val="24"/>
              </w:rPr>
              <w:t xml:space="preserve"> – </w:t>
            </w:r>
            <w:r w:rsidRPr="65D27D43">
              <w:rPr>
                <w:b/>
                <w:bCs/>
                <w:sz w:val="24"/>
                <w:szCs w:val="24"/>
              </w:rPr>
              <w:t>View</w:t>
            </w:r>
          </w:p>
          <w:p w14:paraId="062B49A2" w14:textId="21E36464" w:rsidR="00B731CE" w:rsidRPr="0006622B" w:rsidRDefault="00B731CE" w:rsidP="757DACCB">
            <w:pPr>
              <w:pStyle w:val="TableParagraph"/>
              <w:ind w:left="720" w:hanging="720"/>
              <w:rPr>
                <w:b/>
                <w:bCs/>
                <w:sz w:val="24"/>
                <w:szCs w:val="24"/>
              </w:rPr>
            </w:pPr>
          </w:p>
        </w:tc>
      </w:tr>
      <w:tr w:rsidR="00B731CE" w14:paraId="40B4AC14" w14:textId="77777777" w:rsidTr="65D27D43">
        <w:trPr>
          <w:cantSplit/>
          <w:trHeight w:val="600"/>
        </w:trPr>
        <w:tc>
          <w:tcPr>
            <w:tcW w:w="765" w:type="dxa"/>
            <w:vAlign w:val="center"/>
          </w:tcPr>
          <w:p w14:paraId="584F7B63" w14:textId="6E3A431F" w:rsidR="00B731CE" w:rsidRPr="00471598" w:rsidRDefault="571E75EC" w:rsidP="757DACCB">
            <w:pPr>
              <w:pStyle w:val="TableParagraph"/>
              <w:spacing w:line="267" w:lineRule="exact"/>
              <w:jc w:val="center"/>
              <w:rPr>
                <w:sz w:val="24"/>
                <w:szCs w:val="24"/>
              </w:rPr>
            </w:pPr>
            <w:r w:rsidRPr="757DACCB">
              <w:rPr>
                <w:sz w:val="24"/>
                <w:szCs w:val="24"/>
              </w:rPr>
              <w:t>1.</w:t>
            </w:r>
          </w:p>
        </w:tc>
        <w:tc>
          <w:tcPr>
            <w:tcW w:w="2250" w:type="dxa"/>
            <w:vAlign w:val="center"/>
          </w:tcPr>
          <w:p w14:paraId="7C3D5F7A" w14:textId="4C2DDD85" w:rsidR="00B731CE" w:rsidRPr="00471598" w:rsidRDefault="48298DF2" w:rsidP="65D27D43">
            <w:pPr>
              <w:pStyle w:val="TableParagraph"/>
              <w:spacing w:line="256" w:lineRule="auto"/>
              <w:rPr>
                <w:sz w:val="24"/>
                <w:szCs w:val="24"/>
              </w:rPr>
            </w:pPr>
            <w:r w:rsidRPr="65D27D43">
              <w:rPr>
                <w:sz w:val="24"/>
                <w:szCs w:val="24"/>
              </w:rPr>
              <w:t>A test caregiver account accesses the medical history of the test patient.</w:t>
            </w:r>
          </w:p>
        </w:tc>
        <w:tc>
          <w:tcPr>
            <w:tcW w:w="2250" w:type="dxa"/>
            <w:vAlign w:val="center"/>
          </w:tcPr>
          <w:p w14:paraId="5984B558" w14:textId="77777777" w:rsidR="00B731CE" w:rsidRPr="00471598" w:rsidRDefault="00B731CE" w:rsidP="65D27D43">
            <w:pPr>
              <w:pStyle w:val="TableParagraph"/>
              <w:spacing w:line="256" w:lineRule="auto"/>
              <w:rPr>
                <w:sz w:val="24"/>
                <w:szCs w:val="24"/>
              </w:rPr>
            </w:pPr>
          </w:p>
        </w:tc>
        <w:tc>
          <w:tcPr>
            <w:tcW w:w="1785" w:type="dxa"/>
          </w:tcPr>
          <w:p w14:paraId="532DCBB5" w14:textId="77777777" w:rsidR="00B731CE" w:rsidRPr="00471598" w:rsidRDefault="00B731CE" w:rsidP="00B731CE">
            <w:pPr>
              <w:pStyle w:val="TableParagraph"/>
              <w:spacing w:line="256" w:lineRule="auto"/>
              <w:rPr>
                <w:sz w:val="24"/>
                <w:szCs w:val="24"/>
              </w:rPr>
            </w:pPr>
          </w:p>
        </w:tc>
        <w:tc>
          <w:tcPr>
            <w:tcW w:w="720" w:type="dxa"/>
          </w:tcPr>
          <w:p w14:paraId="1EECB752" w14:textId="77777777" w:rsidR="00B731CE" w:rsidRPr="00471598" w:rsidRDefault="00B731CE" w:rsidP="00B731CE">
            <w:pPr>
              <w:pStyle w:val="TableParagraph"/>
              <w:spacing w:line="244" w:lineRule="exact"/>
              <w:rPr>
                <w:sz w:val="24"/>
                <w:szCs w:val="24"/>
              </w:rPr>
            </w:pPr>
          </w:p>
        </w:tc>
        <w:tc>
          <w:tcPr>
            <w:tcW w:w="1484" w:type="dxa"/>
          </w:tcPr>
          <w:p w14:paraId="7A419316" w14:textId="77777777" w:rsidR="00B731CE" w:rsidRPr="00471598" w:rsidRDefault="00B731CE" w:rsidP="00B731CE">
            <w:pPr>
              <w:pStyle w:val="TableParagraph"/>
              <w:rPr>
                <w:sz w:val="24"/>
                <w:szCs w:val="24"/>
              </w:rPr>
            </w:pPr>
          </w:p>
        </w:tc>
      </w:tr>
      <w:tr w:rsidR="00B731CE" w14:paraId="212EAA60" w14:textId="77777777" w:rsidTr="65D27D43">
        <w:trPr>
          <w:cantSplit/>
          <w:trHeight w:val="300"/>
        </w:trPr>
        <w:tc>
          <w:tcPr>
            <w:tcW w:w="765" w:type="dxa"/>
            <w:vAlign w:val="center"/>
          </w:tcPr>
          <w:p w14:paraId="72FE233B" w14:textId="164AF128" w:rsidR="00B731CE" w:rsidRPr="00471598" w:rsidRDefault="571E75EC" w:rsidP="757DACCB">
            <w:pPr>
              <w:pStyle w:val="TableParagraph"/>
              <w:spacing w:line="267" w:lineRule="exact"/>
              <w:jc w:val="center"/>
              <w:rPr>
                <w:sz w:val="24"/>
                <w:szCs w:val="24"/>
              </w:rPr>
            </w:pPr>
            <w:r w:rsidRPr="757DACCB">
              <w:rPr>
                <w:sz w:val="24"/>
                <w:szCs w:val="24"/>
              </w:rPr>
              <w:t>2.</w:t>
            </w:r>
          </w:p>
        </w:tc>
        <w:tc>
          <w:tcPr>
            <w:tcW w:w="2250" w:type="dxa"/>
            <w:vAlign w:val="center"/>
          </w:tcPr>
          <w:p w14:paraId="1A9A92AF" w14:textId="54123B8F" w:rsidR="00B731CE" w:rsidRPr="00471598" w:rsidRDefault="48298DF2" w:rsidP="65D27D43">
            <w:pPr>
              <w:pStyle w:val="TableParagraph"/>
              <w:spacing w:line="256" w:lineRule="auto"/>
              <w:rPr>
                <w:sz w:val="24"/>
                <w:szCs w:val="24"/>
              </w:rPr>
            </w:pPr>
            <w:r w:rsidRPr="65D27D43">
              <w:rPr>
                <w:sz w:val="24"/>
                <w:szCs w:val="24"/>
              </w:rPr>
              <w:t>The test patient’s audit log is accessed.</w:t>
            </w:r>
          </w:p>
        </w:tc>
        <w:tc>
          <w:tcPr>
            <w:tcW w:w="2250" w:type="dxa"/>
            <w:vAlign w:val="center"/>
          </w:tcPr>
          <w:p w14:paraId="36FA0DFB" w14:textId="7B78052F" w:rsidR="00B731CE" w:rsidRPr="00471598" w:rsidRDefault="25CDB5A1" w:rsidP="65D27D43">
            <w:pPr>
              <w:pStyle w:val="BodyText"/>
              <w:spacing w:line="256" w:lineRule="auto"/>
            </w:pPr>
            <w:r>
              <w:t>The audit log contains an entry that contains: test caregiver's ID, patient ID's, and action performed (accessing patient ID's history).</w:t>
            </w:r>
          </w:p>
        </w:tc>
        <w:tc>
          <w:tcPr>
            <w:tcW w:w="1785" w:type="dxa"/>
          </w:tcPr>
          <w:p w14:paraId="31F717D2" w14:textId="77777777" w:rsidR="00B731CE" w:rsidRPr="00471598" w:rsidRDefault="00B731CE" w:rsidP="00B731CE">
            <w:pPr>
              <w:pStyle w:val="TableParagraph"/>
              <w:spacing w:line="256" w:lineRule="auto"/>
              <w:rPr>
                <w:sz w:val="24"/>
                <w:szCs w:val="24"/>
              </w:rPr>
            </w:pPr>
          </w:p>
        </w:tc>
        <w:tc>
          <w:tcPr>
            <w:tcW w:w="720" w:type="dxa"/>
          </w:tcPr>
          <w:p w14:paraId="6F59B19F" w14:textId="77777777" w:rsidR="00B731CE" w:rsidRPr="00471598" w:rsidRDefault="00B731CE" w:rsidP="00B731CE">
            <w:pPr>
              <w:pStyle w:val="TableParagraph"/>
              <w:spacing w:line="244" w:lineRule="exact"/>
              <w:rPr>
                <w:sz w:val="24"/>
                <w:szCs w:val="24"/>
              </w:rPr>
            </w:pPr>
          </w:p>
        </w:tc>
        <w:tc>
          <w:tcPr>
            <w:tcW w:w="1484" w:type="dxa"/>
          </w:tcPr>
          <w:p w14:paraId="5F0014E6" w14:textId="77777777" w:rsidR="00B731CE" w:rsidRPr="00471598" w:rsidRDefault="00B731CE" w:rsidP="00B731CE">
            <w:pPr>
              <w:pStyle w:val="TableParagraph"/>
              <w:rPr>
                <w:sz w:val="24"/>
                <w:szCs w:val="24"/>
              </w:rPr>
            </w:pPr>
          </w:p>
        </w:tc>
      </w:tr>
      <w:tr w:rsidR="00ED78A4" w14:paraId="15AE00D1" w14:textId="77777777" w:rsidTr="65D27D43">
        <w:trPr>
          <w:cantSplit/>
          <w:trHeight w:val="540"/>
        </w:trPr>
        <w:tc>
          <w:tcPr>
            <w:tcW w:w="9254" w:type="dxa"/>
            <w:gridSpan w:val="6"/>
            <w:shd w:val="clear" w:color="auto" w:fill="BFBFBF" w:themeFill="background1" w:themeFillShade="BF"/>
          </w:tcPr>
          <w:p w14:paraId="53801292" w14:textId="05E46ED5" w:rsidR="00ED78A4" w:rsidRPr="00087E74" w:rsidRDefault="7C7F7545" w:rsidP="65D27D43">
            <w:pPr>
              <w:pStyle w:val="TableParagraph"/>
              <w:rPr>
                <w:b/>
                <w:bCs/>
                <w:sz w:val="24"/>
                <w:szCs w:val="24"/>
              </w:rPr>
            </w:pPr>
            <w:r w:rsidRPr="65D27D43">
              <w:rPr>
                <w:b/>
                <w:bCs/>
                <w:sz w:val="24"/>
                <w:szCs w:val="24"/>
              </w:rPr>
              <w:t>TC-4.</w:t>
            </w:r>
            <w:r w:rsidR="12E38A30" w:rsidRPr="65D27D43">
              <w:rPr>
                <w:b/>
                <w:bCs/>
                <w:sz w:val="24"/>
                <w:szCs w:val="24"/>
              </w:rPr>
              <w:t>8</w:t>
            </w:r>
            <w:r w:rsidRPr="65D27D43">
              <w:rPr>
                <w:b/>
                <w:bCs/>
                <w:sz w:val="24"/>
                <w:szCs w:val="24"/>
              </w:rPr>
              <w:t xml:space="preserve"> Medication Reminder – Patient Configuration</w:t>
            </w:r>
          </w:p>
          <w:p w14:paraId="0CDD024D" w14:textId="3C6EF80A" w:rsidR="00ED78A4" w:rsidRPr="00087E74" w:rsidRDefault="00ED78A4" w:rsidP="757DACCB">
            <w:pPr>
              <w:pStyle w:val="TableParagraph"/>
              <w:rPr>
                <w:b/>
                <w:bCs/>
                <w:sz w:val="24"/>
                <w:szCs w:val="24"/>
              </w:rPr>
            </w:pPr>
          </w:p>
        </w:tc>
      </w:tr>
      <w:tr w:rsidR="00ED78A4" w14:paraId="3F99AD9B" w14:textId="77777777" w:rsidTr="65D27D43">
        <w:trPr>
          <w:cantSplit/>
          <w:trHeight w:val="300"/>
        </w:trPr>
        <w:tc>
          <w:tcPr>
            <w:tcW w:w="765" w:type="dxa"/>
            <w:vAlign w:val="center"/>
          </w:tcPr>
          <w:p w14:paraId="46FEA880" w14:textId="05A5E92E" w:rsidR="00ED78A4" w:rsidRPr="00471598" w:rsidRDefault="7B388593" w:rsidP="65D27D43">
            <w:pPr>
              <w:pStyle w:val="TableParagraph"/>
              <w:spacing w:line="267" w:lineRule="exact"/>
              <w:jc w:val="center"/>
              <w:rPr>
                <w:sz w:val="24"/>
                <w:szCs w:val="24"/>
              </w:rPr>
            </w:pPr>
            <w:r w:rsidRPr="65D27D43">
              <w:rPr>
                <w:sz w:val="24"/>
                <w:szCs w:val="24"/>
              </w:rPr>
              <w:t>1.</w:t>
            </w:r>
          </w:p>
        </w:tc>
        <w:tc>
          <w:tcPr>
            <w:tcW w:w="2250" w:type="dxa"/>
            <w:vAlign w:val="center"/>
          </w:tcPr>
          <w:p w14:paraId="32931775" w14:textId="48EF4355" w:rsidR="00ED78A4" w:rsidRPr="00471598" w:rsidRDefault="7B388593" w:rsidP="65D27D43">
            <w:pPr>
              <w:pStyle w:val="TableParagraph"/>
              <w:spacing w:line="256" w:lineRule="auto"/>
              <w:rPr>
                <w:sz w:val="24"/>
                <w:szCs w:val="24"/>
              </w:rPr>
            </w:pPr>
            <w:r w:rsidRPr="65D27D43">
              <w:rPr>
                <w:sz w:val="24"/>
                <w:szCs w:val="24"/>
              </w:rPr>
              <w:t>A reminder to take Zoloft at 10 AM is set up by the tester, in a test patient account.</w:t>
            </w:r>
          </w:p>
        </w:tc>
        <w:tc>
          <w:tcPr>
            <w:tcW w:w="2250" w:type="dxa"/>
            <w:vAlign w:val="center"/>
          </w:tcPr>
          <w:p w14:paraId="4FF7BEFE" w14:textId="1DF6E182" w:rsidR="00ED78A4" w:rsidRDefault="7B388593" w:rsidP="65D27D43">
            <w:pPr>
              <w:pStyle w:val="BodyText"/>
            </w:pPr>
            <w:r>
              <w:t>A confirmation dialog appears.</w:t>
            </w:r>
          </w:p>
        </w:tc>
        <w:tc>
          <w:tcPr>
            <w:tcW w:w="1785" w:type="dxa"/>
          </w:tcPr>
          <w:p w14:paraId="6E66E7CB" w14:textId="77777777" w:rsidR="00ED78A4" w:rsidRPr="00471598" w:rsidRDefault="00ED78A4" w:rsidP="00ED78A4">
            <w:pPr>
              <w:pStyle w:val="TableParagraph"/>
              <w:spacing w:line="256" w:lineRule="auto"/>
              <w:rPr>
                <w:sz w:val="24"/>
                <w:szCs w:val="24"/>
              </w:rPr>
            </w:pPr>
          </w:p>
        </w:tc>
        <w:tc>
          <w:tcPr>
            <w:tcW w:w="720" w:type="dxa"/>
          </w:tcPr>
          <w:p w14:paraId="7CD7488F" w14:textId="77777777" w:rsidR="00ED78A4" w:rsidRPr="00471598" w:rsidRDefault="00ED78A4" w:rsidP="00ED78A4">
            <w:pPr>
              <w:pStyle w:val="TableParagraph"/>
              <w:spacing w:line="244" w:lineRule="exact"/>
              <w:rPr>
                <w:sz w:val="24"/>
                <w:szCs w:val="24"/>
              </w:rPr>
            </w:pPr>
          </w:p>
        </w:tc>
        <w:tc>
          <w:tcPr>
            <w:tcW w:w="1484" w:type="dxa"/>
          </w:tcPr>
          <w:p w14:paraId="6A0792DA" w14:textId="77777777" w:rsidR="00ED78A4" w:rsidRPr="00471598" w:rsidRDefault="00ED78A4" w:rsidP="00ED78A4">
            <w:pPr>
              <w:pStyle w:val="TableParagraph"/>
              <w:rPr>
                <w:sz w:val="24"/>
                <w:szCs w:val="24"/>
              </w:rPr>
            </w:pPr>
          </w:p>
        </w:tc>
      </w:tr>
      <w:tr w:rsidR="00ED78A4" w14:paraId="68001C54" w14:textId="77777777" w:rsidTr="65D27D43">
        <w:trPr>
          <w:cantSplit/>
          <w:trHeight w:val="300"/>
        </w:trPr>
        <w:tc>
          <w:tcPr>
            <w:tcW w:w="765" w:type="dxa"/>
            <w:vAlign w:val="center"/>
          </w:tcPr>
          <w:p w14:paraId="0B925B0A" w14:textId="674BA040" w:rsidR="00ED78A4" w:rsidRPr="00471598" w:rsidRDefault="7B388593" w:rsidP="65D27D43">
            <w:pPr>
              <w:pStyle w:val="TableParagraph"/>
              <w:spacing w:line="267" w:lineRule="exact"/>
              <w:jc w:val="center"/>
              <w:rPr>
                <w:sz w:val="24"/>
                <w:szCs w:val="24"/>
              </w:rPr>
            </w:pPr>
            <w:r w:rsidRPr="65D27D43">
              <w:rPr>
                <w:sz w:val="24"/>
                <w:szCs w:val="24"/>
              </w:rPr>
              <w:lastRenderedPageBreak/>
              <w:t>2.</w:t>
            </w:r>
          </w:p>
        </w:tc>
        <w:tc>
          <w:tcPr>
            <w:tcW w:w="2250" w:type="dxa"/>
            <w:vAlign w:val="center"/>
          </w:tcPr>
          <w:p w14:paraId="08BB342D" w14:textId="5B4F9A01" w:rsidR="00ED78A4" w:rsidRPr="00471598" w:rsidRDefault="7B388593" w:rsidP="65D27D43">
            <w:pPr>
              <w:pStyle w:val="TableParagraph"/>
              <w:spacing w:line="256" w:lineRule="auto"/>
              <w:rPr>
                <w:sz w:val="24"/>
                <w:szCs w:val="24"/>
              </w:rPr>
            </w:pPr>
            <w:r w:rsidRPr="65D27D43">
              <w:rPr>
                <w:sz w:val="24"/>
                <w:szCs w:val="24"/>
              </w:rPr>
              <w:t>Tester views medication reminder list.</w:t>
            </w:r>
          </w:p>
        </w:tc>
        <w:tc>
          <w:tcPr>
            <w:tcW w:w="2250" w:type="dxa"/>
            <w:vAlign w:val="center"/>
          </w:tcPr>
          <w:p w14:paraId="10CD55E7" w14:textId="17D401A4" w:rsidR="00ED78A4" w:rsidRDefault="7B388593" w:rsidP="65D27D43">
            <w:pPr>
              <w:pStyle w:val="BodyText"/>
            </w:pPr>
            <w:r>
              <w:t>The created Zoloft reminder is present on the reminder list.</w:t>
            </w:r>
          </w:p>
        </w:tc>
        <w:tc>
          <w:tcPr>
            <w:tcW w:w="1785" w:type="dxa"/>
          </w:tcPr>
          <w:p w14:paraId="30653132" w14:textId="77777777" w:rsidR="00ED78A4" w:rsidRPr="00471598" w:rsidRDefault="00ED78A4" w:rsidP="00ED78A4">
            <w:pPr>
              <w:pStyle w:val="TableParagraph"/>
              <w:spacing w:line="256" w:lineRule="auto"/>
              <w:rPr>
                <w:sz w:val="24"/>
                <w:szCs w:val="24"/>
              </w:rPr>
            </w:pPr>
          </w:p>
        </w:tc>
        <w:tc>
          <w:tcPr>
            <w:tcW w:w="720" w:type="dxa"/>
          </w:tcPr>
          <w:p w14:paraId="351D206F" w14:textId="77777777" w:rsidR="00ED78A4" w:rsidRPr="00471598" w:rsidRDefault="00ED78A4" w:rsidP="00ED78A4">
            <w:pPr>
              <w:pStyle w:val="TableParagraph"/>
              <w:spacing w:line="244" w:lineRule="exact"/>
              <w:rPr>
                <w:sz w:val="24"/>
                <w:szCs w:val="24"/>
              </w:rPr>
            </w:pPr>
          </w:p>
        </w:tc>
        <w:tc>
          <w:tcPr>
            <w:tcW w:w="1484" w:type="dxa"/>
          </w:tcPr>
          <w:p w14:paraId="397210ED" w14:textId="77777777" w:rsidR="00ED78A4" w:rsidRPr="00471598" w:rsidRDefault="00ED78A4" w:rsidP="00ED78A4">
            <w:pPr>
              <w:pStyle w:val="TableParagraph"/>
              <w:rPr>
                <w:sz w:val="24"/>
                <w:szCs w:val="24"/>
              </w:rPr>
            </w:pPr>
          </w:p>
        </w:tc>
      </w:tr>
      <w:tr w:rsidR="00ED78A4" w14:paraId="423623A0" w14:textId="77777777" w:rsidTr="65D27D43">
        <w:trPr>
          <w:cantSplit/>
          <w:trHeight w:val="300"/>
        </w:trPr>
        <w:tc>
          <w:tcPr>
            <w:tcW w:w="765" w:type="dxa"/>
            <w:vAlign w:val="center"/>
          </w:tcPr>
          <w:p w14:paraId="114C9DFB" w14:textId="32018EF0" w:rsidR="00ED78A4" w:rsidRPr="00471598" w:rsidRDefault="7B388593" w:rsidP="65D27D43">
            <w:pPr>
              <w:pStyle w:val="TableParagraph"/>
              <w:spacing w:line="267" w:lineRule="exact"/>
              <w:jc w:val="center"/>
              <w:rPr>
                <w:sz w:val="24"/>
                <w:szCs w:val="24"/>
              </w:rPr>
            </w:pPr>
            <w:r w:rsidRPr="65D27D43">
              <w:rPr>
                <w:sz w:val="24"/>
                <w:szCs w:val="24"/>
              </w:rPr>
              <w:t>3.</w:t>
            </w:r>
          </w:p>
        </w:tc>
        <w:tc>
          <w:tcPr>
            <w:tcW w:w="2250" w:type="dxa"/>
            <w:vAlign w:val="center"/>
          </w:tcPr>
          <w:p w14:paraId="43556400" w14:textId="00D5508D" w:rsidR="00ED78A4" w:rsidRPr="00471598" w:rsidRDefault="7B388593" w:rsidP="65D27D43">
            <w:pPr>
              <w:pStyle w:val="TableParagraph"/>
              <w:spacing w:line="256" w:lineRule="auto"/>
              <w:rPr>
                <w:sz w:val="24"/>
                <w:szCs w:val="24"/>
              </w:rPr>
            </w:pPr>
            <w:r w:rsidRPr="65D27D43">
              <w:rPr>
                <w:sz w:val="24"/>
                <w:szCs w:val="24"/>
              </w:rPr>
              <w:t>System clock reaches 10 AM.</w:t>
            </w:r>
          </w:p>
        </w:tc>
        <w:tc>
          <w:tcPr>
            <w:tcW w:w="2250" w:type="dxa"/>
            <w:vAlign w:val="center"/>
          </w:tcPr>
          <w:p w14:paraId="3DEA2838" w14:textId="127FF004" w:rsidR="00ED78A4" w:rsidRDefault="7B388593" w:rsidP="65D27D43">
            <w:pPr>
              <w:pStyle w:val="BodyText"/>
            </w:pPr>
            <w:r>
              <w:t xml:space="preserve">The application displays a reminder. </w:t>
            </w:r>
          </w:p>
        </w:tc>
        <w:tc>
          <w:tcPr>
            <w:tcW w:w="1785" w:type="dxa"/>
          </w:tcPr>
          <w:p w14:paraId="5B15CC7A" w14:textId="77777777" w:rsidR="00ED78A4" w:rsidRPr="00471598" w:rsidRDefault="00ED78A4" w:rsidP="00ED78A4">
            <w:pPr>
              <w:pStyle w:val="TableParagraph"/>
              <w:spacing w:line="256" w:lineRule="auto"/>
              <w:rPr>
                <w:sz w:val="24"/>
                <w:szCs w:val="24"/>
              </w:rPr>
            </w:pPr>
          </w:p>
        </w:tc>
        <w:tc>
          <w:tcPr>
            <w:tcW w:w="720" w:type="dxa"/>
          </w:tcPr>
          <w:p w14:paraId="6E523FE1" w14:textId="77777777" w:rsidR="00ED78A4" w:rsidRPr="00471598" w:rsidRDefault="00ED78A4" w:rsidP="00ED78A4">
            <w:pPr>
              <w:pStyle w:val="TableParagraph"/>
              <w:spacing w:line="244" w:lineRule="exact"/>
              <w:rPr>
                <w:sz w:val="24"/>
                <w:szCs w:val="24"/>
              </w:rPr>
            </w:pPr>
          </w:p>
        </w:tc>
        <w:tc>
          <w:tcPr>
            <w:tcW w:w="1484" w:type="dxa"/>
          </w:tcPr>
          <w:p w14:paraId="64699997" w14:textId="77777777" w:rsidR="00ED78A4" w:rsidRPr="00471598" w:rsidRDefault="00ED78A4" w:rsidP="00ED78A4">
            <w:pPr>
              <w:pStyle w:val="TableParagraph"/>
              <w:rPr>
                <w:sz w:val="24"/>
                <w:szCs w:val="24"/>
              </w:rPr>
            </w:pPr>
          </w:p>
        </w:tc>
      </w:tr>
      <w:tr w:rsidR="00ED78A4" w14:paraId="3AF8E0D5" w14:textId="77777777" w:rsidTr="65D27D43">
        <w:trPr>
          <w:cantSplit/>
          <w:trHeight w:val="300"/>
        </w:trPr>
        <w:tc>
          <w:tcPr>
            <w:tcW w:w="765" w:type="dxa"/>
            <w:vAlign w:val="center"/>
          </w:tcPr>
          <w:p w14:paraId="7BA2C919" w14:textId="78D61362" w:rsidR="00ED78A4" w:rsidRPr="00471598" w:rsidRDefault="7B388593" w:rsidP="65D27D43">
            <w:pPr>
              <w:pStyle w:val="TableParagraph"/>
              <w:spacing w:line="267" w:lineRule="exact"/>
              <w:jc w:val="center"/>
              <w:rPr>
                <w:sz w:val="24"/>
                <w:szCs w:val="24"/>
              </w:rPr>
            </w:pPr>
            <w:r w:rsidRPr="65D27D43">
              <w:rPr>
                <w:sz w:val="24"/>
                <w:szCs w:val="24"/>
              </w:rPr>
              <w:t>4.</w:t>
            </w:r>
          </w:p>
        </w:tc>
        <w:tc>
          <w:tcPr>
            <w:tcW w:w="2250" w:type="dxa"/>
            <w:vAlign w:val="center"/>
          </w:tcPr>
          <w:p w14:paraId="2F09AB8F" w14:textId="47B285CC" w:rsidR="00ED78A4" w:rsidRPr="00471598" w:rsidRDefault="7B388593" w:rsidP="65D27D43">
            <w:pPr>
              <w:pStyle w:val="TableParagraph"/>
              <w:spacing w:line="256" w:lineRule="auto"/>
              <w:rPr>
                <w:sz w:val="24"/>
                <w:szCs w:val="24"/>
              </w:rPr>
            </w:pPr>
            <w:r w:rsidRPr="65D27D43">
              <w:rPr>
                <w:sz w:val="24"/>
                <w:szCs w:val="24"/>
              </w:rPr>
              <w:t>Tester clicks on the reminder and changes the time to 11 AM.</w:t>
            </w:r>
          </w:p>
        </w:tc>
        <w:tc>
          <w:tcPr>
            <w:tcW w:w="2250" w:type="dxa"/>
            <w:vAlign w:val="center"/>
          </w:tcPr>
          <w:p w14:paraId="210760F2" w14:textId="26C3ABDE" w:rsidR="00ED78A4" w:rsidRDefault="7B388593" w:rsidP="65D27D43">
            <w:pPr>
              <w:pStyle w:val="BodyText"/>
            </w:pPr>
            <w:r>
              <w:t>This change is reflected on the reminder list.</w:t>
            </w:r>
          </w:p>
        </w:tc>
        <w:tc>
          <w:tcPr>
            <w:tcW w:w="1785" w:type="dxa"/>
          </w:tcPr>
          <w:p w14:paraId="331EEF25" w14:textId="77777777" w:rsidR="00ED78A4" w:rsidRPr="00471598" w:rsidRDefault="00ED78A4" w:rsidP="00ED78A4">
            <w:pPr>
              <w:pStyle w:val="TableParagraph"/>
              <w:spacing w:line="256" w:lineRule="auto"/>
              <w:rPr>
                <w:sz w:val="24"/>
                <w:szCs w:val="24"/>
              </w:rPr>
            </w:pPr>
          </w:p>
        </w:tc>
        <w:tc>
          <w:tcPr>
            <w:tcW w:w="720" w:type="dxa"/>
          </w:tcPr>
          <w:p w14:paraId="44C92001" w14:textId="77777777" w:rsidR="00ED78A4" w:rsidRPr="00471598" w:rsidRDefault="00ED78A4" w:rsidP="00ED78A4">
            <w:pPr>
              <w:pStyle w:val="TableParagraph"/>
              <w:spacing w:line="244" w:lineRule="exact"/>
              <w:rPr>
                <w:sz w:val="24"/>
                <w:szCs w:val="24"/>
              </w:rPr>
            </w:pPr>
          </w:p>
        </w:tc>
        <w:tc>
          <w:tcPr>
            <w:tcW w:w="1484" w:type="dxa"/>
          </w:tcPr>
          <w:p w14:paraId="72DD9DBA" w14:textId="77777777" w:rsidR="00ED78A4" w:rsidRPr="00471598" w:rsidRDefault="00ED78A4" w:rsidP="00ED78A4">
            <w:pPr>
              <w:pStyle w:val="TableParagraph"/>
              <w:rPr>
                <w:sz w:val="24"/>
                <w:szCs w:val="24"/>
              </w:rPr>
            </w:pPr>
          </w:p>
        </w:tc>
      </w:tr>
      <w:tr w:rsidR="00ED78A4" w14:paraId="6D5F6DAF" w14:textId="77777777" w:rsidTr="65D27D43">
        <w:trPr>
          <w:cantSplit/>
          <w:trHeight w:val="300"/>
        </w:trPr>
        <w:tc>
          <w:tcPr>
            <w:tcW w:w="765" w:type="dxa"/>
            <w:vAlign w:val="center"/>
          </w:tcPr>
          <w:p w14:paraId="79DD679C" w14:textId="00FFB27D" w:rsidR="00ED78A4" w:rsidRPr="00471598" w:rsidRDefault="7B388593" w:rsidP="65D27D43">
            <w:pPr>
              <w:pStyle w:val="TableParagraph"/>
              <w:spacing w:line="267" w:lineRule="exact"/>
              <w:jc w:val="center"/>
              <w:rPr>
                <w:sz w:val="24"/>
                <w:szCs w:val="24"/>
              </w:rPr>
            </w:pPr>
            <w:r w:rsidRPr="65D27D43">
              <w:rPr>
                <w:sz w:val="24"/>
                <w:szCs w:val="24"/>
              </w:rPr>
              <w:t>5.</w:t>
            </w:r>
          </w:p>
        </w:tc>
        <w:tc>
          <w:tcPr>
            <w:tcW w:w="2250" w:type="dxa"/>
            <w:vAlign w:val="center"/>
          </w:tcPr>
          <w:p w14:paraId="3DDCCB20" w14:textId="6C6F05B4" w:rsidR="00ED78A4" w:rsidRPr="00471598" w:rsidRDefault="7B388593" w:rsidP="65D27D43">
            <w:pPr>
              <w:pStyle w:val="TableParagraph"/>
              <w:spacing w:line="256" w:lineRule="auto"/>
              <w:rPr>
                <w:sz w:val="24"/>
                <w:szCs w:val="24"/>
              </w:rPr>
            </w:pPr>
            <w:r w:rsidRPr="65D27D43">
              <w:rPr>
                <w:sz w:val="24"/>
                <w:szCs w:val="24"/>
              </w:rPr>
              <w:t>System clock reaches 11 AM.</w:t>
            </w:r>
          </w:p>
        </w:tc>
        <w:tc>
          <w:tcPr>
            <w:tcW w:w="2250" w:type="dxa"/>
            <w:vAlign w:val="center"/>
          </w:tcPr>
          <w:p w14:paraId="5A69636A" w14:textId="7A3AAF3E" w:rsidR="00ED78A4" w:rsidRDefault="7B388593" w:rsidP="65D27D43">
            <w:pPr>
              <w:pStyle w:val="BodyText"/>
            </w:pPr>
            <w:r>
              <w:t xml:space="preserve">The application displays a reminder. </w:t>
            </w:r>
          </w:p>
        </w:tc>
        <w:tc>
          <w:tcPr>
            <w:tcW w:w="1785" w:type="dxa"/>
          </w:tcPr>
          <w:p w14:paraId="1817BCB7" w14:textId="77777777" w:rsidR="00ED78A4" w:rsidRPr="00471598" w:rsidRDefault="00ED78A4" w:rsidP="00ED78A4">
            <w:pPr>
              <w:pStyle w:val="TableParagraph"/>
              <w:spacing w:line="256" w:lineRule="auto"/>
              <w:rPr>
                <w:sz w:val="24"/>
                <w:szCs w:val="24"/>
              </w:rPr>
            </w:pPr>
          </w:p>
        </w:tc>
        <w:tc>
          <w:tcPr>
            <w:tcW w:w="720" w:type="dxa"/>
          </w:tcPr>
          <w:p w14:paraId="61AF7ED6" w14:textId="77777777" w:rsidR="00ED78A4" w:rsidRPr="00471598" w:rsidRDefault="00ED78A4" w:rsidP="00ED78A4">
            <w:pPr>
              <w:pStyle w:val="TableParagraph"/>
              <w:spacing w:line="244" w:lineRule="exact"/>
              <w:rPr>
                <w:sz w:val="24"/>
                <w:szCs w:val="24"/>
              </w:rPr>
            </w:pPr>
          </w:p>
        </w:tc>
        <w:tc>
          <w:tcPr>
            <w:tcW w:w="1484" w:type="dxa"/>
          </w:tcPr>
          <w:p w14:paraId="24A1C716" w14:textId="77777777" w:rsidR="00ED78A4" w:rsidRPr="00471598" w:rsidRDefault="00ED78A4" w:rsidP="00ED78A4">
            <w:pPr>
              <w:pStyle w:val="TableParagraph"/>
              <w:rPr>
                <w:sz w:val="24"/>
                <w:szCs w:val="24"/>
              </w:rPr>
            </w:pPr>
          </w:p>
        </w:tc>
      </w:tr>
      <w:tr w:rsidR="00383B65" w14:paraId="487A146E" w14:textId="77777777" w:rsidTr="65D27D43">
        <w:trPr>
          <w:cantSplit/>
          <w:trHeight w:val="540"/>
        </w:trPr>
        <w:tc>
          <w:tcPr>
            <w:tcW w:w="9254" w:type="dxa"/>
            <w:gridSpan w:val="6"/>
            <w:shd w:val="clear" w:color="auto" w:fill="BFBFBF" w:themeFill="background1" w:themeFillShade="BF"/>
          </w:tcPr>
          <w:p w14:paraId="53283FEC" w14:textId="3CDF7750" w:rsidR="00383B65" w:rsidRPr="00087E74" w:rsidRDefault="7C7F7545" w:rsidP="65D27D43">
            <w:pPr>
              <w:pStyle w:val="TableParagraph"/>
              <w:rPr>
                <w:b/>
                <w:bCs/>
                <w:sz w:val="24"/>
                <w:szCs w:val="24"/>
              </w:rPr>
            </w:pPr>
            <w:r w:rsidRPr="65D27D43">
              <w:rPr>
                <w:b/>
                <w:bCs/>
                <w:sz w:val="24"/>
                <w:szCs w:val="24"/>
              </w:rPr>
              <w:t>TC-4.</w:t>
            </w:r>
            <w:r w:rsidR="2A6D07DE" w:rsidRPr="65D27D43">
              <w:rPr>
                <w:b/>
                <w:bCs/>
                <w:sz w:val="24"/>
                <w:szCs w:val="24"/>
              </w:rPr>
              <w:t>9</w:t>
            </w:r>
            <w:r w:rsidRPr="65D27D43">
              <w:rPr>
                <w:b/>
                <w:bCs/>
                <w:sz w:val="24"/>
                <w:szCs w:val="24"/>
              </w:rPr>
              <w:t xml:space="preserve"> </w:t>
            </w:r>
            <w:r w:rsidR="612C3AA0" w:rsidRPr="65D27D43">
              <w:rPr>
                <w:b/>
                <w:bCs/>
                <w:sz w:val="24"/>
                <w:szCs w:val="24"/>
              </w:rPr>
              <w:t>Medication Reminder – Caretaker Configuration</w:t>
            </w:r>
          </w:p>
          <w:p w14:paraId="2C154EBB" w14:textId="48288D0C" w:rsidR="00383B65" w:rsidRPr="00087E74" w:rsidRDefault="00383B65" w:rsidP="757DACCB">
            <w:pPr>
              <w:pStyle w:val="TableParagraph"/>
              <w:rPr>
                <w:b/>
                <w:bCs/>
                <w:sz w:val="24"/>
                <w:szCs w:val="24"/>
              </w:rPr>
            </w:pPr>
          </w:p>
        </w:tc>
      </w:tr>
      <w:tr w:rsidR="00383B65" w14:paraId="0B16A59C" w14:textId="77777777" w:rsidTr="65D27D43">
        <w:trPr>
          <w:cantSplit/>
          <w:trHeight w:val="300"/>
        </w:trPr>
        <w:tc>
          <w:tcPr>
            <w:tcW w:w="765" w:type="dxa"/>
            <w:vAlign w:val="center"/>
          </w:tcPr>
          <w:p w14:paraId="1C726BC5" w14:textId="7EDC09F1" w:rsidR="00383B65" w:rsidRPr="00471598" w:rsidRDefault="72FE9F61" w:rsidP="65D27D43">
            <w:pPr>
              <w:pStyle w:val="TableParagraph"/>
              <w:spacing w:line="267" w:lineRule="exact"/>
              <w:jc w:val="center"/>
              <w:rPr>
                <w:sz w:val="24"/>
                <w:szCs w:val="24"/>
              </w:rPr>
            </w:pPr>
            <w:r w:rsidRPr="65D27D43">
              <w:rPr>
                <w:sz w:val="24"/>
                <w:szCs w:val="24"/>
              </w:rPr>
              <w:t>1.</w:t>
            </w:r>
          </w:p>
        </w:tc>
        <w:tc>
          <w:tcPr>
            <w:tcW w:w="2250" w:type="dxa"/>
            <w:vAlign w:val="center"/>
          </w:tcPr>
          <w:p w14:paraId="6C9D1CD6" w14:textId="5A764C33" w:rsidR="00383B65" w:rsidRPr="00471598" w:rsidRDefault="72FE9F61" w:rsidP="65D27D43">
            <w:pPr>
              <w:pStyle w:val="TableParagraph"/>
              <w:spacing w:line="256" w:lineRule="auto"/>
              <w:rPr>
                <w:sz w:val="24"/>
                <w:szCs w:val="24"/>
              </w:rPr>
            </w:pPr>
            <w:r w:rsidRPr="65D27D43">
              <w:rPr>
                <w:sz w:val="24"/>
                <w:szCs w:val="24"/>
              </w:rPr>
              <w:t>A reminder to take Zoloft at 10 AM is set up by the tester, via a caretaker account, on a test patient account.</w:t>
            </w:r>
          </w:p>
        </w:tc>
        <w:tc>
          <w:tcPr>
            <w:tcW w:w="2250" w:type="dxa"/>
            <w:vAlign w:val="center"/>
          </w:tcPr>
          <w:p w14:paraId="62682764" w14:textId="07561EDE" w:rsidR="00383B65" w:rsidRDefault="72FE9F61" w:rsidP="65D27D43">
            <w:pPr>
              <w:pStyle w:val="BodyText"/>
            </w:pPr>
            <w:r>
              <w:t>A confirmation dialog appears.</w:t>
            </w:r>
          </w:p>
        </w:tc>
        <w:tc>
          <w:tcPr>
            <w:tcW w:w="1785" w:type="dxa"/>
          </w:tcPr>
          <w:p w14:paraId="50BC05AA" w14:textId="77777777" w:rsidR="00383B65" w:rsidRPr="00471598" w:rsidRDefault="00383B65" w:rsidP="00383B65">
            <w:pPr>
              <w:pStyle w:val="TableParagraph"/>
              <w:spacing w:line="256" w:lineRule="auto"/>
              <w:rPr>
                <w:sz w:val="24"/>
                <w:szCs w:val="24"/>
              </w:rPr>
            </w:pPr>
          </w:p>
        </w:tc>
        <w:tc>
          <w:tcPr>
            <w:tcW w:w="720" w:type="dxa"/>
          </w:tcPr>
          <w:p w14:paraId="58321888" w14:textId="77777777" w:rsidR="00383B65" w:rsidRPr="00471598" w:rsidRDefault="00383B65" w:rsidP="00383B65">
            <w:pPr>
              <w:pStyle w:val="TableParagraph"/>
              <w:spacing w:line="244" w:lineRule="exact"/>
              <w:rPr>
                <w:sz w:val="24"/>
                <w:szCs w:val="24"/>
              </w:rPr>
            </w:pPr>
          </w:p>
        </w:tc>
        <w:tc>
          <w:tcPr>
            <w:tcW w:w="1484" w:type="dxa"/>
          </w:tcPr>
          <w:p w14:paraId="14E40814" w14:textId="77777777" w:rsidR="00383B65" w:rsidRPr="00471598" w:rsidRDefault="00383B65" w:rsidP="00383B65">
            <w:pPr>
              <w:pStyle w:val="TableParagraph"/>
              <w:rPr>
                <w:sz w:val="24"/>
                <w:szCs w:val="24"/>
              </w:rPr>
            </w:pPr>
          </w:p>
        </w:tc>
      </w:tr>
      <w:tr w:rsidR="00383B65" w14:paraId="282879A7" w14:textId="77777777" w:rsidTr="65D27D43">
        <w:trPr>
          <w:cantSplit/>
          <w:trHeight w:val="300"/>
        </w:trPr>
        <w:tc>
          <w:tcPr>
            <w:tcW w:w="765" w:type="dxa"/>
            <w:vAlign w:val="center"/>
          </w:tcPr>
          <w:p w14:paraId="5ACFE080" w14:textId="33CFD369" w:rsidR="00383B65" w:rsidRPr="00471598" w:rsidRDefault="72FE9F61" w:rsidP="65D27D43">
            <w:pPr>
              <w:pStyle w:val="TableParagraph"/>
              <w:spacing w:line="267" w:lineRule="exact"/>
              <w:jc w:val="center"/>
              <w:rPr>
                <w:sz w:val="24"/>
                <w:szCs w:val="24"/>
              </w:rPr>
            </w:pPr>
            <w:r w:rsidRPr="65D27D43">
              <w:rPr>
                <w:sz w:val="24"/>
                <w:szCs w:val="24"/>
              </w:rPr>
              <w:t>2.</w:t>
            </w:r>
          </w:p>
        </w:tc>
        <w:tc>
          <w:tcPr>
            <w:tcW w:w="2250" w:type="dxa"/>
            <w:vAlign w:val="center"/>
          </w:tcPr>
          <w:p w14:paraId="73E48569" w14:textId="46EE3185" w:rsidR="00383B65" w:rsidRPr="00471598" w:rsidRDefault="72FE9F61" w:rsidP="65D27D43">
            <w:pPr>
              <w:pStyle w:val="TableParagraph"/>
              <w:spacing w:line="256" w:lineRule="auto"/>
              <w:rPr>
                <w:sz w:val="24"/>
                <w:szCs w:val="24"/>
              </w:rPr>
            </w:pPr>
            <w:r w:rsidRPr="65D27D43">
              <w:rPr>
                <w:sz w:val="24"/>
                <w:szCs w:val="24"/>
              </w:rPr>
              <w:t>Tester views medication reminder list in the patient account.</w:t>
            </w:r>
          </w:p>
        </w:tc>
        <w:tc>
          <w:tcPr>
            <w:tcW w:w="2250" w:type="dxa"/>
            <w:vAlign w:val="center"/>
          </w:tcPr>
          <w:p w14:paraId="20DEF11A" w14:textId="3AEE9502" w:rsidR="00383B65" w:rsidRDefault="72FE9F61" w:rsidP="65D27D43">
            <w:pPr>
              <w:pStyle w:val="BodyText"/>
            </w:pPr>
            <w:r>
              <w:t>The created Zoloft reminder is present on the reminder list.</w:t>
            </w:r>
          </w:p>
        </w:tc>
        <w:tc>
          <w:tcPr>
            <w:tcW w:w="1785" w:type="dxa"/>
          </w:tcPr>
          <w:p w14:paraId="23D431E9" w14:textId="77777777" w:rsidR="00383B65" w:rsidRPr="00471598" w:rsidRDefault="00383B65" w:rsidP="00383B65">
            <w:pPr>
              <w:pStyle w:val="TableParagraph"/>
              <w:spacing w:line="256" w:lineRule="auto"/>
              <w:rPr>
                <w:sz w:val="24"/>
                <w:szCs w:val="24"/>
              </w:rPr>
            </w:pPr>
          </w:p>
        </w:tc>
        <w:tc>
          <w:tcPr>
            <w:tcW w:w="720" w:type="dxa"/>
          </w:tcPr>
          <w:p w14:paraId="1E8B8BB7" w14:textId="77777777" w:rsidR="00383B65" w:rsidRPr="00471598" w:rsidRDefault="00383B65" w:rsidP="00383B65">
            <w:pPr>
              <w:pStyle w:val="TableParagraph"/>
              <w:spacing w:line="244" w:lineRule="exact"/>
              <w:rPr>
                <w:sz w:val="24"/>
                <w:szCs w:val="24"/>
              </w:rPr>
            </w:pPr>
          </w:p>
        </w:tc>
        <w:tc>
          <w:tcPr>
            <w:tcW w:w="1484" w:type="dxa"/>
          </w:tcPr>
          <w:p w14:paraId="6A7BBDAD" w14:textId="77777777" w:rsidR="00383B65" w:rsidRPr="00471598" w:rsidRDefault="00383B65" w:rsidP="00383B65">
            <w:pPr>
              <w:pStyle w:val="TableParagraph"/>
              <w:rPr>
                <w:sz w:val="24"/>
                <w:szCs w:val="24"/>
              </w:rPr>
            </w:pPr>
          </w:p>
        </w:tc>
      </w:tr>
      <w:tr w:rsidR="00383B65" w14:paraId="226983FE" w14:textId="77777777" w:rsidTr="65D27D43">
        <w:trPr>
          <w:cantSplit/>
          <w:trHeight w:val="300"/>
        </w:trPr>
        <w:tc>
          <w:tcPr>
            <w:tcW w:w="765" w:type="dxa"/>
            <w:vAlign w:val="center"/>
          </w:tcPr>
          <w:p w14:paraId="3F578F6A" w14:textId="44F95AE6" w:rsidR="00383B65" w:rsidRPr="00471598" w:rsidRDefault="72FE9F61" w:rsidP="65D27D43">
            <w:pPr>
              <w:pStyle w:val="TableParagraph"/>
              <w:spacing w:line="267" w:lineRule="exact"/>
              <w:jc w:val="center"/>
              <w:rPr>
                <w:sz w:val="24"/>
                <w:szCs w:val="24"/>
              </w:rPr>
            </w:pPr>
            <w:r w:rsidRPr="65D27D43">
              <w:rPr>
                <w:sz w:val="24"/>
                <w:szCs w:val="24"/>
              </w:rPr>
              <w:t>3.</w:t>
            </w:r>
          </w:p>
        </w:tc>
        <w:tc>
          <w:tcPr>
            <w:tcW w:w="2250" w:type="dxa"/>
            <w:vAlign w:val="center"/>
          </w:tcPr>
          <w:p w14:paraId="1D25A143" w14:textId="2D21092A" w:rsidR="00383B65" w:rsidRPr="00471598" w:rsidRDefault="72FE9F61" w:rsidP="65D27D43">
            <w:pPr>
              <w:pStyle w:val="TableParagraph"/>
              <w:spacing w:line="256" w:lineRule="auto"/>
              <w:rPr>
                <w:sz w:val="24"/>
                <w:szCs w:val="24"/>
              </w:rPr>
            </w:pPr>
            <w:r w:rsidRPr="65D27D43">
              <w:rPr>
                <w:sz w:val="24"/>
                <w:szCs w:val="24"/>
              </w:rPr>
              <w:t>System clock reaches 10 AM.</w:t>
            </w:r>
          </w:p>
        </w:tc>
        <w:tc>
          <w:tcPr>
            <w:tcW w:w="2250" w:type="dxa"/>
            <w:vAlign w:val="center"/>
          </w:tcPr>
          <w:p w14:paraId="47A85351" w14:textId="67696167" w:rsidR="00383B65" w:rsidRDefault="72FE9F61" w:rsidP="65D27D43">
            <w:pPr>
              <w:pStyle w:val="BodyText"/>
            </w:pPr>
            <w:r>
              <w:t xml:space="preserve">The patient account application displays a reminder. </w:t>
            </w:r>
          </w:p>
        </w:tc>
        <w:tc>
          <w:tcPr>
            <w:tcW w:w="1785" w:type="dxa"/>
          </w:tcPr>
          <w:p w14:paraId="1F912B4F" w14:textId="77777777" w:rsidR="00383B65" w:rsidRPr="00471598" w:rsidRDefault="00383B65" w:rsidP="00383B65">
            <w:pPr>
              <w:pStyle w:val="TableParagraph"/>
              <w:spacing w:line="256" w:lineRule="auto"/>
              <w:rPr>
                <w:sz w:val="24"/>
                <w:szCs w:val="24"/>
              </w:rPr>
            </w:pPr>
          </w:p>
        </w:tc>
        <w:tc>
          <w:tcPr>
            <w:tcW w:w="720" w:type="dxa"/>
          </w:tcPr>
          <w:p w14:paraId="1F374A38" w14:textId="77777777" w:rsidR="00383B65" w:rsidRPr="00471598" w:rsidRDefault="00383B65" w:rsidP="00383B65">
            <w:pPr>
              <w:pStyle w:val="TableParagraph"/>
              <w:spacing w:line="244" w:lineRule="exact"/>
              <w:rPr>
                <w:sz w:val="24"/>
                <w:szCs w:val="24"/>
              </w:rPr>
            </w:pPr>
          </w:p>
        </w:tc>
        <w:tc>
          <w:tcPr>
            <w:tcW w:w="1484" w:type="dxa"/>
          </w:tcPr>
          <w:p w14:paraId="27271BFD" w14:textId="77777777" w:rsidR="00383B65" w:rsidRPr="00471598" w:rsidRDefault="00383B65" w:rsidP="00383B65">
            <w:pPr>
              <w:pStyle w:val="TableParagraph"/>
              <w:rPr>
                <w:sz w:val="24"/>
                <w:szCs w:val="24"/>
              </w:rPr>
            </w:pPr>
          </w:p>
        </w:tc>
      </w:tr>
      <w:tr w:rsidR="00383B65" w14:paraId="79E1EB96" w14:textId="77777777" w:rsidTr="65D27D43">
        <w:trPr>
          <w:cantSplit/>
          <w:trHeight w:val="300"/>
        </w:trPr>
        <w:tc>
          <w:tcPr>
            <w:tcW w:w="765" w:type="dxa"/>
            <w:vAlign w:val="center"/>
          </w:tcPr>
          <w:p w14:paraId="67B93D60" w14:textId="6B17C7DC" w:rsidR="00383B65" w:rsidRPr="00471598" w:rsidRDefault="72FE9F61" w:rsidP="65D27D43">
            <w:pPr>
              <w:pStyle w:val="TableParagraph"/>
              <w:spacing w:line="267" w:lineRule="exact"/>
              <w:jc w:val="center"/>
              <w:rPr>
                <w:sz w:val="24"/>
                <w:szCs w:val="24"/>
              </w:rPr>
            </w:pPr>
            <w:r w:rsidRPr="65D27D43">
              <w:rPr>
                <w:sz w:val="24"/>
                <w:szCs w:val="24"/>
              </w:rPr>
              <w:t>4.</w:t>
            </w:r>
          </w:p>
        </w:tc>
        <w:tc>
          <w:tcPr>
            <w:tcW w:w="2250" w:type="dxa"/>
            <w:vAlign w:val="center"/>
          </w:tcPr>
          <w:p w14:paraId="48747599" w14:textId="0A5B3232" w:rsidR="00383B65" w:rsidRPr="00471598" w:rsidRDefault="72FE9F61" w:rsidP="65D27D43">
            <w:pPr>
              <w:pStyle w:val="TableParagraph"/>
              <w:spacing w:line="256" w:lineRule="auto"/>
              <w:rPr>
                <w:sz w:val="24"/>
                <w:szCs w:val="24"/>
              </w:rPr>
            </w:pPr>
            <w:r w:rsidRPr="65D27D43">
              <w:rPr>
                <w:sz w:val="24"/>
                <w:szCs w:val="24"/>
              </w:rPr>
              <w:t>Tester clicks on the reminder and changes the time to 11 AM.</w:t>
            </w:r>
          </w:p>
        </w:tc>
        <w:tc>
          <w:tcPr>
            <w:tcW w:w="2250" w:type="dxa"/>
            <w:vAlign w:val="center"/>
          </w:tcPr>
          <w:p w14:paraId="36D053BC" w14:textId="67A15199" w:rsidR="00383B65" w:rsidRDefault="72FE9F61" w:rsidP="65D27D43">
            <w:pPr>
              <w:pStyle w:val="BodyText"/>
            </w:pPr>
            <w:r>
              <w:t>This change is reflected on the reminder list.</w:t>
            </w:r>
          </w:p>
        </w:tc>
        <w:tc>
          <w:tcPr>
            <w:tcW w:w="1785" w:type="dxa"/>
          </w:tcPr>
          <w:p w14:paraId="71293560" w14:textId="77777777" w:rsidR="00383B65" w:rsidRPr="00471598" w:rsidRDefault="00383B65" w:rsidP="00383B65">
            <w:pPr>
              <w:pStyle w:val="TableParagraph"/>
              <w:spacing w:line="256" w:lineRule="auto"/>
              <w:rPr>
                <w:sz w:val="24"/>
                <w:szCs w:val="24"/>
              </w:rPr>
            </w:pPr>
          </w:p>
        </w:tc>
        <w:tc>
          <w:tcPr>
            <w:tcW w:w="720" w:type="dxa"/>
          </w:tcPr>
          <w:p w14:paraId="54F19B29" w14:textId="77777777" w:rsidR="00383B65" w:rsidRPr="00471598" w:rsidRDefault="00383B65" w:rsidP="00383B65">
            <w:pPr>
              <w:pStyle w:val="TableParagraph"/>
              <w:spacing w:line="244" w:lineRule="exact"/>
              <w:rPr>
                <w:sz w:val="24"/>
                <w:szCs w:val="24"/>
              </w:rPr>
            </w:pPr>
          </w:p>
        </w:tc>
        <w:tc>
          <w:tcPr>
            <w:tcW w:w="1484" w:type="dxa"/>
          </w:tcPr>
          <w:p w14:paraId="53DA5454" w14:textId="77777777" w:rsidR="00383B65" w:rsidRPr="00471598" w:rsidRDefault="00383B65" w:rsidP="00383B65">
            <w:pPr>
              <w:pStyle w:val="TableParagraph"/>
              <w:rPr>
                <w:sz w:val="24"/>
                <w:szCs w:val="24"/>
              </w:rPr>
            </w:pPr>
          </w:p>
        </w:tc>
      </w:tr>
      <w:tr w:rsidR="00383B65" w14:paraId="4920337A" w14:textId="77777777" w:rsidTr="65D27D43">
        <w:trPr>
          <w:cantSplit/>
          <w:trHeight w:val="300"/>
        </w:trPr>
        <w:tc>
          <w:tcPr>
            <w:tcW w:w="765" w:type="dxa"/>
            <w:vAlign w:val="center"/>
          </w:tcPr>
          <w:p w14:paraId="713FCA29" w14:textId="7363A423" w:rsidR="00383B65" w:rsidRPr="00471598" w:rsidRDefault="72FE9F61" w:rsidP="65D27D43">
            <w:pPr>
              <w:pStyle w:val="TableParagraph"/>
              <w:spacing w:line="267" w:lineRule="exact"/>
              <w:jc w:val="center"/>
              <w:rPr>
                <w:sz w:val="24"/>
                <w:szCs w:val="24"/>
              </w:rPr>
            </w:pPr>
            <w:r w:rsidRPr="65D27D43">
              <w:rPr>
                <w:sz w:val="24"/>
                <w:szCs w:val="24"/>
              </w:rPr>
              <w:t>5.</w:t>
            </w:r>
          </w:p>
        </w:tc>
        <w:tc>
          <w:tcPr>
            <w:tcW w:w="2250" w:type="dxa"/>
            <w:vAlign w:val="center"/>
          </w:tcPr>
          <w:p w14:paraId="373B7DA8" w14:textId="509CC43B" w:rsidR="00383B65" w:rsidRPr="00471598" w:rsidRDefault="72FE9F61" w:rsidP="65D27D43">
            <w:pPr>
              <w:pStyle w:val="TableParagraph"/>
              <w:spacing w:line="256" w:lineRule="auto"/>
              <w:rPr>
                <w:sz w:val="24"/>
                <w:szCs w:val="24"/>
              </w:rPr>
            </w:pPr>
            <w:r w:rsidRPr="65D27D43">
              <w:rPr>
                <w:sz w:val="24"/>
                <w:szCs w:val="24"/>
              </w:rPr>
              <w:t>System clock reaches 11 AM.</w:t>
            </w:r>
          </w:p>
        </w:tc>
        <w:tc>
          <w:tcPr>
            <w:tcW w:w="2250" w:type="dxa"/>
            <w:vAlign w:val="center"/>
          </w:tcPr>
          <w:p w14:paraId="00506C21" w14:textId="2920EC78" w:rsidR="00383B65" w:rsidRDefault="72FE9F61" w:rsidP="65D27D43">
            <w:pPr>
              <w:pStyle w:val="BodyText"/>
            </w:pPr>
            <w:r>
              <w:t xml:space="preserve">The patient account application displays a reminder. </w:t>
            </w:r>
          </w:p>
        </w:tc>
        <w:tc>
          <w:tcPr>
            <w:tcW w:w="1785" w:type="dxa"/>
          </w:tcPr>
          <w:p w14:paraId="2850D627" w14:textId="77777777" w:rsidR="00383B65" w:rsidRPr="00471598" w:rsidRDefault="00383B65" w:rsidP="00383B65">
            <w:pPr>
              <w:pStyle w:val="TableParagraph"/>
              <w:spacing w:line="256" w:lineRule="auto"/>
              <w:rPr>
                <w:sz w:val="24"/>
                <w:szCs w:val="24"/>
              </w:rPr>
            </w:pPr>
          </w:p>
        </w:tc>
        <w:tc>
          <w:tcPr>
            <w:tcW w:w="720" w:type="dxa"/>
          </w:tcPr>
          <w:p w14:paraId="4034576F" w14:textId="77777777" w:rsidR="00383B65" w:rsidRPr="00471598" w:rsidRDefault="00383B65" w:rsidP="00383B65">
            <w:pPr>
              <w:pStyle w:val="TableParagraph"/>
              <w:spacing w:line="244" w:lineRule="exact"/>
              <w:rPr>
                <w:sz w:val="24"/>
                <w:szCs w:val="24"/>
              </w:rPr>
            </w:pPr>
          </w:p>
        </w:tc>
        <w:tc>
          <w:tcPr>
            <w:tcW w:w="1484" w:type="dxa"/>
          </w:tcPr>
          <w:p w14:paraId="330B0734" w14:textId="77777777" w:rsidR="00383B65" w:rsidRPr="00471598" w:rsidRDefault="00383B65" w:rsidP="00383B65">
            <w:pPr>
              <w:pStyle w:val="TableParagraph"/>
              <w:rPr>
                <w:sz w:val="24"/>
                <w:szCs w:val="24"/>
              </w:rPr>
            </w:pPr>
          </w:p>
        </w:tc>
      </w:tr>
      <w:tr w:rsidR="00BE2C2E" w14:paraId="25795A8B" w14:textId="77777777" w:rsidTr="65D27D43">
        <w:trPr>
          <w:cantSplit/>
          <w:trHeight w:val="540"/>
        </w:trPr>
        <w:tc>
          <w:tcPr>
            <w:tcW w:w="9254" w:type="dxa"/>
            <w:gridSpan w:val="6"/>
            <w:shd w:val="clear" w:color="auto" w:fill="BFBFBF" w:themeFill="background1" w:themeFillShade="BF"/>
          </w:tcPr>
          <w:p w14:paraId="6D3BCE4E" w14:textId="3A2E6776" w:rsidR="00BE2C2E" w:rsidRPr="00654FEB" w:rsidRDefault="29E97E21" w:rsidP="65D27D43">
            <w:pPr>
              <w:pStyle w:val="TableParagraph"/>
              <w:rPr>
                <w:b/>
                <w:bCs/>
                <w:sz w:val="24"/>
                <w:szCs w:val="24"/>
              </w:rPr>
            </w:pPr>
            <w:r w:rsidRPr="65D27D43">
              <w:rPr>
                <w:b/>
                <w:bCs/>
                <w:sz w:val="24"/>
                <w:szCs w:val="24"/>
              </w:rPr>
              <w:t>TC-4.</w:t>
            </w:r>
            <w:r w:rsidR="45D20C3E" w:rsidRPr="65D27D43">
              <w:rPr>
                <w:b/>
                <w:bCs/>
                <w:sz w:val="24"/>
                <w:szCs w:val="24"/>
              </w:rPr>
              <w:t>10</w:t>
            </w:r>
            <w:r w:rsidRPr="65D27D43">
              <w:rPr>
                <w:b/>
                <w:bCs/>
                <w:sz w:val="24"/>
                <w:szCs w:val="24"/>
              </w:rPr>
              <w:t xml:space="preserve"> Medication Reminder – Delete</w:t>
            </w:r>
          </w:p>
          <w:p w14:paraId="427F374D" w14:textId="6DAE1248" w:rsidR="00BE2C2E" w:rsidRPr="00654FEB" w:rsidRDefault="00BE2C2E" w:rsidP="757DACCB">
            <w:pPr>
              <w:pStyle w:val="TableParagraph"/>
              <w:rPr>
                <w:b/>
                <w:bCs/>
                <w:sz w:val="24"/>
                <w:szCs w:val="24"/>
              </w:rPr>
            </w:pPr>
          </w:p>
        </w:tc>
      </w:tr>
      <w:tr w:rsidR="00BE2C2E" w14:paraId="19470AAF" w14:textId="77777777" w:rsidTr="65D27D43">
        <w:trPr>
          <w:cantSplit/>
          <w:trHeight w:val="300"/>
        </w:trPr>
        <w:tc>
          <w:tcPr>
            <w:tcW w:w="765" w:type="dxa"/>
            <w:vAlign w:val="center"/>
          </w:tcPr>
          <w:p w14:paraId="151E3AD2" w14:textId="55719365" w:rsidR="00BE2C2E" w:rsidRPr="00471598" w:rsidRDefault="54511224" w:rsidP="65D27D43">
            <w:pPr>
              <w:pStyle w:val="TableParagraph"/>
              <w:spacing w:line="267" w:lineRule="exact"/>
              <w:jc w:val="center"/>
              <w:rPr>
                <w:sz w:val="24"/>
                <w:szCs w:val="24"/>
              </w:rPr>
            </w:pPr>
            <w:r w:rsidRPr="65D27D43">
              <w:rPr>
                <w:sz w:val="24"/>
                <w:szCs w:val="24"/>
              </w:rPr>
              <w:t>1.</w:t>
            </w:r>
          </w:p>
        </w:tc>
        <w:tc>
          <w:tcPr>
            <w:tcW w:w="2250" w:type="dxa"/>
            <w:vAlign w:val="center"/>
          </w:tcPr>
          <w:p w14:paraId="43C33F30" w14:textId="01306FE6" w:rsidR="00BE2C2E" w:rsidRPr="00471598" w:rsidRDefault="54511224" w:rsidP="65D27D43">
            <w:pPr>
              <w:pStyle w:val="TableParagraph"/>
              <w:spacing w:line="256" w:lineRule="auto"/>
              <w:rPr>
                <w:sz w:val="24"/>
                <w:szCs w:val="24"/>
              </w:rPr>
            </w:pPr>
            <w:r w:rsidRPr="65D27D43">
              <w:rPr>
                <w:sz w:val="24"/>
                <w:szCs w:val="24"/>
              </w:rPr>
              <w:t>Tester creates a medication reminder to take Zoloft 10 AM.</w:t>
            </w:r>
          </w:p>
        </w:tc>
        <w:tc>
          <w:tcPr>
            <w:tcW w:w="2250" w:type="dxa"/>
            <w:vAlign w:val="center"/>
          </w:tcPr>
          <w:p w14:paraId="345BF76B" w14:textId="3A4174BD" w:rsidR="00BE2C2E" w:rsidRDefault="54511224" w:rsidP="65D27D43">
            <w:pPr>
              <w:pStyle w:val="BodyText"/>
            </w:pPr>
            <w:r>
              <w:t>A confirmation dialog appears.</w:t>
            </w:r>
          </w:p>
        </w:tc>
        <w:tc>
          <w:tcPr>
            <w:tcW w:w="1785" w:type="dxa"/>
          </w:tcPr>
          <w:p w14:paraId="472F9BB0" w14:textId="77777777" w:rsidR="00BE2C2E" w:rsidRPr="00471598" w:rsidRDefault="00BE2C2E" w:rsidP="00BE2C2E">
            <w:pPr>
              <w:pStyle w:val="TableParagraph"/>
              <w:spacing w:line="256" w:lineRule="auto"/>
              <w:rPr>
                <w:sz w:val="24"/>
                <w:szCs w:val="24"/>
              </w:rPr>
            </w:pPr>
          </w:p>
        </w:tc>
        <w:tc>
          <w:tcPr>
            <w:tcW w:w="720" w:type="dxa"/>
          </w:tcPr>
          <w:p w14:paraId="08748449" w14:textId="77777777" w:rsidR="00BE2C2E" w:rsidRPr="00471598" w:rsidRDefault="00BE2C2E" w:rsidP="00BE2C2E">
            <w:pPr>
              <w:pStyle w:val="TableParagraph"/>
              <w:spacing w:line="244" w:lineRule="exact"/>
              <w:rPr>
                <w:sz w:val="24"/>
                <w:szCs w:val="24"/>
              </w:rPr>
            </w:pPr>
          </w:p>
        </w:tc>
        <w:tc>
          <w:tcPr>
            <w:tcW w:w="1484" w:type="dxa"/>
          </w:tcPr>
          <w:p w14:paraId="790393B9" w14:textId="77777777" w:rsidR="00BE2C2E" w:rsidRPr="00471598" w:rsidRDefault="00BE2C2E" w:rsidP="00BE2C2E">
            <w:pPr>
              <w:pStyle w:val="TableParagraph"/>
              <w:rPr>
                <w:sz w:val="24"/>
                <w:szCs w:val="24"/>
              </w:rPr>
            </w:pPr>
          </w:p>
        </w:tc>
      </w:tr>
      <w:tr w:rsidR="00BE2C2E" w14:paraId="6241B99C" w14:textId="77777777" w:rsidTr="65D27D43">
        <w:trPr>
          <w:cantSplit/>
          <w:trHeight w:val="300"/>
        </w:trPr>
        <w:tc>
          <w:tcPr>
            <w:tcW w:w="765" w:type="dxa"/>
            <w:vAlign w:val="center"/>
          </w:tcPr>
          <w:p w14:paraId="19FBE506" w14:textId="0E7A817F" w:rsidR="00BE2C2E" w:rsidRPr="00471598" w:rsidRDefault="54511224" w:rsidP="65D27D43">
            <w:pPr>
              <w:pStyle w:val="TableParagraph"/>
              <w:spacing w:line="267" w:lineRule="exact"/>
              <w:jc w:val="center"/>
              <w:rPr>
                <w:sz w:val="24"/>
                <w:szCs w:val="24"/>
              </w:rPr>
            </w:pPr>
            <w:r w:rsidRPr="65D27D43">
              <w:rPr>
                <w:sz w:val="24"/>
                <w:szCs w:val="24"/>
              </w:rPr>
              <w:t>2.</w:t>
            </w:r>
          </w:p>
        </w:tc>
        <w:tc>
          <w:tcPr>
            <w:tcW w:w="2250" w:type="dxa"/>
            <w:vAlign w:val="center"/>
          </w:tcPr>
          <w:p w14:paraId="6F8DD5F8" w14:textId="0CC6A73A" w:rsidR="00BE2C2E" w:rsidRPr="00471598" w:rsidRDefault="54511224" w:rsidP="65D27D43">
            <w:pPr>
              <w:pStyle w:val="TableParagraph"/>
              <w:spacing w:line="256" w:lineRule="auto"/>
              <w:rPr>
                <w:sz w:val="24"/>
                <w:szCs w:val="24"/>
              </w:rPr>
            </w:pPr>
            <w:r w:rsidRPr="65D27D43">
              <w:rPr>
                <w:sz w:val="24"/>
                <w:szCs w:val="24"/>
              </w:rPr>
              <w:t>Tester creates a medication reminder to take Advil 10 AM.</w:t>
            </w:r>
          </w:p>
        </w:tc>
        <w:tc>
          <w:tcPr>
            <w:tcW w:w="2250" w:type="dxa"/>
            <w:vAlign w:val="center"/>
          </w:tcPr>
          <w:p w14:paraId="2F566D2D" w14:textId="3C0A177D" w:rsidR="00BE2C2E" w:rsidRDefault="54511224" w:rsidP="65D27D43">
            <w:pPr>
              <w:pStyle w:val="BodyText"/>
            </w:pPr>
            <w:r>
              <w:t>A confirmation dialog appears.</w:t>
            </w:r>
          </w:p>
        </w:tc>
        <w:tc>
          <w:tcPr>
            <w:tcW w:w="1785" w:type="dxa"/>
          </w:tcPr>
          <w:p w14:paraId="21A72859" w14:textId="77777777" w:rsidR="00BE2C2E" w:rsidRPr="00471598" w:rsidRDefault="00BE2C2E" w:rsidP="00BE2C2E">
            <w:pPr>
              <w:pStyle w:val="TableParagraph"/>
              <w:spacing w:line="256" w:lineRule="auto"/>
              <w:rPr>
                <w:sz w:val="24"/>
                <w:szCs w:val="24"/>
              </w:rPr>
            </w:pPr>
          </w:p>
        </w:tc>
        <w:tc>
          <w:tcPr>
            <w:tcW w:w="720" w:type="dxa"/>
          </w:tcPr>
          <w:p w14:paraId="24C39F5F" w14:textId="77777777" w:rsidR="00BE2C2E" w:rsidRPr="00471598" w:rsidRDefault="00BE2C2E" w:rsidP="00BE2C2E">
            <w:pPr>
              <w:pStyle w:val="TableParagraph"/>
              <w:spacing w:line="244" w:lineRule="exact"/>
              <w:rPr>
                <w:sz w:val="24"/>
                <w:szCs w:val="24"/>
              </w:rPr>
            </w:pPr>
          </w:p>
        </w:tc>
        <w:tc>
          <w:tcPr>
            <w:tcW w:w="1484" w:type="dxa"/>
          </w:tcPr>
          <w:p w14:paraId="7FC5CC76" w14:textId="77777777" w:rsidR="00BE2C2E" w:rsidRPr="00471598" w:rsidRDefault="00BE2C2E" w:rsidP="00BE2C2E">
            <w:pPr>
              <w:pStyle w:val="TableParagraph"/>
              <w:rPr>
                <w:sz w:val="24"/>
                <w:szCs w:val="24"/>
              </w:rPr>
            </w:pPr>
          </w:p>
        </w:tc>
      </w:tr>
      <w:tr w:rsidR="00BE2C2E" w14:paraId="29E20BFF" w14:textId="77777777" w:rsidTr="65D27D43">
        <w:trPr>
          <w:cantSplit/>
          <w:trHeight w:val="300"/>
        </w:trPr>
        <w:tc>
          <w:tcPr>
            <w:tcW w:w="765" w:type="dxa"/>
            <w:vAlign w:val="center"/>
          </w:tcPr>
          <w:p w14:paraId="280D41D1" w14:textId="5FF2F446" w:rsidR="00BE2C2E" w:rsidRPr="00471598" w:rsidRDefault="54511224" w:rsidP="65D27D43">
            <w:pPr>
              <w:pStyle w:val="TableParagraph"/>
              <w:spacing w:line="267" w:lineRule="exact"/>
              <w:jc w:val="center"/>
              <w:rPr>
                <w:sz w:val="24"/>
                <w:szCs w:val="24"/>
              </w:rPr>
            </w:pPr>
            <w:r w:rsidRPr="65D27D43">
              <w:rPr>
                <w:sz w:val="24"/>
                <w:szCs w:val="24"/>
              </w:rPr>
              <w:t>3.</w:t>
            </w:r>
          </w:p>
        </w:tc>
        <w:tc>
          <w:tcPr>
            <w:tcW w:w="2250" w:type="dxa"/>
            <w:vAlign w:val="center"/>
          </w:tcPr>
          <w:p w14:paraId="1FA2B1EA" w14:textId="06921BF1" w:rsidR="00BE2C2E" w:rsidRPr="00471598" w:rsidRDefault="54511224" w:rsidP="65D27D43">
            <w:pPr>
              <w:pStyle w:val="TableParagraph"/>
              <w:spacing w:line="256" w:lineRule="auto"/>
              <w:rPr>
                <w:sz w:val="24"/>
                <w:szCs w:val="24"/>
              </w:rPr>
            </w:pPr>
            <w:r w:rsidRPr="65D27D43">
              <w:rPr>
                <w:sz w:val="24"/>
                <w:szCs w:val="24"/>
              </w:rPr>
              <w:t>Tester deletes the Advil reminder.</w:t>
            </w:r>
          </w:p>
        </w:tc>
        <w:tc>
          <w:tcPr>
            <w:tcW w:w="2250" w:type="dxa"/>
            <w:vAlign w:val="center"/>
          </w:tcPr>
          <w:p w14:paraId="3F902052" w14:textId="2E469F5B" w:rsidR="00BE2C2E" w:rsidRDefault="54511224" w:rsidP="65D27D43">
            <w:pPr>
              <w:pStyle w:val="BodyText"/>
            </w:pPr>
            <w:r>
              <w:t>Reminder is removed from the reminder list.</w:t>
            </w:r>
          </w:p>
        </w:tc>
        <w:tc>
          <w:tcPr>
            <w:tcW w:w="1785" w:type="dxa"/>
          </w:tcPr>
          <w:p w14:paraId="1734BA1D" w14:textId="77777777" w:rsidR="00BE2C2E" w:rsidRPr="00471598" w:rsidRDefault="00BE2C2E" w:rsidP="00BE2C2E">
            <w:pPr>
              <w:pStyle w:val="TableParagraph"/>
              <w:spacing w:line="256" w:lineRule="auto"/>
              <w:rPr>
                <w:sz w:val="24"/>
                <w:szCs w:val="24"/>
              </w:rPr>
            </w:pPr>
          </w:p>
        </w:tc>
        <w:tc>
          <w:tcPr>
            <w:tcW w:w="720" w:type="dxa"/>
          </w:tcPr>
          <w:p w14:paraId="5CD4B995" w14:textId="77777777" w:rsidR="00BE2C2E" w:rsidRPr="00471598" w:rsidRDefault="00BE2C2E" w:rsidP="00BE2C2E">
            <w:pPr>
              <w:pStyle w:val="TableParagraph"/>
              <w:spacing w:line="244" w:lineRule="exact"/>
              <w:rPr>
                <w:sz w:val="24"/>
                <w:szCs w:val="24"/>
              </w:rPr>
            </w:pPr>
          </w:p>
        </w:tc>
        <w:tc>
          <w:tcPr>
            <w:tcW w:w="1484" w:type="dxa"/>
          </w:tcPr>
          <w:p w14:paraId="67E07B2B" w14:textId="77777777" w:rsidR="00BE2C2E" w:rsidRPr="00471598" w:rsidRDefault="00BE2C2E" w:rsidP="00BE2C2E">
            <w:pPr>
              <w:pStyle w:val="TableParagraph"/>
              <w:rPr>
                <w:sz w:val="24"/>
                <w:szCs w:val="24"/>
              </w:rPr>
            </w:pPr>
          </w:p>
        </w:tc>
      </w:tr>
      <w:tr w:rsidR="00BE2C2E" w14:paraId="035DB14B" w14:textId="77777777" w:rsidTr="65D27D43">
        <w:trPr>
          <w:cantSplit/>
          <w:trHeight w:val="300"/>
        </w:trPr>
        <w:tc>
          <w:tcPr>
            <w:tcW w:w="765" w:type="dxa"/>
            <w:vAlign w:val="center"/>
          </w:tcPr>
          <w:p w14:paraId="735CB2DF" w14:textId="3C674733" w:rsidR="00BE2C2E" w:rsidRPr="00471598" w:rsidRDefault="54511224" w:rsidP="65D27D43">
            <w:pPr>
              <w:pStyle w:val="TableParagraph"/>
              <w:spacing w:line="267" w:lineRule="exact"/>
              <w:jc w:val="center"/>
              <w:rPr>
                <w:sz w:val="24"/>
                <w:szCs w:val="24"/>
              </w:rPr>
            </w:pPr>
            <w:r w:rsidRPr="65D27D43">
              <w:rPr>
                <w:sz w:val="24"/>
                <w:szCs w:val="24"/>
              </w:rPr>
              <w:t>4.</w:t>
            </w:r>
          </w:p>
        </w:tc>
        <w:tc>
          <w:tcPr>
            <w:tcW w:w="2250" w:type="dxa"/>
            <w:vAlign w:val="center"/>
          </w:tcPr>
          <w:p w14:paraId="46471404" w14:textId="61235384" w:rsidR="00BE2C2E" w:rsidRPr="00471598" w:rsidRDefault="54511224" w:rsidP="65D27D43">
            <w:pPr>
              <w:pStyle w:val="TableParagraph"/>
              <w:spacing w:line="256" w:lineRule="auto"/>
              <w:rPr>
                <w:sz w:val="24"/>
                <w:szCs w:val="24"/>
              </w:rPr>
            </w:pPr>
            <w:r w:rsidRPr="65D27D43">
              <w:rPr>
                <w:sz w:val="24"/>
                <w:szCs w:val="24"/>
              </w:rPr>
              <w:t>System clock reaches 10 AM.</w:t>
            </w:r>
          </w:p>
        </w:tc>
        <w:tc>
          <w:tcPr>
            <w:tcW w:w="2250" w:type="dxa"/>
            <w:vAlign w:val="center"/>
          </w:tcPr>
          <w:p w14:paraId="2FD7B2CC" w14:textId="2347EB56" w:rsidR="00BE2C2E" w:rsidRDefault="54511224" w:rsidP="65D27D43">
            <w:pPr>
              <w:pStyle w:val="BodyText"/>
            </w:pPr>
            <w:r>
              <w:t>Only the Zoloft reminder is displayed.</w:t>
            </w:r>
          </w:p>
        </w:tc>
        <w:tc>
          <w:tcPr>
            <w:tcW w:w="1785" w:type="dxa"/>
          </w:tcPr>
          <w:p w14:paraId="00F311AF" w14:textId="77777777" w:rsidR="00BE2C2E" w:rsidRPr="00471598" w:rsidRDefault="00BE2C2E" w:rsidP="00BE2C2E">
            <w:pPr>
              <w:pStyle w:val="TableParagraph"/>
              <w:spacing w:line="256" w:lineRule="auto"/>
              <w:rPr>
                <w:sz w:val="24"/>
                <w:szCs w:val="24"/>
              </w:rPr>
            </w:pPr>
          </w:p>
        </w:tc>
        <w:tc>
          <w:tcPr>
            <w:tcW w:w="720" w:type="dxa"/>
          </w:tcPr>
          <w:p w14:paraId="07FA0453" w14:textId="77777777" w:rsidR="00BE2C2E" w:rsidRPr="00471598" w:rsidRDefault="00BE2C2E" w:rsidP="00BE2C2E">
            <w:pPr>
              <w:pStyle w:val="TableParagraph"/>
              <w:spacing w:line="244" w:lineRule="exact"/>
              <w:rPr>
                <w:sz w:val="24"/>
                <w:szCs w:val="24"/>
              </w:rPr>
            </w:pPr>
          </w:p>
        </w:tc>
        <w:tc>
          <w:tcPr>
            <w:tcW w:w="1484" w:type="dxa"/>
          </w:tcPr>
          <w:p w14:paraId="1D849BE7" w14:textId="77777777" w:rsidR="00BE2C2E" w:rsidRPr="00471598" w:rsidRDefault="00BE2C2E" w:rsidP="00BE2C2E">
            <w:pPr>
              <w:pStyle w:val="TableParagraph"/>
              <w:rPr>
                <w:sz w:val="24"/>
                <w:szCs w:val="24"/>
              </w:rPr>
            </w:pPr>
          </w:p>
        </w:tc>
      </w:tr>
      <w:tr w:rsidR="004B0F98" w14:paraId="3DC6958B" w14:textId="77777777" w:rsidTr="65D27D43">
        <w:trPr>
          <w:cantSplit/>
          <w:trHeight w:val="510"/>
        </w:trPr>
        <w:tc>
          <w:tcPr>
            <w:tcW w:w="9254" w:type="dxa"/>
            <w:gridSpan w:val="6"/>
            <w:shd w:val="clear" w:color="auto" w:fill="BFBFBF" w:themeFill="background1" w:themeFillShade="BF"/>
          </w:tcPr>
          <w:p w14:paraId="374231D3" w14:textId="1C0A0AE8" w:rsidR="004B0F98" w:rsidRPr="00654FEB" w:rsidRDefault="29E97E21" w:rsidP="65D27D43">
            <w:pPr>
              <w:pStyle w:val="TableParagraph"/>
              <w:rPr>
                <w:b/>
                <w:bCs/>
                <w:sz w:val="24"/>
                <w:szCs w:val="24"/>
              </w:rPr>
            </w:pPr>
            <w:r w:rsidRPr="65D27D43">
              <w:rPr>
                <w:b/>
                <w:bCs/>
                <w:sz w:val="24"/>
                <w:szCs w:val="24"/>
              </w:rPr>
              <w:t>TC-4.1</w:t>
            </w:r>
            <w:r w:rsidR="2ED25367" w:rsidRPr="65D27D43">
              <w:rPr>
                <w:b/>
                <w:bCs/>
                <w:sz w:val="24"/>
                <w:szCs w:val="24"/>
              </w:rPr>
              <w:t>1</w:t>
            </w:r>
            <w:r w:rsidRPr="65D27D43">
              <w:rPr>
                <w:b/>
                <w:bCs/>
                <w:sz w:val="24"/>
                <w:szCs w:val="24"/>
              </w:rPr>
              <w:t xml:space="preserve"> Medication Reminder – Push Notification</w:t>
            </w:r>
          </w:p>
          <w:p w14:paraId="41C1AAE9" w14:textId="58811B29" w:rsidR="004B0F98" w:rsidRPr="00654FEB" w:rsidRDefault="004B0F98" w:rsidP="757DACCB">
            <w:pPr>
              <w:pStyle w:val="TableParagraph"/>
              <w:rPr>
                <w:b/>
                <w:bCs/>
                <w:sz w:val="24"/>
                <w:szCs w:val="24"/>
              </w:rPr>
            </w:pPr>
          </w:p>
        </w:tc>
      </w:tr>
      <w:tr w:rsidR="004B0F98" w14:paraId="5DED090A" w14:textId="77777777" w:rsidTr="65D27D43">
        <w:trPr>
          <w:cantSplit/>
          <w:trHeight w:val="810"/>
        </w:trPr>
        <w:tc>
          <w:tcPr>
            <w:tcW w:w="765" w:type="dxa"/>
            <w:vAlign w:val="center"/>
          </w:tcPr>
          <w:p w14:paraId="12526880" w14:textId="69809FF8" w:rsidR="004B0F98" w:rsidRPr="00471598" w:rsidRDefault="4EA2DB37" w:rsidP="65D27D43">
            <w:pPr>
              <w:pStyle w:val="TableParagraph"/>
              <w:spacing w:line="267" w:lineRule="exact"/>
              <w:jc w:val="center"/>
              <w:rPr>
                <w:sz w:val="24"/>
                <w:szCs w:val="24"/>
              </w:rPr>
            </w:pPr>
            <w:r w:rsidRPr="65D27D43">
              <w:rPr>
                <w:sz w:val="24"/>
                <w:szCs w:val="24"/>
              </w:rPr>
              <w:lastRenderedPageBreak/>
              <w:t>1.</w:t>
            </w:r>
          </w:p>
        </w:tc>
        <w:tc>
          <w:tcPr>
            <w:tcW w:w="2250" w:type="dxa"/>
            <w:vAlign w:val="center"/>
          </w:tcPr>
          <w:p w14:paraId="7E7FC10D" w14:textId="0685D70C" w:rsidR="004B0F98" w:rsidRPr="00471598" w:rsidRDefault="4EA2DB37" w:rsidP="65D27D43">
            <w:pPr>
              <w:pStyle w:val="TableParagraph"/>
              <w:spacing w:line="256" w:lineRule="auto"/>
              <w:rPr>
                <w:sz w:val="24"/>
                <w:szCs w:val="24"/>
              </w:rPr>
            </w:pPr>
            <w:r w:rsidRPr="65D27D43">
              <w:rPr>
                <w:sz w:val="24"/>
                <w:szCs w:val="24"/>
              </w:rPr>
              <w:t>Test patient opts in to push notifications.</w:t>
            </w:r>
          </w:p>
        </w:tc>
        <w:tc>
          <w:tcPr>
            <w:tcW w:w="2250" w:type="dxa"/>
            <w:vAlign w:val="center"/>
          </w:tcPr>
          <w:p w14:paraId="061E05AA" w14:textId="77777777" w:rsidR="004B0F98" w:rsidRDefault="004B0F98" w:rsidP="65D27D43">
            <w:pPr>
              <w:pStyle w:val="BodyText"/>
            </w:pPr>
          </w:p>
        </w:tc>
        <w:tc>
          <w:tcPr>
            <w:tcW w:w="1785" w:type="dxa"/>
          </w:tcPr>
          <w:p w14:paraId="48CBFAA3" w14:textId="77777777" w:rsidR="004B0F98" w:rsidRPr="00471598" w:rsidRDefault="004B0F98" w:rsidP="004B0F98">
            <w:pPr>
              <w:pStyle w:val="TableParagraph"/>
              <w:spacing w:line="256" w:lineRule="auto"/>
              <w:rPr>
                <w:sz w:val="24"/>
                <w:szCs w:val="24"/>
              </w:rPr>
            </w:pPr>
          </w:p>
        </w:tc>
        <w:tc>
          <w:tcPr>
            <w:tcW w:w="720" w:type="dxa"/>
          </w:tcPr>
          <w:p w14:paraId="545B1BAD" w14:textId="77777777" w:rsidR="004B0F98" w:rsidRPr="00471598" w:rsidRDefault="004B0F98" w:rsidP="004B0F98">
            <w:pPr>
              <w:pStyle w:val="TableParagraph"/>
              <w:spacing w:line="244" w:lineRule="exact"/>
              <w:rPr>
                <w:sz w:val="24"/>
                <w:szCs w:val="24"/>
              </w:rPr>
            </w:pPr>
          </w:p>
        </w:tc>
        <w:tc>
          <w:tcPr>
            <w:tcW w:w="1484" w:type="dxa"/>
          </w:tcPr>
          <w:p w14:paraId="46419B3B" w14:textId="77777777" w:rsidR="004B0F98" w:rsidRPr="00471598" w:rsidRDefault="004B0F98" w:rsidP="004B0F98">
            <w:pPr>
              <w:pStyle w:val="TableParagraph"/>
              <w:rPr>
                <w:sz w:val="24"/>
                <w:szCs w:val="24"/>
              </w:rPr>
            </w:pPr>
          </w:p>
        </w:tc>
      </w:tr>
      <w:tr w:rsidR="004B0F98" w14:paraId="0B133428" w14:textId="77777777" w:rsidTr="65D27D43">
        <w:trPr>
          <w:cantSplit/>
          <w:trHeight w:val="300"/>
        </w:trPr>
        <w:tc>
          <w:tcPr>
            <w:tcW w:w="765" w:type="dxa"/>
            <w:vAlign w:val="center"/>
          </w:tcPr>
          <w:p w14:paraId="7743CAAE" w14:textId="7AC48AEA" w:rsidR="004B0F98" w:rsidRPr="00471598" w:rsidRDefault="4EA2DB37" w:rsidP="65D27D43">
            <w:pPr>
              <w:pStyle w:val="TableParagraph"/>
              <w:spacing w:line="267" w:lineRule="exact"/>
              <w:jc w:val="center"/>
              <w:rPr>
                <w:sz w:val="24"/>
                <w:szCs w:val="24"/>
              </w:rPr>
            </w:pPr>
            <w:r w:rsidRPr="65D27D43">
              <w:rPr>
                <w:sz w:val="24"/>
                <w:szCs w:val="24"/>
              </w:rPr>
              <w:t>2.</w:t>
            </w:r>
          </w:p>
        </w:tc>
        <w:tc>
          <w:tcPr>
            <w:tcW w:w="2250" w:type="dxa"/>
            <w:vAlign w:val="center"/>
          </w:tcPr>
          <w:p w14:paraId="7EC35EA2" w14:textId="61122F89" w:rsidR="004B0F98" w:rsidRPr="00471598" w:rsidRDefault="4EA2DB37" w:rsidP="65D27D43">
            <w:pPr>
              <w:pStyle w:val="TableParagraph"/>
              <w:spacing w:line="256" w:lineRule="auto"/>
              <w:rPr>
                <w:sz w:val="24"/>
                <w:szCs w:val="24"/>
              </w:rPr>
            </w:pPr>
            <w:r w:rsidRPr="65D27D43">
              <w:rPr>
                <w:sz w:val="24"/>
                <w:szCs w:val="24"/>
              </w:rPr>
              <w:t>Test patient sets up a reminder to take Zoloft at 2 minutes from the test time daily.</w:t>
            </w:r>
          </w:p>
        </w:tc>
        <w:tc>
          <w:tcPr>
            <w:tcW w:w="2250" w:type="dxa"/>
            <w:vAlign w:val="center"/>
          </w:tcPr>
          <w:p w14:paraId="28125C92" w14:textId="11B696C7" w:rsidR="004B0F98" w:rsidRDefault="4EA2DB37" w:rsidP="65D27D43">
            <w:pPr>
              <w:pStyle w:val="BodyText"/>
            </w:pPr>
            <w:r>
              <w:t>A confirmation dialog appears.</w:t>
            </w:r>
          </w:p>
        </w:tc>
        <w:tc>
          <w:tcPr>
            <w:tcW w:w="1785" w:type="dxa"/>
          </w:tcPr>
          <w:p w14:paraId="63762048" w14:textId="77777777" w:rsidR="004B0F98" w:rsidRPr="00471598" w:rsidRDefault="004B0F98" w:rsidP="004B0F98">
            <w:pPr>
              <w:pStyle w:val="TableParagraph"/>
              <w:spacing w:line="256" w:lineRule="auto"/>
              <w:rPr>
                <w:sz w:val="24"/>
                <w:szCs w:val="24"/>
              </w:rPr>
            </w:pPr>
          </w:p>
        </w:tc>
        <w:tc>
          <w:tcPr>
            <w:tcW w:w="720" w:type="dxa"/>
          </w:tcPr>
          <w:p w14:paraId="45C162CA" w14:textId="77777777" w:rsidR="004B0F98" w:rsidRPr="00471598" w:rsidRDefault="004B0F98" w:rsidP="004B0F98">
            <w:pPr>
              <w:pStyle w:val="TableParagraph"/>
              <w:spacing w:line="244" w:lineRule="exact"/>
              <w:rPr>
                <w:sz w:val="24"/>
                <w:szCs w:val="24"/>
              </w:rPr>
            </w:pPr>
          </w:p>
        </w:tc>
        <w:tc>
          <w:tcPr>
            <w:tcW w:w="1484" w:type="dxa"/>
          </w:tcPr>
          <w:p w14:paraId="26F7CA28" w14:textId="77777777" w:rsidR="004B0F98" w:rsidRPr="00471598" w:rsidRDefault="004B0F98" w:rsidP="004B0F98">
            <w:pPr>
              <w:pStyle w:val="TableParagraph"/>
              <w:rPr>
                <w:sz w:val="24"/>
                <w:szCs w:val="24"/>
              </w:rPr>
            </w:pPr>
          </w:p>
        </w:tc>
      </w:tr>
      <w:tr w:rsidR="004B0F98" w14:paraId="232C29FF" w14:textId="77777777" w:rsidTr="65D27D43">
        <w:trPr>
          <w:cantSplit/>
          <w:trHeight w:val="300"/>
        </w:trPr>
        <w:tc>
          <w:tcPr>
            <w:tcW w:w="765" w:type="dxa"/>
            <w:vAlign w:val="center"/>
          </w:tcPr>
          <w:p w14:paraId="19CFE724" w14:textId="7053D780" w:rsidR="004B0F98" w:rsidRPr="00471598" w:rsidRDefault="4EA2DB37" w:rsidP="65D27D43">
            <w:pPr>
              <w:pStyle w:val="TableParagraph"/>
              <w:spacing w:line="267" w:lineRule="exact"/>
              <w:jc w:val="center"/>
              <w:rPr>
                <w:sz w:val="24"/>
                <w:szCs w:val="24"/>
              </w:rPr>
            </w:pPr>
            <w:r w:rsidRPr="65D27D43">
              <w:rPr>
                <w:sz w:val="24"/>
                <w:szCs w:val="24"/>
              </w:rPr>
              <w:t>3.</w:t>
            </w:r>
          </w:p>
        </w:tc>
        <w:tc>
          <w:tcPr>
            <w:tcW w:w="2250" w:type="dxa"/>
            <w:vAlign w:val="center"/>
          </w:tcPr>
          <w:p w14:paraId="57E30E58" w14:textId="5B7F4EB9" w:rsidR="004B0F98" w:rsidRPr="00471598" w:rsidRDefault="4EA2DB37" w:rsidP="65D27D43">
            <w:pPr>
              <w:pStyle w:val="TableParagraph"/>
              <w:spacing w:line="256" w:lineRule="auto"/>
              <w:rPr>
                <w:sz w:val="24"/>
                <w:szCs w:val="24"/>
              </w:rPr>
            </w:pPr>
            <w:r w:rsidRPr="65D27D43">
              <w:rPr>
                <w:sz w:val="24"/>
                <w:szCs w:val="24"/>
              </w:rPr>
              <w:t>The system clock advances two minutes.</w:t>
            </w:r>
          </w:p>
        </w:tc>
        <w:tc>
          <w:tcPr>
            <w:tcW w:w="2250" w:type="dxa"/>
            <w:vAlign w:val="center"/>
          </w:tcPr>
          <w:p w14:paraId="3CAA1DA3" w14:textId="3DFBE78C" w:rsidR="004B0F98" w:rsidRDefault="4EA2DB37" w:rsidP="65D27D43">
            <w:pPr>
              <w:pStyle w:val="BodyText"/>
            </w:pPr>
            <w:r>
              <w:t>The test patient’s phone receives a push notification to tell them to take Zoloft.</w:t>
            </w:r>
          </w:p>
        </w:tc>
        <w:tc>
          <w:tcPr>
            <w:tcW w:w="1785" w:type="dxa"/>
          </w:tcPr>
          <w:p w14:paraId="653FBD9F" w14:textId="77777777" w:rsidR="004B0F98" w:rsidRPr="00471598" w:rsidRDefault="004B0F98" w:rsidP="004B0F98">
            <w:pPr>
              <w:pStyle w:val="TableParagraph"/>
              <w:spacing w:line="256" w:lineRule="auto"/>
              <w:rPr>
                <w:sz w:val="24"/>
                <w:szCs w:val="24"/>
              </w:rPr>
            </w:pPr>
          </w:p>
        </w:tc>
        <w:tc>
          <w:tcPr>
            <w:tcW w:w="720" w:type="dxa"/>
          </w:tcPr>
          <w:p w14:paraId="595A5A92" w14:textId="77777777" w:rsidR="004B0F98" w:rsidRPr="00471598" w:rsidRDefault="004B0F98" w:rsidP="004B0F98">
            <w:pPr>
              <w:pStyle w:val="TableParagraph"/>
              <w:spacing w:line="244" w:lineRule="exact"/>
              <w:rPr>
                <w:sz w:val="24"/>
                <w:szCs w:val="24"/>
              </w:rPr>
            </w:pPr>
          </w:p>
        </w:tc>
        <w:tc>
          <w:tcPr>
            <w:tcW w:w="1484" w:type="dxa"/>
          </w:tcPr>
          <w:p w14:paraId="7A517CC2" w14:textId="77777777" w:rsidR="004B0F98" w:rsidRPr="00471598" w:rsidRDefault="004B0F98" w:rsidP="004B0F98">
            <w:pPr>
              <w:pStyle w:val="TableParagraph"/>
              <w:rPr>
                <w:sz w:val="24"/>
                <w:szCs w:val="24"/>
              </w:rPr>
            </w:pPr>
          </w:p>
        </w:tc>
      </w:tr>
      <w:tr w:rsidR="00C153CF" w14:paraId="1CC7B010" w14:textId="77777777" w:rsidTr="65D27D43">
        <w:trPr>
          <w:cantSplit/>
          <w:trHeight w:val="570"/>
        </w:trPr>
        <w:tc>
          <w:tcPr>
            <w:tcW w:w="9254" w:type="dxa"/>
            <w:gridSpan w:val="6"/>
            <w:shd w:val="clear" w:color="auto" w:fill="BFBFBF" w:themeFill="background1" w:themeFillShade="BF"/>
          </w:tcPr>
          <w:p w14:paraId="42961B0C" w14:textId="7CDFAE33" w:rsidR="00C153CF" w:rsidRPr="007620BC" w:rsidRDefault="2CFEF437" w:rsidP="65D27D43">
            <w:pPr>
              <w:pStyle w:val="TableParagraph"/>
              <w:rPr>
                <w:b/>
                <w:bCs/>
                <w:sz w:val="24"/>
                <w:szCs w:val="24"/>
              </w:rPr>
            </w:pPr>
            <w:r w:rsidRPr="65D27D43">
              <w:rPr>
                <w:b/>
                <w:bCs/>
                <w:sz w:val="24"/>
                <w:szCs w:val="24"/>
              </w:rPr>
              <w:t>TC-4.1</w:t>
            </w:r>
            <w:r w:rsidR="4E83682B" w:rsidRPr="65D27D43">
              <w:rPr>
                <w:b/>
                <w:bCs/>
                <w:sz w:val="24"/>
                <w:szCs w:val="24"/>
              </w:rPr>
              <w:t>2</w:t>
            </w:r>
            <w:r w:rsidRPr="65D27D43">
              <w:rPr>
                <w:b/>
                <w:bCs/>
                <w:sz w:val="24"/>
                <w:szCs w:val="24"/>
              </w:rPr>
              <w:t xml:space="preserve"> Medication Reminder – Email</w:t>
            </w:r>
          </w:p>
          <w:p w14:paraId="1CE51E4A" w14:textId="27FEBD8D" w:rsidR="00C153CF" w:rsidRPr="007620BC" w:rsidRDefault="00C153CF" w:rsidP="757DACCB">
            <w:pPr>
              <w:pStyle w:val="TableParagraph"/>
              <w:rPr>
                <w:b/>
                <w:bCs/>
                <w:sz w:val="24"/>
                <w:szCs w:val="24"/>
              </w:rPr>
            </w:pPr>
          </w:p>
        </w:tc>
      </w:tr>
      <w:tr w:rsidR="00C153CF" w14:paraId="49D03956" w14:textId="77777777" w:rsidTr="65D27D43">
        <w:trPr>
          <w:cantSplit/>
          <w:trHeight w:val="300"/>
        </w:trPr>
        <w:tc>
          <w:tcPr>
            <w:tcW w:w="765" w:type="dxa"/>
            <w:vAlign w:val="center"/>
          </w:tcPr>
          <w:p w14:paraId="0359C94B" w14:textId="54347E72" w:rsidR="00C153CF" w:rsidRPr="00471598" w:rsidRDefault="203F3077" w:rsidP="65D27D43">
            <w:pPr>
              <w:pStyle w:val="TableParagraph"/>
              <w:spacing w:line="267" w:lineRule="exact"/>
              <w:jc w:val="center"/>
              <w:rPr>
                <w:sz w:val="24"/>
                <w:szCs w:val="24"/>
              </w:rPr>
            </w:pPr>
            <w:r w:rsidRPr="65D27D43">
              <w:rPr>
                <w:sz w:val="24"/>
                <w:szCs w:val="24"/>
              </w:rPr>
              <w:t>1.</w:t>
            </w:r>
          </w:p>
        </w:tc>
        <w:tc>
          <w:tcPr>
            <w:tcW w:w="2250" w:type="dxa"/>
            <w:vAlign w:val="center"/>
          </w:tcPr>
          <w:p w14:paraId="268BE9A9" w14:textId="7CE3ABF5" w:rsidR="00C153CF" w:rsidRPr="00471598" w:rsidRDefault="203F3077" w:rsidP="65D27D43">
            <w:pPr>
              <w:pStyle w:val="TableParagraph"/>
              <w:spacing w:line="256" w:lineRule="auto"/>
              <w:rPr>
                <w:sz w:val="24"/>
                <w:szCs w:val="24"/>
              </w:rPr>
            </w:pPr>
            <w:r w:rsidRPr="65D27D43">
              <w:rPr>
                <w:sz w:val="24"/>
                <w:szCs w:val="24"/>
              </w:rPr>
              <w:t>Test patient opts in to email, and provides an email address.</w:t>
            </w:r>
          </w:p>
        </w:tc>
        <w:tc>
          <w:tcPr>
            <w:tcW w:w="2250" w:type="dxa"/>
            <w:vAlign w:val="center"/>
          </w:tcPr>
          <w:p w14:paraId="608FC0B3" w14:textId="77777777" w:rsidR="00C153CF" w:rsidRDefault="00C153CF" w:rsidP="65D27D43">
            <w:pPr>
              <w:pStyle w:val="BodyText"/>
            </w:pPr>
          </w:p>
        </w:tc>
        <w:tc>
          <w:tcPr>
            <w:tcW w:w="1785" w:type="dxa"/>
          </w:tcPr>
          <w:p w14:paraId="05E077BC" w14:textId="77777777" w:rsidR="00C153CF" w:rsidRPr="00471598" w:rsidRDefault="00C153CF" w:rsidP="00C153CF">
            <w:pPr>
              <w:pStyle w:val="TableParagraph"/>
              <w:spacing w:line="256" w:lineRule="auto"/>
              <w:rPr>
                <w:sz w:val="24"/>
                <w:szCs w:val="24"/>
              </w:rPr>
            </w:pPr>
          </w:p>
        </w:tc>
        <w:tc>
          <w:tcPr>
            <w:tcW w:w="720" w:type="dxa"/>
          </w:tcPr>
          <w:p w14:paraId="0F5E1F92" w14:textId="77777777" w:rsidR="00C153CF" w:rsidRPr="00471598" w:rsidRDefault="00C153CF" w:rsidP="00C153CF">
            <w:pPr>
              <w:pStyle w:val="TableParagraph"/>
              <w:spacing w:line="244" w:lineRule="exact"/>
              <w:rPr>
                <w:sz w:val="24"/>
                <w:szCs w:val="24"/>
              </w:rPr>
            </w:pPr>
          </w:p>
        </w:tc>
        <w:tc>
          <w:tcPr>
            <w:tcW w:w="1484" w:type="dxa"/>
          </w:tcPr>
          <w:p w14:paraId="28EDE754" w14:textId="77777777" w:rsidR="00C153CF" w:rsidRPr="00471598" w:rsidRDefault="00C153CF" w:rsidP="00C153CF">
            <w:pPr>
              <w:pStyle w:val="TableParagraph"/>
              <w:rPr>
                <w:sz w:val="24"/>
                <w:szCs w:val="24"/>
              </w:rPr>
            </w:pPr>
          </w:p>
        </w:tc>
      </w:tr>
      <w:tr w:rsidR="00C153CF" w14:paraId="1EDF8F76" w14:textId="77777777" w:rsidTr="65D27D43">
        <w:trPr>
          <w:cantSplit/>
          <w:trHeight w:val="300"/>
        </w:trPr>
        <w:tc>
          <w:tcPr>
            <w:tcW w:w="765" w:type="dxa"/>
            <w:vAlign w:val="center"/>
          </w:tcPr>
          <w:p w14:paraId="1C41DE17" w14:textId="018F5F9D" w:rsidR="00C153CF" w:rsidRPr="00471598" w:rsidRDefault="203F3077" w:rsidP="65D27D43">
            <w:pPr>
              <w:pStyle w:val="TableParagraph"/>
              <w:spacing w:line="267" w:lineRule="exact"/>
              <w:jc w:val="center"/>
              <w:rPr>
                <w:sz w:val="24"/>
                <w:szCs w:val="24"/>
              </w:rPr>
            </w:pPr>
            <w:r w:rsidRPr="65D27D43">
              <w:rPr>
                <w:sz w:val="24"/>
                <w:szCs w:val="24"/>
              </w:rPr>
              <w:t>2.</w:t>
            </w:r>
          </w:p>
        </w:tc>
        <w:tc>
          <w:tcPr>
            <w:tcW w:w="2250" w:type="dxa"/>
            <w:vAlign w:val="center"/>
          </w:tcPr>
          <w:p w14:paraId="25F1CBAF" w14:textId="7453B0EC" w:rsidR="00C153CF" w:rsidRPr="00471598" w:rsidRDefault="203F3077" w:rsidP="65D27D43">
            <w:pPr>
              <w:pStyle w:val="TableParagraph"/>
              <w:spacing w:line="256" w:lineRule="auto"/>
              <w:rPr>
                <w:sz w:val="24"/>
                <w:szCs w:val="24"/>
              </w:rPr>
            </w:pPr>
            <w:r w:rsidRPr="65D27D43">
              <w:rPr>
                <w:sz w:val="24"/>
                <w:szCs w:val="24"/>
              </w:rPr>
              <w:t>Test patient sets up a reminder to take Zoloft at 2 minutes from the test time daily.</w:t>
            </w:r>
          </w:p>
        </w:tc>
        <w:tc>
          <w:tcPr>
            <w:tcW w:w="2250" w:type="dxa"/>
            <w:vAlign w:val="center"/>
          </w:tcPr>
          <w:p w14:paraId="481FBC4F" w14:textId="77777777" w:rsidR="00C153CF" w:rsidRDefault="00C153CF" w:rsidP="65D27D43">
            <w:pPr>
              <w:pStyle w:val="BodyText"/>
            </w:pPr>
          </w:p>
        </w:tc>
        <w:tc>
          <w:tcPr>
            <w:tcW w:w="1785" w:type="dxa"/>
          </w:tcPr>
          <w:p w14:paraId="04880456" w14:textId="77777777" w:rsidR="00C153CF" w:rsidRPr="00471598" w:rsidRDefault="00C153CF" w:rsidP="00C153CF">
            <w:pPr>
              <w:pStyle w:val="TableParagraph"/>
              <w:spacing w:line="256" w:lineRule="auto"/>
              <w:rPr>
                <w:sz w:val="24"/>
                <w:szCs w:val="24"/>
              </w:rPr>
            </w:pPr>
          </w:p>
        </w:tc>
        <w:tc>
          <w:tcPr>
            <w:tcW w:w="720" w:type="dxa"/>
          </w:tcPr>
          <w:p w14:paraId="711AFE5A" w14:textId="77777777" w:rsidR="00C153CF" w:rsidRPr="00471598" w:rsidRDefault="00C153CF" w:rsidP="00C153CF">
            <w:pPr>
              <w:pStyle w:val="TableParagraph"/>
              <w:spacing w:line="244" w:lineRule="exact"/>
              <w:rPr>
                <w:sz w:val="24"/>
                <w:szCs w:val="24"/>
              </w:rPr>
            </w:pPr>
          </w:p>
        </w:tc>
        <w:tc>
          <w:tcPr>
            <w:tcW w:w="1484" w:type="dxa"/>
          </w:tcPr>
          <w:p w14:paraId="339CBBDB" w14:textId="77777777" w:rsidR="00C153CF" w:rsidRPr="00471598" w:rsidRDefault="00C153CF" w:rsidP="00C153CF">
            <w:pPr>
              <w:pStyle w:val="TableParagraph"/>
              <w:rPr>
                <w:sz w:val="24"/>
                <w:szCs w:val="24"/>
              </w:rPr>
            </w:pPr>
          </w:p>
        </w:tc>
      </w:tr>
      <w:tr w:rsidR="00C153CF" w14:paraId="4F9A4510" w14:textId="77777777" w:rsidTr="65D27D43">
        <w:trPr>
          <w:cantSplit/>
          <w:trHeight w:val="300"/>
        </w:trPr>
        <w:tc>
          <w:tcPr>
            <w:tcW w:w="765" w:type="dxa"/>
            <w:vAlign w:val="center"/>
          </w:tcPr>
          <w:p w14:paraId="4404F62A" w14:textId="6C586448" w:rsidR="00C153CF" w:rsidRPr="00471598" w:rsidRDefault="203F3077" w:rsidP="65D27D43">
            <w:pPr>
              <w:pStyle w:val="TableParagraph"/>
              <w:spacing w:line="267" w:lineRule="exact"/>
              <w:jc w:val="center"/>
              <w:rPr>
                <w:sz w:val="24"/>
                <w:szCs w:val="24"/>
              </w:rPr>
            </w:pPr>
            <w:r w:rsidRPr="65D27D43">
              <w:rPr>
                <w:sz w:val="24"/>
                <w:szCs w:val="24"/>
              </w:rPr>
              <w:t>3.</w:t>
            </w:r>
          </w:p>
        </w:tc>
        <w:tc>
          <w:tcPr>
            <w:tcW w:w="2250" w:type="dxa"/>
            <w:vAlign w:val="center"/>
          </w:tcPr>
          <w:p w14:paraId="0D6481B7" w14:textId="160C0676" w:rsidR="00C153CF" w:rsidRPr="00471598" w:rsidRDefault="203F3077" w:rsidP="65D27D43">
            <w:pPr>
              <w:pStyle w:val="TableParagraph"/>
              <w:spacing w:line="256" w:lineRule="auto"/>
              <w:rPr>
                <w:sz w:val="24"/>
                <w:szCs w:val="24"/>
              </w:rPr>
            </w:pPr>
            <w:r w:rsidRPr="65D27D43">
              <w:rPr>
                <w:sz w:val="24"/>
                <w:szCs w:val="24"/>
              </w:rPr>
              <w:t>The system clock advances two minutes.</w:t>
            </w:r>
          </w:p>
        </w:tc>
        <w:tc>
          <w:tcPr>
            <w:tcW w:w="2250" w:type="dxa"/>
            <w:vAlign w:val="center"/>
          </w:tcPr>
          <w:p w14:paraId="63D0FA2F" w14:textId="66608A59" w:rsidR="00C153CF" w:rsidRDefault="203F3077" w:rsidP="65D27D43">
            <w:pPr>
              <w:pStyle w:val="BodyText"/>
            </w:pPr>
            <w:r>
              <w:t>An email reminder to take Zoloft is sent to the provided email.</w:t>
            </w:r>
          </w:p>
        </w:tc>
        <w:tc>
          <w:tcPr>
            <w:tcW w:w="1785" w:type="dxa"/>
          </w:tcPr>
          <w:p w14:paraId="631AB976" w14:textId="77777777" w:rsidR="00C153CF" w:rsidRPr="00471598" w:rsidRDefault="00C153CF" w:rsidP="00C153CF">
            <w:pPr>
              <w:pStyle w:val="TableParagraph"/>
              <w:spacing w:line="256" w:lineRule="auto"/>
              <w:rPr>
                <w:sz w:val="24"/>
                <w:szCs w:val="24"/>
              </w:rPr>
            </w:pPr>
          </w:p>
        </w:tc>
        <w:tc>
          <w:tcPr>
            <w:tcW w:w="720" w:type="dxa"/>
          </w:tcPr>
          <w:p w14:paraId="1349BC49" w14:textId="77777777" w:rsidR="00C153CF" w:rsidRPr="00471598" w:rsidRDefault="00C153CF" w:rsidP="00C153CF">
            <w:pPr>
              <w:pStyle w:val="TableParagraph"/>
              <w:spacing w:line="244" w:lineRule="exact"/>
              <w:rPr>
                <w:sz w:val="24"/>
                <w:szCs w:val="24"/>
              </w:rPr>
            </w:pPr>
          </w:p>
        </w:tc>
        <w:tc>
          <w:tcPr>
            <w:tcW w:w="1484" w:type="dxa"/>
          </w:tcPr>
          <w:p w14:paraId="0EC8FCE3" w14:textId="77777777" w:rsidR="00C153CF" w:rsidRPr="00471598" w:rsidRDefault="00C153CF" w:rsidP="00C153CF">
            <w:pPr>
              <w:pStyle w:val="TableParagraph"/>
              <w:rPr>
                <w:sz w:val="24"/>
                <w:szCs w:val="24"/>
              </w:rPr>
            </w:pPr>
          </w:p>
        </w:tc>
      </w:tr>
      <w:tr w:rsidR="000A1D1B" w14:paraId="5F9E4E6A" w14:textId="77777777" w:rsidTr="65D27D43">
        <w:trPr>
          <w:cantSplit/>
          <w:trHeight w:val="510"/>
        </w:trPr>
        <w:tc>
          <w:tcPr>
            <w:tcW w:w="9254" w:type="dxa"/>
            <w:gridSpan w:val="6"/>
            <w:shd w:val="clear" w:color="auto" w:fill="BFBFBF" w:themeFill="background1" w:themeFillShade="BF"/>
          </w:tcPr>
          <w:p w14:paraId="298FC773" w14:textId="22AC8747" w:rsidR="000A1D1B" w:rsidRPr="007620BC" w:rsidRDefault="2CFEF437" w:rsidP="65D27D43">
            <w:pPr>
              <w:pStyle w:val="TableParagraph"/>
              <w:rPr>
                <w:b/>
                <w:bCs/>
                <w:sz w:val="24"/>
                <w:szCs w:val="24"/>
              </w:rPr>
            </w:pPr>
            <w:r w:rsidRPr="65D27D43">
              <w:rPr>
                <w:b/>
                <w:bCs/>
                <w:sz w:val="24"/>
                <w:szCs w:val="24"/>
              </w:rPr>
              <w:t>TC-</w:t>
            </w:r>
            <w:r w:rsidR="66CED5F5" w:rsidRPr="65D27D43">
              <w:rPr>
                <w:b/>
                <w:bCs/>
                <w:sz w:val="24"/>
                <w:szCs w:val="24"/>
              </w:rPr>
              <w:t>4.1</w:t>
            </w:r>
            <w:r w:rsidR="0364F59D" w:rsidRPr="65D27D43">
              <w:rPr>
                <w:b/>
                <w:bCs/>
                <w:sz w:val="24"/>
                <w:szCs w:val="24"/>
              </w:rPr>
              <w:t>3</w:t>
            </w:r>
            <w:r w:rsidR="66CED5F5" w:rsidRPr="65D27D43">
              <w:rPr>
                <w:b/>
                <w:bCs/>
                <w:sz w:val="24"/>
                <w:szCs w:val="24"/>
              </w:rPr>
              <w:t xml:space="preserve"> </w:t>
            </w:r>
            <w:r w:rsidRPr="65D27D43">
              <w:rPr>
                <w:b/>
                <w:bCs/>
                <w:sz w:val="24"/>
                <w:szCs w:val="24"/>
              </w:rPr>
              <w:t>Medication Reminder – SMS</w:t>
            </w:r>
          </w:p>
          <w:p w14:paraId="71D6FC69" w14:textId="28B973A1" w:rsidR="000A1D1B" w:rsidRPr="007620BC" w:rsidRDefault="000A1D1B" w:rsidP="757DACCB">
            <w:pPr>
              <w:pStyle w:val="TableParagraph"/>
              <w:rPr>
                <w:b/>
                <w:bCs/>
                <w:sz w:val="24"/>
                <w:szCs w:val="24"/>
              </w:rPr>
            </w:pPr>
          </w:p>
        </w:tc>
      </w:tr>
      <w:tr w:rsidR="000A1D1B" w14:paraId="48E23030" w14:textId="77777777" w:rsidTr="65D27D43">
        <w:trPr>
          <w:cantSplit/>
          <w:trHeight w:val="300"/>
        </w:trPr>
        <w:tc>
          <w:tcPr>
            <w:tcW w:w="765" w:type="dxa"/>
            <w:vAlign w:val="center"/>
          </w:tcPr>
          <w:p w14:paraId="385F7A5C" w14:textId="285F785B" w:rsidR="000A1D1B" w:rsidRPr="00471598" w:rsidRDefault="05DEE2E1" w:rsidP="65D27D43">
            <w:pPr>
              <w:pStyle w:val="TableParagraph"/>
              <w:spacing w:line="267" w:lineRule="exact"/>
              <w:jc w:val="center"/>
              <w:rPr>
                <w:sz w:val="24"/>
                <w:szCs w:val="24"/>
              </w:rPr>
            </w:pPr>
            <w:r w:rsidRPr="65D27D43">
              <w:rPr>
                <w:sz w:val="24"/>
                <w:szCs w:val="24"/>
              </w:rPr>
              <w:t>1.</w:t>
            </w:r>
          </w:p>
        </w:tc>
        <w:tc>
          <w:tcPr>
            <w:tcW w:w="2250" w:type="dxa"/>
            <w:vAlign w:val="center"/>
          </w:tcPr>
          <w:p w14:paraId="41E5DC4F" w14:textId="71990981" w:rsidR="000A1D1B" w:rsidRPr="00471598" w:rsidRDefault="05DEE2E1" w:rsidP="65D27D43">
            <w:pPr>
              <w:pStyle w:val="TableParagraph"/>
              <w:spacing w:line="256" w:lineRule="auto"/>
              <w:rPr>
                <w:sz w:val="24"/>
                <w:szCs w:val="24"/>
              </w:rPr>
            </w:pPr>
            <w:r w:rsidRPr="65D27D43">
              <w:rPr>
                <w:sz w:val="24"/>
                <w:szCs w:val="24"/>
              </w:rPr>
              <w:t>Test patient opts in to SMS messages and provides the target phone number.</w:t>
            </w:r>
          </w:p>
        </w:tc>
        <w:tc>
          <w:tcPr>
            <w:tcW w:w="2250" w:type="dxa"/>
            <w:vAlign w:val="center"/>
          </w:tcPr>
          <w:p w14:paraId="2A41A814" w14:textId="77777777" w:rsidR="000A1D1B" w:rsidRDefault="000A1D1B" w:rsidP="65D27D43">
            <w:pPr>
              <w:pStyle w:val="BodyText"/>
            </w:pPr>
          </w:p>
        </w:tc>
        <w:tc>
          <w:tcPr>
            <w:tcW w:w="1785" w:type="dxa"/>
          </w:tcPr>
          <w:p w14:paraId="33D9D7E4" w14:textId="77777777" w:rsidR="000A1D1B" w:rsidRPr="00471598" w:rsidRDefault="000A1D1B" w:rsidP="000A1D1B">
            <w:pPr>
              <w:pStyle w:val="TableParagraph"/>
              <w:spacing w:line="256" w:lineRule="auto"/>
              <w:rPr>
                <w:sz w:val="24"/>
                <w:szCs w:val="24"/>
              </w:rPr>
            </w:pPr>
          </w:p>
        </w:tc>
        <w:tc>
          <w:tcPr>
            <w:tcW w:w="720" w:type="dxa"/>
          </w:tcPr>
          <w:p w14:paraId="473C0A63" w14:textId="77777777" w:rsidR="000A1D1B" w:rsidRPr="00471598" w:rsidRDefault="000A1D1B" w:rsidP="000A1D1B">
            <w:pPr>
              <w:pStyle w:val="TableParagraph"/>
              <w:spacing w:line="244" w:lineRule="exact"/>
              <w:rPr>
                <w:sz w:val="24"/>
                <w:szCs w:val="24"/>
              </w:rPr>
            </w:pPr>
          </w:p>
        </w:tc>
        <w:tc>
          <w:tcPr>
            <w:tcW w:w="1484" w:type="dxa"/>
          </w:tcPr>
          <w:p w14:paraId="65675985" w14:textId="77777777" w:rsidR="000A1D1B" w:rsidRPr="00471598" w:rsidRDefault="000A1D1B" w:rsidP="000A1D1B">
            <w:pPr>
              <w:pStyle w:val="TableParagraph"/>
              <w:rPr>
                <w:sz w:val="24"/>
                <w:szCs w:val="24"/>
              </w:rPr>
            </w:pPr>
          </w:p>
        </w:tc>
      </w:tr>
      <w:tr w:rsidR="000A1D1B" w14:paraId="2B804395" w14:textId="77777777" w:rsidTr="65D27D43">
        <w:trPr>
          <w:cantSplit/>
          <w:trHeight w:val="300"/>
        </w:trPr>
        <w:tc>
          <w:tcPr>
            <w:tcW w:w="765" w:type="dxa"/>
            <w:vAlign w:val="center"/>
          </w:tcPr>
          <w:p w14:paraId="316FCEC7" w14:textId="72AD63C6" w:rsidR="000A1D1B" w:rsidRPr="00471598" w:rsidRDefault="05DEE2E1" w:rsidP="65D27D43">
            <w:pPr>
              <w:pStyle w:val="TableParagraph"/>
              <w:spacing w:line="267" w:lineRule="exact"/>
              <w:jc w:val="center"/>
              <w:rPr>
                <w:sz w:val="24"/>
                <w:szCs w:val="24"/>
              </w:rPr>
            </w:pPr>
            <w:r w:rsidRPr="65D27D43">
              <w:rPr>
                <w:sz w:val="24"/>
                <w:szCs w:val="24"/>
              </w:rPr>
              <w:t>2.</w:t>
            </w:r>
          </w:p>
        </w:tc>
        <w:tc>
          <w:tcPr>
            <w:tcW w:w="2250" w:type="dxa"/>
            <w:vAlign w:val="center"/>
          </w:tcPr>
          <w:p w14:paraId="295C8069" w14:textId="00D98910" w:rsidR="000A1D1B" w:rsidRPr="00471598" w:rsidRDefault="05DEE2E1" w:rsidP="65D27D43">
            <w:pPr>
              <w:pStyle w:val="TableParagraph"/>
              <w:spacing w:line="256" w:lineRule="auto"/>
              <w:rPr>
                <w:sz w:val="24"/>
                <w:szCs w:val="24"/>
              </w:rPr>
            </w:pPr>
            <w:r w:rsidRPr="65D27D43">
              <w:rPr>
                <w:sz w:val="24"/>
                <w:szCs w:val="24"/>
              </w:rPr>
              <w:t>Test patient sets up a reminder to take Zoloft at 2 minutes from the test time daily.</w:t>
            </w:r>
          </w:p>
        </w:tc>
        <w:tc>
          <w:tcPr>
            <w:tcW w:w="2250" w:type="dxa"/>
            <w:vAlign w:val="center"/>
          </w:tcPr>
          <w:p w14:paraId="5CB706FF" w14:textId="346BCE1B" w:rsidR="000A1D1B" w:rsidRDefault="05DEE2E1" w:rsidP="65D27D43">
            <w:pPr>
              <w:pStyle w:val="BodyText"/>
            </w:pPr>
            <w:r>
              <w:t>A confirmation dialog appears.</w:t>
            </w:r>
          </w:p>
        </w:tc>
        <w:tc>
          <w:tcPr>
            <w:tcW w:w="1785" w:type="dxa"/>
          </w:tcPr>
          <w:p w14:paraId="74945015" w14:textId="77777777" w:rsidR="000A1D1B" w:rsidRPr="00471598" w:rsidRDefault="000A1D1B" w:rsidP="000A1D1B">
            <w:pPr>
              <w:pStyle w:val="TableParagraph"/>
              <w:spacing w:line="256" w:lineRule="auto"/>
              <w:rPr>
                <w:sz w:val="24"/>
                <w:szCs w:val="24"/>
              </w:rPr>
            </w:pPr>
          </w:p>
        </w:tc>
        <w:tc>
          <w:tcPr>
            <w:tcW w:w="720" w:type="dxa"/>
          </w:tcPr>
          <w:p w14:paraId="78D12199" w14:textId="77777777" w:rsidR="000A1D1B" w:rsidRPr="00471598" w:rsidRDefault="000A1D1B" w:rsidP="000A1D1B">
            <w:pPr>
              <w:pStyle w:val="TableParagraph"/>
              <w:spacing w:line="244" w:lineRule="exact"/>
              <w:rPr>
                <w:sz w:val="24"/>
                <w:szCs w:val="24"/>
              </w:rPr>
            </w:pPr>
          </w:p>
        </w:tc>
        <w:tc>
          <w:tcPr>
            <w:tcW w:w="1484" w:type="dxa"/>
          </w:tcPr>
          <w:p w14:paraId="0A02E10C" w14:textId="77777777" w:rsidR="000A1D1B" w:rsidRPr="00471598" w:rsidRDefault="000A1D1B" w:rsidP="000A1D1B">
            <w:pPr>
              <w:pStyle w:val="TableParagraph"/>
              <w:rPr>
                <w:sz w:val="24"/>
                <w:szCs w:val="24"/>
              </w:rPr>
            </w:pPr>
          </w:p>
        </w:tc>
      </w:tr>
      <w:tr w:rsidR="000A1D1B" w14:paraId="13664050" w14:textId="77777777" w:rsidTr="65D27D43">
        <w:trPr>
          <w:cantSplit/>
          <w:trHeight w:val="300"/>
        </w:trPr>
        <w:tc>
          <w:tcPr>
            <w:tcW w:w="765" w:type="dxa"/>
            <w:vAlign w:val="center"/>
          </w:tcPr>
          <w:p w14:paraId="41D34E20" w14:textId="54BDEA65" w:rsidR="000A1D1B" w:rsidRPr="00471598" w:rsidRDefault="05DEE2E1" w:rsidP="65D27D43">
            <w:pPr>
              <w:pStyle w:val="TableParagraph"/>
              <w:spacing w:line="267" w:lineRule="exact"/>
              <w:jc w:val="center"/>
              <w:rPr>
                <w:sz w:val="24"/>
                <w:szCs w:val="24"/>
              </w:rPr>
            </w:pPr>
            <w:r w:rsidRPr="65D27D43">
              <w:rPr>
                <w:sz w:val="24"/>
                <w:szCs w:val="24"/>
              </w:rPr>
              <w:t>3.</w:t>
            </w:r>
          </w:p>
        </w:tc>
        <w:tc>
          <w:tcPr>
            <w:tcW w:w="2250" w:type="dxa"/>
            <w:vAlign w:val="center"/>
          </w:tcPr>
          <w:p w14:paraId="6268E8A8" w14:textId="14D5FA6A" w:rsidR="000A1D1B" w:rsidRPr="00471598" w:rsidRDefault="05DEE2E1" w:rsidP="65D27D43">
            <w:pPr>
              <w:pStyle w:val="TableParagraph"/>
              <w:spacing w:line="256" w:lineRule="auto"/>
              <w:rPr>
                <w:sz w:val="24"/>
                <w:szCs w:val="24"/>
              </w:rPr>
            </w:pPr>
            <w:r w:rsidRPr="65D27D43">
              <w:rPr>
                <w:sz w:val="24"/>
                <w:szCs w:val="24"/>
              </w:rPr>
              <w:t>The system clock advances two minutes.</w:t>
            </w:r>
          </w:p>
        </w:tc>
        <w:tc>
          <w:tcPr>
            <w:tcW w:w="2250" w:type="dxa"/>
            <w:vAlign w:val="center"/>
          </w:tcPr>
          <w:p w14:paraId="6DB2565C" w14:textId="6FF46030" w:rsidR="000A1D1B" w:rsidRDefault="05DEE2E1" w:rsidP="65D27D43">
            <w:pPr>
              <w:pStyle w:val="BodyText"/>
            </w:pPr>
            <w:r>
              <w:t>An SMS message is received by the provided phone.</w:t>
            </w:r>
          </w:p>
        </w:tc>
        <w:tc>
          <w:tcPr>
            <w:tcW w:w="1785" w:type="dxa"/>
          </w:tcPr>
          <w:p w14:paraId="6DA805C0" w14:textId="77777777" w:rsidR="000A1D1B" w:rsidRPr="00471598" w:rsidRDefault="000A1D1B" w:rsidP="000A1D1B">
            <w:pPr>
              <w:pStyle w:val="TableParagraph"/>
              <w:spacing w:line="256" w:lineRule="auto"/>
              <w:rPr>
                <w:sz w:val="24"/>
                <w:szCs w:val="24"/>
              </w:rPr>
            </w:pPr>
          </w:p>
        </w:tc>
        <w:tc>
          <w:tcPr>
            <w:tcW w:w="720" w:type="dxa"/>
          </w:tcPr>
          <w:p w14:paraId="61F17A2E" w14:textId="77777777" w:rsidR="000A1D1B" w:rsidRPr="00471598" w:rsidRDefault="000A1D1B" w:rsidP="000A1D1B">
            <w:pPr>
              <w:pStyle w:val="TableParagraph"/>
              <w:spacing w:line="244" w:lineRule="exact"/>
              <w:rPr>
                <w:sz w:val="24"/>
                <w:szCs w:val="24"/>
              </w:rPr>
            </w:pPr>
          </w:p>
        </w:tc>
        <w:tc>
          <w:tcPr>
            <w:tcW w:w="1484" w:type="dxa"/>
          </w:tcPr>
          <w:p w14:paraId="07E9120D" w14:textId="77777777" w:rsidR="000A1D1B" w:rsidRPr="00471598" w:rsidRDefault="000A1D1B" w:rsidP="000A1D1B">
            <w:pPr>
              <w:pStyle w:val="TableParagraph"/>
              <w:rPr>
                <w:sz w:val="24"/>
                <w:szCs w:val="24"/>
              </w:rPr>
            </w:pPr>
          </w:p>
        </w:tc>
      </w:tr>
      <w:tr w:rsidR="00261E98" w14:paraId="6306212D" w14:textId="77777777" w:rsidTr="65D27D43">
        <w:trPr>
          <w:cantSplit/>
          <w:trHeight w:val="555"/>
        </w:trPr>
        <w:tc>
          <w:tcPr>
            <w:tcW w:w="9254" w:type="dxa"/>
            <w:gridSpan w:val="6"/>
            <w:shd w:val="clear" w:color="auto" w:fill="BFBFBF" w:themeFill="background1" w:themeFillShade="BF"/>
          </w:tcPr>
          <w:p w14:paraId="4DDCD7FD" w14:textId="1934B3F2" w:rsidR="00261E98" w:rsidRPr="00451048" w:rsidRDefault="7A039477" w:rsidP="65D27D43">
            <w:pPr>
              <w:pStyle w:val="TableParagraph"/>
              <w:rPr>
                <w:b/>
                <w:bCs/>
                <w:sz w:val="24"/>
                <w:szCs w:val="24"/>
              </w:rPr>
            </w:pPr>
            <w:r w:rsidRPr="65D27D43">
              <w:rPr>
                <w:b/>
                <w:bCs/>
                <w:sz w:val="24"/>
                <w:szCs w:val="24"/>
              </w:rPr>
              <w:t>TC-4.1</w:t>
            </w:r>
            <w:r w:rsidR="26806109" w:rsidRPr="65D27D43">
              <w:rPr>
                <w:b/>
                <w:bCs/>
                <w:sz w:val="24"/>
                <w:szCs w:val="24"/>
              </w:rPr>
              <w:t>4</w:t>
            </w:r>
            <w:r w:rsidRPr="65D27D43">
              <w:rPr>
                <w:b/>
                <w:bCs/>
                <w:sz w:val="24"/>
                <w:szCs w:val="24"/>
              </w:rPr>
              <w:t xml:space="preserve"> Reminder Timezone Adjustment</w:t>
            </w:r>
          </w:p>
          <w:p w14:paraId="72DB52D8" w14:textId="2C3513AC" w:rsidR="00261E98" w:rsidRPr="00451048" w:rsidRDefault="00261E98" w:rsidP="757DACCB">
            <w:pPr>
              <w:pStyle w:val="TableParagraph"/>
              <w:rPr>
                <w:b/>
                <w:bCs/>
                <w:sz w:val="24"/>
                <w:szCs w:val="24"/>
              </w:rPr>
            </w:pPr>
          </w:p>
        </w:tc>
      </w:tr>
      <w:tr w:rsidR="00261E98" w14:paraId="5AD092CE" w14:textId="77777777" w:rsidTr="65D27D43">
        <w:trPr>
          <w:cantSplit/>
          <w:trHeight w:val="300"/>
        </w:trPr>
        <w:tc>
          <w:tcPr>
            <w:tcW w:w="765" w:type="dxa"/>
            <w:vAlign w:val="center"/>
          </w:tcPr>
          <w:p w14:paraId="150CD0B4" w14:textId="0E9CC959" w:rsidR="00261E98" w:rsidRPr="00471598" w:rsidRDefault="7335512C" w:rsidP="65D27D43">
            <w:pPr>
              <w:pStyle w:val="TableParagraph"/>
              <w:spacing w:line="267" w:lineRule="exact"/>
              <w:jc w:val="center"/>
              <w:rPr>
                <w:sz w:val="24"/>
                <w:szCs w:val="24"/>
              </w:rPr>
            </w:pPr>
            <w:r w:rsidRPr="65D27D43">
              <w:rPr>
                <w:sz w:val="24"/>
                <w:szCs w:val="24"/>
              </w:rPr>
              <w:t>1.</w:t>
            </w:r>
          </w:p>
        </w:tc>
        <w:tc>
          <w:tcPr>
            <w:tcW w:w="2250" w:type="dxa"/>
            <w:vAlign w:val="center"/>
          </w:tcPr>
          <w:p w14:paraId="27AF53DF" w14:textId="2FE50D03" w:rsidR="00261E98" w:rsidRPr="00471598" w:rsidRDefault="7335512C" w:rsidP="65D27D43">
            <w:pPr>
              <w:pStyle w:val="TableParagraph"/>
              <w:spacing w:line="256" w:lineRule="auto"/>
              <w:rPr>
                <w:sz w:val="24"/>
                <w:szCs w:val="24"/>
              </w:rPr>
            </w:pPr>
            <w:r w:rsidRPr="65D27D43">
              <w:rPr>
                <w:sz w:val="24"/>
                <w:szCs w:val="24"/>
              </w:rPr>
              <w:t>Tester creates an alert for 10 AM on a phone currently set to Eastern Standard Time.</w:t>
            </w:r>
          </w:p>
        </w:tc>
        <w:tc>
          <w:tcPr>
            <w:tcW w:w="2250" w:type="dxa"/>
            <w:vAlign w:val="center"/>
          </w:tcPr>
          <w:p w14:paraId="0C315A9F" w14:textId="0130EFFB" w:rsidR="00261E98" w:rsidRDefault="7335512C" w:rsidP="65D27D43">
            <w:pPr>
              <w:pStyle w:val="BodyText"/>
            </w:pPr>
            <w:r>
              <w:t>Notification is sent at 10 AM EST.</w:t>
            </w:r>
          </w:p>
        </w:tc>
        <w:tc>
          <w:tcPr>
            <w:tcW w:w="1785" w:type="dxa"/>
          </w:tcPr>
          <w:p w14:paraId="5C6E399C" w14:textId="77777777" w:rsidR="00261E98" w:rsidRPr="00471598" w:rsidRDefault="00261E98" w:rsidP="00261E98">
            <w:pPr>
              <w:pStyle w:val="TableParagraph"/>
              <w:spacing w:line="256" w:lineRule="auto"/>
              <w:rPr>
                <w:sz w:val="24"/>
                <w:szCs w:val="24"/>
              </w:rPr>
            </w:pPr>
          </w:p>
        </w:tc>
        <w:tc>
          <w:tcPr>
            <w:tcW w:w="720" w:type="dxa"/>
          </w:tcPr>
          <w:p w14:paraId="0BA50A30" w14:textId="77777777" w:rsidR="00261E98" w:rsidRPr="00471598" w:rsidRDefault="00261E98" w:rsidP="00261E98">
            <w:pPr>
              <w:pStyle w:val="TableParagraph"/>
              <w:spacing w:line="244" w:lineRule="exact"/>
              <w:rPr>
                <w:sz w:val="24"/>
                <w:szCs w:val="24"/>
              </w:rPr>
            </w:pPr>
          </w:p>
        </w:tc>
        <w:tc>
          <w:tcPr>
            <w:tcW w:w="1484" w:type="dxa"/>
          </w:tcPr>
          <w:p w14:paraId="55849838" w14:textId="77777777" w:rsidR="00261E98" w:rsidRPr="00471598" w:rsidRDefault="00261E98" w:rsidP="00261E98">
            <w:pPr>
              <w:pStyle w:val="TableParagraph"/>
              <w:rPr>
                <w:sz w:val="24"/>
                <w:szCs w:val="24"/>
              </w:rPr>
            </w:pPr>
          </w:p>
        </w:tc>
      </w:tr>
      <w:tr w:rsidR="00261E98" w14:paraId="4705D31C" w14:textId="77777777" w:rsidTr="65D27D43">
        <w:trPr>
          <w:cantSplit/>
          <w:trHeight w:val="300"/>
        </w:trPr>
        <w:tc>
          <w:tcPr>
            <w:tcW w:w="765" w:type="dxa"/>
            <w:vAlign w:val="center"/>
          </w:tcPr>
          <w:p w14:paraId="244052F5" w14:textId="4580B3E9" w:rsidR="00261E98" w:rsidRPr="00471598" w:rsidRDefault="7335512C" w:rsidP="65D27D43">
            <w:pPr>
              <w:pStyle w:val="TableParagraph"/>
              <w:spacing w:line="267" w:lineRule="exact"/>
              <w:jc w:val="center"/>
              <w:rPr>
                <w:sz w:val="24"/>
                <w:szCs w:val="24"/>
              </w:rPr>
            </w:pPr>
            <w:r w:rsidRPr="65D27D43">
              <w:rPr>
                <w:sz w:val="24"/>
                <w:szCs w:val="24"/>
              </w:rPr>
              <w:lastRenderedPageBreak/>
              <w:t>2.</w:t>
            </w:r>
          </w:p>
        </w:tc>
        <w:tc>
          <w:tcPr>
            <w:tcW w:w="2250" w:type="dxa"/>
            <w:vAlign w:val="center"/>
          </w:tcPr>
          <w:p w14:paraId="52BB590B" w14:textId="7582CA35" w:rsidR="00261E98" w:rsidRPr="00471598" w:rsidRDefault="7335512C" w:rsidP="65D27D43">
            <w:pPr>
              <w:pStyle w:val="TableParagraph"/>
              <w:spacing w:line="256" w:lineRule="auto"/>
              <w:rPr>
                <w:sz w:val="24"/>
                <w:szCs w:val="24"/>
              </w:rPr>
            </w:pPr>
            <w:r w:rsidRPr="65D27D43">
              <w:rPr>
                <w:sz w:val="24"/>
                <w:szCs w:val="24"/>
              </w:rPr>
              <w:t>Tester changes the phone’s internal clock to PST.</w:t>
            </w:r>
          </w:p>
        </w:tc>
        <w:tc>
          <w:tcPr>
            <w:tcW w:w="2250" w:type="dxa"/>
            <w:vAlign w:val="center"/>
          </w:tcPr>
          <w:p w14:paraId="7853E53E" w14:textId="359447EB" w:rsidR="00261E98" w:rsidRDefault="7335512C" w:rsidP="65D27D43">
            <w:pPr>
              <w:pStyle w:val="BodyText"/>
            </w:pPr>
            <w:r>
              <w:t>Notification is sent at 10 AM PST (1 PM EST.)</w:t>
            </w:r>
          </w:p>
        </w:tc>
        <w:tc>
          <w:tcPr>
            <w:tcW w:w="1785" w:type="dxa"/>
          </w:tcPr>
          <w:p w14:paraId="458E6B17" w14:textId="77777777" w:rsidR="00261E98" w:rsidRPr="00471598" w:rsidRDefault="00261E98" w:rsidP="00261E98">
            <w:pPr>
              <w:pStyle w:val="TableParagraph"/>
              <w:spacing w:line="256" w:lineRule="auto"/>
              <w:rPr>
                <w:sz w:val="24"/>
                <w:szCs w:val="24"/>
              </w:rPr>
            </w:pPr>
          </w:p>
        </w:tc>
        <w:tc>
          <w:tcPr>
            <w:tcW w:w="720" w:type="dxa"/>
          </w:tcPr>
          <w:p w14:paraId="03AF3D08" w14:textId="77777777" w:rsidR="00261E98" w:rsidRPr="00471598" w:rsidRDefault="00261E98" w:rsidP="00261E98">
            <w:pPr>
              <w:pStyle w:val="TableParagraph"/>
              <w:spacing w:line="244" w:lineRule="exact"/>
              <w:rPr>
                <w:sz w:val="24"/>
                <w:szCs w:val="24"/>
              </w:rPr>
            </w:pPr>
          </w:p>
        </w:tc>
        <w:tc>
          <w:tcPr>
            <w:tcW w:w="1484" w:type="dxa"/>
          </w:tcPr>
          <w:p w14:paraId="74C5100E" w14:textId="77777777" w:rsidR="00261E98" w:rsidRPr="00471598" w:rsidRDefault="00261E98" w:rsidP="00261E98">
            <w:pPr>
              <w:pStyle w:val="TableParagraph"/>
              <w:rPr>
                <w:sz w:val="24"/>
                <w:szCs w:val="24"/>
              </w:rPr>
            </w:pPr>
          </w:p>
        </w:tc>
      </w:tr>
      <w:tr w:rsidR="001205A5" w14:paraId="0B564F87" w14:textId="77777777" w:rsidTr="65D27D43">
        <w:trPr>
          <w:cantSplit/>
          <w:trHeight w:val="525"/>
        </w:trPr>
        <w:tc>
          <w:tcPr>
            <w:tcW w:w="9254" w:type="dxa"/>
            <w:gridSpan w:val="6"/>
            <w:shd w:val="clear" w:color="auto" w:fill="BFBFBF" w:themeFill="background1" w:themeFillShade="BF"/>
          </w:tcPr>
          <w:p w14:paraId="09C53AEC" w14:textId="059530A5" w:rsidR="001205A5" w:rsidRPr="00F00DBB" w:rsidRDefault="7A039477" w:rsidP="65D27D43">
            <w:pPr>
              <w:pStyle w:val="TableParagraph"/>
              <w:rPr>
                <w:b/>
                <w:bCs/>
                <w:sz w:val="24"/>
                <w:szCs w:val="24"/>
              </w:rPr>
            </w:pPr>
            <w:r w:rsidRPr="65D27D43">
              <w:rPr>
                <w:b/>
                <w:bCs/>
                <w:sz w:val="24"/>
                <w:szCs w:val="24"/>
              </w:rPr>
              <w:t>TC-4.1</w:t>
            </w:r>
            <w:r w:rsidR="4DC9CA81" w:rsidRPr="65D27D43">
              <w:rPr>
                <w:b/>
                <w:bCs/>
                <w:sz w:val="24"/>
                <w:szCs w:val="24"/>
              </w:rPr>
              <w:t>5</w:t>
            </w:r>
            <w:r w:rsidRPr="65D27D43">
              <w:rPr>
                <w:b/>
                <w:bCs/>
                <w:sz w:val="24"/>
                <w:szCs w:val="24"/>
              </w:rPr>
              <w:t xml:space="preserve"> Reminder Confirmation</w:t>
            </w:r>
          </w:p>
          <w:p w14:paraId="55BE9491" w14:textId="5E6586B9" w:rsidR="001205A5" w:rsidRPr="00F00DBB" w:rsidRDefault="001205A5" w:rsidP="757DACCB">
            <w:pPr>
              <w:pStyle w:val="TableParagraph"/>
              <w:rPr>
                <w:b/>
                <w:bCs/>
                <w:sz w:val="24"/>
                <w:szCs w:val="24"/>
              </w:rPr>
            </w:pPr>
          </w:p>
        </w:tc>
      </w:tr>
      <w:tr w:rsidR="001205A5" w14:paraId="05750638" w14:textId="77777777" w:rsidTr="65D27D43">
        <w:trPr>
          <w:cantSplit/>
          <w:trHeight w:val="300"/>
        </w:trPr>
        <w:tc>
          <w:tcPr>
            <w:tcW w:w="765" w:type="dxa"/>
            <w:vAlign w:val="center"/>
          </w:tcPr>
          <w:p w14:paraId="7BFBF249" w14:textId="757C3854" w:rsidR="001205A5" w:rsidRPr="00471598" w:rsidRDefault="7BDC4E7F" w:rsidP="65D27D43">
            <w:pPr>
              <w:pStyle w:val="TableParagraph"/>
              <w:spacing w:line="267" w:lineRule="exact"/>
              <w:jc w:val="center"/>
              <w:rPr>
                <w:sz w:val="24"/>
                <w:szCs w:val="24"/>
              </w:rPr>
            </w:pPr>
            <w:r w:rsidRPr="65D27D43">
              <w:rPr>
                <w:sz w:val="24"/>
                <w:szCs w:val="24"/>
              </w:rPr>
              <w:t>1.</w:t>
            </w:r>
          </w:p>
        </w:tc>
        <w:tc>
          <w:tcPr>
            <w:tcW w:w="2250" w:type="dxa"/>
            <w:vAlign w:val="center"/>
          </w:tcPr>
          <w:p w14:paraId="0B8AC6F2" w14:textId="3989F23E" w:rsidR="001205A5" w:rsidRPr="00471598" w:rsidRDefault="7BDC4E7F" w:rsidP="65D27D43">
            <w:pPr>
              <w:pStyle w:val="TableParagraph"/>
              <w:spacing w:line="256" w:lineRule="auto"/>
              <w:rPr>
                <w:sz w:val="24"/>
                <w:szCs w:val="24"/>
              </w:rPr>
            </w:pPr>
            <w:r w:rsidRPr="65D27D43">
              <w:rPr>
                <w:sz w:val="24"/>
                <w:szCs w:val="24"/>
              </w:rPr>
              <w:t>A reminder to take Zoloft at 10 AM is set up by the tester, via a caretaker account, on a test patient account.</w:t>
            </w:r>
          </w:p>
        </w:tc>
        <w:tc>
          <w:tcPr>
            <w:tcW w:w="2250" w:type="dxa"/>
            <w:vAlign w:val="center"/>
          </w:tcPr>
          <w:p w14:paraId="65FEDF18" w14:textId="7C1EF495" w:rsidR="001205A5" w:rsidRDefault="7BDC4E7F" w:rsidP="65D27D43">
            <w:pPr>
              <w:pStyle w:val="BodyText"/>
            </w:pPr>
            <w:r>
              <w:t>A confirmation dialog appears.</w:t>
            </w:r>
          </w:p>
        </w:tc>
        <w:tc>
          <w:tcPr>
            <w:tcW w:w="1785" w:type="dxa"/>
          </w:tcPr>
          <w:p w14:paraId="7DC189DC" w14:textId="77777777" w:rsidR="001205A5" w:rsidRPr="00471598" w:rsidRDefault="001205A5" w:rsidP="001205A5">
            <w:pPr>
              <w:pStyle w:val="TableParagraph"/>
              <w:spacing w:line="256" w:lineRule="auto"/>
              <w:rPr>
                <w:sz w:val="24"/>
                <w:szCs w:val="24"/>
              </w:rPr>
            </w:pPr>
          </w:p>
        </w:tc>
        <w:tc>
          <w:tcPr>
            <w:tcW w:w="720" w:type="dxa"/>
          </w:tcPr>
          <w:p w14:paraId="04D2BD94" w14:textId="77777777" w:rsidR="001205A5" w:rsidRPr="00471598" w:rsidRDefault="001205A5" w:rsidP="001205A5">
            <w:pPr>
              <w:pStyle w:val="TableParagraph"/>
              <w:spacing w:line="244" w:lineRule="exact"/>
              <w:rPr>
                <w:sz w:val="24"/>
                <w:szCs w:val="24"/>
              </w:rPr>
            </w:pPr>
          </w:p>
        </w:tc>
        <w:tc>
          <w:tcPr>
            <w:tcW w:w="1484" w:type="dxa"/>
          </w:tcPr>
          <w:p w14:paraId="23BF8599" w14:textId="77777777" w:rsidR="001205A5" w:rsidRPr="00471598" w:rsidRDefault="001205A5" w:rsidP="001205A5">
            <w:pPr>
              <w:pStyle w:val="TableParagraph"/>
              <w:rPr>
                <w:sz w:val="24"/>
                <w:szCs w:val="24"/>
              </w:rPr>
            </w:pPr>
          </w:p>
        </w:tc>
      </w:tr>
      <w:tr w:rsidR="001205A5" w14:paraId="38C4D15D" w14:textId="77777777" w:rsidTr="65D27D43">
        <w:trPr>
          <w:cantSplit/>
          <w:trHeight w:val="300"/>
        </w:trPr>
        <w:tc>
          <w:tcPr>
            <w:tcW w:w="765" w:type="dxa"/>
            <w:vAlign w:val="center"/>
          </w:tcPr>
          <w:p w14:paraId="6527364C" w14:textId="71A0A709" w:rsidR="001205A5" w:rsidRPr="00471598" w:rsidRDefault="7BDC4E7F" w:rsidP="65D27D43">
            <w:pPr>
              <w:pStyle w:val="TableParagraph"/>
              <w:spacing w:line="267" w:lineRule="exact"/>
              <w:jc w:val="center"/>
              <w:rPr>
                <w:sz w:val="24"/>
                <w:szCs w:val="24"/>
              </w:rPr>
            </w:pPr>
            <w:r w:rsidRPr="65D27D43">
              <w:rPr>
                <w:sz w:val="24"/>
                <w:szCs w:val="24"/>
              </w:rPr>
              <w:t>2.</w:t>
            </w:r>
          </w:p>
        </w:tc>
        <w:tc>
          <w:tcPr>
            <w:tcW w:w="2250" w:type="dxa"/>
            <w:vAlign w:val="center"/>
          </w:tcPr>
          <w:p w14:paraId="2C5AFAC5" w14:textId="3B3504B2" w:rsidR="001205A5" w:rsidRPr="00471598" w:rsidRDefault="7BDC4E7F" w:rsidP="65D27D43">
            <w:pPr>
              <w:pStyle w:val="TableParagraph"/>
              <w:spacing w:line="256" w:lineRule="auto"/>
              <w:rPr>
                <w:sz w:val="24"/>
                <w:szCs w:val="24"/>
              </w:rPr>
            </w:pPr>
            <w:r w:rsidRPr="65D27D43">
              <w:rPr>
                <w:sz w:val="24"/>
                <w:szCs w:val="24"/>
              </w:rPr>
              <w:t>System clock reaches 10 AM and the notification is sent.</w:t>
            </w:r>
          </w:p>
        </w:tc>
        <w:tc>
          <w:tcPr>
            <w:tcW w:w="2250" w:type="dxa"/>
            <w:vAlign w:val="center"/>
          </w:tcPr>
          <w:p w14:paraId="39532664" w14:textId="77777777" w:rsidR="001205A5" w:rsidRDefault="001205A5" w:rsidP="65D27D43">
            <w:pPr>
              <w:pStyle w:val="BodyText"/>
            </w:pPr>
          </w:p>
        </w:tc>
        <w:tc>
          <w:tcPr>
            <w:tcW w:w="1785" w:type="dxa"/>
          </w:tcPr>
          <w:p w14:paraId="45F4A777" w14:textId="77777777" w:rsidR="001205A5" w:rsidRPr="00471598" w:rsidRDefault="001205A5" w:rsidP="001205A5">
            <w:pPr>
              <w:pStyle w:val="TableParagraph"/>
              <w:spacing w:line="256" w:lineRule="auto"/>
              <w:rPr>
                <w:sz w:val="24"/>
                <w:szCs w:val="24"/>
              </w:rPr>
            </w:pPr>
          </w:p>
        </w:tc>
        <w:tc>
          <w:tcPr>
            <w:tcW w:w="720" w:type="dxa"/>
          </w:tcPr>
          <w:p w14:paraId="55C9519A" w14:textId="77777777" w:rsidR="001205A5" w:rsidRPr="00471598" w:rsidRDefault="001205A5" w:rsidP="001205A5">
            <w:pPr>
              <w:pStyle w:val="TableParagraph"/>
              <w:spacing w:line="244" w:lineRule="exact"/>
              <w:rPr>
                <w:sz w:val="24"/>
                <w:szCs w:val="24"/>
              </w:rPr>
            </w:pPr>
          </w:p>
        </w:tc>
        <w:tc>
          <w:tcPr>
            <w:tcW w:w="1484" w:type="dxa"/>
          </w:tcPr>
          <w:p w14:paraId="274C64D4" w14:textId="77777777" w:rsidR="001205A5" w:rsidRPr="00471598" w:rsidRDefault="001205A5" w:rsidP="001205A5">
            <w:pPr>
              <w:pStyle w:val="TableParagraph"/>
              <w:rPr>
                <w:sz w:val="24"/>
                <w:szCs w:val="24"/>
              </w:rPr>
            </w:pPr>
          </w:p>
        </w:tc>
      </w:tr>
      <w:tr w:rsidR="001205A5" w14:paraId="207A61D1" w14:textId="77777777" w:rsidTr="65D27D43">
        <w:trPr>
          <w:cantSplit/>
          <w:trHeight w:val="300"/>
        </w:trPr>
        <w:tc>
          <w:tcPr>
            <w:tcW w:w="765" w:type="dxa"/>
            <w:vAlign w:val="center"/>
          </w:tcPr>
          <w:p w14:paraId="1711685A" w14:textId="12073FDB" w:rsidR="001205A5" w:rsidRPr="00471598" w:rsidRDefault="7BDC4E7F" w:rsidP="65D27D43">
            <w:pPr>
              <w:pStyle w:val="TableParagraph"/>
              <w:spacing w:line="267" w:lineRule="exact"/>
              <w:jc w:val="center"/>
              <w:rPr>
                <w:sz w:val="24"/>
                <w:szCs w:val="24"/>
              </w:rPr>
            </w:pPr>
            <w:r w:rsidRPr="65D27D43">
              <w:rPr>
                <w:sz w:val="24"/>
                <w:szCs w:val="24"/>
              </w:rPr>
              <w:t>3.</w:t>
            </w:r>
          </w:p>
        </w:tc>
        <w:tc>
          <w:tcPr>
            <w:tcW w:w="2250" w:type="dxa"/>
            <w:vAlign w:val="center"/>
          </w:tcPr>
          <w:p w14:paraId="11DD14F2" w14:textId="3B297F7D" w:rsidR="001205A5" w:rsidRPr="00471598" w:rsidRDefault="7BDC4E7F" w:rsidP="65D27D43">
            <w:pPr>
              <w:pStyle w:val="TableParagraph"/>
              <w:spacing w:line="256" w:lineRule="auto"/>
              <w:rPr>
                <w:sz w:val="24"/>
                <w:szCs w:val="24"/>
              </w:rPr>
            </w:pPr>
            <w:r w:rsidRPr="65D27D43">
              <w:rPr>
                <w:sz w:val="24"/>
                <w:szCs w:val="24"/>
              </w:rPr>
              <w:t>Tester opens patient account, confirms that a dosage was taken.</w:t>
            </w:r>
          </w:p>
        </w:tc>
        <w:tc>
          <w:tcPr>
            <w:tcW w:w="2250" w:type="dxa"/>
            <w:vAlign w:val="center"/>
          </w:tcPr>
          <w:p w14:paraId="69794FFE" w14:textId="420CAA76" w:rsidR="001205A5" w:rsidRDefault="7BDC4E7F" w:rsidP="65D27D43">
            <w:pPr>
              <w:pStyle w:val="BodyText"/>
            </w:pPr>
            <w:r>
              <w:t>Dose is added to internal medication logging, nothing is sent to caretaker account.</w:t>
            </w:r>
          </w:p>
        </w:tc>
        <w:tc>
          <w:tcPr>
            <w:tcW w:w="1785" w:type="dxa"/>
          </w:tcPr>
          <w:p w14:paraId="6DFEB96F" w14:textId="77777777" w:rsidR="001205A5" w:rsidRPr="00471598" w:rsidRDefault="001205A5" w:rsidP="001205A5">
            <w:pPr>
              <w:pStyle w:val="TableParagraph"/>
              <w:spacing w:line="256" w:lineRule="auto"/>
              <w:rPr>
                <w:sz w:val="24"/>
                <w:szCs w:val="24"/>
              </w:rPr>
            </w:pPr>
          </w:p>
        </w:tc>
        <w:tc>
          <w:tcPr>
            <w:tcW w:w="720" w:type="dxa"/>
          </w:tcPr>
          <w:p w14:paraId="601CC252" w14:textId="77777777" w:rsidR="001205A5" w:rsidRPr="00471598" w:rsidRDefault="001205A5" w:rsidP="001205A5">
            <w:pPr>
              <w:pStyle w:val="TableParagraph"/>
              <w:spacing w:line="244" w:lineRule="exact"/>
              <w:rPr>
                <w:sz w:val="24"/>
                <w:szCs w:val="24"/>
              </w:rPr>
            </w:pPr>
          </w:p>
        </w:tc>
        <w:tc>
          <w:tcPr>
            <w:tcW w:w="1484" w:type="dxa"/>
          </w:tcPr>
          <w:p w14:paraId="4A57AC50" w14:textId="77777777" w:rsidR="001205A5" w:rsidRPr="00471598" w:rsidRDefault="001205A5" w:rsidP="001205A5">
            <w:pPr>
              <w:pStyle w:val="TableParagraph"/>
              <w:rPr>
                <w:sz w:val="24"/>
                <w:szCs w:val="24"/>
              </w:rPr>
            </w:pPr>
          </w:p>
        </w:tc>
      </w:tr>
      <w:tr w:rsidR="00B0739F" w14:paraId="02852328" w14:textId="77777777" w:rsidTr="65D27D43">
        <w:trPr>
          <w:cantSplit/>
          <w:trHeight w:val="600"/>
        </w:trPr>
        <w:tc>
          <w:tcPr>
            <w:tcW w:w="9254" w:type="dxa"/>
            <w:gridSpan w:val="6"/>
            <w:shd w:val="clear" w:color="auto" w:fill="BFBFBF" w:themeFill="background1" w:themeFillShade="BF"/>
          </w:tcPr>
          <w:p w14:paraId="3729082E" w14:textId="05754B24" w:rsidR="00B0739F" w:rsidRPr="00F00DBB" w:rsidRDefault="4240A7D9" w:rsidP="65D27D43">
            <w:pPr>
              <w:pStyle w:val="TableParagraph"/>
              <w:rPr>
                <w:b/>
                <w:bCs/>
                <w:sz w:val="24"/>
                <w:szCs w:val="24"/>
              </w:rPr>
            </w:pPr>
            <w:r w:rsidRPr="65D27D43">
              <w:rPr>
                <w:b/>
                <w:bCs/>
                <w:sz w:val="24"/>
                <w:szCs w:val="24"/>
              </w:rPr>
              <w:t>TC-4.1</w:t>
            </w:r>
            <w:r w:rsidR="36FA6040" w:rsidRPr="65D27D43">
              <w:rPr>
                <w:b/>
                <w:bCs/>
                <w:sz w:val="24"/>
                <w:szCs w:val="24"/>
              </w:rPr>
              <w:t>6</w:t>
            </w:r>
            <w:r w:rsidRPr="65D27D43">
              <w:rPr>
                <w:b/>
                <w:bCs/>
                <w:sz w:val="24"/>
                <w:szCs w:val="24"/>
              </w:rPr>
              <w:t xml:space="preserve"> Reminder Confirmation Failure</w:t>
            </w:r>
          </w:p>
          <w:p w14:paraId="24C3B1B5" w14:textId="23B0E72C" w:rsidR="00B0739F" w:rsidRPr="00F00DBB" w:rsidRDefault="00B0739F" w:rsidP="757DACCB">
            <w:pPr>
              <w:pStyle w:val="TableParagraph"/>
              <w:rPr>
                <w:b/>
                <w:bCs/>
                <w:sz w:val="24"/>
                <w:szCs w:val="24"/>
              </w:rPr>
            </w:pPr>
          </w:p>
        </w:tc>
      </w:tr>
      <w:tr w:rsidR="00B0739F" w14:paraId="01E5C156" w14:textId="77777777" w:rsidTr="65D27D43">
        <w:trPr>
          <w:cantSplit/>
          <w:trHeight w:val="300"/>
        </w:trPr>
        <w:tc>
          <w:tcPr>
            <w:tcW w:w="765" w:type="dxa"/>
            <w:vAlign w:val="center"/>
          </w:tcPr>
          <w:p w14:paraId="758AFFA5" w14:textId="6636AAB9" w:rsidR="00B0739F" w:rsidRPr="00471598" w:rsidRDefault="0F117626" w:rsidP="65D27D43">
            <w:pPr>
              <w:pStyle w:val="TableParagraph"/>
              <w:spacing w:line="267" w:lineRule="exact"/>
              <w:jc w:val="center"/>
              <w:rPr>
                <w:sz w:val="24"/>
                <w:szCs w:val="24"/>
              </w:rPr>
            </w:pPr>
            <w:r w:rsidRPr="65D27D43">
              <w:rPr>
                <w:sz w:val="24"/>
                <w:szCs w:val="24"/>
              </w:rPr>
              <w:t>1.</w:t>
            </w:r>
          </w:p>
        </w:tc>
        <w:tc>
          <w:tcPr>
            <w:tcW w:w="2250" w:type="dxa"/>
            <w:vAlign w:val="center"/>
          </w:tcPr>
          <w:p w14:paraId="707E4ED4" w14:textId="5A407B09" w:rsidR="00B0739F" w:rsidRPr="00471598" w:rsidRDefault="0F117626" w:rsidP="65D27D43">
            <w:pPr>
              <w:pStyle w:val="TableParagraph"/>
              <w:spacing w:line="256" w:lineRule="auto"/>
              <w:rPr>
                <w:sz w:val="24"/>
                <w:szCs w:val="24"/>
              </w:rPr>
            </w:pPr>
            <w:r w:rsidRPr="65D27D43">
              <w:rPr>
                <w:sz w:val="24"/>
                <w:szCs w:val="24"/>
              </w:rPr>
              <w:t>A reminder to take Zoloft at 10 AM is set up by the tester, via a caretaker account, on a test patient account.</w:t>
            </w:r>
          </w:p>
        </w:tc>
        <w:tc>
          <w:tcPr>
            <w:tcW w:w="2250" w:type="dxa"/>
            <w:vAlign w:val="center"/>
          </w:tcPr>
          <w:p w14:paraId="38A31ED1" w14:textId="76BCF477" w:rsidR="00B0739F" w:rsidRDefault="0F117626" w:rsidP="65D27D43">
            <w:pPr>
              <w:pStyle w:val="BodyText"/>
            </w:pPr>
            <w:r>
              <w:t>A confirmation dialog appears.</w:t>
            </w:r>
          </w:p>
        </w:tc>
        <w:tc>
          <w:tcPr>
            <w:tcW w:w="1785" w:type="dxa"/>
          </w:tcPr>
          <w:p w14:paraId="64E1FEE2" w14:textId="77777777" w:rsidR="00B0739F" w:rsidRPr="00471598" w:rsidRDefault="00B0739F" w:rsidP="00B0739F">
            <w:pPr>
              <w:pStyle w:val="TableParagraph"/>
              <w:spacing w:line="256" w:lineRule="auto"/>
              <w:rPr>
                <w:sz w:val="24"/>
                <w:szCs w:val="24"/>
              </w:rPr>
            </w:pPr>
          </w:p>
        </w:tc>
        <w:tc>
          <w:tcPr>
            <w:tcW w:w="720" w:type="dxa"/>
          </w:tcPr>
          <w:p w14:paraId="4CFBFE77" w14:textId="77777777" w:rsidR="00B0739F" w:rsidRPr="00471598" w:rsidRDefault="00B0739F" w:rsidP="00B0739F">
            <w:pPr>
              <w:pStyle w:val="TableParagraph"/>
              <w:spacing w:line="244" w:lineRule="exact"/>
              <w:rPr>
                <w:sz w:val="24"/>
                <w:szCs w:val="24"/>
              </w:rPr>
            </w:pPr>
          </w:p>
        </w:tc>
        <w:tc>
          <w:tcPr>
            <w:tcW w:w="1484" w:type="dxa"/>
          </w:tcPr>
          <w:p w14:paraId="7A5DF750" w14:textId="77777777" w:rsidR="00B0739F" w:rsidRPr="00471598" w:rsidRDefault="00B0739F" w:rsidP="00B0739F">
            <w:pPr>
              <w:pStyle w:val="TableParagraph"/>
              <w:rPr>
                <w:sz w:val="24"/>
                <w:szCs w:val="24"/>
              </w:rPr>
            </w:pPr>
          </w:p>
        </w:tc>
      </w:tr>
      <w:tr w:rsidR="00B0739F" w14:paraId="5B3D631C" w14:textId="77777777" w:rsidTr="65D27D43">
        <w:trPr>
          <w:cantSplit/>
          <w:trHeight w:val="300"/>
        </w:trPr>
        <w:tc>
          <w:tcPr>
            <w:tcW w:w="765" w:type="dxa"/>
            <w:vAlign w:val="center"/>
          </w:tcPr>
          <w:p w14:paraId="099C1EC6" w14:textId="5D101E0F" w:rsidR="00B0739F" w:rsidRPr="00471598" w:rsidRDefault="0F117626" w:rsidP="65D27D43">
            <w:pPr>
              <w:pStyle w:val="TableParagraph"/>
              <w:spacing w:line="267" w:lineRule="exact"/>
              <w:jc w:val="center"/>
              <w:rPr>
                <w:sz w:val="24"/>
                <w:szCs w:val="24"/>
              </w:rPr>
            </w:pPr>
            <w:r w:rsidRPr="65D27D43">
              <w:rPr>
                <w:sz w:val="24"/>
                <w:szCs w:val="24"/>
              </w:rPr>
              <w:t>2.</w:t>
            </w:r>
          </w:p>
        </w:tc>
        <w:tc>
          <w:tcPr>
            <w:tcW w:w="2250" w:type="dxa"/>
            <w:vAlign w:val="center"/>
          </w:tcPr>
          <w:p w14:paraId="455544A8" w14:textId="4E5E0D13" w:rsidR="00B0739F" w:rsidRPr="00471598" w:rsidRDefault="0F117626" w:rsidP="65D27D43">
            <w:pPr>
              <w:pStyle w:val="TableParagraph"/>
              <w:spacing w:line="256" w:lineRule="auto"/>
              <w:rPr>
                <w:sz w:val="24"/>
                <w:szCs w:val="24"/>
              </w:rPr>
            </w:pPr>
            <w:r w:rsidRPr="65D27D43">
              <w:rPr>
                <w:sz w:val="24"/>
                <w:szCs w:val="24"/>
              </w:rPr>
              <w:t>System clock reaches 10 AM and the notification is sent.</w:t>
            </w:r>
          </w:p>
        </w:tc>
        <w:tc>
          <w:tcPr>
            <w:tcW w:w="2250" w:type="dxa"/>
            <w:vAlign w:val="center"/>
          </w:tcPr>
          <w:p w14:paraId="7337B9BE" w14:textId="77777777" w:rsidR="00B0739F" w:rsidRDefault="00B0739F" w:rsidP="65D27D43">
            <w:pPr>
              <w:pStyle w:val="BodyText"/>
            </w:pPr>
          </w:p>
        </w:tc>
        <w:tc>
          <w:tcPr>
            <w:tcW w:w="1785" w:type="dxa"/>
          </w:tcPr>
          <w:p w14:paraId="3BDDB0A0" w14:textId="77777777" w:rsidR="00B0739F" w:rsidRPr="00471598" w:rsidRDefault="00B0739F" w:rsidP="00B0739F">
            <w:pPr>
              <w:pStyle w:val="TableParagraph"/>
              <w:spacing w:line="256" w:lineRule="auto"/>
              <w:rPr>
                <w:sz w:val="24"/>
                <w:szCs w:val="24"/>
              </w:rPr>
            </w:pPr>
          </w:p>
        </w:tc>
        <w:tc>
          <w:tcPr>
            <w:tcW w:w="720" w:type="dxa"/>
          </w:tcPr>
          <w:p w14:paraId="42CDB4AE" w14:textId="77777777" w:rsidR="00B0739F" w:rsidRPr="00471598" w:rsidRDefault="00B0739F" w:rsidP="00B0739F">
            <w:pPr>
              <w:pStyle w:val="TableParagraph"/>
              <w:spacing w:line="244" w:lineRule="exact"/>
              <w:rPr>
                <w:sz w:val="24"/>
                <w:szCs w:val="24"/>
              </w:rPr>
            </w:pPr>
          </w:p>
        </w:tc>
        <w:tc>
          <w:tcPr>
            <w:tcW w:w="1484" w:type="dxa"/>
          </w:tcPr>
          <w:p w14:paraId="689946C8" w14:textId="77777777" w:rsidR="00B0739F" w:rsidRPr="00471598" w:rsidRDefault="00B0739F" w:rsidP="00B0739F">
            <w:pPr>
              <w:pStyle w:val="TableParagraph"/>
              <w:rPr>
                <w:sz w:val="24"/>
                <w:szCs w:val="24"/>
              </w:rPr>
            </w:pPr>
          </w:p>
        </w:tc>
      </w:tr>
      <w:tr w:rsidR="00B0739F" w14:paraId="3332D11E" w14:textId="77777777" w:rsidTr="65D27D43">
        <w:trPr>
          <w:cantSplit/>
          <w:trHeight w:val="300"/>
        </w:trPr>
        <w:tc>
          <w:tcPr>
            <w:tcW w:w="765" w:type="dxa"/>
            <w:vAlign w:val="center"/>
          </w:tcPr>
          <w:p w14:paraId="3BB23E54" w14:textId="3F8D4391" w:rsidR="00B0739F" w:rsidRPr="00471598" w:rsidRDefault="0F117626" w:rsidP="65D27D43">
            <w:pPr>
              <w:pStyle w:val="TableParagraph"/>
              <w:spacing w:line="267" w:lineRule="exact"/>
              <w:jc w:val="center"/>
              <w:rPr>
                <w:sz w:val="24"/>
                <w:szCs w:val="24"/>
              </w:rPr>
            </w:pPr>
            <w:r w:rsidRPr="65D27D43">
              <w:rPr>
                <w:sz w:val="24"/>
                <w:szCs w:val="24"/>
              </w:rPr>
              <w:t>3.</w:t>
            </w:r>
          </w:p>
        </w:tc>
        <w:tc>
          <w:tcPr>
            <w:tcW w:w="2250" w:type="dxa"/>
            <w:vAlign w:val="center"/>
          </w:tcPr>
          <w:p w14:paraId="400DECC4" w14:textId="2965D916" w:rsidR="00B0739F" w:rsidRPr="00471598" w:rsidRDefault="0F117626" w:rsidP="65D27D43">
            <w:pPr>
              <w:pStyle w:val="TableParagraph"/>
              <w:spacing w:line="256" w:lineRule="auto"/>
              <w:rPr>
                <w:sz w:val="24"/>
                <w:szCs w:val="24"/>
              </w:rPr>
            </w:pPr>
            <w:r w:rsidRPr="65D27D43">
              <w:rPr>
                <w:sz w:val="24"/>
                <w:szCs w:val="24"/>
              </w:rPr>
              <w:t>No confirmation is carried out for an hour.</w:t>
            </w:r>
          </w:p>
        </w:tc>
        <w:tc>
          <w:tcPr>
            <w:tcW w:w="2250" w:type="dxa"/>
            <w:vAlign w:val="center"/>
          </w:tcPr>
          <w:p w14:paraId="7140E348" w14:textId="4345D870" w:rsidR="00B0739F" w:rsidRDefault="0F117626" w:rsidP="65D27D43">
            <w:pPr>
              <w:pStyle w:val="BodyText"/>
            </w:pPr>
            <w:r>
              <w:t>An internal app message is sent to the caretaker account, and an email is sent to their email, notifying them about the missed dosage.</w:t>
            </w:r>
          </w:p>
        </w:tc>
        <w:tc>
          <w:tcPr>
            <w:tcW w:w="1785" w:type="dxa"/>
          </w:tcPr>
          <w:p w14:paraId="615C3751" w14:textId="77777777" w:rsidR="00B0739F" w:rsidRPr="00471598" w:rsidRDefault="00B0739F" w:rsidP="00B0739F">
            <w:pPr>
              <w:pStyle w:val="TableParagraph"/>
              <w:spacing w:line="256" w:lineRule="auto"/>
              <w:rPr>
                <w:sz w:val="24"/>
                <w:szCs w:val="24"/>
              </w:rPr>
            </w:pPr>
          </w:p>
        </w:tc>
        <w:tc>
          <w:tcPr>
            <w:tcW w:w="720" w:type="dxa"/>
          </w:tcPr>
          <w:p w14:paraId="29C30980" w14:textId="77777777" w:rsidR="00B0739F" w:rsidRPr="00471598" w:rsidRDefault="00B0739F" w:rsidP="00B0739F">
            <w:pPr>
              <w:pStyle w:val="TableParagraph"/>
              <w:spacing w:line="244" w:lineRule="exact"/>
              <w:rPr>
                <w:sz w:val="24"/>
                <w:szCs w:val="24"/>
              </w:rPr>
            </w:pPr>
          </w:p>
        </w:tc>
        <w:tc>
          <w:tcPr>
            <w:tcW w:w="1484" w:type="dxa"/>
          </w:tcPr>
          <w:p w14:paraId="3A503CA1" w14:textId="77777777" w:rsidR="00B0739F" w:rsidRPr="00471598" w:rsidRDefault="00B0739F" w:rsidP="00B0739F">
            <w:pPr>
              <w:pStyle w:val="TableParagraph"/>
              <w:rPr>
                <w:sz w:val="24"/>
                <w:szCs w:val="24"/>
              </w:rPr>
            </w:pPr>
          </w:p>
        </w:tc>
      </w:tr>
      <w:tr w:rsidR="00FC2832" w14:paraId="63F72A41" w14:textId="77777777" w:rsidTr="65D27D43">
        <w:trPr>
          <w:cantSplit/>
          <w:trHeight w:val="585"/>
        </w:trPr>
        <w:tc>
          <w:tcPr>
            <w:tcW w:w="9254" w:type="dxa"/>
            <w:gridSpan w:val="6"/>
            <w:shd w:val="clear" w:color="auto" w:fill="BFBFBF" w:themeFill="background1" w:themeFillShade="BF"/>
          </w:tcPr>
          <w:p w14:paraId="4EF271A5" w14:textId="49CDEFFA" w:rsidR="00FC2832" w:rsidRPr="00F00DBB" w:rsidRDefault="4240A7D9" w:rsidP="65D27D43">
            <w:pPr>
              <w:pStyle w:val="TableParagraph"/>
              <w:rPr>
                <w:b/>
                <w:bCs/>
                <w:sz w:val="24"/>
                <w:szCs w:val="24"/>
              </w:rPr>
            </w:pPr>
            <w:r w:rsidRPr="65D27D43">
              <w:rPr>
                <w:b/>
                <w:bCs/>
                <w:sz w:val="24"/>
                <w:szCs w:val="24"/>
              </w:rPr>
              <w:t>TC-4.1</w:t>
            </w:r>
            <w:r w:rsidR="515D85BF" w:rsidRPr="65D27D43">
              <w:rPr>
                <w:b/>
                <w:bCs/>
                <w:sz w:val="24"/>
                <w:szCs w:val="24"/>
              </w:rPr>
              <w:t>7</w:t>
            </w:r>
            <w:r w:rsidRPr="65D27D43">
              <w:rPr>
                <w:b/>
                <w:bCs/>
                <w:sz w:val="24"/>
                <w:szCs w:val="24"/>
              </w:rPr>
              <w:t xml:space="preserve"> Adding Default Symptom</w:t>
            </w:r>
            <w:r w:rsidR="42F8B063" w:rsidRPr="65D27D43">
              <w:rPr>
                <w:b/>
                <w:bCs/>
                <w:sz w:val="24"/>
                <w:szCs w:val="24"/>
              </w:rPr>
              <w:t xml:space="preserve"> –</w:t>
            </w:r>
            <w:r w:rsidRPr="65D27D43">
              <w:rPr>
                <w:b/>
                <w:bCs/>
                <w:sz w:val="24"/>
                <w:szCs w:val="24"/>
              </w:rPr>
              <w:t>Patient</w:t>
            </w:r>
          </w:p>
          <w:p w14:paraId="3EFBFBC9" w14:textId="3851166A" w:rsidR="00FC2832" w:rsidRPr="00F00DBB" w:rsidRDefault="00FC2832" w:rsidP="757DACCB">
            <w:pPr>
              <w:pStyle w:val="TableParagraph"/>
              <w:rPr>
                <w:b/>
                <w:bCs/>
                <w:sz w:val="24"/>
                <w:szCs w:val="24"/>
              </w:rPr>
            </w:pPr>
          </w:p>
        </w:tc>
      </w:tr>
      <w:tr w:rsidR="004D08BE" w14:paraId="6482A036" w14:textId="77777777" w:rsidTr="65D27D43">
        <w:trPr>
          <w:cantSplit/>
          <w:trHeight w:val="300"/>
        </w:trPr>
        <w:tc>
          <w:tcPr>
            <w:tcW w:w="765" w:type="dxa"/>
            <w:vAlign w:val="center"/>
          </w:tcPr>
          <w:p w14:paraId="3D3FC3D5" w14:textId="024919A1" w:rsidR="004D08BE" w:rsidRPr="00471598" w:rsidRDefault="09AFB8A1" w:rsidP="65D27D43">
            <w:pPr>
              <w:pStyle w:val="TableParagraph"/>
              <w:spacing w:line="267" w:lineRule="exact"/>
              <w:jc w:val="center"/>
              <w:rPr>
                <w:sz w:val="24"/>
                <w:szCs w:val="24"/>
              </w:rPr>
            </w:pPr>
            <w:r w:rsidRPr="65D27D43">
              <w:rPr>
                <w:sz w:val="24"/>
                <w:szCs w:val="24"/>
              </w:rPr>
              <w:t>1.</w:t>
            </w:r>
          </w:p>
        </w:tc>
        <w:tc>
          <w:tcPr>
            <w:tcW w:w="2250" w:type="dxa"/>
            <w:vAlign w:val="center"/>
          </w:tcPr>
          <w:p w14:paraId="5248A3EF" w14:textId="4968D914" w:rsidR="004D08BE" w:rsidRPr="00471598" w:rsidRDefault="09AFB8A1" w:rsidP="65D27D43">
            <w:pPr>
              <w:pStyle w:val="TableParagraph"/>
              <w:spacing w:line="256" w:lineRule="auto"/>
              <w:rPr>
                <w:sz w:val="24"/>
                <w:szCs w:val="24"/>
              </w:rPr>
            </w:pPr>
            <w:r w:rsidRPr="65D27D43">
              <w:rPr>
                <w:sz w:val="24"/>
                <w:szCs w:val="24"/>
              </w:rPr>
              <w:t>Tester opens “Symptoms” screen on the application.</w:t>
            </w:r>
          </w:p>
        </w:tc>
        <w:tc>
          <w:tcPr>
            <w:tcW w:w="2250" w:type="dxa"/>
            <w:vAlign w:val="center"/>
          </w:tcPr>
          <w:p w14:paraId="47C5F4B2" w14:textId="565CB8D2" w:rsidR="004D08BE" w:rsidRDefault="09AFB8A1" w:rsidP="65D27D43">
            <w:pPr>
              <w:pStyle w:val="BodyText"/>
            </w:pPr>
            <w:r>
              <w:t>Default Symptoms are listed.</w:t>
            </w:r>
          </w:p>
        </w:tc>
        <w:tc>
          <w:tcPr>
            <w:tcW w:w="1785" w:type="dxa"/>
          </w:tcPr>
          <w:p w14:paraId="10492796" w14:textId="77777777" w:rsidR="004D08BE" w:rsidRPr="00471598" w:rsidRDefault="004D08BE" w:rsidP="004D08BE">
            <w:pPr>
              <w:pStyle w:val="TableParagraph"/>
              <w:spacing w:line="256" w:lineRule="auto"/>
              <w:rPr>
                <w:sz w:val="24"/>
                <w:szCs w:val="24"/>
              </w:rPr>
            </w:pPr>
          </w:p>
        </w:tc>
        <w:tc>
          <w:tcPr>
            <w:tcW w:w="720" w:type="dxa"/>
          </w:tcPr>
          <w:p w14:paraId="61804D94" w14:textId="77777777" w:rsidR="004D08BE" w:rsidRPr="00471598" w:rsidRDefault="004D08BE" w:rsidP="004D08BE">
            <w:pPr>
              <w:pStyle w:val="TableParagraph"/>
              <w:spacing w:line="244" w:lineRule="exact"/>
              <w:rPr>
                <w:sz w:val="24"/>
                <w:szCs w:val="24"/>
              </w:rPr>
            </w:pPr>
          </w:p>
        </w:tc>
        <w:tc>
          <w:tcPr>
            <w:tcW w:w="1484" w:type="dxa"/>
          </w:tcPr>
          <w:p w14:paraId="122D076D" w14:textId="77777777" w:rsidR="004D08BE" w:rsidRPr="00471598" w:rsidRDefault="004D08BE" w:rsidP="004D08BE">
            <w:pPr>
              <w:pStyle w:val="TableParagraph"/>
              <w:rPr>
                <w:sz w:val="24"/>
                <w:szCs w:val="24"/>
              </w:rPr>
            </w:pPr>
          </w:p>
        </w:tc>
      </w:tr>
      <w:tr w:rsidR="004D08BE" w14:paraId="10B306FD" w14:textId="77777777" w:rsidTr="65D27D43">
        <w:trPr>
          <w:cantSplit/>
          <w:trHeight w:val="300"/>
        </w:trPr>
        <w:tc>
          <w:tcPr>
            <w:tcW w:w="765" w:type="dxa"/>
            <w:vAlign w:val="center"/>
          </w:tcPr>
          <w:p w14:paraId="7168D21D" w14:textId="3F1FCA1D" w:rsidR="004D08BE" w:rsidRPr="00471598" w:rsidRDefault="09AFB8A1" w:rsidP="65D27D43">
            <w:pPr>
              <w:pStyle w:val="TableParagraph"/>
              <w:spacing w:line="267" w:lineRule="exact"/>
              <w:jc w:val="center"/>
              <w:rPr>
                <w:sz w:val="24"/>
                <w:szCs w:val="24"/>
              </w:rPr>
            </w:pPr>
            <w:r w:rsidRPr="65D27D43">
              <w:rPr>
                <w:sz w:val="24"/>
                <w:szCs w:val="24"/>
              </w:rPr>
              <w:t>2.</w:t>
            </w:r>
          </w:p>
        </w:tc>
        <w:tc>
          <w:tcPr>
            <w:tcW w:w="2250" w:type="dxa"/>
            <w:vAlign w:val="center"/>
          </w:tcPr>
          <w:p w14:paraId="5D51A7D5" w14:textId="419988D6" w:rsidR="004D08BE" w:rsidRPr="00471598" w:rsidRDefault="09AFB8A1" w:rsidP="65D27D43">
            <w:pPr>
              <w:pStyle w:val="TableParagraph"/>
              <w:spacing w:line="256" w:lineRule="auto"/>
              <w:rPr>
                <w:sz w:val="24"/>
                <w:szCs w:val="24"/>
              </w:rPr>
            </w:pPr>
            <w:r w:rsidRPr="65D27D43">
              <w:rPr>
                <w:sz w:val="24"/>
                <w:szCs w:val="24"/>
              </w:rPr>
              <w:t>Tester selects “Fever” from the list.</w:t>
            </w:r>
          </w:p>
        </w:tc>
        <w:tc>
          <w:tcPr>
            <w:tcW w:w="2250" w:type="dxa"/>
            <w:vAlign w:val="center"/>
          </w:tcPr>
          <w:p w14:paraId="20A0759D" w14:textId="3A234C77" w:rsidR="004D08BE" w:rsidRDefault="09AFB8A1" w:rsidP="65D27D43">
            <w:pPr>
              <w:pStyle w:val="BodyText"/>
            </w:pPr>
            <w:r>
              <w:t>Tester is prompted for the date the symptom first appeared.</w:t>
            </w:r>
          </w:p>
        </w:tc>
        <w:tc>
          <w:tcPr>
            <w:tcW w:w="1785" w:type="dxa"/>
          </w:tcPr>
          <w:p w14:paraId="46CCDCB4" w14:textId="77777777" w:rsidR="004D08BE" w:rsidRPr="00471598" w:rsidRDefault="004D08BE" w:rsidP="004D08BE">
            <w:pPr>
              <w:pStyle w:val="TableParagraph"/>
              <w:spacing w:line="256" w:lineRule="auto"/>
              <w:rPr>
                <w:sz w:val="24"/>
                <w:szCs w:val="24"/>
              </w:rPr>
            </w:pPr>
          </w:p>
        </w:tc>
        <w:tc>
          <w:tcPr>
            <w:tcW w:w="720" w:type="dxa"/>
          </w:tcPr>
          <w:p w14:paraId="3C3BC8F9" w14:textId="77777777" w:rsidR="004D08BE" w:rsidRPr="00471598" w:rsidRDefault="004D08BE" w:rsidP="004D08BE">
            <w:pPr>
              <w:pStyle w:val="TableParagraph"/>
              <w:spacing w:line="244" w:lineRule="exact"/>
              <w:rPr>
                <w:sz w:val="24"/>
                <w:szCs w:val="24"/>
              </w:rPr>
            </w:pPr>
          </w:p>
        </w:tc>
        <w:tc>
          <w:tcPr>
            <w:tcW w:w="1484" w:type="dxa"/>
          </w:tcPr>
          <w:p w14:paraId="5C99BB4B" w14:textId="77777777" w:rsidR="004D08BE" w:rsidRPr="00471598" w:rsidRDefault="004D08BE" w:rsidP="004D08BE">
            <w:pPr>
              <w:pStyle w:val="TableParagraph"/>
              <w:rPr>
                <w:sz w:val="24"/>
                <w:szCs w:val="24"/>
              </w:rPr>
            </w:pPr>
          </w:p>
        </w:tc>
      </w:tr>
      <w:tr w:rsidR="004D08BE" w14:paraId="691227C2" w14:textId="77777777" w:rsidTr="65D27D43">
        <w:trPr>
          <w:cantSplit/>
          <w:trHeight w:val="1320"/>
        </w:trPr>
        <w:tc>
          <w:tcPr>
            <w:tcW w:w="765" w:type="dxa"/>
            <w:vAlign w:val="center"/>
          </w:tcPr>
          <w:p w14:paraId="5F9186AC" w14:textId="788C3163" w:rsidR="004D08BE" w:rsidRPr="00471598" w:rsidRDefault="09AFB8A1" w:rsidP="65D27D43">
            <w:pPr>
              <w:pStyle w:val="TableParagraph"/>
              <w:spacing w:line="267" w:lineRule="exact"/>
              <w:jc w:val="center"/>
              <w:rPr>
                <w:sz w:val="24"/>
                <w:szCs w:val="24"/>
              </w:rPr>
            </w:pPr>
            <w:r w:rsidRPr="65D27D43">
              <w:rPr>
                <w:sz w:val="24"/>
                <w:szCs w:val="24"/>
              </w:rPr>
              <w:lastRenderedPageBreak/>
              <w:t>3.</w:t>
            </w:r>
          </w:p>
        </w:tc>
        <w:tc>
          <w:tcPr>
            <w:tcW w:w="2250" w:type="dxa"/>
            <w:vAlign w:val="center"/>
          </w:tcPr>
          <w:p w14:paraId="6CE84C26" w14:textId="354FA318" w:rsidR="004D08BE" w:rsidRPr="00471598" w:rsidRDefault="09AFB8A1" w:rsidP="65D27D43">
            <w:pPr>
              <w:pStyle w:val="TableParagraph"/>
              <w:spacing w:line="256" w:lineRule="auto"/>
              <w:rPr>
                <w:sz w:val="24"/>
                <w:szCs w:val="24"/>
              </w:rPr>
            </w:pPr>
            <w:r w:rsidRPr="65D27D43">
              <w:rPr>
                <w:sz w:val="24"/>
                <w:szCs w:val="24"/>
              </w:rPr>
              <w:t>Tester enters “May 9”.</w:t>
            </w:r>
          </w:p>
        </w:tc>
        <w:tc>
          <w:tcPr>
            <w:tcW w:w="2250" w:type="dxa"/>
            <w:vAlign w:val="center"/>
          </w:tcPr>
          <w:p w14:paraId="26BE3B94" w14:textId="4B309A92" w:rsidR="004D08BE" w:rsidRDefault="09AFB8A1" w:rsidP="65D27D43">
            <w:pPr>
              <w:pStyle w:val="BodyText"/>
            </w:pPr>
            <w:r>
              <w:t>Symptom and date are both added to the patient’s symptom list.</w:t>
            </w:r>
          </w:p>
        </w:tc>
        <w:tc>
          <w:tcPr>
            <w:tcW w:w="1785" w:type="dxa"/>
          </w:tcPr>
          <w:p w14:paraId="6B005449" w14:textId="77777777" w:rsidR="004D08BE" w:rsidRPr="00471598" w:rsidRDefault="004D08BE" w:rsidP="004D08BE">
            <w:pPr>
              <w:pStyle w:val="TableParagraph"/>
              <w:spacing w:line="256" w:lineRule="auto"/>
              <w:rPr>
                <w:sz w:val="24"/>
                <w:szCs w:val="24"/>
              </w:rPr>
            </w:pPr>
          </w:p>
        </w:tc>
        <w:tc>
          <w:tcPr>
            <w:tcW w:w="720" w:type="dxa"/>
          </w:tcPr>
          <w:p w14:paraId="06AE6537" w14:textId="77777777" w:rsidR="004D08BE" w:rsidRPr="00471598" w:rsidRDefault="004D08BE" w:rsidP="004D08BE">
            <w:pPr>
              <w:pStyle w:val="TableParagraph"/>
              <w:spacing w:line="244" w:lineRule="exact"/>
              <w:rPr>
                <w:sz w:val="24"/>
                <w:szCs w:val="24"/>
              </w:rPr>
            </w:pPr>
          </w:p>
        </w:tc>
        <w:tc>
          <w:tcPr>
            <w:tcW w:w="1484" w:type="dxa"/>
          </w:tcPr>
          <w:p w14:paraId="6B6DA9A6" w14:textId="77777777" w:rsidR="004D08BE" w:rsidRPr="00471598" w:rsidRDefault="004D08BE" w:rsidP="004D08BE">
            <w:pPr>
              <w:pStyle w:val="TableParagraph"/>
              <w:rPr>
                <w:sz w:val="24"/>
                <w:szCs w:val="24"/>
              </w:rPr>
            </w:pPr>
          </w:p>
        </w:tc>
      </w:tr>
      <w:tr w:rsidR="004D08BE" w14:paraId="68E2BC5F" w14:textId="77777777" w:rsidTr="65D27D43">
        <w:trPr>
          <w:cantSplit/>
          <w:trHeight w:val="525"/>
        </w:trPr>
        <w:tc>
          <w:tcPr>
            <w:tcW w:w="9254" w:type="dxa"/>
            <w:gridSpan w:val="6"/>
            <w:shd w:val="clear" w:color="auto" w:fill="BFBFBF" w:themeFill="background1" w:themeFillShade="BF"/>
          </w:tcPr>
          <w:p w14:paraId="67B24D94" w14:textId="4985899F" w:rsidR="004D08BE" w:rsidRPr="00471598" w:rsidRDefault="546F525D" w:rsidP="65D27D43">
            <w:pPr>
              <w:pStyle w:val="TableParagraph"/>
              <w:spacing w:line="267" w:lineRule="exact"/>
              <w:rPr>
                <w:b/>
                <w:bCs/>
                <w:sz w:val="24"/>
                <w:szCs w:val="24"/>
              </w:rPr>
            </w:pPr>
            <w:r w:rsidRPr="65D27D43">
              <w:rPr>
                <w:b/>
                <w:bCs/>
                <w:sz w:val="24"/>
                <w:szCs w:val="24"/>
              </w:rPr>
              <w:t xml:space="preserve">TC-4.18 </w:t>
            </w:r>
            <w:r w:rsidR="45F38269" w:rsidRPr="65D27D43">
              <w:rPr>
                <w:b/>
                <w:bCs/>
                <w:sz w:val="24"/>
                <w:szCs w:val="24"/>
              </w:rPr>
              <w:t>Adding Default Symptom</w:t>
            </w:r>
            <w:r w:rsidR="5E2E278B" w:rsidRPr="65D27D43">
              <w:rPr>
                <w:b/>
                <w:bCs/>
                <w:sz w:val="24"/>
                <w:szCs w:val="24"/>
              </w:rPr>
              <w:t xml:space="preserve"> –</w:t>
            </w:r>
            <w:r w:rsidR="45F38269" w:rsidRPr="65D27D43">
              <w:rPr>
                <w:b/>
                <w:bCs/>
                <w:sz w:val="24"/>
                <w:szCs w:val="24"/>
              </w:rPr>
              <w:t>Caregiver</w:t>
            </w:r>
          </w:p>
          <w:p w14:paraId="13821E85" w14:textId="6B1F3113" w:rsidR="004D08BE" w:rsidRPr="00471598" w:rsidRDefault="004D08BE" w:rsidP="757DACCB">
            <w:pPr>
              <w:pStyle w:val="TableParagraph"/>
              <w:spacing w:line="267" w:lineRule="exact"/>
              <w:rPr>
                <w:b/>
                <w:bCs/>
                <w:sz w:val="24"/>
                <w:szCs w:val="24"/>
              </w:rPr>
            </w:pPr>
          </w:p>
        </w:tc>
      </w:tr>
      <w:tr w:rsidR="004D08BE" w14:paraId="40BBBFCC" w14:textId="77777777" w:rsidTr="65D27D43">
        <w:trPr>
          <w:cantSplit/>
          <w:trHeight w:val="300"/>
        </w:trPr>
        <w:tc>
          <w:tcPr>
            <w:tcW w:w="765" w:type="dxa"/>
            <w:vAlign w:val="center"/>
          </w:tcPr>
          <w:p w14:paraId="793A855F" w14:textId="7DB9D6F6" w:rsidR="004D08BE" w:rsidRPr="00471598" w:rsidRDefault="09AFB8A1" w:rsidP="65D27D43">
            <w:pPr>
              <w:pStyle w:val="TableParagraph"/>
              <w:spacing w:line="267" w:lineRule="exact"/>
              <w:jc w:val="center"/>
              <w:rPr>
                <w:sz w:val="24"/>
                <w:szCs w:val="24"/>
              </w:rPr>
            </w:pPr>
            <w:r w:rsidRPr="65D27D43">
              <w:rPr>
                <w:sz w:val="24"/>
                <w:szCs w:val="24"/>
              </w:rPr>
              <w:t>1.</w:t>
            </w:r>
          </w:p>
        </w:tc>
        <w:tc>
          <w:tcPr>
            <w:tcW w:w="2250" w:type="dxa"/>
            <w:vAlign w:val="center"/>
          </w:tcPr>
          <w:p w14:paraId="551B901C" w14:textId="5D78A41C" w:rsidR="004D08BE" w:rsidRPr="00471598" w:rsidRDefault="09AFB8A1" w:rsidP="65D27D43">
            <w:pPr>
              <w:pStyle w:val="TableParagraph"/>
              <w:spacing w:line="256" w:lineRule="auto"/>
              <w:rPr>
                <w:sz w:val="24"/>
                <w:szCs w:val="24"/>
              </w:rPr>
            </w:pPr>
            <w:r w:rsidRPr="65D27D43">
              <w:rPr>
                <w:sz w:val="24"/>
                <w:szCs w:val="24"/>
              </w:rPr>
              <w:t>Tester uses a test caregiver account to accesses a patient profile.</w:t>
            </w:r>
          </w:p>
        </w:tc>
        <w:tc>
          <w:tcPr>
            <w:tcW w:w="2250" w:type="dxa"/>
            <w:vAlign w:val="center"/>
          </w:tcPr>
          <w:p w14:paraId="1D747317" w14:textId="77777777" w:rsidR="004D08BE" w:rsidRDefault="004D08BE" w:rsidP="65D27D43">
            <w:pPr>
              <w:pStyle w:val="BodyText"/>
            </w:pPr>
          </w:p>
        </w:tc>
        <w:tc>
          <w:tcPr>
            <w:tcW w:w="1785" w:type="dxa"/>
          </w:tcPr>
          <w:p w14:paraId="177008EF" w14:textId="77777777" w:rsidR="004D08BE" w:rsidRPr="00471598" w:rsidRDefault="004D08BE" w:rsidP="004D08BE">
            <w:pPr>
              <w:pStyle w:val="TableParagraph"/>
              <w:spacing w:line="256" w:lineRule="auto"/>
              <w:rPr>
                <w:sz w:val="24"/>
                <w:szCs w:val="24"/>
              </w:rPr>
            </w:pPr>
          </w:p>
        </w:tc>
        <w:tc>
          <w:tcPr>
            <w:tcW w:w="720" w:type="dxa"/>
          </w:tcPr>
          <w:p w14:paraId="4013688E" w14:textId="77777777" w:rsidR="004D08BE" w:rsidRPr="00471598" w:rsidRDefault="004D08BE" w:rsidP="004D08BE">
            <w:pPr>
              <w:pStyle w:val="TableParagraph"/>
              <w:spacing w:line="244" w:lineRule="exact"/>
              <w:rPr>
                <w:sz w:val="24"/>
                <w:szCs w:val="24"/>
              </w:rPr>
            </w:pPr>
          </w:p>
        </w:tc>
        <w:tc>
          <w:tcPr>
            <w:tcW w:w="1484" w:type="dxa"/>
          </w:tcPr>
          <w:p w14:paraId="439EDE1C" w14:textId="77777777" w:rsidR="004D08BE" w:rsidRPr="00471598" w:rsidRDefault="004D08BE" w:rsidP="004D08BE">
            <w:pPr>
              <w:pStyle w:val="TableParagraph"/>
              <w:rPr>
                <w:sz w:val="24"/>
                <w:szCs w:val="24"/>
              </w:rPr>
            </w:pPr>
          </w:p>
        </w:tc>
      </w:tr>
      <w:tr w:rsidR="004D08BE" w14:paraId="572EAEE8" w14:textId="77777777" w:rsidTr="65D27D43">
        <w:trPr>
          <w:cantSplit/>
          <w:trHeight w:val="300"/>
        </w:trPr>
        <w:tc>
          <w:tcPr>
            <w:tcW w:w="765" w:type="dxa"/>
            <w:vAlign w:val="center"/>
          </w:tcPr>
          <w:p w14:paraId="4FE6BFC5" w14:textId="34F8DA7D" w:rsidR="004D08BE" w:rsidRPr="00471598" w:rsidRDefault="09AFB8A1" w:rsidP="65D27D43">
            <w:pPr>
              <w:pStyle w:val="TableParagraph"/>
              <w:spacing w:line="267" w:lineRule="exact"/>
              <w:jc w:val="center"/>
              <w:rPr>
                <w:sz w:val="24"/>
                <w:szCs w:val="24"/>
              </w:rPr>
            </w:pPr>
            <w:r w:rsidRPr="65D27D43">
              <w:rPr>
                <w:sz w:val="24"/>
                <w:szCs w:val="24"/>
              </w:rPr>
              <w:t>2.</w:t>
            </w:r>
          </w:p>
        </w:tc>
        <w:tc>
          <w:tcPr>
            <w:tcW w:w="2250" w:type="dxa"/>
            <w:vAlign w:val="center"/>
          </w:tcPr>
          <w:p w14:paraId="6257CD1E" w14:textId="49E2CFF1" w:rsidR="004D08BE" w:rsidRPr="00471598" w:rsidRDefault="09AFB8A1" w:rsidP="65D27D43">
            <w:pPr>
              <w:pStyle w:val="TableParagraph"/>
              <w:spacing w:line="256" w:lineRule="auto"/>
              <w:rPr>
                <w:sz w:val="24"/>
                <w:szCs w:val="24"/>
              </w:rPr>
            </w:pPr>
            <w:r w:rsidRPr="65D27D43">
              <w:rPr>
                <w:sz w:val="24"/>
                <w:szCs w:val="24"/>
              </w:rPr>
              <w:t>Tester opens “Symptoms” screen on the application.</w:t>
            </w:r>
          </w:p>
        </w:tc>
        <w:tc>
          <w:tcPr>
            <w:tcW w:w="2250" w:type="dxa"/>
            <w:vAlign w:val="center"/>
          </w:tcPr>
          <w:p w14:paraId="5D64EEF5" w14:textId="1D5024EC" w:rsidR="004D08BE" w:rsidRDefault="09AFB8A1" w:rsidP="65D27D43">
            <w:pPr>
              <w:pStyle w:val="BodyText"/>
            </w:pPr>
            <w:r>
              <w:t>Default Symptoms are listed.</w:t>
            </w:r>
          </w:p>
        </w:tc>
        <w:tc>
          <w:tcPr>
            <w:tcW w:w="1785" w:type="dxa"/>
          </w:tcPr>
          <w:p w14:paraId="04301EE6" w14:textId="77777777" w:rsidR="004D08BE" w:rsidRPr="00471598" w:rsidRDefault="004D08BE" w:rsidP="004D08BE">
            <w:pPr>
              <w:pStyle w:val="TableParagraph"/>
              <w:spacing w:line="256" w:lineRule="auto"/>
              <w:rPr>
                <w:sz w:val="24"/>
                <w:szCs w:val="24"/>
              </w:rPr>
            </w:pPr>
          </w:p>
        </w:tc>
        <w:tc>
          <w:tcPr>
            <w:tcW w:w="720" w:type="dxa"/>
          </w:tcPr>
          <w:p w14:paraId="451E14A1" w14:textId="77777777" w:rsidR="004D08BE" w:rsidRPr="00471598" w:rsidRDefault="004D08BE" w:rsidP="004D08BE">
            <w:pPr>
              <w:pStyle w:val="TableParagraph"/>
              <w:spacing w:line="244" w:lineRule="exact"/>
              <w:rPr>
                <w:sz w:val="24"/>
                <w:szCs w:val="24"/>
              </w:rPr>
            </w:pPr>
          </w:p>
        </w:tc>
        <w:tc>
          <w:tcPr>
            <w:tcW w:w="1484" w:type="dxa"/>
          </w:tcPr>
          <w:p w14:paraId="2E0A2B5F" w14:textId="77777777" w:rsidR="004D08BE" w:rsidRPr="00471598" w:rsidRDefault="004D08BE" w:rsidP="004D08BE">
            <w:pPr>
              <w:pStyle w:val="TableParagraph"/>
              <w:rPr>
                <w:sz w:val="24"/>
                <w:szCs w:val="24"/>
              </w:rPr>
            </w:pPr>
          </w:p>
        </w:tc>
      </w:tr>
      <w:tr w:rsidR="004D08BE" w14:paraId="6A622E92" w14:textId="77777777" w:rsidTr="65D27D43">
        <w:trPr>
          <w:cantSplit/>
          <w:trHeight w:val="300"/>
        </w:trPr>
        <w:tc>
          <w:tcPr>
            <w:tcW w:w="765" w:type="dxa"/>
            <w:vAlign w:val="center"/>
          </w:tcPr>
          <w:p w14:paraId="4D203439" w14:textId="53A199B7" w:rsidR="004D08BE" w:rsidRPr="00471598" w:rsidRDefault="09AFB8A1" w:rsidP="65D27D43">
            <w:pPr>
              <w:pStyle w:val="TableParagraph"/>
              <w:spacing w:line="267" w:lineRule="exact"/>
              <w:jc w:val="center"/>
              <w:rPr>
                <w:sz w:val="24"/>
                <w:szCs w:val="24"/>
              </w:rPr>
            </w:pPr>
            <w:r w:rsidRPr="65D27D43">
              <w:rPr>
                <w:sz w:val="24"/>
                <w:szCs w:val="24"/>
              </w:rPr>
              <w:t>3.</w:t>
            </w:r>
          </w:p>
        </w:tc>
        <w:tc>
          <w:tcPr>
            <w:tcW w:w="2250" w:type="dxa"/>
            <w:vAlign w:val="center"/>
          </w:tcPr>
          <w:p w14:paraId="67804612" w14:textId="7992D2ED" w:rsidR="004D08BE" w:rsidRPr="00471598" w:rsidRDefault="09AFB8A1" w:rsidP="65D27D43">
            <w:pPr>
              <w:pStyle w:val="TableParagraph"/>
              <w:spacing w:line="256" w:lineRule="auto"/>
              <w:rPr>
                <w:sz w:val="24"/>
                <w:szCs w:val="24"/>
              </w:rPr>
            </w:pPr>
            <w:r w:rsidRPr="65D27D43">
              <w:rPr>
                <w:sz w:val="24"/>
                <w:szCs w:val="24"/>
              </w:rPr>
              <w:t>Tester selects “Fever” from the list.</w:t>
            </w:r>
          </w:p>
        </w:tc>
        <w:tc>
          <w:tcPr>
            <w:tcW w:w="2250" w:type="dxa"/>
            <w:vAlign w:val="center"/>
          </w:tcPr>
          <w:p w14:paraId="3F0D18CD" w14:textId="10B2B8F3" w:rsidR="004D08BE" w:rsidRDefault="09AFB8A1" w:rsidP="65D27D43">
            <w:pPr>
              <w:pStyle w:val="BodyText"/>
            </w:pPr>
            <w:r>
              <w:t>Tester is prompted for the date the symptom first appeared.</w:t>
            </w:r>
          </w:p>
        </w:tc>
        <w:tc>
          <w:tcPr>
            <w:tcW w:w="1785" w:type="dxa"/>
          </w:tcPr>
          <w:p w14:paraId="747D3867" w14:textId="77777777" w:rsidR="004D08BE" w:rsidRPr="00471598" w:rsidRDefault="004D08BE" w:rsidP="004D08BE">
            <w:pPr>
              <w:pStyle w:val="TableParagraph"/>
              <w:spacing w:line="256" w:lineRule="auto"/>
              <w:rPr>
                <w:sz w:val="24"/>
                <w:szCs w:val="24"/>
              </w:rPr>
            </w:pPr>
          </w:p>
        </w:tc>
        <w:tc>
          <w:tcPr>
            <w:tcW w:w="720" w:type="dxa"/>
          </w:tcPr>
          <w:p w14:paraId="02E9AFA6" w14:textId="77777777" w:rsidR="004D08BE" w:rsidRPr="00471598" w:rsidRDefault="004D08BE" w:rsidP="004D08BE">
            <w:pPr>
              <w:pStyle w:val="TableParagraph"/>
              <w:spacing w:line="244" w:lineRule="exact"/>
              <w:rPr>
                <w:sz w:val="24"/>
                <w:szCs w:val="24"/>
              </w:rPr>
            </w:pPr>
          </w:p>
        </w:tc>
        <w:tc>
          <w:tcPr>
            <w:tcW w:w="1484" w:type="dxa"/>
          </w:tcPr>
          <w:p w14:paraId="5A0419E4" w14:textId="77777777" w:rsidR="004D08BE" w:rsidRPr="00471598" w:rsidRDefault="004D08BE" w:rsidP="004D08BE">
            <w:pPr>
              <w:pStyle w:val="TableParagraph"/>
              <w:rPr>
                <w:sz w:val="24"/>
                <w:szCs w:val="24"/>
              </w:rPr>
            </w:pPr>
          </w:p>
        </w:tc>
      </w:tr>
      <w:tr w:rsidR="004D08BE" w14:paraId="1DDF9362" w14:textId="77777777" w:rsidTr="65D27D43">
        <w:trPr>
          <w:cantSplit/>
          <w:trHeight w:val="300"/>
        </w:trPr>
        <w:tc>
          <w:tcPr>
            <w:tcW w:w="765" w:type="dxa"/>
            <w:vAlign w:val="center"/>
          </w:tcPr>
          <w:p w14:paraId="477AE569" w14:textId="2525D94A" w:rsidR="004D08BE" w:rsidRPr="00471598" w:rsidRDefault="09AFB8A1" w:rsidP="65D27D43">
            <w:pPr>
              <w:pStyle w:val="TableParagraph"/>
              <w:spacing w:line="267" w:lineRule="exact"/>
              <w:jc w:val="center"/>
              <w:rPr>
                <w:sz w:val="24"/>
                <w:szCs w:val="24"/>
              </w:rPr>
            </w:pPr>
            <w:r w:rsidRPr="65D27D43">
              <w:rPr>
                <w:sz w:val="24"/>
                <w:szCs w:val="24"/>
              </w:rPr>
              <w:t>4.</w:t>
            </w:r>
          </w:p>
        </w:tc>
        <w:tc>
          <w:tcPr>
            <w:tcW w:w="2250" w:type="dxa"/>
            <w:vAlign w:val="center"/>
          </w:tcPr>
          <w:p w14:paraId="50BFCC87" w14:textId="380DB8AF" w:rsidR="004D08BE" w:rsidRPr="00471598" w:rsidRDefault="09AFB8A1" w:rsidP="65D27D43">
            <w:pPr>
              <w:pStyle w:val="TableParagraph"/>
              <w:spacing w:line="256" w:lineRule="auto"/>
              <w:rPr>
                <w:sz w:val="24"/>
                <w:szCs w:val="24"/>
              </w:rPr>
            </w:pPr>
            <w:r w:rsidRPr="65D27D43">
              <w:rPr>
                <w:sz w:val="24"/>
                <w:szCs w:val="24"/>
              </w:rPr>
              <w:t>Tester enters “May 9”.</w:t>
            </w:r>
          </w:p>
        </w:tc>
        <w:tc>
          <w:tcPr>
            <w:tcW w:w="2250" w:type="dxa"/>
            <w:vAlign w:val="center"/>
          </w:tcPr>
          <w:p w14:paraId="691639A5" w14:textId="0172F263" w:rsidR="004D08BE" w:rsidRDefault="09AFB8A1" w:rsidP="65D27D43">
            <w:pPr>
              <w:pStyle w:val="BodyText"/>
            </w:pPr>
            <w:r>
              <w:t>Symptom and date are both added to the patient’s symptom list.</w:t>
            </w:r>
          </w:p>
        </w:tc>
        <w:tc>
          <w:tcPr>
            <w:tcW w:w="1785" w:type="dxa"/>
          </w:tcPr>
          <w:p w14:paraId="14AE70A5" w14:textId="77777777" w:rsidR="004D08BE" w:rsidRPr="00471598" w:rsidRDefault="004D08BE" w:rsidP="004D08BE">
            <w:pPr>
              <w:pStyle w:val="TableParagraph"/>
              <w:spacing w:line="256" w:lineRule="auto"/>
              <w:rPr>
                <w:sz w:val="24"/>
                <w:szCs w:val="24"/>
              </w:rPr>
            </w:pPr>
          </w:p>
        </w:tc>
        <w:tc>
          <w:tcPr>
            <w:tcW w:w="720" w:type="dxa"/>
          </w:tcPr>
          <w:p w14:paraId="03242D88" w14:textId="77777777" w:rsidR="004D08BE" w:rsidRPr="00471598" w:rsidRDefault="004D08BE" w:rsidP="004D08BE">
            <w:pPr>
              <w:pStyle w:val="TableParagraph"/>
              <w:spacing w:line="244" w:lineRule="exact"/>
              <w:rPr>
                <w:sz w:val="24"/>
                <w:szCs w:val="24"/>
              </w:rPr>
            </w:pPr>
          </w:p>
        </w:tc>
        <w:tc>
          <w:tcPr>
            <w:tcW w:w="1484" w:type="dxa"/>
          </w:tcPr>
          <w:p w14:paraId="1DF367BE" w14:textId="77777777" w:rsidR="004D08BE" w:rsidRPr="00471598" w:rsidRDefault="004D08BE" w:rsidP="004D08BE">
            <w:pPr>
              <w:pStyle w:val="TableParagraph"/>
              <w:rPr>
                <w:sz w:val="24"/>
                <w:szCs w:val="24"/>
              </w:rPr>
            </w:pPr>
          </w:p>
        </w:tc>
      </w:tr>
      <w:tr w:rsidR="004D08BE" w14:paraId="645BF539" w14:textId="77777777" w:rsidTr="65D27D43">
        <w:trPr>
          <w:cantSplit/>
          <w:trHeight w:val="600"/>
        </w:trPr>
        <w:tc>
          <w:tcPr>
            <w:tcW w:w="9254" w:type="dxa"/>
            <w:gridSpan w:val="6"/>
            <w:shd w:val="clear" w:color="auto" w:fill="BFBFBF" w:themeFill="background1" w:themeFillShade="BF"/>
          </w:tcPr>
          <w:p w14:paraId="0C4B630D" w14:textId="11781FEA" w:rsidR="004D08BE" w:rsidRPr="00471598" w:rsidRDefault="7A230801" w:rsidP="65D27D43">
            <w:pPr>
              <w:pStyle w:val="TableParagraph"/>
              <w:rPr>
                <w:sz w:val="24"/>
                <w:szCs w:val="24"/>
              </w:rPr>
            </w:pPr>
            <w:r w:rsidRPr="65D27D43">
              <w:rPr>
                <w:b/>
                <w:bCs/>
                <w:sz w:val="24"/>
                <w:szCs w:val="24"/>
              </w:rPr>
              <w:t>TC-4.1</w:t>
            </w:r>
            <w:r w:rsidR="55B6DFB6" w:rsidRPr="65D27D43">
              <w:rPr>
                <w:b/>
                <w:bCs/>
                <w:sz w:val="24"/>
                <w:szCs w:val="24"/>
              </w:rPr>
              <w:t>8</w:t>
            </w:r>
            <w:r w:rsidRPr="65D27D43">
              <w:rPr>
                <w:b/>
                <w:bCs/>
                <w:sz w:val="24"/>
                <w:szCs w:val="24"/>
              </w:rPr>
              <w:t xml:space="preserve"> Adding Custom Symptom</w:t>
            </w:r>
            <w:r w:rsidR="3365ED12" w:rsidRPr="65D27D43">
              <w:rPr>
                <w:b/>
                <w:bCs/>
                <w:sz w:val="24"/>
                <w:szCs w:val="24"/>
              </w:rPr>
              <w:t xml:space="preserve"> –</w:t>
            </w:r>
            <w:r w:rsidRPr="65D27D43">
              <w:rPr>
                <w:b/>
                <w:bCs/>
                <w:sz w:val="24"/>
                <w:szCs w:val="24"/>
              </w:rPr>
              <w:t>Patient</w:t>
            </w:r>
          </w:p>
          <w:p w14:paraId="6C03AEF6" w14:textId="120B0E4D" w:rsidR="004D08BE" w:rsidRPr="00471598" w:rsidRDefault="004D08BE" w:rsidP="65D27D43">
            <w:pPr>
              <w:pStyle w:val="TableParagraph"/>
              <w:rPr>
                <w:b/>
                <w:bCs/>
                <w:sz w:val="24"/>
                <w:szCs w:val="24"/>
              </w:rPr>
            </w:pPr>
          </w:p>
        </w:tc>
      </w:tr>
      <w:tr w:rsidR="004D08BE" w14:paraId="3D79CFC1" w14:textId="77777777" w:rsidTr="65D27D43">
        <w:trPr>
          <w:cantSplit/>
          <w:trHeight w:val="300"/>
        </w:trPr>
        <w:tc>
          <w:tcPr>
            <w:tcW w:w="765" w:type="dxa"/>
            <w:vAlign w:val="center"/>
          </w:tcPr>
          <w:p w14:paraId="436010F8" w14:textId="0523E793" w:rsidR="004D08BE" w:rsidRPr="00471598" w:rsidRDefault="09AFB8A1" w:rsidP="65D27D43">
            <w:pPr>
              <w:pStyle w:val="TableParagraph"/>
              <w:spacing w:line="267" w:lineRule="exact"/>
              <w:jc w:val="center"/>
              <w:rPr>
                <w:sz w:val="24"/>
                <w:szCs w:val="24"/>
              </w:rPr>
            </w:pPr>
            <w:r w:rsidRPr="65D27D43">
              <w:rPr>
                <w:sz w:val="24"/>
                <w:szCs w:val="24"/>
              </w:rPr>
              <w:t>1.</w:t>
            </w:r>
          </w:p>
        </w:tc>
        <w:tc>
          <w:tcPr>
            <w:tcW w:w="2250" w:type="dxa"/>
            <w:vAlign w:val="center"/>
          </w:tcPr>
          <w:p w14:paraId="5777E205" w14:textId="4D779851" w:rsidR="004D08BE" w:rsidRPr="00471598" w:rsidRDefault="09AFB8A1" w:rsidP="65D27D43">
            <w:pPr>
              <w:pStyle w:val="TableParagraph"/>
              <w:spacing w:line="256" w:lineRule="auto"/>
              <w:rPr>
                <w:sz w:val="24"/>
                <w:szCs w:val="24"/>
              </w:rPr>
            </w:pPr>
            <w:r w:rsidRPr="65D27D43">
              <w:rPr>
                <w:sz w:val="24"/>
                <w:szCs w:val="24"/>
              </w:rPr>
              <w:t>Tester opens “Symptoms” screen on the application.</w:t>
            </w:r>
          </w:p>
        </w:tc>
        <w:tc>
          <w:tcPr>
            <w:tcW w:w="2250" w:type="dxa"/>
            <w:vAlign w:val="center"/>
          </w:tcPr>
          <w:p w14:paraId="2D26B12F" w14:textId="001B31D3" w:rsidR="004D08BE" w:rsidRDefault="09AFB8A1" w:rsidP="65D27D43">
            <w:pPr>
              <w:pStyle w:val="BodyText"/>
            </w:pPr>
            <w:r>
              <w:t>Default Symptoms are listed.</w:t>
            </w:r>
          </w:p>
        </w:tc>
        <w:tc>
          <w:tcPr>
            <w:tcW w:w="1785" w:type="dxa"/>
          </w:tcPr>
          <w:p w14:paraId="406829F9" w14:textId="77777777" w:rsidR="004D08BE" w:rsidRPr="00471598" w:rsidRDefault="004D08BE" w:rsidP="004D08BE">
            <w:pPr>
              <w:pStyle w:val="TableParagraph"/>
              <w:spacing w:line="256" w:lineRule="auto"/>
              <w:rPr>
                <w:sz w:val="24"/>
                <w:szCs w:val="24"/>
              </w:rPr>
            </w:pPr>
          </w:p>
        </w:tc>
        <w:tc>
          <w:tcPr>
            <w:tcW w:w="720" w:type="dxa"/>
          </w:tcPr>
          <w:p w14:paraId="771EFD63" w14:textId="77777777" w:rsidR="004D08BE" w:rsidRPr="00471598" w:rsidRDefault="004D08BE" w:rsidP="004D08BE">
            <w:pPr>
              <w:pStyle w:val="TableParagraph"/>
              <w:spacing w:line="244" w:lineRule="exact"/>
              <w:rPr>
                <w:sz w:val="24"/>
                <w:szCs w:val="24"/>
              </w:rPr>
            </w:pPr>
          </w:p>
        </w:tc>
        <w:tc>
          <w:tcPr>
            <w:tcW w:w="1484" w:type="dxa"/>
          </w:tcPr>
          <w:p w14:paraId="7AEBA730" w14:textId="77777777" w:rsidR="004D08BE" w:rsidRPr="00471598" w:rsidRDefault="004D08BE" w:rsidP="004D08BE">
            <w:pPr>
              <w:pStyle w:val="TableParagraph"/>
              <w:rPr>
                <w:sz w:val="24"/>
                <w:szCs w:val="24"/>
              </w:rPr>
            </w:pPr>
          </w:p>
        </w:tc>
      </w:tr>
      <w:tr w:rsidR="004D08BE" w14:paraId="5A70816D" w14:textId="77777777" w:rsidTr="65D27D43">
        <w:trPr>
          <w:cantSplit/>
          <w:trHeight w:val="300"/>
        </w:trPr>
        <w:tc>
          <w:tcPr>
            <w:tcW w:w="765" w:type="dxa"/>
            <w:vAlign w:val="center"/>
          </w:tcPr>
          <w:p w14:paraId="436BFC5E" w14:textId="2922082B" w:rsidR="004D08BE" w:rsidRPr="00471598" w:rsidRDefault="09AFB8A1" w:rsidP="65D27D43">
            <w:pPr>
              <w:pStyle w:val="TableParagraph"/>
              <w:spacing w:line="267" w:lineRule="exact"/>
              <w:jc w:val="center"/>
              <w:rPr>
                <w:sz w:val="24"/>
                <w:szCs w:val="24"/>
              </w:rPr>
            </w:pPr>
            <w:r w:rsidRPr="65D27D43">
              <w:rPr>
                <w:sz w:val="24"/>
                <w:szCs w:val="24"/>
              </w:rPr>
              <w:t>2.</w:t>
            </w:r>
          </w:p>
        </w:tc>
        <w:tc>
          <w:tcPr>
            <w:tcW w:w="2250" w:type="dxa"/>
            <w:vAlign w:val="center"/>
          </w:tcPr>
          <w:p w14:paraId="20BD8788" w14:textId="19A01DBC" w:rsidR="004D08BE" w:rsidRPr="00471598" w:rsidRDefault="09AFB8A1" w:rsidP="65D27D43">
            <w:pPr>
              <w:pStyle w:val="TableParagraph"/>
              <w:spacing w:line="256" w:lineRule="auto"/>
              <w:rPr>
                <w:sz w:val="24"/>
                <w:szCs w:val="24"/>
              </w:rPr>
            </w:pPr>
            <w:r w:rsidRPr="65D27D43">
              <w:rPr>
                <w:sz w:val="24"/>
                <w:szCs w:val="24"/>
              </w:rPr>
              <w:t>Tester chooses to add a custom symptom.</w:t>
            </w:r>
          </w:p>
        </w:tc>
        <w:tc>
          <w:tcPr>
            <w:tcW w:w="2250" w:type="dxa"/>
            <w:vAlign w:val="center"/>
          </w:tcPr>
          <w:p w14:paraId="22052222" w14:textId="2EA16D0B" w:rsidR="004D08BE" w:rsidRDefault="09AFB8A1" w:rsidP="65D27D43">
            <w:pPr>
              <w:pStyle w:val="BodyText"/>
            </w:pPr>
            <w:r>
              <w:t>Tester is prompted for  a description of the symptom, and the date the symptom first appeared.</w:t>
            </w:r>
          </w:p>
        </w:tc>
        <w:tc>
          <w:tcPr>
            <w:tcW w:w="1785" w:type="dxa"/>
          </w:tcPr>
          <w:p w14:paraId="39FB2EE5" w14:textId="77777777" w:rsidR="004D08BE" w:rsidRPr="00471598" w:rsidRDefault="004D08BE" w:rsidP="004D08BE">
            <w:pPr>
              <w:pStyle w:val="TableParagraph"/>
              <w:spacing w:line="256" w:lineRule="auto"/>
              <w:rPr>
                <w:sz w:val="24"/>
                <w:szCs w:val="24"/>
              </w:rPr>
            </w:pPr>
          </w:p>
        </w:tc>
        <w:tc>
          <w:tcPr>
            <w:tcW w:w="720" w:type="dxa"/>
          </w:tcPr>
          <w:p w14:paraId="7442D809" w14:textId="77777777" w:rsidR="004D08BE" w:rsidRPr="00471598" w:rsidRDefault="004D08BE" w:rsidP="004D08BE">
            <w:pPr>
              <w:pStyle w:val="TableParagraph"/>
              <w:spacing w:line="244" w:lineRule="exact"/>
              <w:rPr>
                <w:sz w:val="24"/>
                <w:szCs w:val="24"/>
              </w:rPr>
            </w:pPr>
          </w:p>
        </w:tc>
        <w:tc>
          <w:tcPr>
            <w:tcW w:w="1484" w:type="dxa"/>
          </w:tcPr>
          <w:p w14:paraId="4366D119" w14:textId="77777777" w:rsidR="004D08BE" w:rsidRPr="00471598" w:rsidRDefault="004D08BE" w:rsidP="004D08BE">
            <w:pPr>
              <w:pStyle w:val="TableParagraph"/>
              <w:rPr>
                <w:sz w:val="24"/>
                <w:szCs w:val="24"/>
              </w:rPr>
            </w:pPr>
          </w:p>
        </w:tc>
      </w:tr>
      <w:tr w:rsidR="004D08BE" w14:paraId="0F958D88" w14:textId="77777777" w:rsidTr="65D27D43">
        <w:trPr>
          <w:cantSplit/>
          <w:trHeight w:val="300"/>
        </w:trPr>
        <w:tc>
          <w:tcPr>
            <w:tcW w:w="765" w:type="dxa"/>
            <w:vAlign w:val="center"/>
          </w:tcPr>
          <w:p w14:paraId="40848E84" w14:textId="77634E07" w:rsidR="004D08BE" w:rsidRPr="00471598" w:rsidRDefault="09AFB8A1" w:rsidP="65D27D43">
            <w:pPr>
              <w:pStyle w:val="TableParagraph"/>
              <w:spacing w:line="267" w:lineRule="exact"/>
              <w:jc w:val="center"/>
              <w:rPr>
                <w:sz w:val="24"/>
                <w:szCs w:val="24"/>
              </w:rPr>
            </w:pPr>
            <w:r w:rsidRPr="65D27D43">
              <w:rPr>
                <w:sz w:val="24"/>
                <w:szCs w:val="24"/>
              </w:rPr>
              <w:t>3.</w:t>
            </w:r>
          </w:p>
        </w:tc>
        <w:tc>
          <w:tcPr>
            <w:tcW w:w="2250" w:type="dxa"/>
            <w:vAlign w:val="center"/>
          </w:tcPr>
          <w:p w14:paraId="385C29B5" w14:textId="37B56884" w:rsidR="004D08BE" w:rsidRPr="00471598" w:rsidRDefault="09AFB8A1" w:rsidP="65D27D43">
            <w:pPr>
              <w:pStyle w:val="TableParagraph"/>
              <w:spacing w:line="256" w:lineRule="auto"/>
              <w:rPr>
                <w:sz w:val="24"/>
                <w:szCs w:val="24"/>
              </w:rPr>
            </w:pPr>
            <w:r w:rsidRPr="65D27D43">
              <w:rPr>
                <w:sz w:val="24"/>
                <w:szCs w:val="24"/>
              </w:rPr>
              <w:t>Tester provides “Turning Blue” and “May 9th”.</w:t>
            </w:r>
          </w:p>
        </w:tc>
        <w:tc>
          <w:tcPr>
            <w:tcW w:w="2250" w:type="dxa"/>
            <w:vAlign w:val="center"/>
          </w:tcPr>
          <w:p w14:paraId="42B8D0BB" w14:textId="4577611A" w:rsidR="004D08BE" w:rsidRDefault="09AFB8A1" w:rsidP="65D27D43">
            <w:pPr>
              <w:pStyle w:val="BodyText"/>
            </w:pPr>
            <w:r>
              <w:t>Symptom is added to the patient’s symptom list, with the given description and date.</w:t>
            </w:r>
          </w:p>
        </w:tc>
        <w:tc>
          <w:tcPr>
            <w:tcW w:w="1785" w:type="dxa"/>
          </w:tcPr>
          <w:p w14:paraId="472C76D1" w14:textId="77777777" w:rsidR="004D08BE" w:rsidRPr="00471598" w:rsidRDefault="004D08BE" w:rsidP="004D08BE">
            <w:pPr>
              <w:pStyle w:val="TableParagraph"/>
              <w:spacing w:line="256" w:lineRule="auto"/>
              <w:rPr>
                <w:sz w:val="24"/>
                <w:szCs w:val="24"/>
              </w:rPr>
            </w:pPr>
          </w:p>
        </w:tc>
        <w:tc>
          <w:tcPr>
            <w:tcW w:w="720" w:type="dxa"/>
          </w:tcPr>
          <w:p w14:paraId="0FD70473" w14:textId="77777777" w:rsidR="004D08BE" w:rsidRPr="00471598" w:rsidRDefault="004D08BE" w:rsidP="004D08BE">
            <w:pPr>
              <w:pStyle w:val="TableParagraph"/>
              <w:spacing w:line="244" w:lineRule="exact"/>
              <w:rPr>
                <w:sz w:val="24"/>
                <w:szCs w:val="24"/>
              </w:rPr>
            </w:pPr>
          </w:p>
        </w:tc>
        <w:tc>
          <w:tcPr>
            <w:tcW w:w="1484" w:type="dxa"/>
          </w:tcPr>
          <w:p w14:paraId="46D25F0F" w14:textId="77777777" w:rsidR="004D08BE" w:rsidRPr="00471598" w:rsidRDefault="004D08BE" w:rsidP="004D08BE">
            <w:pPr>
              <w:pStyle w:val="TableParagraph"/>
              <w:rPr>
                <w:sz w:val="24"/>
                <w:szCs w:val="24"/>
              </w:rPr>
            </w:pPr>
          </w:p>
        </w:tc>
      </w:tr>
      <w:tr w:rsidR="004D08BE" w14:paraId="317528D0" w14:textId="77777777" w:rsidTr="65D27D43">
        <w:trPr>
          <w:cantSplit/>
          <w:trHeight w:val="525"/>
        </w:trPr>
        <w:tc>
          <w:tcPr>
            <w:tcW w:w="9254" w:type="dxa"/>
            <w:gridSpan w:val="6"/>
            <w:shd w:val="clear" w:color="auto" w:fill="BFBFBF" w:themeFill="background1" w:themeFillShade="BF"/>
          </w:tcPr>
          <w:p w14:paraId="10E75A66" w14:textId="616D74FA" w:rsidR="004D08BE" w:rsidRPr="00A177AE" w:rsidRDefault="7A230801" w:rsidP="65D27D43">
            <w:pPr>
              <w:pStyle w:val="TableParagraph"/>
              <w:rPr>
                <w:b/>
                <w:bCs/>
                <w:sz w:val="24"/>
                <w:szCs w:val="24"/>
              </w:rPr>
            </w:pPr>
            <w:r w:rsidRPr="65D27D43">
              <w:rPr>
                <w:b/>
                <w:bCs/>
                <w:sz w:val="24"/>
                <w:szCs w:val="24"/>
              </w:rPr>
              <w:t>TC-4.</w:t>
            </w:r>
            <w:r w:rsidR="6E0FD13D" w:rsidRPr="65D27D43">
              <w:rPr>
                <w:b/>
                <w:bCs/>
                <w:sz w:val="24"/>
                <w:szCs w:val="24"/>
              </w:rPr>
              <w:t xml:space="preserve">20 </w:t>
            </w:r>
            <w:r w:rsidRPr="65D27D43">
              <w:rPr>
                <w:b/>
                <w:bCs/>
                <w:sz w:val="24"/>
                <w:szCs w:val="24"/>
              </w:rPr>
              <w:t>Adding Custom Symptom</w:t>
            </w:r>
            <w:r w:rsidR="2A78364E" w:rsidRPr="65D27D43">
              <w:rPr>
                <w:b/>
                <w:bCs/>
                <w:sz w:val="24"/>
                <w:szCs w:val="24"/>
              </w:rPr>
              <w:t xml:space="preserve"> –</w:t>
            </w:r>
            <w:r w:rsidRPr="65D27D43">
              <w:rPr>
                <w:b/>
                <w:bCs/>
                <w:sz w:val="24"/>
                <w:szCs w:val="24"/>
              </w:rPr>
              <w:t>Caregiver</w:t>
            </w:r>
          </w:p>
          <w:p w14:paraId="28FDF38D" w14:textId="4F54AB1C" w:rsidR="004D08BE" w:rsidRPr="00A177AE" w:rsidRDefault="004D08BE" w:rsidP="757DACCB">
            <w:pPr>
              <w:pStyle w:val="TableParagraph"/>
              <w:rPr>
                <w:b/>
                <w:bCs/>
                <w:sz w:val="24"/>
                <w:szCs w:val="24"/>
              </w:rPr>
            </w:pPr>
          </w:p>
        </w:tc>
      </w:tr>
      <w:tr w:rsidR="004D08BE" w14:paraId="113B8480" w14:textId="77777777" w:rsidTr="65D27D43">
        <w:trPr>
          <w:cantSplit/>
          <w:trHeight w:val="300"/>
        </w:trPr>
        <w:tc>
          <w:tcPr>
            <w:tcW w:w="765" w:type="dxa"/>
            <w:vAlign w:val="center"/>
          </w:tcPr>
          <w:p w14:paraId="4DCC4E9E" w14:textId="3356CA83" w:rsidR="004D08BE" w:rsidRPr="00471598" w:rsidRDefault="09AFB8A1" w:rsidP="65D27D43">
            <w:pPr>
              <w:pStyle w:val="TableParagraph"/>
              <w:spacing w:line="267" w:lineRule="exact"/>
              <w:jc w:val="center"/>
              <w:rPr>
                <w:sz w:val="24"/>
                <w:szCs w:val="24"/>
              </w:rPr>
            </w:pPr>
            <w:r w:rsidRPr="65D27D43">
              <w:rPr>
                <w:sz w:val="24"/>
                <w:szCs w:val="24"/>
              </w:rPr>
              <w:t>1.</w:t>
            </w:r>
          </w:p>
        </w:tc>
        <w:tc>
          <w:tcPr>
            <w:tcW w:w="2250" w:type="dxa"/>
            <w:vAlign w:val="center"/>
          </w:tcPr>
          <w:p w14:paraId="31F0EA47" w14:textId="23A3DD48" w:rsidR="004D08BE" w:rsidRPr="00471598" w:rsidRDefault="09AFB8A1" w:rsidP="65D27D43">
            <w:pPr>
              <w:pStyle w:val="TableParagraph"/>
              <w:spacing w:line="256" w:lineRule="auto"/>
              <w:rPr>
                <w:sz w:val="24"/>
                <w:szCs w:val="24"/>
              </w:rPr>
            </w:pPr>
            <w:r w:rsidRPr="65D27D43">
              <w:rPr>
                <w:sz w:val="24"/>
                <w:szCs w:val="24"/>
              </w:rPr>
              <w:t>Tester uses a test caregiver account to accesses a patient profile.</w:t>
            </w:r>
          </w:p>
        </w:tc>
        <w:tc>
          <w:tcPr>
            <w:tcW w:w="2250" w:type="dxa"/>
            <w:vAlign w:val="center"/>
          </w:tcPr>
          <w:p w14:paraId="02586855" w14:textId="77777777" w:rsidR="004D08BE" w:rsidRDefault="004D08BE" w:rsidP="65D27D43">
            <w:pPr>
              <w:pStyle w:val="BodyText"/>
            </w:pPr>
          </w:p>
        </w:tc>
        <w:tc>
          <w:tcPr>
            <w:tcW w:w="1785" w:type="dxa"/>
          </w:tcPr>
          <w:p w14:paraId="14A743BF" w14:textId="77777777" w:rsidR="004D08BE" w:rsidRPr="00471598" w:rsidRDefault="004D08BE" w:rsidP="004D08BE">
            <w:pPr>
              <w:pStyle w:val="TableParagraph"/>
              <w:spacing w:line="256" w:lineRule="auto"/>
              <w:rPr>
                <w:sz w:val="24"/>
                <w:szCs w:val="24"/>
              </w:rPr>
            </w:pPr>
          </w:p>
        </w:tc>
        <w:tc>
          <w:tcPr>
            <w:tcW w:w="720" w:type="dxa"/>
          </w:tcPr>
          <w:p w14:paraId="6FDEB913" w14:textId="77777777" w:rsidR="004D08BE" w:rsidRPr="00471598" w:rsidRDefault="004D08BE" w:rsidP="004D08BE">
            <w:pPr>
              <w:pStyle w:val="TableParagraph"/>
              <w:spacing w:line="244" w:lineRule="exact"/>
              <w:rPr>
                <w:sz w:val="24"/>
                <w:szCs w:val="24"/>
              </w:rPr>
            </w:pPr>
          </w:p>
        </w:tc>
        <w:tc>
          <w:tcPr>
            <w:tcW w:w="1484" w:type="dxa"/>
          </w:tcPr>
          <w:p w14:paraId="4E6EF1B5" w14:textId="77777777" w:rsidR="004D08BE" w:rsidRPr="00471598" w:rsidRDefault="004D08BE" w:rsidP="004D08BE">
            <w:pPr>
              <w:pStyle w:val="TableParagraph"/>
              <w:rPr>
                <w:sz w:val="24"/>
                <w:szCs w:val="24"/>
              </w:rPr>
            </w:pPr>
          </w:p>
        </w:tc>
      </w:tr>
      <w:tr w:rsidR="004D08BE" w14:paraId="70B4000F" w14:textId="77777777" w:rsidTr="65D27D43">
        <w:trPr>
          <w:cantSplit/>
          <w:trHeight w:val="300"/>
        </w:trPr>
        <w:tc>
          <w:tcPr>
            <w:tcW w:w="765" w:type="dxa"/>
            <w:vAlign w:val="center"/>
          </w:tcPr>
          <w:p w14:paraId="1696EF96" w14:textId="44733529" w:rsidR="004D08BE" w:rsidRPr="00471598" w:rsidRDefault="09AFB8A1" w:rsidP="65D27D43">
            <w:pPr>
              <w:pStyle w:val="TableParagraph"/>
              <w:spacing w:line="267" w:lineRule="exact"/>
              <w:jc w:val="center"/>
              <w:rPr>
                <w:sz w:val="24"/>
                <w:szCs w:val="24"/>
              </w:rPr>
            </w:pPr>
            <w:r w:rsidRPr="65D27D43">
              <w:rPr>
                <w:sz w:val="24"/>
                <w:szCs w:val="24"/>
              </w:rPr>
              <w:t>2.</w:t>
            </w:r>
          </w:p>
        </w:tc>
        <w:tc>
          <w:tcPr>
            <w:tcW w:w="2250" w:type="dxa"/>
            <w:vAlign w:val="center"/>
          </w:tcPr>
          <w:p w14:paraId="37720B02" w14:textId="12CB4D86" w:rsidR="004D08BE" w:rsidRPr="00471598" w:rsidRDefault="09AFB8A1" w:rsidP="65D27D43">
            <w:pPr>
              <w:pStyle w:val="TableParagraph"/>
              <w:spacing w:line="256" w:lineRule="auto"/>
              <w:rPr>
                <w:sz w:val="24"/>
                <w:szCs w:val="24"/>
              </w:rPr>
            </w:pPr>
            <w:r w:rsidRPr="65D27D43">
              <w:rPr>
                <w:sz w:val="24"/>
                <w:szCs w:val="24"/>
              </w:rPr>
              <w:t>Tester opens “Symptoms” screen on the application.</w:t>
            </w:r>
          </w:p>
        </w:tc>
        <w:tc>
          <w:tcPr>
            <w:tcW w:w="2250" w:type="dxa"/>
            <w:vAlign w:val="center"/>
          </w:tcPr>
          <w:p w14:paraId="2D1D2A70" w14:textId="1C69C92D" w:rsidR="004D08BE" w:rsidRDefault="09AFB8A1" w:rsidP="65D27D43">
            <w:pPr>
              <w:pStyle w:val="BodyText"/>
            </w:pPr>
            <w:r>
              <w:t>Default Symptoms are listed.</w:t>
            </w:r>
          </w:p>
        </w:tc>
        <w:tc>
          <w:tcPr>
            <w:tcW w:w="1785" w:type="dxa"/>
          </w:tcPr>
          <w:p w14:paraId="52F1D4F1" w14:textId="77777777" w:rsidR="004D08BE" w:rsidRPr="00471598" w:rsidRDefault="004D08BE" w:rsidP="004D08BE">
            <w:pPr>
              <w:pStyle w:val="TableParagraph"/>
              <w:spacing w:line="256" w:lineRule="auto"/>
              <w:rPr>
                <w:sz w:val="24"/>
                <w:szCs w:val="24"/>
              </w:rPr>
            </w:pPr>
          </w:p>
        </w:tc>
        <w:tc>
          <w:tcPr>
            <w:tcW w:w="720" w:type="dxa"/>
          </w:tcPr>
          <w:p w14:paraId="2282FB9E" w14:textId="77777777" w:rsidR="004D08BE" w:rsidRPr="00471598" w:rsidRDefault="004D08BE" w:rsidP="004D08BE">
            <w:pPr>
              <w:pStyle w:val="TableParagraph"/>
              <w:spacing w:line="244" w:lineRule="exact"/>
              <w:rPr>
                <w:sz w:val="24"/>
                <w:szCs w:val="24"/>
              </w:rPr>
            </w:pPr>
          </w:p>
        </w:tc>
        <w:tc>
          <w:tcPr>
            <w:tcW w:w="1484" w:type="dxa"/>
          </w:tcPr>
          <w:p w14:paraId="15FB9C9D" w14:textId="77777777" w:rsidR="004D08BE" w:rsidRPr="00471598" w:rsidRDefault="004D08BE" w:rsidP="004D08BE">
            <w:pPr>
              <w:pStyle w:val="TableParagraph"/>
              <w:rPr>
                <w:sz w:val="24"/>
                <w:szCs w:val="24"/>
              </w:rPr>
            </w:pPr>
          </w:p>
        </w:tc>
      </w:tr>
      <w:tr w:rsidR="004D08BE" w14:paraId="7433231E" w14:textId="77777777" w:rsidTr="65D27D43">
        <w:trPr>
          <w:cantSplit/>
          <w:trHeight w:val="300"/>
        </w:trPr>
        <w:tc>
          <w:tcPr>
            <w:tcW w:w="765" w:type="dxa"/>
            <w:vAlign w:val="center"/>
          </w:tcPr>
          <w:p w14:paraId="0952783E" w14:textId="68D73ABE" w:rsidR="004D08BE" w:rsidRPr="00471598" w:rsidRDefault="09AFB8A1" w:rsidP="65D27D43">
            <w:pPr>
              <w:pStyle w:val="TableParagraph"/>
              <w:spacing w:line="267" w:lineRule="exact"/>
              <w:jc w:val="center"/>
              <w:rPr>
                <w:sz w:val="24"/>
                <w:szCs w:val="24"/>
              </w:rPr>
            </w:pPr>
            <w:r w:rsidRPr="65D27D43">
              <w:rPr>
                <w:sz w:val="24"/>
                <w:szCs w:val="24"/>
              </w:rPr>
              <w:lastRenderedPageBreak/>
              <w:t>3.</w:t>
            </w:r>
          </w:p>
        </w:tc>
        <w:tc>
          <w:tcPr>
            <w:tcW w:w="2250" w:type="dxa"/>
            <w:vAlign w:val="center"/>
          </w:tcPr>
          <w:p w14:paraId="3BDBAB5B" w14:textId="23F58D2D" w:rsidR="004D08BE" w:rsidRPr="00471598" w:rsidRDefault="09AFB8A1" w:rsidP="65D27D43">
            <w:pPr>
              <w:pStyle w:val="TableParagraph"/>
              <w:spacing w:line="256" w:lineRule="auto"/>
              <w:rPr>
                <w:sz w:val="24"/>
                <w:szCs w:val="24"/>
              </w:rPr>
            </w:pPr>
            <w:r w:rsidRPr="65D27D43">
              <w:rPr>
                <w:sz w:val="24"/>
                <w:szCs w:val="24"/>
              </w:rPr>
              <w:t>Tester chooses to add a custom symptom</w:t>
            </w:r>
          </w:p>
        </w:tc>
        <w:tc>
          <w:tcPr>
            <w:tcW w:w="2250" w:type="dxa"/>
            <w:vAlign w:val="center"/>
          </w:tcPr>
          <w:p w14:paraId="75498AD0" w14:textId="1E35BE62" w:rsidR="004D08BE" w:rsidRDefault="09AFB8A1" w:rsidP="65D27D43">
            <w:pPr>
              <w:pStyle w:val="BodyText"/>
            </w:pPr>
            <w:r>
              <w:t>Tester is prompted for a description of the symptom, and the date the symptom first appeared.</w:t>
            </w:r>
          </w:p>
        </w:tc>
        <w:tc>
          <w:tcPr>
            <w:tcW w:w="1785" w:type="dxa"/>
          </w:tcPr>
          <w:p w14:paraId="215F35B7" w14:textId="77777777" w:rsidR="004D08BE" w:rsidRPr="00471598" w:rsidRDefault="004D08BE" w:rsidP="004D08BE">
            <w:pPr>
              <w:pStyle w:val="TableParagraph"/>
              <w:spacing w:line="256" w:lineRule="auto"/>
              <w:rPr>
                <w:sz w:val="24"/>
                <w:szCs w:val="24"/>
              </w:rPr>
            </w:pPr>
          </w:p>
        </w:tc>
        <w:tc>
          <w:tcPr>
            <w:tcW w:w="720" w:type="dxa"/>
          </w:tcPr>
          <w:p w14:paraId="5C9C7389" w14:textId="77777777" w:rsidR="004D08BE" w:rsidRPr="00471598" w:rsidRDefault="004D08BE" w:rsidP="004D08BE">
            <w:pPr>
              <w:pStyle w:val="TableParagraph"/>
              <w:spacing w:line="244" w:lineRule="exact"/>
              <w:rPr>
                <w:sz w:val="24"/>
                <w:szCs w:val="24"/>
              </w:rPr>
            </w:pPr>
          </w:p>
        </w:tc>
        <w:tc>
          <w:tcPr>
            <w:tcW w:w="1484" w:type="dxa"/>
          </w:tcPr>
          <w:p w14:paraId="7909489A" w14:textId="77777777" w:rsidR="004D08BE" w:rsidRPr="00471598" w:rsidRDefault="004D08BE" w:rsidP="004D08BE">
            <w:pPr>
              <w:pStyle w:val="TableParagraph"/>
              <w:rPr>
                <w:sz w:val="24"/>
                <w:szCs w:val="24"/>
              </w:rPr>
            </w:pPr>
          </w:p>
        </w:tc>
      </w:tr>
      <w:tr w:rsidR="004D08BE" w14:paraId="58E7C7E2" w14:textId="77777777" w:rsidTr="65D27D43">
        <w:trPr>
          <w:cantSplit/>
          <w:trHeight w:val="1380"/>
        </w:trPr>
        <w:tc>
          <w:tcPr>
            <w:tcW w:w="765" w:type="dxa"/>
            <w:vAlign w:val="center"/>
          </w:tcPr>
          <w:p w14:paraId="1F899AA6" w14:textId="4EEC00FE" w:rsidR="004D08BE" w:rsidRPr="00471598" w:rsidRDefault="09AFB8A1" w:rsidP="65D27D43">
            <w:pPr>
              <w:pStyle w:val="TableParagraph"/>
              <w:spacing w:line="267" w:lineRule="exact"/>
              <w:jc w:val="center"/>
              <w:rPr>
                <w:sz w:val="24"/>
                <w:szCs w:val="24"/>
              </w:rPr>
            </w:pPr>
            <w:r w:rsidRPr="65D27D43">
              <w:rPr>
                <w:sz w:val="24"/>
                <w:szCs w:val="24"/>
              </w:rPr>
              <w:t>4.</w:t>
            </w:r>
          </w:p>
        </w:tc>
        <w:tc>
          <w:tcPr>
            <w:tcW w:w="2250" w:type="dxa"/>
            <w:vAlign w:val="center"/>
          </w:tcPr>
          <w:p w14:paraId="7CFE845A" w14:textId="4EEEEC96" w:rsidR="004D08BE" w:rsidRPr="00471598" w:rsidRDefault="09AFB8A1" w:rsidP="65D27D43">
            <w:pPr>
              <w:pStyle w:val="TableParagraph"/>
              <w:spacing w:line="256" w:lineRule="auto"/>
              <w:rPr>
                <w:sz w:val="24"/>
                <w:szCs w:val="24"/>
              </w:rPr>
            </w:pPr>
            <w:r w:rsidRPr="65D27D43">
              <w:rPr>
                <w:sz w:val="24"/>
                <w:szCs w:val="24"/>
              </w:rPr>
              <w:t>Tester provides “Turning Blue” and “May 9th”.</w:t>
            </w:r>
          </w:p>
        </w:tc>
        <w:tc>
          <w:tcPr>
            <w:tcW w:w="2250" w:type="dxa"/>
            <w:vAlign w:val="center"/>
          </w:tcPr>
          <w:p w14:paraId="4B287DC9" w14:textId="3EF707F1" w:rsidR="004D08BE" w:rsidRDefault="09AFB8A1" w:rsidP="65D27D43">
            <w:pPr>
              <w:pStyle w:val="BodyText"/>
            </w:pPr>
            <w:r>
              <w:t>Symptom is added to the patient’s symptom list, with the given description and date.</w:t>
            </w:r>
          </w:p>
        </w:tc>
        <w:tc>
          <w:tcPr>
            <w:tcW w:w="1785" w:type="dxa"/>
          </w:tcPr>
          <w:p w14:paraId="6B6E630E" w14:textId="77777777" w:rsidR="004D08BE" w:rsidRPr="00471598" w:rsidRDefault="004D08BE" w:rsidP="004D08BE">
            <w:pPr>
              <w:pStyle w:val="TableParagraph"/>
              <w:spacing w:line="256" w:lineRule="auto"/>
              <w:rPr>
                <w:sz w:val="24"/>
                <w:szCs w:val="24"/>
              </w:rPr>
            </w:pPr>
          </w:p>
        </w:tc>
        <w:tc>
          <w:tcPr>
            <w:tcW w:w="720" w:type="dxa"/>
          </w:tcPr>
          <w:p w14:paraId="04DB0487" w14:textId="77777777" w:rsidR="004D08BE" w:rsidRPr="00471598" w:rsidRDefault="004D08BE" w:rsidP="004D08BE">
            <w:pPr>
              <w:pStyle w:val="TableParagraph"/>
              <w:spacing w:line="244" w:lineRule="exact"/>
              <w:rPr>
                <w:sz w:val="24"/>
                <w:szCs w:val="24"/>
              </w:rPr>
            </w:pPr>
          </w:p>
        </w:tc>
        <w:tc>
          <w:tcPr>
            <w:tcW w:w="1484" w:type="dxa"/>
          </w:tcPr>
          <w:p w14:paraId="61496D02" w14:textId="77777777" w:rsidR="004D08BE" w:rsidRPr="00471598" w:rsidRDefault="004D08BE" w:rsidP="004D08BE">
            <w:pPr>
              <w:pStyle w:val="TableParagraph"/>
              <w:rPr>
                <w:sz w:val="24"/>
                <w:szCs w:val="24"/>
              </w:rPr>
            </w:pPr>
          </w:p>
        </w:tc>
      </w:tr>
      <w:tr w:rsidR="004D08BE" w14:paraId="56E35492" w14:textId="77777777" w:rsidTr="65D27D43">
        <w:trPr>
          <w:cantSplit/>
          <w:trHeight w:val="540"/>
        </w:trPr>
        <w:tc>
          <w:tcPr>
            <w:tcW w:w="9254" w:type="dxa"/>
            <w:gridSpan w:val="6"/>
            <w:shd w:val="clear" w:color="auto" w:fill="BFBFBF" w:themeFill="background1" w:themeFillShade="BF"/>
          </w:tcPr>
          <w:p w14:paraId="4CDC1D3C" w14:textId="27F7BE1F" w:rsidR="004D08BE" w:rsidRPr="00A855CD" w:rsidRDefault="339A0F1C" w:rsidP="65D27D43">
            <w:pPr>
              <w:pStyle w:val="TableParagraph"/>
              <w:rPr>
                <w:b/>
                <w:bCs/>
                <w:sz w:val="24"/>
                <w:szCs w:val="24"/>
              </w:rPr>
            </w:pPr>
            <w:r w:rsidRPr="65D27D43">
              <w:rPr>
                <w:b/>
                <w:bCs/>
                <w:sz w:val="24"/>
                <w:szCs w:val="24"/>
              </w:rPr>
              <w:t>TC-4.</w:t>
            </w:r>
            <w:r w:rsidR="6CF1E245" w:rsidRPr="65D27D43">
              <w:rPr>
                <w:b/>
                <w:bCs/>
                <w:sz w:val="24"/>
                <w:szCs w:val="24"/>
              </w:rPr>
              <w:t>21</w:t>
            </w:r>
            <w:r w:rsidRPr="65D27D43">
              <w:rPr>
                <w:b/>
                <w:bCs/>
                <w:sz w:val="24"/>
                <w:szCs w:val="24"/>
              </w:rPr>
              <w:t xml:space="preserve"> Symptom Notifications</w:t>
            </w:r>
          </w:p>
          <w:p w14:paraId="04CA1063" w14:textId="7E49746D" w:rsidR="004D08BE" w:rsidRPr="00A855CD" w:rsidRDefault="004D08BE" w:rsidP="757DACCB">
            <w:pPr>
              <w:pStyle w:val="TableParagraph"/>
              <w:rPr>
                <w:b/>
                <w:bCs/>
                <w:sz w:val="24"/>
                <w:szCs w:val="24"/>
              </w:rPr>
            </w:pPr>
          </w:p>
        </w:tc>
      </w:tr>
      <w:tr w:rsidR="004D08BE" w14:paraId="12DE5D67" w14:textId="77777777" w:rsidTr="65D27D43">
        <w:trPr>
          <w:cantSplit/>
          <w:trHeight w:val="300"/>
        </w:trPr>
        <w:tc>
          <w:tcPr>
            <w:tcW w:w="765" w:type="dxa"/>
            <w:vAlign w:val="center"/>
          </w:tcPr>
          <w:p w14:paraId="7E3003A1" w14:textId="77B1F75B" w:rsidR="004D08BE" w:rsidRPr="00471598" w:rsidRDefault="09AFB8A1" w:rsidP="65D27D43">
            <w:pPr>
              <w:pStyle w:val="TableParagraph"/>
              <w:spacing w:line="267" w:lineRule="exact"/>
              <w:jc w:val="center"/>
              <w:rPr>
                <w:sz w:val="24"/>
                <w:szCs w:val="24"/>
              </w:rPr>
            </w:pPr>
            <w:r w:rsidRPr="65D27D43">
              <w:rPr>
                <w:sz w:val="24"/>
                <w:szCs w:val="24"/>
              </w:rPr>
              <w:t>1.</w:t>
            </w:r>
          </w:p>
        </w:tc>
        <w:tc>
          <w:tcPr>
            <w:tcW w:w="2250" w:type="dxa"/>
            <w:shd w:val="clear" w:color="auto" w:fill="FFFFFF" w:themeFill="background1"/>
            <w:vAlign w:val="center"/>
          </w:tcPr>
          <w:p w14:paraId="13082DF4" w14:textId="016B4E15" w:rsidR="004D08BE" w:rsidRPr="00471598" w:rsidRDefault="09AFB8A1" w:rsidP="65D27D43">
            <w:pPr>
              <w:pStyle w:val="TableParagraph"/>
              <w:spacing w:line="256" w:lineRule="auto"/>
              <w:rPr>
                <w:sz w:val="24"/>
                <w:szCs w:val="24"/>
              </w:rPr>
            </w:pPr>
            <w:r w:rsidRPr="65D27D43">
              <w:rPr>
                <w:sz w:val="24"/>
                <w:szCs w:val="24"/>
              </w:rPr>
              <w:t>Tester adds the symptom “fever” to a test patient account.</w:t>
            </w:r>
          </w:p>
        </w:tc>
        <w:tc>
          <w:tcPr>
            <w:tcW w:w="2250" w:type="dxa"/>
            <w:shd w:val="clear" w:color="auto" w:fill="FFFFFF" w:themeFill="background1"/>
            <w:vAlign w:val="center"/>
          </w:tcPr>
          <w:p w14:paraId="0C9F1E06" w14:textId="77777777" w:rsidR="004D08BE" w:rsidRPr="00471598" w:rsidRDefault="09AFB8A1" w:rsidP="65D27D43">
            <w:pPr>
              <w:pStyle w:val="TableContents"/>
              <w:rPr>
                <w:rFonts w:ascii="Times New Roman" w:hAnsi="Times New Roman" w:cs="Times New Roman"/>
              </w:rPr>
            </w:pPr>
            <w:r w:rsidRPr="65D27D43">
              <w:rPr>
                <w:rFonts w:ascii="Times New Roman" w:hAnsi="Times New Roman" w:cs="Times New Roman"/>
              </w:rPr>
              <w:t>Confirmation dialog appears.</w:t>
            </w:r>
          </w:p>
          <w:p w14:paraId="3BD7A3DC" w14:textId="4F4F8DF8" w:rsidR="004D08BE" w:rsidRDefault="09AFB8A1" w:rsidP="65D27D43">
            <w:pPr>
              <w:pStyle w:val="BodyText"/>
            </w:pPr>
            <w:r>
              <w:t>Linked caregiver account receives a notification.</w:t>
            </w:r>
          </w:p>
        </w:tc>
        <w:tc>
          <w:tcPr>
            <w:tcW w:w="1785" w:type="dxa"/>
          </w:tcPr>
          <w:p w14:paraId="5AB60DEE" w14:textId="77777777" w:rsidR="004D08BE" w:rsidRPr="00471598" w:rsidRDefault="004D08BE" w:rsidP="004D08BE">
            <w:pPr>
              <w:pStyle w:val="TableParagraph"/>
              <w:spacing w:line="256" w:lineRule="auto"/>
              <w:rPr>
                <w:sz w:val="24"/>
                <w:szCs w:val="24"/>
              </w:rPr>
            </w:pPr>
          </w:p>
        </w:tc>
        <w:tc>
          <w:tcPr>
            <w:tcW w:w="720" w:type="dxa"/>
          </w:tcPr>
          <w:p w14:paraId="15414997" w14:textId="77777777" w:rsidR="004D08BE" w:rsidRPr="00471598" w:rsidRDefault="004D08BE" w:rsidP="004D08BE">
            <w:pPr>
              <w:pStyle w:val="TableParagraph"/>
              <w:spacing w:line="244" w:lineRule="exact"/>
              <w:rPr>
                <w:sz w:val="24"/>
                <w:szCs w:val="24"/>
              </w:rPr>
            </w:pPr>
          </w:p>
        </w:tc>
        <w:tc>
          <w:tcPr>
            <w:tcW w:w="1484" w:type="dxa"/>
          </w:tcPr>
          <w:p w14:paraId="04B0EF70" w14:textId="77777777" w:rsidR="004D08BE" w:rsidRPr="00471598" w:rsidRDefault="004D08BE" w:rsidP="004D08BE">
            <w:pPr>
              <w:pStyle w:val="TableParagraph"/>
              <w:rPr>
                <w:sz w:val="24"/>
                <w:szCs w:val="24"/>
              </w:rPr>
            </w:pPr>
          </w:p>
        </w:tc>
      </w:tr>
      <w:tr w:rsidR="004D08BE" w14:paraId="041F3AA7" w14:textId="77777777" w:rsidTr="65D27D43">
        <w:trPr>
          <w:cantSplit/>
          <w:trHeight w:val="300"/>
        </w:trPr>
        <w:tc>
          <w:tcPr>
            <w:tcW w:w="765" w:type="dxa"/>
            <w:vAlign w:val="center"/>
          </w:tcPr>
          <w:p w14:paraId="11B0DBAA" w14:textId="3D19BE82" w:rsidR="004D08BE" w:rsidRPr="00471598" w:rsidRDefault="09AFB8A1" w:rsidP="65D27D43">
            <w:pPr>
              <w:pStyle w:val="TableParagraph"/>
              <w:spacing w:line="267" w:lineRule="exact"/>
              <w:jc w:val="center"/>
              <w:rPr>
                <w:sz w:val="24"/>
                <w:szCs w:val="24"/>
              </w:rPr>
            </w:pPr>
            <w:r w:rsidRPr="65D27D43">
              <w:rPr>
                <w:sz w:val="24"/>
                <w:szCs w:val="24"/>
              </w:rPr>
              <w:t>2.</w:t>
            </w:r>
          </w:p>
        </w:tc>
        <w:tc>
          <w:tcPr>
            <w:tcW w:w="2250" w:type="dxa"/>
            <w:shd w:val="clear" w:color="auto" w:fill="FFFFFF" w:themeFill="background1"/>
            <w:vAlign w:val="center"/>
          </w:tcPr>
          <w:p w14:paraId="48E7D050" w14:textId="1FAE50A7" w:rsidR="004D08BE" w:rsidRPr="00471598" w:rsidRDefault="09AFB8A1" w:rsidP="65D27D43">
            <w:pPr>
              <w:pStyle w:val="TableParagraph"/>
              <w:spacing w:line="256" w:lineRule="auto"/>
              <w:rPr>
                <w:sz w:val="24"/>
                <w:szCs w:val="24"/>
              </w:rPr>
            </w:pPr>
            <w:r w:rsidRPr="65D27D43">
              <w:rPr>
                <w:sz w:val="24"/>
                <w:szCs w:val="24"/>
              </w:rPr>
              <w:t>Tester sets the symptom notification for 10 AM.</w:t>
            </w:r>
          </w:p>
        </w:tc>
        <w:tc>
          <w:tcPr>
            <w:tcW w:w="2250" w:type="dxa"/>
            <w:shd w:val="clear" w:color="auto" w:fill="FFFFFF" w:themeFill="background1"/>
            <w:vAlign w:val="center"/>
          </w:tcPr>
          <w:p w14:paraId="002F78D0" w14:textId="7D58DED2" w:rsidR="004D08BE" w:rsidRPr="00471598" w:rsidRDefault="09AFB8A1" w:rsidP="65D27D43">
            <w:pPr>
              <w:pStyle w:val="TableParagraph"/>
              <w:rPr>
                <w:sz w:val="24"/>
                <w:szCs w:val="24"/>
              </w:rPr>
            </w:pPr>
            <w:r w:rsidRPr="65D27D43">
              <w:rPr>
                <w:sz w:val="24"/>
                <w:szCs w:val="24"/>
              </w:rPr>
              <w:t>Confirmation dialog appears.</w:t>
            </w:r>
          </w:p>
        </w:tc>
        <w:tc>
          <w:tcPr>
            <w:tcW w:w="1785" w:type="dxa"/>
          </w:tcPr>
          <w:p w14:paraId="383A7EAF" w14:textId="77777777" w:rsidR="004D08BE" w:rsidRPr="00471598" w:rsidRDefault="004D08BE" w:rsidP="004D08BE">
            <w:pPr>
              <w:pStyle w:val="TableParagraph"/>
              <w:spacing w:line="256" w:lineRule="auto"/>
              <w:rPr>
                <w:sz w:val="24"/>
                <w:szCs w:val="24"/>
              </w:rPr>
            </w:pPr>
          </w:p>
        </w:tc>
        <w:tc>
          <w:tcPr>
            <w:tcW w:w="720" w:type="dxa"/>
          </w:tcPr>
          <w:p w14:paraId="371ABF1E" w14:textId="77777777" w:rsidR="004D08BE" w:rsidRPr="00471598" w:rsidRDefault="004D08BE" w:rsidP="004D08BE">
            <w:pPr>
              <w:pStyle w:val="TableParagraph"/>
              <w:spacing w:line="244" w:lineRule="exact"/>
              <w:rPr>
                <w:sz w:val="24"/>
                <w:szCs w:val="24"/>
              </w:rPr>
            </w:pPr>
          </w:p>
        </w:tc>
        <w:tc>
          <w:tcPr>
            <w:tcW w:w="1484" w:type="dxa"/>
          </w:tcPr>
          <w:p w14:paraId="1822A4F6" w14:textId="77777777" w:rsidR="004D08BE" w:rsidRPr="00471598" w:rsidRDefault="004D08BE" w:rsidP="004D08BE">
            <w:pPr>
              <w:pStyle w:val="TableParagraph"/>
              <w:rPr>
                <w:sz w:val="24"/>
                <w:szCs w:val="24"/>
              </w:rPr>
            </w:pPr>
          </w:p>
        </w:tc>
      </w:tr>
      <w:tr w:rsidR="004D08BE" w14:paraId="57524A2D" w14:textId="77777777" w:rsidTr="65D27D43">
        <w:trPr>
          <w:cantSplit/>
          <w:trHeight w:val="300"/>
        </w:trPr>
        <w:tc>
          <w:tcPr>
            <w:tcW w:w="765" w:type="dxa"/>
            <w:vAlign w:val="center"/>
          </w:tcPr>
          <w:p w14:paraId="05CD307F" w14:textId="0AF4777E" w:rsidR="004D08BE" w:rsidRPr="00471598" w:rsidRDefault="09AFB8A1" w:rsidP="65D27D43">
            <w:pPr>
              <w:pStyle w:val="TableParagraph"/>
              <w:spacing w:line="267" w:lineRule="exact"/>
              <w:jc w:val="center"/>
              <w:rPr>
                <w:sz w:val="24"/>
                <w:szCs w:val="24"/>
              </w:rPr>
            </w:pPr>
            <w:r w:rsidRPr="65D27D43">
              <w:rPr>
                <w:sz w:val="24"/>
                <w:szCs w:val="24"/>
              </w:rPr>
              <w:t>3.</w:t>
            </w:r>
          </w:p>
        </w:tc>
        <w:tc>
          <w:tcPr>
            <w:tcW w:w="2250" w:type="dxa"/>
            <w:shd w:val="clear" w:color="auto" w:fill="FFFFFF" w:themeFill="background1"/>
            <w:vAlign w:val="center"/>
          </w:tcPr>
          <w:p w14:paraId="2BCA253F" w14:textId="5F98D9C3" w:rsidR="004D08BE" w:rsidRPr="00471598" w:rsidRDefault="09AFB8A1" w:rsidP="65D27D43">
            <w:pPr>
              <w:pStyle w:val="TableParagraph"/>
              <w:spacing w:line="256" w:lineRule="auto"/>
              <w:rPr>
                <w:sz w:val="24"/>
                <w:szCs w:val="24"/>
              </w:rPr>
            </w:pPr>
            <w:r w:rsidRPr="65D27D43">
              <w:rPr>
                <w:sz w:val="24"/>
                <w:szCs w:val="24"/>
              </w:rPr>
              <w:t>Internal clock reaches 10 AM.</w:t>
            </w:r>
          </w:p>
        </w:tc>
        <w:tc>
          <w:tcPr>
            <w:tcW w:w="2250" w:type="dxa"/>
            <w:shd w:val="clear" w:color="auto" w:fill="FFFFFF" w:themeFill="background1"/>
            <w:vAlign w:val="center"/>
          </w:tcPr>
          <w:p w14:paraId="0503A2B4" w14:textId="05E70880" w:rsidR="004D08BE" w:rsidRPr="00471598" w:rsidRDefault="09AFB8A1" w:rsidP="65D27D43">
            <w:pPr>
              <w:pStyle w:val="TableParagraph"/>
              <w:rPr>
                <w:sz w:val="24"/>
                <w:szCs w:val="24"/>
              </w:rPr>
            </w:pPr>
            <w:r w:rsidRPr="65D27D43">
              <w:rPr>
                <w:sz w:val="24"/>
                <w:szCs w:val="24"/>
              </w:rPr>
              <w:t>A push notification is sent to the test patient account.</w:t>
            </w:r>
          </w:p>
        </w:tc>
        <w:tc>
          <w:tcPr>
            <w:tcW w:w="1785" w:type="dxa"/>
          </w:tcPr>
          <w:p w14:paraId="77858B6F" w14:textId="77777777" w:rsidR="004D08BE" w:rsidRPr="00471598" w:rsidRDefault="004D08BE" w:rsidP="004D08BE">
            <w:pPr>
              <w:pStyle w:val="TableParagraph"/>
              <w:spacing w:line="256" w:lineRule="auto"/>
              <w:rPr>
                <w:sz w:val="24"/>
                <w:szCs w:val="24"/>
              </w:rPr>
            </w:pPr>
          </w:p>
        </w:tc>
        <w:tc>
          <w:tcPr>
            <w:tcW w:w="720" w:type="dxa"/>
          </w:tcPr>
          <w:p w14:paraId="59431C6E" w14:textId="77777777" w:rsidR="004D08BE" w:rsidRPr="00471598" w:rsidRDefault="004D08BE" w:rsidP="004D08BE">
            <w:pPr>
              <w:pStyle w:val="TableParagraph"/>
              <w:spacing w:line="244" w:lineRule="exact"/>
              <w:rPr>
                <w:sz w:val="24"/>
                <w:szCs w:val="24"/>
              </w:rPr>
            </w:pPr>
          </w:p>
        </w:tc>
        <w:tc>
          <w:tcPr>
            <w:tcW w:w="1484" w:type="dxa"/>
          </w:tcPr>
          <w:p w14:paraId="7EA69295" w14:textId="77777777" w:rsidR="004D08BE" w:rsidRPr="00471598" w:rsidRDefault="004D08BE" w:rsidP="004D08BE">
            <w:pPr>
              <w:pStyle w:val="TableParagraph"/>
              <w:rPr>
                <w:sz w:val="24"/>
                <w:szCs w:val="24"/>
              </w:rPr>
            </w:pPr>
          </w:p>
        </w:tc>
      </w:tr>
      <w:tr w:rsidR="004D08BE" w14:paraId="15C54943" w14:textId="77777777" w:rsidTr="65D27D43">
        <w:trPr>
          <w:cantSplit/>
          <w:trHeight w:val="300"/>
        </w:trPr>
        <w:tc>
          <w:tcPr>
            <w:tcW w:w="765" w:type="dxa"/>
            <w:vAlign w:val="center"/>
          </w:tcPr>
          <w:p w14:paraId="3931BD13" w14:textId="4C984E5B" w:rsidR="004D08BE" w:rsidRPr="00471598" w:rsidRDefault="09AFB8A1" w:rsidP="65D27D43">
            <w:pPr>
              <w:pStyle w:val="TableParagraph"/>
              <w:spacing w:line="267" w:lineRule="exact"/>
              <w:jc w:val="center"/>
              <w:rPr>
                <w:sz w:val="24"/>
                <w:szCs w:val="24"/>
              </w:rPr>
            </w:pPr>
            <w:r w:rsidRPr="65D27D43">
              <w:rPr>
                <w:sz w:val="24"/>
                <w:szCs w:val="24"/>
              </w:rPr>
              <w:t>4.</w:t>
            </w:r>
          </w:p>
        </w:tc>
        <w:tc>
          <w:tcPr>
            <w:tcW w:w="2250" w:type="dxa"/>
            <w:shd w:val="clear" w:color="auto" w:fill="FFFFFF" w:themeFill="background1"/>
            <w:vAlign w:val="center"/>
          </w:tcPr>
          <w:p w14:paraId="442F5440" w14:textId="0A02C9AF" w:rsidR="004D08BE" w:rsidRPr="00471598" w:rsidRDefault="09AFB8A1" w:rsidP="65D27D43">
            <w:pPr>
              <w:pStyle w:val="TableParagraph"/>
              <w:spacing w:line="256" w:lineRule="auto"/>
              <w:rPr>
                <w:sz w:val="24"/>
                <w:szCs w:val="24"/>
              </w:rPr>
            </w:pPr>
            <w:r w:rsidRPr="65D27D43">
              <w:rPr>
                <w:sz w:val="24"/>
                <w:szCs w:val="24"/>
              </w:rPr>
              <w:t>Tester accepts notification.</w:t>
            </w:r>
          </w:p>
        </w:tc>
        <w:tc>
          <w:tcPr>
            <w:tcW w:w="2250" w:type="dxa"/>
            <w:shd w:val="clear" w:color="auto" w:fill="FFFFFF" w:themeFill="background1"/>
            <w:vAlign w:val="center"/>
          </w:tcPr>
          <w:p w14:paraId="66BFE6A0" w14:textId="28000323" w:rsidR="004D08BE" w:rsidRPr="00471598" w:rsidRDefault="09AFB8A1" w:rsidP="65D27D43">
            <w:pPr>
              <w:pStyle w:val="TableParagraph"/>
              <w:rPr>
                <w:sz w:val="24"/>
                <w:szCs w:val="24"/>
              </w:rPr>
            </w:pPr>
            <w:r w:rsidRPr="65D27D43">
              <w:rPr>
                <w:sz w:val="24"/>
                <w:szCs w:val="24"/>
              </w:rPr>
              <w:t>The symptoms menu is opened.</w:t>
            </w:r>
          </w:p>
        </w:tc>
        <w:tc>
          <w:tcPr>
            <w:tcW w:w="1785" w:type="dxa"/>
          </w:tcPr>
          <w:p w14:paraId="6AFF7DFC" w14:textId="77777777" w:rsidR="004D08BE" w:rsidRPr="00471598" w:rsidRDefault="004D08BE" w:rsidP="004D08BE">
            <w:pPr>
              <w:pStyle w:val="TableParagraph"/>
              <w:spacing w:line="256" w:lineRule="auto"/>
              <w:rPr>
                <w:sz w:val="24"/>
                <w:szCs w:val="24"/>
              </w:rPr>
            </w:pPr>
          </w:p>
        </w:tc>
        <w:tc>
          <w:tcPr>
            <w:tcW w:w="720" w:type="dxa"/>
          </w:tcPr>
          <w:p w14:paraId="66912208" w14:textId="77777777" w:rsidR="004D08BE" w:rsidRPr="00471598" w:rsidRDefault="004D08BE" w:rsidP="004D08BE">
            <w:pPr>
              <w:pStyle w:val="TableParagraph"/>
              <w:spacing w:line="244" w:lineRule="exact"/>
              <w:rPr>
                <w:sz w:val="24"/>
                <w:szCs w:val="24"/>
              </w:rPr>
            </w:pPr>
          </w:p>
        </w:tc>
        <w:tc>
          <w:tcPr>
            <w:tcW w:w="1484" w:type="dxa"/>
          </w:tcPr>
          <w:p w14:paraId="68D385EA" w14:textId="77777777" w:rsidR="004D08BE" w:rsidRPr="00471598" w:rsidRDefault="004D08BE" w:rsidP="004D08BE">
            <w:pPr>
              <w:pStyle w:val="TableParagraph"/>
              <w:rPr>
                <w:sz w:val="24"/>
                <w:szCs w:val="24"/>
              </w:rPr>
            </w:pPr>
          </w:p>
        </w:tc>
      </w:tr>
      <w:tr w:rsidR="004D08BE" w14:paraId="625653DD" w14:textId="77777777" w:rsidTr="65D27D43">
        <w:trPr>
          <w:cantSplit/>
          <w:trHeight w:val="300"/>
        </w:trPr>
        <w:tc>
          <w:tcPr>
            <w:tcW w:w="765" w:type="dxa"/>
            <w:vAlign w:val="center"/>
          </w:tcPr>
          <w:p w14:paraId="13170DF1" w14:textId="24DC1FF3" w:rsidR="004D08BE" w:rsidRPr="00471598" w:rsidRDefault="09AFB8A1" w:rsidP="65D27D43">
            <w:pPr>
              <w:pStyle w:val="TableParagraph"/>
              <w:spacing w:line="267" w:lineRule="exact"/>
              <w:jc w:val="center"/>
              <w:rPr>
                <w:sz w:val="24"/>
                <w:szCs w:val="24"/>
              </w:rPr>
            </w:pPr>
            <w:r w:rsidRPr="65D27D43">
              <w:rPr>
                <w:sz w:val="24"/>
                <w:szCs w:val="24"/>
              </w:rPr>
              <w:t>5.</w:t>
            </w:r>
          </w:p>
        </w:tc>
        <w:tc>
          <w:tcPr>
            <w:tcW w:w="2250" w:type="dxa"/>
            <w:shd w:val="clear" w:color="auto" w:fill="FFFFFF" w:themeFill="background1"/>
            <w:vAlign w:val="center"/>
          </w:tcPr>
          <w:p w14:paraId="767EA081" w14:textId="2BC27EE0" w:rsidR="004D08BE" w:rsidRPr="00471598" w:rsidRDefault="09AFB8A1" w:rsidP="65D27D43">
            <w:pPr>
              <w:pStyle w:val="TableParagraph"/>
              <w:spacing w:line="256" w:lineRule="auto"/>
              <w:rPr>
                <w:sz w:val="24"/>
                <w:szCs w:val="24"/>
              </w:rPr>
            </w:pPr>
            <w:r w:rsidRPr="65D27D43">
              <w:rPr>
                <w:sz w:val="24"/>
                <w:szCs w:val="24"/>
              </w:rPr>
              <w:t>Tester adds “vomiting” as a symptom.</w:t>
            </w:r>
          </w:p>
        </w:tc>
        <w:tc>
          <w:tcPr>
            <w:tcW w:w="2250" w:type="dxa"/>
            <w:shd w:val="clear" w:color="auto" w:fill="FFFFFF" w:themeFill="background1"/>
            <w:vAlign w:val="center"/>
          </w:tcPr>
          <w:p w14:paraId="72E0596A" w14:textId="5F8A29CB" w:rsidR="004D08BE" w:rsidRPr="00471598" w:rsidRDefault="09AFB8A1" w:rsidP="65D27D43">
            <w:pPr>
              <w:pStyle w:val="TableParagraph"/>
              <w:rPr>
                <w:sz w:val="24"/>
                <w:szCs w:val="24"/>
              </w:rPr>
            </w:pPr>
            <w:r w:rsidRPr="65D27D43">
              <w:rPr>
                <w:sz w:val="24"/>
                <w:szCs w:val="24"/>
              </w:rPr>
              <w:t>Vomiting is added to the list of active symptoms. Linked caregiver account is notified of the new symptom.</w:t>
            </w:r>
          </w:p>
        </w:tc>
        <w:tc>
          <w:tcPr>
            <w:tcW w:w="1785" w:type="dxa"/>
          </w:tcPr>
          <w:p w14:paraId="23D32EB9" w14:textId="77777777" w:rsidR="004D08BE" w:rsidRPr="00471598" w:rsidRDefault="004D08BE" w:rsidP="004D08BE">
            <w:pPr>
              <w:pStyle w:val="TableParagraph"/>
              <w:spacing w:line="256" w:lineRule="auto"/>
              <w:rPr>
                <w:sz w:val="24"/>
                <w:szCs w:val="24"/>
              </w:rPr>
            </w:pPr>
          </w:p>
        </w:tc>
        <w:tc>
          <w:tcPr>
            <w:tcW w:w="720" w:type="dxa"/>
          </w:tcPr>
          <w:p w14:paraId="77B42261" w14:textId="77777777" w:rsidR="004D08BE" w:rsidRPr="00471598" w:rsidRDefault="004D08BE" w:rsidP="004D08BE">
            <w:pPr>
              <w:pStyle w:val="TableParagraph"/>
              <w:spacing w:line="244" w:lineRule="exact"/>
              <w:rPr>
                <w:sz w:val="24"/>
                <w:szCs w:val="24"/>
              </w:rPr>
            </w:pPr>
          </w:p>
        </w:tc>
        <w:tc>
          <w:tcPr>
            <w:tcW w:w="1484" w:type="dxa"/>
          </w:tcPr>
          <w:p w14:paraId="5497E5C3" w14:textId="77777777" w:rsidR="004D08BE" w:rsidRPr="00471598" w:rsidRDefault="004D08BE" w:rsidP="004D08BE">
            <w:pPr>
              <w:pStyle w:val="TableParagraph"/>
              <w:rPr>
                <w:sz w:val="24"/>
                <w:szCs w:val="24"/>
              </w:rPr>
            </w:pPr>
          </w:p>
        </w:tc>
      </w:tr>
      <w:tr w:rsidR="004D08BE" w14:paraId="201C0D0B" w14:textId="77777777" w:rsidTr="65D27D43">
        <w:trPr>
          <w:cantSplit/>
          <w:trHeight w:val="300"/>
        </w:trPr>
        <w:tc>
          <w:tcPr>
            <w:tcW w:w="765" w:type="dxa"/>
            <w:vAlign w:val="center"/>
          </w:tcPr>
          <w:p w14:paraId="38E65088" w14:textId="6F2D15C4" w:rsidR="004D08BE" w:rsidRPr="00471598" w:rsidRDefault="09AFB8A1" w:rsidP="65D27D43">
            <w:pPr>
              <w:pStyle w:val="TableParagraph"/>
              <w:spacing w:line="267" w:lineRule="exact"/>
              <w:jc w:val="center"/>
              <w:rPr>
                <w:sz w:val="24"/>
                <w:szCs w:val="24"/>
              </w:rPr>
            </w:pPr>
            <w:r w:rsidRPr="65D27D43">
              <w:rPr>
                <w:sz w:val="24"/>
                <w:szCs w:val="24"/>
              </w:rPr>
              <w:t>6.</w:t>
            </w:r>
          </w:p>
        </w:tc>
        <w:tc>
          <w:tcPr>
            <w:tcW w:w="2250" w:type="dxa"/>
            <w:shd w:val="clear" w:color="auto" w:fill="FFFFFF" w:themeFill="background1"/>
            <w:vAlign w:val="center"/>
          </w:tcPr>
          <w:p w14:paraId="76AC4207" w14:textId="2FA8F7F1" w:rsidR="004D08BE" w:rsidRPr="00471598" w:rsidRDefault="09AFB8A1" w:rsidP="65D27D43">
            <w:pPr>
              <w:pStyle w:val="TableParagraph"/>
              <w:spacing w:line="256" w:lineRule="auto"/>
              <w:rPr>
                <w:sz w:val="24"/>
                <w:szCs w:val="24"/>
              </w:rPr>
            </w:pPr>
            <w:r w:rsidRPr="65D27D43">
              <w:rPr>
                <w:sz w:val="24"/>
                <w:szCs w:val="24"/>
              </w:rPr>
              <w:t>Internal clock reaches 10 AM.</w:t>
            </w:r>
          </w:p>
        </w:tc>
        <w:tc>
          <w:tcPr>
            <w:tcW w:w="2250" w:type="dxa"/>
            <w:shd w:val="clear" w:color="auto" w:fill="FFFFFF" w:themeFill="background1"/>
            <w:vAlign w:val="center"/>
          </w:tcPr>
          <w:p w14:paraId="496DF177" w14:textId="003C9639" w:rsidR="004D08BE" w:rsidRPr="00471598" w:rsidRDefault="09AFB8A1" w:rsidP="65D27D43">
            <w:pPr>
              <w:pStyle w:val="TableParagraph"/>
              <w:rPr>
                <w:sz w:val="24"/>
                <w:szCs w:val="24"/>
              </w:rPr>
            </w:pPr>
            <w:r w:rsidRPr="65D27D43">
              <w:rPr>
                <w:sz w:val="24"/>
                <w:szCs w:val="24"/>
              </w:rPr>
              <w:t>A push notification is sent to the test patient account.</w:t>
            </w:r>
          </w:p>
        </w:tc>
        <w:tc>
          <w:tcPr>
            <w:tcW w:w="1785" w:type="dxa"/>
          </w:tcPr>
          <w:p w14:paraId="19D543DD" w14:textId="77777777" w:rsidR="004D08BE" w:rsidRPr="00471598" w:rsidRDefault="004D08BE" w:rsidP="004D08BE">
            <w:pPr>
              <w:pStyle w:val="TableParagraph"/>
              <w:spacing w:line="256" w:lineRule="auto"/>
              <w:rPr>
                <w:sz w:val="24"/>
                <w:szCs w:val="24"/>
              </w:rPr>
            </w:pPr>
          </w:p>
        </w:tc>
        <w:tc>
          <w:tcPr>
            <w:tcW w:w="720" w:type="dxa"/>
          </w:tcPr>
          <w:p w14:paraId="259942C3" w14:textId="77777777" w:rsidR="004D08BE" w:rsidRPr="00471598" w:rsidRDefault="004D08BE" w:rsidP="004D08BE">
            <w:pPr>
              <w:pStyle w:val="TableParagraph"/>
              <w:spacing w:line="244" w:lineRule="exact"/>
              <w:rPr>
                <w:sz w:val="24"/>
                <w:szCs w:val="24"/>
              </w:rPr>
            </w:pPr>
          </w:p>
        </w:tc>
        <w:tc>
          <w:tcPr>
            <w:tcW w:w="1484" w:type="dxa"/>
          </w:tcPr>
          <w:p w14:paraId="03A305A4" w14:textId="77777777" w:rsidR="004D08BE" w:rsidRPr="00471598" w:rsidRDefault="004D08BE" w:rsidP="004D08BE">
            <w:pPr>
              <w:pStyle w:val="TableParagraph"/>
              <w:rPr>
                <w:sz w:val="24"/>
                <w:szCs w:val="24"/>
              </w:rPr>
            </w:pPr>
          </w:p>
        </w:tc>
      </w:tr>
      <w:tr w:rsidR="004D08BE" w14:paraId="2AD00430" w14:textId="77777777" w:rsidTr="65D27D43">
        <w:trPr>
          <w:cantSplit/>
          <w:trHeight w:val="300"/>
        </w:trPr>
        <w:tc>
          <w:tcPr>
            <w:tcW w:w="765" w:type="dxa"/>
            <w:vAlign w:val="center"/>
          </w:tcPr>
          <w:p w14:paraId="0993375F" w14:textId="093D7213" w:rsidR="004D08BE" w:rsidRPr="00471598" w:rsidRDefault="09AFB8A1" w:rsidP="65D27D43">
            <w:pPr>
              <w:pStyle w:val="TableParagraph"/>
              <w:spacing w:line="267" w:lineRule="exact"/>
              <w:jc w:val="center"/>
              <w:rPr>
                <w:sz w:val="24"/>
                <w:szCs w:val="24"/>
              </w:rPr>
            </w:pPr>
            <w:r w:rsidRPr="65D27D43">
              <w:rPr>
                <w:sz w:val="24"/>
                <w:szCs w:val="24"/>
              </w:rPr>
              <w:t>7.</w:t>
            </w:r>
          </w:p>
        </w:tc>
        <w:tc>
          <w:tcPr>
            <w:tcW w:w="2250" w:type="dxa"/>
            <w:shd w:val="clear" w:color="auto" w:fill="FFFFFF" w:themeFill="background1"/>
            <w:vAlign w:val="center"/>
          </w:tcPr>
          <w:p w14:paraId="6FBFFF5E" w14:textId="154DF748" w:rsidR="004D08BE" w:rsidRPr="00471598" w:rsidRDefault="09AFB8A1" w:rsidP="65D27D43">
            <w:pPr>
              <w:pStyle w:val="TableParagraph"/>
              <w:spacing w:line="256" w:lineRule="auto"/>
              <w:rPr>
                <w:sz w:val="24"/>
                <w:szCs w:val="24"/>
              </w:rPr>
            </w:pPr>
            <w:r w:rsidRPr="65D27D43">
              <w:rPr>
                <w:sz w:val="24"/>
                <w:szCs w:val="24"/>
              </w:rPr>
              <w:t>Tester accepts notification.</w:t>
            </w:r>
          </w:p>
        </w:tc>
        <w:tc>
          <w:tcPr>
            <w:tcW w:w="2250" w:type="dxa"/>
            <w:shd w:val="clear" w:color="auto" w:fill="FFFFFF" w:themeFill="background1"/>
            <w:vAlign w:val="center"/>
          </w:tcPr>
          <w:p w14:paraId="33B49A68" w14:textId="6B14375B" w:rsidR="004D08BE" w:rsidRPr="00471598" w:rsidRDefault="09AFB8A1" w:rsidP="65D27D43">
            <w:pPr>
              <w:pStyle w:val="TableParagraph"/>
              <w:rPr>
                <w:sz w:val="24"/>
                <w:szCs w:val="24"/>
              </w:rPr>
            </w:pPr>
            <w:r w:rsidRPr="65D27D43">
              <w:rPr>
                <w:sz w:val="24"/>
                <w:szCs w:val="24"/>
              </w:rPr>
              <w:t>The symptoms menu is opened.</w:t>
            </w:r>
          </w:p>
        </w:tc>
        <w:tc>
          <w:tcPr>
            <w:tcW w:w="1785" w:type="dxa"/>
          </w:tcPr>
          <w:p w14:paraId="329458EE" w14:textId="77777777" w:rsidR="004D08BE" w:rsidRPr="00471598" w:rsidRDefault="004D08BE" w:rsidP="004D08BE">
            <w:pPr>
              <w:pStyle w:val="TableParagraph"/>
              <w:spacing w:line="256" w:lineRule="auto"/>
              <w:rPr>
                <w:sz w:val="24"/>
                <w:szCs w:val="24"/>
              </w:rPr>
            </w:pPr>
          </w:p>
        </w:tc>
        <w:tc>
          <w:tcPr>
            <w:tcW w:w="720" w:type="dxa"/>
          </w:tcPr>
          <w:p w14:paraId="00247171" w14:textId="77777777" w:rsidR="004D08BE" w:rsidRPr="00471598" w:rsidRDefault="004D08BE" w:rsidP="004D08BE">
            <w:pPr>
              <w:pStyle w:val="TableParagraph"/>
              <w:spacing w:line="244" w:lineRule="exact"/>
              <w:rPr>
                <w:sz w:val="24"/>
                <w:szCs w:val="24"/>
              </w:rPr>
            </w:pPr>
          </w:p>
        </w:tc>
        <w:tc>
          <w:tcPr>
            <w:tcW w:w="1484" w:type="dxa"/>
          </w:tcPr>
          <w:p w14:paraId="11209A66" w14:textId="77777777" w:rsidR="004D08BE" w:rsidRPr="00471598" w:rsidRDefault="004D08BE" w:rsidP="004D08BE">
            <w:pPr>
              <w:pStyle w:val="TableParagraph"/>
              <w:rPr>
                <w:sz w:val="24"/>
                <w:szCs w:val="24"/>
              </w:rPr>
            </w:pPr>
          </w:p>
        </w:tc>
      </w:tr>
      <w:tr w:rsidR="004D08BE" w14:paraId="1DB4770D" w14:textId="77777777" w:rsidTr="65D27D43">
        <w:trPr>
          <w:cantSplit/>
          <w:trHeight w:val="300"/>
        </w:trPr>
        <w:tc>
          <w:tcPr>
            <w:tcW w:w="765" w:type="dxa"/>
            <w:vAlign w:val="center"/>
          </w:tcPr>
          <w:p w14:paraId="6B56D722" w14:textId="2F47E073" w:rsidR="004D08BE" w:rsidRPr="00471598" w:rsidRDefault="09AFB8A1" w:rsidP="65D27D43">
            <w:pPr>
              <w:pStyle w:val="TableParagraph"/>
              <w:spacing w:line="267" w:lineRule="exact"/>
              <w:jc w:val="center"/>
              <w:rPr>
                <w:sz w:val="24"/>
                <w:szCs w:val="24"/>
              </w:rPr>
            </w:pPr>
            <w:r w:rsidRPr="65D27D43">
              <w:rPr>
                <w:sz w:val="24"/>
                <w:szCs w:val="24"/>
              </w:rPr>
              <w:t>8.</w:t>
            </w:r>
          </w:p>
        </w:tc>
        <w:tc>
          <w:tcPr>
            <w:tcW w:w="2250" w:type="dxa"/>
            <w:shd w:val="clear" w:color="auto" w:fill="FFFFFF" w:themeFill="background1"/>
            <w:vAlign w:val="center"/>
          </w:tcPr>
          <w:p w14:paraId="7D881EB8" w14:textId="737A747D" w:rsidR="004D08BE" w:rsidRPr="00471598" w:rsidRDefault="09AFB8A1" w:rsidP="65D27D43">
            <w:pPr>
              <w:pStyle w:val="TableParagraph"/>
              <w:spacing w:line="256" w:lineRule="auto"/>
              <w:rPr>
                <w:sz w:val="24"/>
                <w:szCs w:val="24"/>
              </w:rPr>
            </w:pPr>
            <w:r w:rsidRPr="65D27D43">
              <w:rPr>
                <w:sz w:val="24"/>
                <w:szCs w:val="24"/>
              </w:rPr>
              <w:t>Tester makes no changes, clicks confirm dialog.</w:t>
            </w:r>
          </w:p>
        </w:tc>
        <w:tc>
          <w:tcPr>
            <w:tcW w:w="2250" w:type="dxa"/>
            <w:shd w:val="clear" w:color="auto" w:fill="FFFFFF" w:themeFill="background1"/>
            <w:vAlign w:val="center"/>
          </w:tcPr>
          <w:p w14:paraId="6A0F8448" w14:textId="3BD3E203" w:rsidR="004D08BE" w:rsidRPr="00471598" w:rsidRDefault="09AFB8A1" w:rsidP="65D27D43">
            <w:pPr>
              <w:pStyle w:val="TableParagraph"/>
              <w:rPr>
                <w:sz w:val="24"/>
                <w:szCs w:val="24"/>
              </w:rPr>
            </w:pPr>
            <w:r w:rsidRPr="65D27D43">
              <w:rPr>
                <w:sz w:val="24"/>
                <w:szCs w:val="24"/>
              </w:rPr>
              <w:t>A notification is sent to the linked caregiver account, confirming there have been no changes.</w:t>
            </w:r>
          </w:p>
        </w:tc>
        <w:tc>
          <w:tcPr>
            <w:tcW w:w="1785" w:type="dxa"/>
          </w:tcPr>
          <w:p w14:paraId="7052BFB4" w14:textId="77777777" w:rsidR="004D08BE" w:rsidRPr="00471598" w:rsidRDefault="004D08BE" w:rsidP="004D08BE">
            <w:pPr>
              <w:pStyle w:val="TableParagraph"/>
              <w:spacing w:line="256" w:lineRule="auto"/>
              <w:rPr>
                <w:sz w:val="24"/>
                <w:szCs w:val="24"/>
              </w:rPr>
            </w:pPr>
          </w:p>
        </w:tc>
        <w:tc>
          <w:tcPr>
            <w:tcW w:w="720" w:type="dxa"/>
          </w:tcPr>
          <w:p w14:paraId="31915EC4" w14:textId="77777777" w:rsidR="004D08BE" w:rsidRPr="00471598" w:rsidRDefault="004D08BE" w:rsidP="004D08BE">
            <w:pPr>
              <w:pStyle w:val="TableParagraph"/>
              <w:spacing w:line="244" w:lineRule="exact"/>
              <w:rPr>
                <w:sz w:val="24"/>
                <w:szCs w:val="24"/>
              </w:rPr>
            </w:pPr>
          </w:p>
        </w:tc>
        <w:tc>
          <w:tcPr>
            <w:tcW w:w="1484" w:type="dxa"/>
          </w:tcPr>
          <w:p w14:paraId="30ED6124" w14:textId="77777777" w:rsidR="004D08BE" w:rsidRPr="00471598" w:rsidRDefault="004D08BE" w:rsidP="004D08BE">
            <w:pPr>
              <w:pStyle w:val="TableParagraph"/>
              <w:rPr>
                <w:sz w:val="24"/>
                <w:szCs w:val="24"/>
              </w:rPr>
            </w:pPr>
          </w:p>
        </w:tc>
      </w:tr>
      <w:tr w:rsidR="004D08BE" w14:paraId="5C911DD6" w14:textId="77777777" w:rsidTr="65D27D43">
        <w:trPr>
          <w:cantSplit/>
          <w:trHeight w:val="300"/>
        </w:trPr>
        <w:tc>
          <w:tcPr>
            <w:tcW w:w="9254" w:type="dxa"/>
            <w:gridSpan w:val="6"/>
            <w:shd w:val="clear" w:color="auto" w:fill="BFBFBF" w:themeFill="background1" w:themeFillShade="BF"/>
          </w:tcPr>
          <w:p w14:paraId="52F52046" w14:textId="4D6C2412" w:rsidR="004D08BE" w:rsidRPr="00A855CD" w:rsidRDefault="339A0F1C" w:rsidP="65D27D43">
            <w:pPr>
              <w:pStyle w:val="TableParagraph"/>
              <w:rPr>
                <w:b/>
                <w:bCs/>
                <w:sz w:val="24"/>
                <w:szCs w:val="24"/>
              </w:rPr>
            </w:pPr>
            <w:r w:rsidRPr="65D27D43">
              <w:rPr>
                <w:b/>
                <w:bCs/>
                <w:sz w:val="24"/>
                <w:szCs w:val="24"/>
              </w:rPr>
              <w:t>TC-4.</w:t>
            </w:r>
            <w:r w:rsidR="523E64FC" w:rsidRPr="65D27D43">
              <w:rPr>
                <w:b/>
                <w:bCs/>
                <w:sz w:val="24"/>
                <w:szCs w:val="24"/>
              </w:rPr>
              <w:t>22</w:t>
            </w:r>
            <w:r w:rsidRPr="65D27D43">
              <w:rPr>
                <w:b/>
                <w:bCs/>
                <w:sz w:val="24"/>
                <w:szCs w:val="24"/>
              </w:rPr>
              <w:t xml:space="preserve"> Symptom Changes – Offline Entry</w:t>
            </w:r>
          </w:p>
          <w:p w14:paraId="6CB450EA" w14:textId="16A539E5" w:rsidR="004D08BE" w:rsidRPr="00A855CD" w:rsidRDefault="004D08BE" w:rsidP="757DACCB">
            <w:pPr>
              <w:pStyle w:val="TableParagraph"/>
              <w:rPr>
                <w:b/>
                <w:bCs/>
                <w:sz w:val="24"/>
                <w:szCs w:val="24"/>
              </w:rPr>
            </w:pPr>
          </w:p>
        </w:tc>
      </w:tr>
      <w:tr w:rsidR="004D08BE" w14:paraId="58F47045" w14:textId="77777777" w:rsidTr="65D27D43">
        <w:trPr>
          <w:cantSplit/>
          <w:trHeight w:val="300"/>
        </w:trPr>
        <w:tc>
          <w:tcPr>
            <w:tcW w:w="765" w:type="dxa"/>
            <w:vAlign w:val="center"/>
          </w:tcPr>
          <w:p w14:paraId="7CE72C53" w14:textId="3483E481" w:rsidR="004D08BE" w:rsidRPr="00471598" w:rsidRDefault="09AFB8A1" w:rsidP="65D27D43">
            <w:pPr>
              <w:pStyle w:val="TableParagraph"/>
              <w:spacing w:line="267" w:lineRule="exact"/>
              <w:jc w:val="center"/>
              <w:rPr>
                <w:sz w:val="24"/>
                <w:szCs w:val="24"/>
              </w:rPr>
            </w:pPr>
            <w:r w:rsidRPr="65D27D43">
              <w:rPr>
                <w:sz w:val="24"/>
                <w:szCs w:val="24"/>
              </w:rPr>
              <w:t>1.</w:t>
            </w:r>
          </w:p>
        </w:tc>
        <w:tc>
          <w:tcPr>
            <w:tcW w:w="2250" w:type="dxa"/>
            <w:vAlign w:val="center"/>
          </w:tcPr>
          <w:p w14:paraId="4B9C763F" w14:textId="42E1EFBF" w:rsidR="004D08BE" w:rsidRPr="00471598" w:rsidRDefault="09AFB8A1" w:rsidP="65D27D43">
            <w:pPr>
              <w:pStyle w:val="TableParagraph"/>
              <w:spacing w:line="256" w:lineRule="auto"/>
              <w:rPr>
                <w:sz w:val="24"/>
                <w:szCs w:val="24"/>
              </w:rPr>
            </w:pPr>
            <w:r w:rsidRPr="65D27D43">
              <w:rPr>
                <w:sz w:val="24"/>
                <w:szCs w:val="24"/>
              </w:rPr>
              <w:t>Tester disconnects the test device from the internet.</w:t>
            </w:r>
          </w:p>
        </w:tc>
        <w:tc>
          <w:tcPr>
            <w:tcW w:w="2250" w:type="dxa"/>
            <w:vAlign w:val="center"/>
          </w:tcPr>
          <w:p w14:paraId="4C711FBC" w14:textId="70B745C7" w:rsidR="004D08BE" w:rsidRPr="00471598" w:rsidRDefault="09AFB8A1" w:rsidP="65D27D43">
            <w:pPr>
              <w:pStyle w:val="TableParagraph"/>
              <w:rPr>
                <w:sz w:val="24"/>
                <w:szCs w:val="24"/>
              </w:rPr>
            </w:pPr>
            <w:r w:rsidRPr="65D27D43">
              <w:rPr>
                <w:sz w:val="24"/>
                <w:szCs w:val="24"/>
              </w:rPr>
              <w:t>Notification of offline status appears.</w:t>
            </w:r>
          </w:p>
        </w:tc>
        <w:tc>
          <w:tcPr>
            <w:tcW w:w="1785" w:type="dxa"/>
          </w:tcPr>
          <w:p w14:paraId="2ADB48C3" w14:textId="77777777" w:rsidR="004D08BE" w:rsidRPr="00471598" w:rsidRDefault="004D08BE" w:rsidP="004D08BE">
            <w:pPr>
              <w:pStyle w:val="TableParagraph"/>
              <w:spacing w:line="256" w:lineRule="auto"/>
              <w:rPr>
                <w:sz w:val="24"/>
                <w:szCs w:val="24"/>
              </w:rPr>
            </w:pPr>
          </w:p>
        </w:tc>
        <w:tc>
          <w:tcPr>
            <w:tcW w:w="720" w:type="dxa"/>
          </w:tcPr>
          <w:p w14:paraId="39833609" w14:textId="77777777" w:rsidR="004D08BE" w:rsidRPr="00471598" w:rsidRDefault="004D08BE" w:rsidP="004D08BE">
            <w:pPr>
              <w:pStyle w:val="TableParagraph"/>
              <w:spacing w:line="244" w:lineRule="exact"/>
              <w:rPr>
                <w:sz w:val="24"/>
                <w:szCs w:val="24"/>
              </w:rPr>
            </w:pPr>
          </w:p>
        </w:tc>
        <w:tc>
          <w:tcPr>
            <w:tcW w:w="1484" w:type="dxa"/>
          </w:tcPr>
          <w:p w14:paraId="79BCBEE6" w14:textId="77777777" w:rsidR="004D08BE" w:rsidRPr="00471598" w:rsidRDefault="004D08BE" w:rsidP="004D08BE">
            <w:pPr>
              <w:pStyle w:val="TableParagraph"/>
              <w:rPr>
                <w:sz w:val="24"/>
                <w:szCs w:val="24"/>
              </w:rPr>
            </w:pPr>
          </w:p>
        </w:tc>
      </w:tr>
      <w:tr w:rsidR="004D08BE" w14:paraId="6FC2C1C7" w14:textId="77777777" w:rsidTr="65D27D43">
        <w:trPr>
          <w:cantSplit/>
          <w:trHeight w:val="300"/>
        </w:trPr>
        <w:tc>
          <w:tcPr>
            <w:tcW w:w="765" w:type="dxa"/>
            <w:vAlign w:val="center"/>
          </w:tcPr>
          <w:p w14:paraId="593B3CC7" w14:textId="1D90D785" w:rsidR="004D08BE" w:rsidRPr="00471598" w:rsidRDefault="09AFB8A1" w:rsidP="65D27D43">
            <w:pPr>
              <w:pStyle w:val="TableParagraph"/>
              <w:spacing w:line="267" w:lineRule="exact"/>
              <w:jc w:val="center"/>
              <w:rPr>
                <w:sz w:val="24"/>
                <w:szCs w:val="24"/>
              </w:rPr>
            </w:pPr>
            <w:r w:rsidRPr="65D27D43">
              <w:rPr>
                <w:sz w:val="24"/>
                <w:szCs w:val="24"/>
              </w:rPr>
              <w:t>2.</w:t>
            </w:r>
          </w:p>
        </w:tc>
        <w:tc>
          <w:tcPr>
            <w:tcW w:w="2250" w:type="dxa"/>
            <w:vAlign w:val="center"/>
          </w:tcPr>
          <w:p w14:paraId="50977249" w14:textId="58A8D644" w:rsidR="004D08BE" w:rsidRPr="00471598" w:rsidRDefault="09AFB8A1" w:rsidP="65D27D43">
            <w:pPr>
              <w:pStyle w:val="TableParagraph"/>
              <w:spacing w:line="256" w:lineRule="auto"/>
              <w:rPr>
                <w:sz w:val="24"/>
                <w:szCs w:val="24"/>
              </w:rPr>
            </w:pPr>
            <w:r w:rsidRPr="65D27D43">
              <w:rPr>
                <w:sz w:val="24"/>
                <w:szCs w:val="24"/>
              </w:rPr>
              <w:t>Tester adds “Fever” to symptom list.</w:t>
            </w:r>
          </w:p>
        </w:tc>
        <w:tc>
          <w:tcPr>
            <w:tcW w:w="2250" w:type="dxa"/>
            <w:vAlign w:val="center"/>
          </w:tcPr>
          <w:p w14:paraId="5D084C1C" w14:textId="6030DD72" w:rsidR="004D08BE" w:rsidRPr="00471598" w:rsidRDefault="09AFB8A1" w:rsidP="65D27D43">
            <w:pPr>
              <w:pStyle w:val="TableParagraph"/>
              <w:rPr>
                <w:sz w:val="24"/>
                <w:szCs w:val="24"/>
              </w:rPr>
            </w:pPr>
            <w:r w:rsidRPr="65D27D43">
              <w:rPr>
                <w:sz w:val="24"/>
                <w:szCs w:val="24"/>
              </w:rPr>
              <w:t>Notification message appears.</w:t>
            </w:r>
          </w:p>
        </w:tc>
        <w:tc>
          <w:tcPr>
            <w:tcW w:w="1785" w:type="dxa"/>
          </w:tcPr>
          <w:p w14:paraId="225CB619" w14:textId="77777777" w:rsidR="004D08BE" w:rsidRPr="00471598" w:rsidRDefault="004D08BE" w:rsidP="004D08BE">
            <w:pPr>
              <w:pStyle w:val="TableParagraph"/>
              <w:spacing w:line="256" w:lineRule="auto"/>
              <w:rPr>
                <w:sz w:val="24"/>
                <w:szCs w:val="24"/>
              </w:rPr>
            </w:pPr>
          </w:p>
        </w:tc>
        <w:tc>
          <w:tcPr>
            <w:tcW w:w="720" w:type="dxa"/>
          </w:tcPr>
          <w:p w14:paraId="59C2B472" w14:textId="77777777" w:rsidR="004D08BE" w:rsidRPr="00471598" w:rsidRDefault="004D08BE" w:rsidP="004D08BE">
            <w:pPr>
              <w:pStyle w:val="TableParagraph"/>
              <w:spacing w:line="244" w:lineRule="exact"/>
              <w:rPr>
                <w:sz w:val="24"/>
                <w:szCs w:val="24"/>
              </w:rPr>
            </w:pPr>
          </w:p>
        </w:tc>
        <w:tc>
          <w:tcPr>
            <w:tcW w:w="1484" w:type="dxa"/>
          </w:tcPr>
          <w:p w14:paraId="1D9171AD" w14:textId="77777777" w:rsidR="004D08BE" w:rsidRPr="00471598" w:rsidRDefault="004D08BE" w:rsidP="004D08BE">
            <w:pPr>
              <w:pStyle w:val="TableParagraph"/>
              <w:rPr>
                <w:sz w:val="24"/>
                <w:szCs w:val="24"/>
              </w:rPr>
            </w:pPr>
          </w:p>
        </w:tc>
      </w:tr>
      <w:tr w:rsidR="004D08BE" w14:paraId="2D068FFE" w14:textId="77777777" w:rsidTr="65D27D43">
        <w:trPr>
          <w:cantSplit/>
          <w:trHeight w:val="300"/>
        </w:trPr>
        <w:tc>
          <w:tcPr>
            <w:tcW w:w="765" w:type="dxa"/>
            <w:vAlign w:val="center"/>
          </w:tcPr>
          <w:p w14:paraId="2268FB5B" w14:textId="6FCEDF65" w:rsidR="004D08BE" w:rsidRPr="00471598" w:rsidRDefault="09AFB8A1" w:rsidP="65D27D43">
            <w:pPr>
              <w:pStyle w:val="TableParagraph"/>
              <w:spacing w:line="267" w:lineRule="exact"/>
              <w:jc w:val="center"/>
              <w:rPr>
                <w:sz w:val="24"/>
                <w:szCs w:val="24"/>
              </w:rPr>
            </w:pPr>
            <w:r w:rsidRPr="65D27D43">
              <w:rPr>
                <w:sz w:val="24"/>
                <w:szCs w:val="24"/>
              </w:rPr>
              <w:lastRenderedPageBreak/>
              <w:t>3.</w:t>
            </w:r>
          </w:p>
        </w:tc>
        <w:tc>
          <w:tcPr>
            <w:tcW w:w="2250" w:type="dxa"/>
            <w:vAlign w:val="center"/>
          </w:tcPr>
          <w:p w14:paraId="307F9D70" w14:textId="6E5D1F43" w:rsidR="004D08BE" w:rsidRPr="00471598" w:rsidRDefault="09AFB8A1" w:rsidP="65D27D43">
            <w:pPr>
              <w:pStyle w:val="TableParagraph"/>
              <w:spacing w:line="256" w:lineRule="auto"/>
              <w:rPr>
                <w:sz w:val="24"/>
                <w:szCs w:val="24"/>
              </w:rPr>
            </w:pPr>
            <w:r w:rsidRPr="65D27D43">
              <w:rPr>
                <w:sz w:val="24"/>
                <w:szCs w:val="24"/>
              </w:rPr>
              <w:t xml:space="preserve">Tester connects the test device to the internet. </w:t>
            </w:r>
          </w:p>
        </w:tc>
        <w:tc>
          <w:tcPr>
            <w:tcW w:w="2250" w:type="dxa"/>
            <w:vAlign w:val="center"/>
          </w:tcPr>
          <w:p w14:paraId="2AC7A130" w14:textId="77777777" w:rsidR="004D08BE" w:rsidRPr="00471598" w:rsidRDefault="004D08BE" w:rsidP="65D27D43">
            <w:pPr>
              <w:pStyle w:val="TableParagraph"/>
              <w:rPr>
                <w:sz w:val="24"/>
                <w:szCs w:val="24"/>
              </w:rPr>
            </w:pPr>
          </w:p>
        </w:tc>
        <w:tc>
          <w:tcPr>
            <w:tcW w:w="1785" w:type="dxa"/>
          </w:tcPr>
          <w:p w14:paraId="477F7D90" w14:textId="77777777" w:rsidR="004D08BE" w:rsidRPr="00471598" w:rsidRDefault="004D08BE" w:rsidP="004D08BE">
            <w:pPr>
              <w:pStyle w:val="TableParagraph"/>
              <w:spacing w:line="256" w:lineRule="auto"/>
              <w:rPr>
                <w:sz w:val="24"/>
                <w:szCs w:val="24"/>
              </w:rPr>
            </w:pPr>
          </w:p>
        </w:tc>
        <w:tc>
          <w:tcPr>
            <w:tcW w:w="720" w:type="dxa"/>
          </w:tcPr>
          <w:p w14:paraId="0100CFF6" w14:textId="77777777" w:rsidR="004D08BE" w:rsidRPr="00471598" w:rsidRDefault="004D08BE" w:rsidP="004D08BE">
            <w:pPr>
              <w:pStyle w:val="TableParagraph"/>
              <w:spacing w:line="244" w:lineRule="exact"/>
              <w:rPr>
                <w:sz w:val="24"/>
                <w:szCs w:val="24"/>
              </w:rPr>
            </w:pPr>
          </w:p>
        </w:tc>
        <w:tc>
          <w:tcPr>
            <w:tcW w:w="1484" w:type="dxa"/>
          </w:tcPr>
          <w:p w14:paraId="1736D142" w14:textId="77777777" w:rsidR="004D08BE" w:rsidRPr="00471598" w:rsidRDefault="004D08BE" w:rsidP="004D08BE">
            <w:pPr>
              <w:pStyle w:val="TableParagraph"/>
              <w:rPr>
                <w:sz w:val="24"/>
                <w:szCs w:val="24"/>
              </w:rPr>
            </w:pPr>
          </w:p>
        </w:tc>
      </w:tr>
      <w:tr w:rsidR="004D08BE" w14:paraId="574633B5" w14:textId="77777777" w:rsidTr="65D27D43">
        <w:trPr>
          <w:cantSplit/>
          <w:trHeight w:val="300"/>
        </w:trPr>
        <w:tc>
          <w:tcPr>
            <w:tcW w:w="765" w:type="dxa"/>
            <w:vAlign w:val="center"/>
          </w:tcPr>
          <w:p w14:paraId="02267987" w14:textId="3B3A78A7" w:rsidR="004D08BE" w:rsidRPr="00471598" w:rsidRDefault="09AFB8A1" w:rsidP="65D27D43">
            <w:pPr>
              <w:pStyle w:val="TableParagraph"/>
              <w:spacing w:line="267" w:lineRule="exact"/>
              <w:jc w:val="center"/>
              <w:rPr>
                <w:sz w:val="24"/>
                <w:szCs w:val="24"/>
              </w:rPr>
            </w:pPr>
            <w:r w:rsidRPr="65D27D43">
              <w:rPr>
                <w:sz w:val="24"/>
                <w:szCs w:val="24"/>
              </w:rPr>
              <w:t>4.</w:t>
            </w:r>
          </w:p>
        </w:tc>
        <w:tc>
          <w:tcPr>
            <w:tcW w:w="2250" w:type="dxa"/>
            <w:vAlign w:val="center"/>
          </w:tcPr>
          <w:p w14:paraId="1910F415" w14:textId="4D336699" w:rsidR="004D08BE" w:rsidRPr="00471598" w:rsidRDefault="09AFB8A1" w:rsidP="65D27D43">
            <w:pPr>
              <w:pStyle w:val="TableParagraph"/>
              <w:spacing w:line="256" w:lineRule="auto"/>
              <w:rPr>
                <w:sz w:val="24"/>
                <w:szCs w:val="24"/>
              </w:rPr>
            </w:pPr>
            <w:r w:rsidRPr="65D27D43">
              <w:rPr>
                <w:sz w:val="24"/>
                <w:szCs w:val="24"/>
              </w:rPr>
              <w:t>Tester uses a caregiver account to view the test patient’s symptoms.</w:t>
            </w:r>
          </w:p>
        </w:tc>
        <w:tc>
          <w:tcPr>
            <w:tcW w:w="2250" w:type="dxa"/>
            <w:vAlign w:val="center"/>
          </w:tcPr>
          <w:p w14:paraId="3A707A69" w14:textId="47F3E3CF" w:rsidR="004D08BE" w:rsidRPr="00471598" w:rsidRDefault="09AFB8A1" w:rsidP="65D27D43">
            <w:pPr>
              <w:pStyle w:val="TableParagraph"/>
              <w:rPr>
                <w:sz w:val="24"/>
                <w:szCs w:val="24"/>
              </w:rPr>
            </w:pPr>
            <w:r w:rsidRPr="65D27D43">
              <w:rPr>
                <w:sz w:val="24"/>
                <w:szCs w:val="24"/>
              </w:rPr>
              <w:t>“Fever” is displayed, with the correct starting date.</w:t>
            </w:r>
          </w:p>
        </w:tc>
        <w:tc>
          <w:tcPr>
            <w:tcW w:w="1785" w:type="dxa"/>
          </w:tcPr>
          <w:p w14:paraId="0814E225" w14:textId="77777777" w:rsidR="004D08BE" w:rsidRPr="00471598" w:rsidRDefault="004D08BE" w:rsidP="004D08BE">
            <w:pPr>
              <w:pStyle w:val="TableParagraph"/>
              <w:spacing w:line="256" w:lineRule="auto"/>
              <w:rPr>
                <w:sz w:val="24"/>
                <w:szCs w:val="24"/>
              </w:rPr>
            </w:pPr>
          </w:p>
        </w:tc>
        <w:tc>
          <w:tcPr>
            <w:tcW w:w="720" w:type="dxa"/>
          </w:tcPr>
          <w:p w14:paraId="24344A4F" w14:textId="77777777" w:rsidR="004D08BE" w:rsidRPr="00471598" w:rsidRDefault="004D08BE" w:rsidP="004D08BE">
            <w:pPr>
              <w:pStyle w:val="TableParagraph"/>
              <w:spacing w:line="244" w:lineRule="exact"/>
              <w:rPr>
                <w:sz w:val="24"/>
                <w:szCs w:val="24"/>
              </w:rPr>
            </w:pPr>
          </w:p>
        </w:tc>
        <w:tc>
          <w:tcPr>
            <w:tcW w:w="1484" w:type="dxa"/>
          </w:tcPr>
          <w:p w14:paraId="05137A44" w14:textId="77777777" w:rsidR="004D08BE" w:rsidRPr="00471598" w:rsidRDefault="004D08BE" w:rsidP="004D08BE">
            <w:pPr>
              <w:pStyle w:val="TableParagraph"/>
              <w:rPr>
                <w:sz w:val="24"/>
                <w:szCs w:val="24"/>
              </w:rPr>
            </w:pPr>
          </w:p>
        </w:tc>
      </w:tr>
      <w:tr w:rsidR="004D08BE" w14:paraId="3411767F" w14:textId="77777777" w:rsidTr="65D27D43">
        <w:trPr>
          <w:cantSplit/>
          <w:trHeight w:val="300"/>
        </w:trPr>
        <w:tc>
          <w:tcPr>
            <w:tcW w:w="9254" w:type="dxa"/>
            <w:gridSpan w:val="6"/>
            <w:shd w:val="clear" w:color="auto" w:fill="BFBFBF" w:themeFill="background1" w:themeFillShade="BF"/>
          </w:tcPr>
          <w:p w14:paraId="0CB33104" w14:textId="242E21DC" w:rsidR="004D08BE" w:rsidRPr="00795B72" w:rsidRDefault="12578E19" w:rsidP="65D27D43">
            <w:pPr>
              <w:pStyle w:val="TableParagraph"/>
              <w:rPr>
                <w:b/>
                <w:bCs/>
                <w:sz w:val="24"/>
                <w:szCs w:val="24"/>
              </w:rPr>
            </w:pPr>
            <w:r w:rsidRPr="65D27D43">
              <w:rPr>
                <w:b/>
                <w:bCs/>
                <w:sz w:val="24"/>
                <w:szCs w:val="24"/>
              </w:rPr>
              <w:t>TC-4.2</w:t>
            </w:r>
            <w:r w:rsidR="00F727C1" w:rsidRPr="65D27D43">
              <w:rPr>
                <w:b/>
                <w:bCs/>
                <w:sz w:val="24"/>
                <w:szCs w:val="24"/>
              </w:rPr>
              <w:t>3</w:t>
            </w:r>
            <w:r w:rsidRPr="65D27D43">
              <w:rPr>
                <w:b/>
                <w:bCs/>
                <w:sz w:val="24"/>
                <w:szCs w:val="24"/>
              </w:rPr>
              <w:t xml:space="preserve"> View Symptoms</w:t>
            </w:r>
            <w:r w:rsidR="786BFD95" w:rsidRPr="65D27D43">
              <w:rPr>
                <w:b/>
                <w:bCs/>
                <w:sz w:val="24"/>
                <w:szCs w:val="24"/>
              </w:rPr>
              <w:t xml:space="preserve"> – </w:t>
            </w:r>
            <w:r w:rsidRPr="65D27D43">
              <w:rPr>
                <w:b/>
                <w:bCs/>
                <w:sz w:val="24"/>
                <w:szCs w:val="24"/>
              </w:rPr>
              <w:t>Caregiver</w:t>
            </w:r>
          </w:p>
          <w:p w14:paraId="1CE5B9B1" w14:textId="58E77096" w:rsidR="004D08BE" w:rsidRPr="00795B72" w:rsidRDefault="004D08BE" w:rsidP="757DACCB">
            <w:pPr>
              <w:pStyle w:val="TableParagraph"/>
              <w:rPr>
                <w:b/>
                <w:bCs/>
                <w:sz w:val="24"/>
                <w:szCs w:val="24"/>
              </w:rPr>
            </w:pPr>
          </w:p>
        </w:tc>
      </w:tr>
      <w:tr w:rsidR="004D08BE" w14:paraId="4E4C937A" w14:textId="77777777" w:rsidTr="65D27D43">
        <w:trPr>
          <w:cantSplit/>
          <w:trHeight w:val="300"/>
        </w:trPr>
        <w:tc>
          <w:tcPr>
            <w:tcW w:w="765" w:type="dxa"/>
            <w:vAlign w:val="center"/>
          </w:tcPr>
          <w:p w14:paraId="55F5F453" w14:textId="6AC2882F" w:rsidR="004D08BE" w:rsidRPr="00471598" w:rsidRDefault="09AFB8A1" w:rsidP="65D27D43">
            <w:pPr>
              <w:pStyle w:val="TableParagraph"/>
              <w:spacing w:line="267" w:lineRule="exact"/>
              <w:jc w:val="center"/>
              <w:rPr>
                <w:sz w:val="24"/>
                <w:szCs w:val="24"/>
              </w:rPr>
            </w:pPr>
            <w:r w:rsidRPr="65D27D43">
              <w:rPr>
                <w:sz w:val="24"/>
                <w:szCs w:val="24"/>
              </w:rPr>
              <w:t>1.</w:t>
            </w:r>
          </w:p>
        </w:tc>
        <w:tc>
          <w:tcPr>
            <w:tcW w:w="2250" w:type="dxa"/>
            <w:vAlign w:val="center"/>
          </w:tcPr>
          <w:p w14:paraId="57AAFE8D" w14:textId="43EF5D3F" w:rsidR="004D08BE" w:rsidRPr="00471598" w:rsidRDefault="09AFB8A1" w:rsidP="65D27D43">
            <w:pPr>
              <w:pStyle w:val="TableParagraph"/>
              <w:spacing w:line="256" w:lineRule="auto"/>
              <w:rPr>
                <w:sz w:val="24"/>
                <w:szCs w:val="24"/>
              </w:rPr>
            </w:pPr>
            <w:r w:rsidRPr="65D27D43">
              <w:rPr>
                <w:sz w:val="24"/>
                <w:szCs w:val="24"/>
              </w:rPr>
              <w:t>Tester adds “fever” and “vomiting” symptoms to a test patient account.</w:t>
            </w:r>
          </w:p>
        </w:tc>
        <w:tc>
          <w:tcPr>
            <w:tcW w:w="2250" w:type="dxa"/>
            <w:vAlign w:val="center"/>
          </w:tcPr>
          <w:p w14:paraId="55F43E5D" w14:textId="50D9227C" w:rsidR="004D08BE" w:rsidRPr="00471598" w:rsidRDefault="09AFB8A1" w:rsidP="65D27D43">
            <w:pPr>
              <w:pStyle w:val="TableParagraph"/>
              <w:rPr>
                <w:sz w:val="24"/>
                <w:szCs w:val="24"/>
              </w:rPr>
            </w:pPr>
            <w:r w:rsidRPr="65D27D43">
              <w:rPr>
                <w:sz w:val="24"/>
                <w:szCs w:val="24"/>
              </w:rPr>
              <w:t>Notification messages appear.</w:t>
            </w:r>
          </w:p>
        </w:tc>
        <w:tc>
          <w:tcPr>
            <w:tcW w:w="1785" w:type="dxa"/>
          </w:tcPr>
          <w:p w14:paraId="16095925" w14:textId="77777777" w:rsidR="004D08BE" w:rsidRPr="00471598" w:rsidRDefault="004D08BE" w:rsidP="004D08BE">
            <w:pPr>
              <w:pStyle w:val="TableParagraph"/>
              <w:spacing w:line="256" w:lineRule="auto"/>
              <w:rPr>
                <w:sz w:val="24"/>
                <w:szCs w:val="24"/>
              </w:rPr>
            </w:pPr>
          </w:p>
        </w:tc>
        <w:tc>
          <w:tcPr>
            <w:tcW w:w="720" w:type="dxa"/>
          </w:tcPr>
          <w:p w14:paraId="7FAD8E5E" w14:textId="77777777" w:rsidR="004D08BE" w:rsidRPr="00471598" w:rsidRDefault="004D08BE" w:rsidP="004D08BE">
            <w:pPr>
              <w:pStyle w:val="TableParagraph"/>
              <w:spacing w:line="244" w:lineRule="exact"/>
              <w:rPr>
                <w:sz w:val="24"/>
                <w:szCs w:val="24"/>
              </w:rPr>
            </w:pPr>
          </w:p>
        </w:tc>
        <w:tc>
          <w:tcPr>
            <w:tcW w:w="1484" w:type="dxa"/>
          </w:tcPr>
          <w:p w14:paraId="403BB99D" w14:textId="77777777" w:rsidR="004D08BE" w:rsidRPr="00471598" w:rsidRDefault="004D08BE" w:rsidP="004D08BE">
            <w:pPr>
              <w:pStyle w:val="TableParagraph"/>
              <w:rPr>
                <w:sz w:val="24"/>
                <w:szCs w:val="24"/>
              </w:rPr>
            </w:pPr>
          </w:p>
        </w:tc>
      </w:tr>
      <w:tr w:rsidR="004D08BE" w14:paraId="2F350BE2" w14:textId="77777777" w:rsidTr="65D27D43">
        <w:trPr>
          <w:cantSplit/>
          <w:trHeight w:val="300"/>
        </w:trPr>
        <w:tc>
          <w:tcPr>
            <w:tcW w:w="765" w:type="dxa"/>
            <w:vAlign w:val="center"/>
          </w:tcPr>
          <w:p w14:paraId="62E543AA" w14:textId="2115BB24" w:rsidR="004D08BE" w:rsidRPr="00471598" w:rsidRDefault="09AFB8A1" w:rsidP="65D27D43">
            <w:pPr>
              <w:pStyle w:val="TableParagraph"/>
              <w:spacing w:line="267" w:lineRule="exact"/>
              <w:jc w:val="center"/>
              <w:rPr>
                <w:sz w:val="24"/>
                <w:szCs w:val="24"/>
              </w:rPr>
            </w:pPr>
            <w:r w:rsidRPr="65D27D43">
              <w:rPr>
                <w:sz w:val="24"/>
                <w:szCs w:val="24"/>
              </w:rPr>
              <w:t>2.</w:t>
            </w:r>
          </w:p>
        </w:tc>
        <w:tc>
          <w:tcPr>
            <w:tcW w:w="2250" w:type="dxa"/>
            <w:vAlign w:val="center"/>
          </w:tcPr>
          <w:p w14:paraId="1061B251" w14:textId="59B905FB" w:rsidR="004D08BE" w:rsidRPr="00471598" w:rsidRDefault="09AFB8A1" w:rsidP="65D27D43">
            <w:pPr>
              <w:pStyle w:val="TableParagraph"/>
              <w:spacing w:line="256" w:lineRule="auto"/>
              <w:rPr>
                <w:sz w:val="24"/>
                <w:szCs w:val="24"/>
              </w:rPr>
            </w:pPr>
            <w:r w:rsidRPr="65D27D43">
              <w:rPr>
                <w:sz w:val="24"/>
                <w:szCs w:val="24"/>
              </w:rPr>
              <w:t>Tester accesses the patient’s symptom list from a linked caregiver account.</w:t>
            </w:r>
          </w:p>
        </w:tc>
        <w:tc>
          <w:tcPr>
            <w:tcW w:w="2250" w:type="dxa"/>
            <w:vAlign w:val="center"/>
          </w:tcPr>
          <w:p w14:paraId="0F0293F0" w14:textId="2A2746FA" w:rsidR="004D08BE" w:rsidRPr="00471598" w:rsidRDefault="09AFB8A1" w:rsidP="65D27D43">
            <w:pPr>
              <w:pStyle w:val="TableParagraph"/>
              <w:rPr>
                <w:sz w:val="24"/>
                <w:szCs w:val="24"/>
              </w:rPr>
            </w:pPr>
            <w:r w:rsidRPr="65D27D43">
              <w:rPr>
                <w:sz w:val="24"/>
                <w:szCs w:val="24"/>
              </w:rPr>
              <w:t>“Fever” and “Vomiting” are displayed, along with provided starting dates.</w:t>
            </w:r>
          </w:p>
        </w:tc>
        <w:tc>
          <w:tcPr>
            <w:tcW w:w="1785" w:type="dxa"/>
          </w:tcPr>
          <w:p w14:paraId="70F20EBD" w14:textId="77777777" w:rsidR="004D08BE" w:rsidRPr="00471598" w:rsidRDefault="004D08BE" w:rsidP="004D08BE">
            <w:pPr>
              <w:pStyle w:val="TableParagraph"/>
              <w:spacing w:line="256" w:lineRule="auto"/>
              <w:rPr>
                <w:sz w:val="24"/>
                <w:szCs w:val="24"/>
              </w:rPr>
            </w:pPr>
          </w:p>
        </w:tc>
        <w:tc>
          <w:tcPr>
            <w:tcW w:w="720" w:type="dxa"/>
          </w:tcPr>
          <w:p w14:paraId="112C5D7A" w14:textId="77777777" w:rsidR="004D08BE" w:rsidRPr="00471598" w:rsidRDefault="004D08BE" w:rsidP="004D08BE">
            <w:pPr>
              <w:pStyle w:val="TableParagraph"/>
              <w:spacing w:line="244" w:lineRule="exact"/>
              <w:rPr>
                <w:sz w:val="24"/>
                <w:szCs w:val="24"/>
              </w:rPr>
            </w:pPr>
          </w:p>
        </w:tc>
        <w:tc>
          <w:tcPr>
            <w:tcW w:w="1484" w:type="dxa"/>
          </w:tcPr>
          <w:p w14:paraId="6E0ACBB0" w14:textId="77777777" w:rsidR="004D08BE" w:rsidRPr="00471598" w:rsidRDefault="004D08BE" w:rsidP="004D08BE">
            <w:pPr>
              <w:pStyle w:val="TableParagraph"/>
              <w:rPr>
                <w:sz w:val="24"/>
                <w:szCs w:val="24"/>
              </w:rPr>
            </w:pPr>
          </w:p>
        </w:tc>
      </w:tr>
      <w:tr w:rsidR="004D08BE" w14:paraId="0FBD2E0D" w14:textId="77777777" w:rsidTr="65D27D43">
        <w:trPr>
          <w:cantSplit/>
          <w:trHeight w:val="300"/>
        </w:trPr>
        <w:tc>
          <w:tcPr>
            <w:tcW w:w="9254" w:type="dxa"/>
            <w:gridSpan w:val="6"/>
            <w:shd w:val="clear" w:color="auto" w:fill="BFBFBF" w:themeFill="background1" w:themeFillShade="BF"/>
          </w:tcPr>
          <w:p w14:paraId="7F3269E1" w14:textId="42632BA8" w:rsidR="004D08BE" w:rsidRPr="00795B72" w:rsidRDefault="12578E19" w:rsidP="65D27D43">
            <w:pPr>
              <w:pStyle w:val="TableParagraph"/>
              <w:rPr>
                <w:b/>
                <w:bCs/>
                <w:sz w:val="24"/>
                <w:szCs w:val="24"/>
              </w:rPr>
            </w:pPr>
            <w:r w:rsidRPr="65D27D43">
              <w:rPr>
                <w:b/>
                <w:bCs/>
                <w:sz w:val="24"/>
                <w:szCs w:val="24"/>
              </w:rPr>
              <w:t>TC-4.2</w:t>
            </w:r>
            <w:r w:rsidR="77AA4746" w:rsidRPr="65D27D43">
              <w:rPr>
                <w:b/>
                <w:bCs/>
                <w:sz w:val="24"/>
                <w:szCs w:val="24"/>
              </w:rPr>
              <w:t>4</w:t>
            </w:r>
            <w:r w:rsidRPr="65D27D43">
              <w:rPr>
                <w:b/>
                <w:bCs/>
                <w:sz w:val="24"/>
                <w:szCs w:val="24"/>
              </w:rPr>
              <w:t xml:space="preserve"> Remove Symptom</w:t>
            </w:r>
          </w:p>
          <w:p w14:paraId="4EE3AEFE" w14:textId="69530E3F" w:rsidR="004D08BE" w:rsidRPr="00795B72" w:rsidRDefault="004D08BE" w:rsidP="757DACCB">
            <w:pPr>
              <w:pStyle w:val="TableParagraph"/>
              <w:rPr>
                <w:b/>
                <w:bCs/>
                <w:sz w:val="24"/>
                <w:szCs w:val="24"/>
              </w:rPr>
            </w:pPr>
          </w:p>
        </w:tc>
      </w:tr>
      <w:tr w:rsidR="004D08BE" w14:paraId="41518B2E" w14:textId="77777777" w:rsidTr="65D27D43">
        <w:trPr>
          <w:cantSplit/>
          <w:trHeight w:val="300"/>
        </w:trPr>
        <w:tc>
          <w:tcPr>
            <w:tcW w:w="765" w:type="dxa"/>
            <w:vAlign w:val="center"/>
          </w:tcPr>
          <w:p w14:paraId="54EA13CC" w14:textId="70553801" w:rsidR="004D08BE" w:rsidRPr="00471598" w:rsidRDefault="09AFB8A1" w:rsidP="65D27D43">
            <w:pPr>
              <w:pStyle w:val="TableParagraph"/>
              <w:spacing w:line="267" w:lineRule="exact"/>
              <w:jc w:val="center"/>
              <w:rPr>
                <w:sz w:val="24"/>
                <w:szCs w:val="24"/>
              </w:rPr>
            </w:pPr>
            <w:r w:rsidRPr="65D27D43">
              <w:rPr>
                <w:sz w:val="24"/>
                <w:szCs w:val="24"/>
              </w:rPr>
              <w:t>1.</w:t>
            </w:r>
          </w:p>
        </w:tc>
        <w:tc>
          <w:tcPr>
            <w:tcW w:w="2250" w:type="dxa"/>
          </w:tcPr>
          <w:p w14:paraId="33065114" w14:textId="10526578" w:rsidR="004D08BE" w:rsidRPr="00471598" w:rsidRDefault="004D08BE" w:rsidP="004D08BE">
            <w:pPr>
              <w:pStyle w:val="TableParagraph"/>
              <w:spacing w:line="256" w:lineRule="auto"/>
              <w:rPr>
                <w:sz w:val="24"/>
                <w:szCs w:val="24"/>
              </w:rPr>
            </w:pPr>
            <w:r w:rsidRPr="00471598">
              <w:rPr>
                <w:sz w:val="24"/>
                <w:szCs w:val="24"/>
              </w:rPr>
              <w:t>Tester sets up a test patient account with “Fever” and “Vomiting” symptoms. These are set to have begun two days before the current system date.</w:t>
            </w:r>
          </w:p>
        </w:tc>
        <w:tc>
          <w:tcPr>
            <w:tcW w:w="2250" w:type="dxa"/>
          </w:tcPr>
          <w:p w14:paraId="1461292F" w14:textId="77777777" w:rsidR="004D08BE" w:rsidRPr="00471598" w:rsidRDefault="004D08BE" w:rsidP="004D08BE">
            <w:pPr>
              <w:pStyle w:val="TableParagraph"/>
              <w:rPr>
                <w:sz w:val="24"/>
                <w:szCs w:val="24"/>
              </w:rPr>
            </w:pPr>
          </w:p>
        </w:tc>
        <w:tc>
          <w:tcPr>
            <w:tcW w:w="1785" w:type="dxa"/>
          </w:tcPr>
          <w:p w14:paraId="6E75BD66" w14:textId="77777777" w:rsidR="004D08BE" w:rsidRPr="00471598" w:rsidRDefault="004D08BE" w:rsidP="004D08BE">
            <w:pPr>
              <w:pStyle w:val="TableParagraph"/>
              <w:spacing w:line="256" w:lineRule="auto"/>
              <w:rPr>
                <w:sz w:val="24"/>
                <w:szCs w:val="24"/>
              </w:rPr>
            </w:pPr>
          </w:p>
        </w:tc>
        <w:tc>
          <w:tcPr>
            <w:tcW w:w="720" w:type="dxa"/>
          </w:tcPr>
          <w:p w14:paraId="35EFDD47" w14:textId="77777777" w:rsidR="004D08BE" w:rsidRPr="00471598" w:rsidRDefault="004D08BE" w:rsidP="004D08BE">
            <w:pPr>
              <w:pStyle w:val="TableParagraph"/>
              <w:spacing w:line="244" w:lineRule="exact"/>
              <w:rPr>
                <w:sz w:val="24"/>
                <w:szCs w:val="24"/>
              </w:rPr>
            </w:pPr>
          </w:p>
        </w:tc>
        <w:tc>
          <w:tcPr>
            <w:tcW w:w="1484" w:type="dxa"/>
          </w:tcPr>
          <w:p w14:paraId="4E08C3EF" w14:textId="77777777" w:rsidR="004D08BE" w:rsidRPr="00471598" w:rsidRDefault="004D08BE" w:rsidP="004D08BE">
            <w:pPr>
              <w:pStyle w:val="TableParagraph"/>
              <w:rPr>
                <w:sz w:val="24"/>
                <w:szCs w:val="24"/>
              </w:rPr>
            </w:pPr>
          </w:p>
        </w:tc>
      </w:tr>
      <w:tr w:rsidR="004D08BE" w14:paraId="0644D891" w14:textId="77777777" w:rsidTr="65D27D43">
        <w:trPr>
          <w:cantSplit/>
          <w:trHeight w:val="300"/>
        </w:trPr>
        <w:tc>
          <w:tcPr>
            <w:tcW w:w="765" w:type="dxa"/>
            <w:vAlign w:val="center"/>
          </w:tcPr>
          <w:p w14:paraId="2C31017F" w14:textId="1A34D991" w:rsidR="004D08BE" w:rsidRPr="00471598" w:rsidRDefault="09AFB8A1" w:rsidP="65D27D43">
            <w:pPr>
              <w:pStyle w:val="TableParagraph"/>
              <w:spacing w:line="267" w:lineRule="exact"/>
              <w:jc w:val="center"/>
              <w:rPr>
                <w:sz w:val="24"/>
                <w:szCs w:val="24"/>
              </w:rPr>
            </w:pPr>
            <w:r w:rsidRPr="65D27D43">
              <w:rPr>
                <w:sz w:val="24"/>
                <w:szCs w:val="24"/>
              </w:rPr>
              <w:t>2.</w:t>
            </w:r>
          </w:p>
        </w:tc>
        <w:tc>
          <w:tcPr>
            <w:tcW w:w="2250" w:type="dxa"/>
          </w:tcPr>
          <w:p w14:paraId="6F132D97" w14:textId="788B4D90" w:rsidR="004D08BE" w:rsidRPr="00471598" w:rsidRDefault="004D08BE" w:rsidP="004D08BE">
            <w:pPr>
              <w:pStyle w:val="TableParagraph"/>
              <w:spacing w:line="256" w:lineRule="auto"/>
              <w:rPr>
                <w:sz w:val="24"/>
                <w:szCs w:val="24"/>
              </w:rPr>
            </w:pPr>
            <w:r w:rsidRPr="00471598">
              <w:rPr>
                <w:sz w:val="24"/>
                <w:szCs w:val="24"/>
              </w:rPr>
              <w:t>Tester navigates to the symptoms screen.</w:t>
            </w:r>
          </w:p>
        </w:tc>
        <w:tc>
          <w:tcPr>
            <w:tcW w:w="2250" w:type="dxa"/>
          </w:tcPr>
          <w:p w14:paraId="4DC8EC7F" w14:textId="132B8EDE" w:rsidR="004D08BE" w:rsidRPr="00471598" w:rsidRDefault="004D08BE" w:rsidP="004D08BE">
            <w:pPr>
              <w:pStyle w:val="TableParagraph"/>
              <w:rPr>
                <w:sz w:val="24"/>
                <w:szCs w:val="24"/>
              </w:rPr>
            </w:pPr>
            <w:r w:rsidRPr="00471598">
              <w:rPr>
                <w:sz w:val="24"/>
                <w:szCs w:val="24"/>
              </w:rPr>
              <w:t>Fever and Vomiting are displayed.</w:t>
            </w:r>
          </w:p>
        </w:tc>
        <w:tc>
          <w:tcPr>
            <w:tcW w:w="1785" w:type="dxa"/>
          </w:tcPr>
          <w:p w14:paraId="30259AAE" w14:textId="77777777" w:rsidR="004D08BE" w:rsidRPr="00471598" w:rsidRDefault="004D08BE" w:rsidP="004D08BE">
            <w:pPr>
              <w:pStyle w:val="TableParagraph"/>
              <w:spacing w:line="256" w:lineRule="auto"/>
              <w:rPr>
                <w:sz w:val="24"/>
                <w:szCs w:val="24"/>
              </w:rPr>
            </w:pPr>
          </w:p>
        </w:tc>
        <w:tc>
          <w:tcPr>
            <w:tcW w:w="720" w:type="dxa"/>
          </w:tcPr>
          <w:p w14:paraId="2DABD72F" w14:textId="77777777" w:rsidR="004D08BE" w:rsidRPr="00471598" w:rsidRDefault="004D08BE" w:rsidP="004D08BE">
            <w:pPr>
              <w:pStyle w:val="TableParagraph"/>
              <w:spacing w:line="244" w:lineRule="exact"/>
              <w:rPr>
                <w:sz w:val="24"/>
                <w:szCs w:val="24"/>
              </w:rPr>
            </w:pPr>
          </w:p>
        </w:tc>
        <w:tc>
          <w:tcPr>
            <w:tcW w:w="1484" w:type="dxa"/>
          </w:tcPr>
          <w:p w14:paraId="346AF4FA" w14:textId="77777777" w:rsidR="004D08BE" w:rsidRPr="00471598" w:rsidRDefault="004D08BE" w:rsidP="004D08BE">
            <w:pPr>
              <w:pStyle w:val="TableParagraph"/>
              <w:rPr>
                <w:sz w:val="24"/>
                <w:szCs w:val="24"/>
              </w:rPr>
            </w:pPr>
          </w:p>
        </w:tc>
      </w:tr>
      <w:tr w:rsidR="004D08BE" w14:paraId="742305C8" w14:textId="77777777" w:rsidTr="65D27D43">
        <w:trPr>
          <w:cantSplit/>
          <w:trHeight w:val="300"/>
        </w:trPr>
        <w:tc>
          <w:tcPr>
            <w:tcW w:w="765" w:type="dxa"/>
            <w:vAlign w:val="center"/>
          </w:tcPr>
          <w:p w14:paraId="08A9BE36" w14:textId="7EA1CDFA" w:rsidR="004D08BE" w:rsidRPr="00471598" w:rsidRDefault="09AFB8A1" w:rsidP="65D27D43">
            <w:pPr>
              <w:pStyle w:val="TableParagraph"/>
              <w:spacing w:line="267" w:lineRule="exact"/>
              <w:jc w:val="center"/>
              <w:rPr>
                <w:sz w:val="24"/>
                <w:szCs w:val="24"/>
              </w:rPr>
            </w:pPr>
            <w:r w:rsidRPr="65D27D43">
              <w:rPr>
                <w:sz w:val="24"/>
                <w:szCs w:val="24"/>
              </w:rPr>
              <w:t>3.</w:t>
            </w:r>
          </w:p>
        </w:tc>
        <w:tc>
          <w:tcPr>
            <w:tcW w:w="2250" w:type="dxa"/>
          </w:tcPr>
          <w:p w14:paraId="72F2D118" w14:textId="2067FE90" w:rsidR="004D08BE" w:rsidRPr="00471598" w:rsidRDefault="004D08BE" w:rsidP="004D08BE">
            <w:pPr>
              <w:pStyle w:val="TableParagraph"/>
              <w:spacing w:line="256" w:lineRule="auto"/>
              <w:rPr>
                <w:sz w:val="24"/>
                <w:szCs w:val="24"/>
              </w:rPr>
            </w:pPr>
            <w:r w:rsidRPr="00471598">
              <w:rPr>
                <w:sz w:val="24"/>
                <w:szCs w:val="24"/>
              </w:rPr>
              <w:t>Tester chooses “End Symptom” on Vomiting.</w:t>
            </w:r>
          </w:p>
        </w:tc>
        <w:tc>
          <w:tcPr>
            <w:tcW w:w="2250" w:type="dxa"/>
          </w:tcPr>
          <w:p w14:paraId="684C6E62" w14:textId="509D8ED6" w:rsidR="004D08BE" w:rsidRPr="00471598" w:rsidRDefault="004D08BE" w:rsidP="004D08BE">
            <w:pPr>
              <w:pStyle w:val="TableParagraph"/>
              <w:rPr>
                <w:sz w:val="24"/>
                <w:szCs w:val="24"/>
              </w:rPr>
            </w:pPr>
            <w:r w:rsidRPr="00471598">
              <w:rPr>
                <w:sz w:val="24"/>
                <w:szCs w:val="24"/>
              </w:rPr>
              <w:t>User is prompted for the date the symptom ended.</w:t>
            </w:r>
          </w:p>
        </w:tc>
        <w:tc>
          <w:tcPr>
            <w:tcW w:w="1785" w:type="dxa"/>
          </w:tcPr>
          <w:p w14:paraId="57338D14" w14:textId="77777777" w:rsidR="004D08BE" w:rsidRPr="00471598" w:rsidRDefault="004D08BE" w:rsidP="004D08BE">
            <w:pPr>
              <w:pStyle w:val="TableParagraph"/>
              <w:spacing w:line="256" w:lineRule="auto"/>
              <w:rPr>
                <w:sz w:val="24"/>
                <w:szCs w:val="24"/>
              </w:rPr>
            </w:pPr>
          </w:p>
        </w:tc>
        <w:tc>
          <w:tcPr>
            <w:tcW w:w="720" w:type="dxa"/>
          </w:tcPr>
          <w:p w14:paraId="6FB80C2F" w14:textId="77777777" w:rsidR="004D08BE" w:rsidRPr="00471598" w:rsidRDefault="004D08BE" w:rsidP="004D08BE">
            <w:pPr>
              <w:pStyle w:val="TableParagraph"/>
              <w:spacing w:line="244" w:lineRule="exact"/>
              <w:rPr>
                <w:sz w:val="24"/>
                <w:szCs w:val="24"/>
              </w:rPr>
            </w:pPr>
          </w:p>
        </w:tc>
        <w:tc>
          <w:tcPr>
            <w:tcW w:w="1484" w:type="dxa"/>
          </w:tcPr>
          <w:p w14:paraId="02B851B4" w14:textId="77777777" w:rsidR="004D08BE" w:rsidRPr="00471598" w:rsidRDefault="004D08BE" w:rsidP="004D08BE">
            <w:pPr>
              <w:pStyle w:val="TableParagraph"/>
              <w:rPr>
                <w:sz w:val="24"/>
                <w:szCs w:val="24"/>
              </w:rPr>
            </w:pPr>
          </w:p>
        </w:tc>
      </w:tr>
      <w:tr w:rsidR="004D08BE" w14:paraId="4BABD170" w14:textId="77777777" w:rsidTr="65D27D43">
        <w:trPr>
          <w:cantSplit/>
          <w:trHeight w:val="300"/>
        </w:trPr>
        <w:tc>
          <w:tcPr>
            <w:tcW w:w="765" w:type="dxa"/>
            <w:tcBorders>
              <w:bottom w:val="single" w:sz="12" w:space="0" w:color="000000" w:themeColor="text1"/>
            </w:tcBorders>
            <w:vAlign w:val="center"/>
          </w:tcPr>
          <w:p w14:paraId="6F7999E6" w14:textId="198E92E7" w:rsidR="004D08BE" w:rsidRPr="00471598" w:rsidRDefault="09AFB8A1" w:rsidP="65D27D43">
            <w:pPr>
              <w:pStyle w:val="TableParagraph"/>
              <w:spacing w:line="267" w:lineRule="exact"/>
              <w:jc w:val="center"/>
              <w:rPr>
                <w:sz w:val="24"/>
                <w:szCs w:val="24"/>
              </w:rPr>
            </w:pPr>
            <w:r w:rsidRPr="65D27D43">
              <w:rPr>
                <w:sz w:val="24"/>
                <w:szCs w:val="24"/>
              </w:rPr>
              <w:t>4.</w:t>
            </w:r>
          </w:p>
        </w:tc>
        <w:tc>
          <w:tcPr>
            <w:tcW w:w="2250" w:type="dxa"/>
            <w:tcBorders>
              <w:bottom w:val="single" w:sz="12" w:space="0" w:color="000000" w:themeColor="text1"/>
            </w:tcBorders>
          </w:tcPr>
          <w:p w14:paraId="2711F1C9" w14:textId="0DA659E6" w:rsidR="004D08BE" w:rsidRPr="00471598" w:rsidRDefault="004D08BE" w:rsidP="004D08BE">
            <w:pPr>
              <w:pStyle w:val="TableParagraph"/>
              <w:spacing w:line="256" w:lineRule="auto"/>
              <w:rPr>
                <w:sz w:val="24"/>
                <w:szCs w:val="24"/>
              </w:rPr>
            </w:pPr>
            <w:r w:rsidRPr="00471598">
              <w:rPr>
                <w:sz w:val="24"/>
                <w:szCs w:val="24"/>
              </w:rPr>
              <w:t>Tester enters today’s date.</w:t>
            </w:r>
          </w:p>
        </w:tc>
        <w:tc>
          <w:tcPr>
            <w:tcW w:w="2250" w:type="dxa"/>
            <w:tcBorders>
              <w:bottom w:val="single" w:sz="12" w:space="0" w:color="000000" w:themeColor="text1"/>
            </w:tcBorders>
          </w:tcPr>
          <w:p w14:paraId="76756EC7" w14:textId="41D385F3" w:rsidR="004D08BE" w:rsidRPr="00471598" w:rsidRDefault="004D08BE" w:rsidP="004D08BE">
            <w:pPr>
              <w:pStyle w:val="TableParagraph"/>
              <w:rPr>
                <w:sz w:val="24"/>
                <w:szCs w:val="24"/>
              </w:rPr>
            </w:pPr>
            <w:r w:rsidRPr="00471598">
              <w:rPr>
                <w:sz w:val="24"/>
                <w:szCs w:val="24"/>
              </w:rPr>
              <w:t>Symptom is removed from the active symptom list.</w:t>
            </w:r>
          </w:p>
        </w:tc>
        <w:tc>
          <w:tcPr>
            <w:tcW w:w="1785" w:type="dxa"/>
            <w:tcBorders>
              <w:bottom w:val="single" w:sz="12" w:space="0" w:color="000000" w:themeColor="text1"/>
            </w:tcBorders>
          </w:tcPr>
          <w:p w14:paraId="1227C26E" w14:textId="77777777" w:rsidR="004D08BE" w:rsidRPr="00471598" w:rsidRDefault="004D08BE" w:rsidP="004D08BE">
            <w:pPr>
              <w:pStyle w:val="TableParagraph"/>
              <w:spacing w:line="256" w:lineRule="auto"/>
              <w:rPr>
                <w:sz w:val="24"/>
                <w:szCs w:val="24"/>
              </w:rPr>
            </w:pPr>
          </w:p>
        </w:tc>
        <w:tc>
          <w:tcPr>
            <w:tcW w:w="720" w:type="dxa"/>
            <w:tcBorders>
              <w:bottom w:val="single" w:sz="12" w:space="0" w:color="000000" w:themeColor="text1"/>
            </w:tcBorders>
          </w:tcPr>
          <w:p w14:paraId="1A5AAC70" w14:textId="77777777" w:rsidR="004D08BE" w:rsidRPr="00471598" w:rsidRDefault="004D08BE" w:rsidP="004D08BE">
            <w:pPr>
              <w:pStyle w:val="TableParagraph"/>
              <w:spacing w:line="244" w:lineRule="exact"/>
              <w:rPr>
                <w:sz w:val="24"/>
                <w:szCs w:val="24"/>
              </w:rPr>
            </w:pPr>
          </w:p>
        </w:tc>
        <w:tc>
          <w:tcPr>
            <w:tcW w:w="1484" w:type="dxa"/>
            <w:tcBorders>
              <w:bottom w:val="single" w:sz="12" w:space="0" w:color="000000" w:themeColor="text1"/>
            </w:tcBorders>
          </w:tcPr>
          <w:p w14:paraId="2395FA30" w14:textId="77777777" w:rsidR="004D08BE" w:rsidRPr="00471598" w:rsidRDefault="004D08BE" w:rsidP="004D08BE">
            <w:pPr>
              <w:pStyle w:val="TableParagraph"/>
              <w:rPr>
                <w:sz w:val="24"/>
                <w:szCs w:val="24"/>
              </w:rPr>
            </w:pPr>
          </w:p>
        </w:tc>
      </w:tr>
      <w:tr w:rsidR="65D27D43" w14:paraId="5AD527D7" w14:textId="77777777" w:rsidTr="65D27D43">
        <w:trPr>
          <w:cantSplit/>
          <w:trHeight w:val="300"/>
        </w:trPr>
        <w:tc>
          <w:tcPr>
            <w:tcW w:w="9254" w:type="dxa"/>
            <w:gridSpan w:val="6"/>
            <w:shd w:val="clear" w:color="auto" w:fill="BFBFBF" w:themeFill="background1" w:themeFillShade="BF"/>
            <w:vAlign w:val="center"/>
          </w:tcPr>
          <w:p w14:paraId="23788A52" w14:textId="6F2E8345" w:rsidR="65D27D43" w:rsidRDefault="65D27D43" w:rsidP="65D27D43">
            <w:pPr>
              <w:pStyle w:val="BodyText"/>
            </w:pPr>
            <w:r w:rsidRPr="65D27D43">
              <w:rPr>
                <w:b/>
                <w:bCs/>
              </w:rPr>
              <w:t>TC-4.2</w:t>
            </w:r>
            <w:r w:rsidR="6039A233" w:rsidRPr="65D27D43">
              <w:rPr>
                <w:b/>
                <w:bCs/>
              </w:rPr>
              <w:t>5</w:t>
            </w:r>
            <w:r w:rsidRPr="65D27D43">
              <w:rPr>
                <w:b/>
                <w:bCs/>
              </w:rPr>
              <w:t xml:space="preserve"> </w:t>
            </w:r>
            <w:r w:rsidR="2EF93907" w:rsidRPr="65D27D43">
              <w:rPr>
                <w:b/>
                <w:bCs/>
                <w:color w:val="000000" w:themeColor="text1"/>
                <w:sz w:val="22"/>
                <w:szCs w:val="22"/>
              </w:rPr>
              <w:t>AI Voice Input: Symptom &amp; Allergy Tracking</w:t>
            </w:r>
          </w:p>
          <w:p w14:paraId="2F604519" w14:textId="7EB13F88" w:rsidR="65D27D43" w:rsidRDefault="65D27D43" w:rsidP="65D27D43">
            <w:pPr>
              <w:pStyle w:val="BodyText"/>
              <w:rPr>
                <w:b/>
                <w:bCs/>
                <w:color w:val="000000" w:themeColor="text1"/>
                <w:sz w:val="22"/>
                <w:szCs w:val="22"/>
              </w:rPr>
            </w:pPr>
          </w:p>
        </w:tc>
      </w:tr>
      <w:tr w:rsidR="65D27D43" w14:paraId="34521B71" w14:textId="77777777" w:rsidTr="65D27D43">
        <w:trPr>
          <w:cantSplit/>
          <w:trHeight w:val="300"/>
        </w:trPr>
        <w:tc>
          <w:tcPr>
            <w:tcW w:w="765" w:type="dxa"/>
            <w:vAlign w:val="center"/>
          </w:tcPr>
          <w:p w14:paraId="2D6D9E9B" w14:textId="70553801" w:rsidR="65D27D43" w:rsidRDefault="65D27D43" w:rsidP="65D27D43">
            <w:pPr>
              <w:pStyle w:val="BodyText"/>
              <w:spacing w:before="223"/>
              <w:jc w:val="center"/>
            </w:pPr>
            <w:r w:rsidRPr="65D27D43">
              <w:lastRenderedPageBreak/>
              <w:t>1.</w:t>
            </w:r>
          </w:p>
        </w:tc>
        <w:tc>
          <w:tcPr>
            <w:tcW w:w="2250" w:type="dxa"/>
            <w:vAlign w:val="center"/>
          </w:tcPr>
          <w:p w14:paraId="1B1E7C24" w14:textId="6FA07839" w:rsidR="4100AF24" w:rsidRDefault="4100AF24" w:rsidP="65D27D43">
            <w:pPr>
              <w:pStyle w:val="BodyText"/>
              <w:spacing w:before="223"/>
            </w:pPr>
            <w:r w:rsidRPr="65D27D43">
              <w:t xml:space="preserve">Tester taps mic and says: “I’m having severe mood swings and crying a lot lately”  </w:t>
            </w:r>
          </w:p>
        </w:tc>
        <w:tc>
          <w:tcPr>
            <w:tcW w:w="2250" w:type="dxa"/>
            <w:vAlign w:val="center"/>
          </w:tcPr>
          <w:p w14:paraId="5669C993" w14:textId="32007605" w:rsidR="4100AF24" w:rsidRDefault="4100AF24" w:rsidP="65D27D43">
            <w:pPr>
              <w:pStyle w:val="BodyText"/>
              <w:spacing w:before="223"/>
            </w:pPr>
            <w:r w:rsidRPr="65D27D43">
              <w:t xml:space="preserve">AI fills the “Mental Health Symptom” and “Clinical Notes” fields and sets Severity to Severe.  </w:t>
            </w:r>
          </w:p>
        </w:tc>
        <w:tc>
          <w:tcPr>
            <w:tcW w:w="1785" w:type="dxa"/>
            <w:vAlign w:val="center"/>
          </w:tcPr>
          <w:p w14:paraId="6F7ABAAB" w14:textId="4020DEE9" w:rsidR="4100AF24" w:rsidRDefault="4100AF24" w:rsidP="65D27D43">
            <w:pPr>
              <w:pStyle w:val="BodyText"/>
              <w:spacing w:before="223"/>
            </w:pPr>
            <w:r w:rsidRPr="65D27D43">
              <w:t xml:space="preserve">Text fields populate correctly, but Severity remains “Mild”.  </w:t>
            </w:r>
          </w:p>
        </w:tc>
        <w:tc>
          <w:tcPr>
            <w:tcW w:w="720" w:type="dxa"/>
            <w:vAlign w:val="center"/>
          </w:tcPr>
          <w:p w14:paraId="01CC6F70" w14:textId="4A52E168" w:rsidR="4100AF24" w:rsidRDefault="4100AF24" w:rsidP="65D27D43">
            <w:pPr>
              <w:pStyle w:val="BodyText"/>
              <w:spacing w:before="223"/>
              <w:jc w:val="center"/>
            </w:pPr>
            <w:r w:rsidRPr="65D27D43">
              <w:t xml:space="preserve">Partial Pass  </w:t>
            </w:r>
          </w:p>
        </w:tc>
        <w:tc>
          <w:tcPr>
            <w:tcW w:w="1484" w:type="dxa"/>
            <w:vAlign w:val="center"/>
          </w:tcPr>
          <w:p w14:paraId="0F8EC798" w14:textId="1C18D3D9" w:rsidR="4100AF24" w:rsidRDefault="4100AF24" w:rsidP="65D27D43">
            <w:pPr>
              <w:pStyle w:val="BodyText"/>
              <w:spacing w:before="223"/>
            </w:pPr>
            <w:r w:rsidRPr="65D27D43">
              <w:t xml:space="preserve">Severity level does not change after AI analysis. The field stays on “Mild” even when the voice input clearly mentions “severe.”  </w:t>
            </w:r>
          </w:p>
        </w:tc>
      </w:tr>
      <w:tr w:rsidR="65D27D43" w14:paraId="267776AB" w14:textId="77777777" w:rsidTr="65D27D43">
        <w:trPr>
          <w:cantSplit/>
          <w:trHeight w:val="300"/>
        </w:trPr>
        <w:tc>
          <w:tcPr>
            <w:tcW w:w="765" w:type="dxa"/>
            <w:vAlign w:val="center"/>
          </w:tcPr>
          <w:p w14:paraId="1FDF291D" w14:textId="1A34D991" w:rsidR="65D27D43" w:rsidRDefault="65D27D43" w:rsidP="65D27D43">
            <w:pPr>
              <w:pStyle w:val="BodyText"/>
              <w:spacing w:before="223"/>
              <w:jc w:val="center"/>
            </w:pPr>
            <w:r w:rsidRPr="65D27D43">
              <w:t>2.</w:t>
            </w:r>
          </w:p>
        </w:tc>
        <w:tc>
          <w:tcPr>
            <w:tcW w:w="2250" w:type="dxa"/>
            <w:vAlign w:val="center"/>
          </w:tcPr>
          <w:p w14:paraId="654FC332" w14:textId="55B603A3" w:rsidR="1123D25B" w:rsidRDefault="1123D25B" w:rsidP="65D27D43">
            <w:pPr>
              <w:pStyle w:val="BodyText"/>
              <w:spacing w:before="223"/>
            </w:pPr>
            <w:r w:rsidRPr="65D27D43">
              <w:t>Tester taps mic and says: “I get severe hives when I take amoxicillin”</w:t>
            </w:r>
          </w:p>
        </w:tc>
        <w:tc>
          <w:tcPr>
            <w:tcW w:w="2250" w:type="dxa"/>
            <w:vAlign w:val="center"/>
          </w:tcPr>
          <w:p w14:paraId="22F5C56C" w14:textId="1A3125F5" w:rsidR="1123D25B" w:rsidRDefault="1123D25B" w:rsidP="65D27D43">
            <w:pPr>
              <w:pStyle w:val="BodyText"/>
              <w:spacing w:before="223"/>
            </w:pPr>
            <w:r w:rsidRPr="65D27D43">
              <w:t>AI fills Drug/Medication with Amoxicillin, Allergic Reaction with Hives, and sets Severity to Severe</w:t>
            </w:r>
          </w:p>
        </w:tc>
        <w:tc>
          <w:tcPr>
            <w:tcW w:w="1785" w:type="dxa"/>
            <w:vAlign w:val="center"/>
          </w:tcPr>
          <w:p w14:paraId="33D0FC51" w14:textId="446B9FDB" w:rsidR="1123D25B" w:rsidRDefault="1123D25B" w:rsidP="65D27D43">
            <w:pPr>
              <w:pStyle w:val="BodyText"/>
              <w:spacing w:before="223"/>
            </w:pPr>
            <w:r w:rsidRPr="65D27D43">
              <w:t xml:space="preserve">Allergic Reaction shows the full sentence instead of just “Hives,” Drug/Medication remain blank, and Severity stays at “Mild”  </w:t>
            </w:r>
          </w:p>
        </w:tc>
        <w:tc>
          <w:tcPr>
            <w:tcW w:w="720" w:type="dxa"/>
            <w:vAlign w:val="center"/>
          </w:tcPr>
          <w:p w14:paraId="3CC58365" w14:textId="0D3E9790" w:rsidR="1123D25B" w:rsidRDefault="1123D25B" w:rsidP="65D27D43">
            <w:pPr>
              <w:pStyle w:val="BodyText"/>
              <w:spacing w:before="223"/>
              <w:jc w:val="center"/>
            </w:pPr>
            <w:r w:rsidRPr="65D27D43">
              <w:t>Fail</w:t>
            </w:r>
          </w:p>
        </w:tc>
        <w:tc>
          <w:tcPr>
            <w:tcW w:w="1484" w:type="dxa"/>
            <w:vAlign w:val="center"/>
          </w:tcPr>
          <w:p w14:paraId="45611252" w14:textId="4D3C20C9" w:rsidR="1123D25B" w:rsidRDefault="1123D25B" w:rsidP="65D27D43">
            <w:pPr>
              <w:pStyle w:val="BodyText"/>
              <w:spacing w:before="223"/>
            </w:pPr>
            <w:r w:rsidRPr="65D27D43">
              <w:t xml:space="preserve">Drug name is not auto-filled, severity does not update based on the voice input, and the reaction field keeps the whole phrase instead of just “Hives.”  </w:t>
            </w:r>
          </w:p>
        </w:tc>
      </w:tr>
      <w:tr w:rsidR="65D27D43" w14:paraId="4AE30E11" w14:textId="77777777" w:rsidTr="65D27D43">
        <w:trPr>
          <w:cantSplit/>
          <w:trHeight w:val="300"/>
        </w:trPr>
        <w:tc>
          <w:tcPr>
            <w:tcW w:w="765" w:type="dxa"/>
            <w:vAlign w:val="center"/>
          </w:tcPr>
          <w:p w14:paraId="34DCF2CB" w14:textId="7EA1CDFA" w:rsidR="65D27D43" w:rsidRDefault="65D27D43" w:rsidP="65D27D43">
            <w:pPr>
              <w:pStyle w:val="BodyText"/>
              <w:spacing w:before="223"/>
              <w:jc w:val="center"/>
            </w:pPr>
            <w:r w:rsidRPr="65D27D43">
              <w:t>3.</w:t>
            </w:r>
          </w:p>
        </w:tc>
        <w:tc>
          <w:tcPr>
            <w:tcW w:w="2250" w:type="dxa"/>
            <w:vAlign w:val="center"/>
          </w:tcPr>
          <w:p w14:paraId="537FCE97" w14:textId="5AECBCC7" w:rsidR="6056CDB4" w:rsidRDefault="6056CDB4" w:rsidP="65D27D43">
            <w:pPr>
              <w:pStyle w:val="BodyText"/>
              <w:spacing w:before="223"/>
            </w:pPr>
            <w:r w:rsidRPr="65D27D43">
              <w:t>Tester taps mic but internet is disconnected</w:t>
            </w:r>
          </w:p>
        </w:tc>
        <w:tc>
          <w:tcPr>
            <w:tcW w:w="2250" w:type="dxa"/>
            <w:vAlign w:val="center"/>
          </w:tcPr>
          <w:p w14:paraId="04A82A1C" w14:textId="016A9CC7" w:rsidR="6056CDB4" w:rsidRDefault="6056CDB4" w:rsidP="65D27D43">
            <w:pPr>
              <w:pStyle w:val="BodyText"/>
              <w:spacing w:before="223"/>
            </w:pPr>
            <w:r w:rsidRPr="65D27D43">
              <w:t xml:space="preserve">System shows “AI analyze failed.” tester can enter data manually  </w:t>
            </w:r>
          </w:p>
        </w:tc>
        <w:tc>
          <w:tcPr>
            <w:tcW w:w="1785" w:type="dxa"/>
            <w:vAlign w:val="center"/>
          </w:tcPr>
          <w:p w14:paraId="1938CC77" w14:textId="6AC0213C" w:rsidR="6056CDB4" w:rsidRDefault="6056CDB4" w:rsidP="65D27D43">
            <w:pPr>
              <w:pStyle w:val="BodyText"/>
              <w:spacing w:before="223"/>
            </w:pPr>
            <w:r w:rsidRPr="65D27D43">
              <w:t>A message “AI analysis failed: ClientException: Failed to fetch…” is displayed. Manual input fields remain editable</w:t>
            </w:r>
          </w:p>
        </w:tc>
        <w:tc>
          <w:tcPr>
            <w:tcW w:w="720" w:type="dxa"/>
            <w:vAlign w:val="center"/>
          </w:tcPr>
          <w:p w14:paraId="68EFAE74" w14:textId="6433EF6B" w:rsidR="6056CDB4" w:rsidRDefault="6056CDB4" w:rsidP="65D27D43">
            <w:pPr>
              <w:pStyle w:val="BodyText"/>
              <w:spacing w:before="223"/>
              <w:jc w:val="center"/>
            </w:pPr>
            <w:r w:rsidRPr="65D27D43">
              <w:t>Pass</w:t>
            </w:r>
          </w:p>
        </w:tc>
        <w:tc>
          <w:tcPr>
            <w:tcW w:w="1484" w:type="dxa"/>
            <w:vAlign w:val="center"/>
          </w:tcPr>
          <w:p w14:paraId="7F52F075" w14:textId="68245741" w:rsidR="6056CDB4" w:rsidRDefault="6056CDB4" w:rsidP="65D27D43">
            <w:pPr>
              <w:pStyle w:val="BodyText"/>
              <w:spacing w:before="223"/>
            </w:pPr>
            <w:r w:rsidRPr="65D27D43">
              <w:t>None</w:t>
            </w:r>
          </w:p>
        </w:tc>
      </w:tr>
      <w:tr w:rsidR="65D27D43" w14:paraId="69CEB6C0" w14:textId="77777777" w:rsidTr="65D27D43">
        <w:trPr>
          <w:cantSplit/>
          <w:trHeight w:val="300"/>
        </w:trPr>
        <w:tc>
          <w:tcPr>
            <w:tcW w:w="765" w:type="dxa"/>
            <w:tcBorders>
              <w:bottom w:val="single" w:sz="12" w:space="0" w:color="000000" w:themeColor="text1"/>
            </w:tcBorders>
            <w:vAlign w:val="center"/>
          </w:tcPr>
          <w:p w14:paraId="6C1C3A6A" w14:textId="198E92E7" w:rsidR="65D27D43" w:rsidRDefault="65D27D43" w:rsidP="65D27D43">
            <w:pPr>
              <w:pStyle w:val="BodyText"/>
              <w:spacing w:before="223"/>
              <w:jc w:val="center"/>
            </w:pPr>
            <w:r w:rsidRPr="65D27D43">
              <w:t>4.</w:t>
            </w:r>
          </w:p>
        </w:tc>
        <w:tc>
          <w:tcPr>
            <w:tcW w:w="2250" w:type="dxa"/>
            <w:tcBorders>
              <w:bottom w:val="single" w:sz="12" w:space="0" w:color="000000" w:themeColor="text1"/>
            </w:tcBorders>
            <w:vAlign w:val="center"/>
          </w:tcPr>
          <w:p w14:paraId="3FE202D8" w14:textId="1E58B9D5" w:rsidR="7B21A931" w:rsidRDefault="7B21A931" w:rsidP="65D27D43">
            <w:pPr>
              <w:pStyle w:val="BodyText"/>
              <w:spacing w:before="223"/>
            </w:pPr>
            <w:r w:rsidRPr="65D27D43">
              <w:t xml:space="preserve">Tester opens the caregiver side and views the linked patient record  </w:t>
            </w:r>
          </w:p>
        </w:tc>
        <w:tc>
          <w:tcPr>
            <w:tcW w:w="2250" w:type="dxa"/>
            <w:tcBorders>
              <w:bottom w:val="single" w:sz="12" w:space="0" w:color="000000" w:themeColor="text1"/>
            </w:tcBorders>
            <w:vAlign w:val="center"/>
          </w:tcPr>
          <w:p w14:paraId="0B8E7E59" w14:textId="7D778A87" w:rsidR="7B21A931" w:rsidRDefault="7B21A931" w:rsidP="65D27D43">
            <w:pPr>
              <w:pStyle w:val="BodyText"/>
              <w:spacing w:before="223"/>
            </w:pPr>
            <w:r w:rsidRPr="65D27D43">
              <w:t>AI voice transcription of symptom and allergy entries from the patient side are visible to the caregiver. Caregiver does not use AI voice input</w:t>
            </w:r>
          </w:p>
        </w:tc>
        <w:tc>
          <w:tcPr>
            <w:tcW w:w="1785" w:type="dxa"/>
            <w:tcBorders>
              <w:bottom w:val="single" w:sz="12" w:space="0" w:color="000000" w:themeColor="text1"/>
            </w:tcBorders>
            <w:vAlign w:val="center"/>
          </w:tcPr>
          <w:p w14:paraId="38E80FF5" w14:textId="5F69254E" w:rsidR="7B21A931" w:rsidRDefault="7B21A931" w:rsidP="65D27D43">
            <w:pPr>
              <w:pStyle w:val="BodyText"/>
              <w:spacing w:before="223"/>
            </w:pPr>
            <w:r w:rsidRPr="65D27D43">
              <w:t xml:space="preserve">No symptoms or allergy entries appeared on the caregiver side. The caregiver view did not update the patient’s recorded data.  </w:t>
            </w:r>
          </w:p>
        </w:tc>
        <w:tc>
          <w:tcPr>
            <w:tcW w:w="720" w:type="dxa"/>
            <w:tcBorders>
              <w:bottom w:val="single" w:sz="12" w:space="0" w:color="000000" w:themeColor="text1"/>
            </w:tcBorders>
            <w:vAlign w:val="center"/>
          </w:tcPr>
          <w:p w14:paraId="2DBB3236" w14:textId="06A7EF87" w:rsidR="7B21A931" w:rsidRDefault="7B21A931" w:rsidP="65D27D43">
            <w:pPr>
              <w:pStyle w:val="BodyText"/>
              <w:spacing w:before="223"/>
              <w:jc w:val="center"/>
            </w:pPr>
            <w:r w:rsidRPr="65D27D43">
              <w:t>Fail</w:t>
            </w:r>
          </w:p>
        </w:tc>
        <w:tc>
          <w:tcPr>
            <w:tcW w:w="1484" w:type="dxa"/>
            <w:tcBorders>
              <w:bottom w:val="single" w:sz="12" w:space="0" w:color="000000" w:themeColor="text1"/>
            </w:tcBorders>
            <w:vAlign w:val="center"/>
          </w:tcPr>
          <w:p w14:paraId="1CFB00AD" w14:textId="28A202A4" w:rsidR="7B21A931" w:rsidRDefault="7B21A931" w:rsidP="65D27D43">
            <w:pPr>
              <w:pStyle w:val="BodyText"/>
              <w:spacing w:before="223"/>
            </w:pPr>
            <w:r w:rsidRPr="65D27D43">
              <w:t xml:space="preserve">The test caregiver account is not linked to the patient's record, so symptom and allergy data do not sync or appear in the caregiver view.  </w:t>
            </w:r>
          </w:p>
        </w:tc>
      </w:tr>
      <w:tr w:rsidR="65D27D43" w14:paraId="22FE556A" w14:textId="77777777" w:rsidTr="65D27D43">
        <w:trPr>
          <w:cantSplit/>
          <w:trHeight w:val="135"/>
        </w:trPr>
        <w:tc>
          <w:tcPr>
            <w:tcW w:w="9254"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vAlign w:val="center"/>
          </w:tcPr>
          <w:p w14:paraId="569614AF" w14:textId="7B7E8EC9" w:rsidR="65D27D43" w:rsidRDefault="65D27D43" w:rsidP="65D27D43">
            <w:pPr>
              <w:spacing w:before="223"/>
              <w:ind w:left="136"/>
            </w:pPr>
            <w:r w:rsidRPr="65D27D43">
              <w:rPr>
                <w:b/>
                <w:bCs/>
                <w:color w:val="000000" w:themeColor="text1"/>
              </w:rPr>
              <w:t>TC-4.26: Manual Addition of Symptom — Caregiver</w:t>
            </w:r>
          </w:p>
        </w:tc>
      </w:tr>
      <w:tr w:rsidR="65D27D43" w14:paraId="2BC3BD0C"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2800F7" w14:textId="3FBE7C5E" w:rsidR="57C60375" w:rsidRDefault="57C60375" w:rsidP="65D27D43">
            <w:pPr>
              <w:pStyle w:val="ListParagraph"/>
              <w:ind w:left="136"/>
              <w:jc w:val="center"/>
            </w:pPr>
            <w:r w:rsidRPr="65D27D43">
              <w:lastRenderedPageBreak/>
              <w:t>1.</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84360FD" w14:textId="270B934D" w:rsidR="65D27D43" w:rsidRDefault="65D27D43" w:rsidP="65D27D43">
            <w:pPr>
              <w:ind w:left="136"/>
            </w:pPr>
          </w:p>
          <w:p w14:paraId="76420F73" w14:textId="5BCF1D6D" w:rsidR="1F8AF132" w:rsidRDefault="1F8AF132" w:rsidP="65D27D43">
            <w:pPr>
              <w:ind w:left="136"/>
            </w:pPr>
            <w:r w:rsidRPr="65D27D43">
              <w:rPr>
                <w:color w:val="000000" w:themeColor="text1"/>
                <w:sz w:val="24"/>
                <w:szCs w:val="24"/>
              </w:rPr>
              <w:t>Caregiver logs into the CareConnect application</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D99AB3" w14:textId="274CBC52" w:rsidR="65D27D43" w:rsidRDefault="65D27D43" w:rsidP="65D27D43">
            <w:pPr>
              <w:ind w:left="136"/>
            </w:pPr>
          </w:p>
          <w:p w14:paraId="447FF7D4" w14:textId="25E23BD3" w:rsidR="65D27D43" w:rsidRDefault="65D27D43" w:rsidP="65D27D43">
            <w:pPr>
              <w:ind w:left="136"/>
            </w:pPr>
          </w:p>
          <w:p w14:paraId="7C43787B" w14:textId="5402E8A5" w:rsidR="1F8AF132" w:rsidRDefault="1F8AF132" w:rsidP="65D27D43">
            <w:pPr>
              <w:ind w:left="136"/>
            </w:pPr>
            <w:r w:rsidRPr="65D27D43">
              <w:rPr>
                <w:color w:val="000000" w:themeColor="text1"/>
                <w:sz w:val="24"/>
                <w:szCs w:val="24"/>
              </w:rPr>
              <w:t>Patient dashboard is displayed.</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A7DDA82" w14:textId="09774130"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7871F66" w14:textId="12992752"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9302A9E" w14:textId="15586892" w:rsidR="65D27D43" w:rsidRDefault="65D27D43" w:rsidP="65D27D43">
            <w:pPr>
              <w:ind w:left="136"/>
            </w:pPr>
          </w:p>
        </w:tc>
      </w:tr>
      <w:tr w:rsidR="65D27D43" w14:paraId="275B355D"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1F5CC82" w14:textId="34ECD408" w:rsidR="2BA4AE67" w:rsidRDefault="2BA4AE67" w:rsidP="65D27D43">
            <w:pPr>
              <w:pStyle w:val="ListParagraph"/>
              <w:ind w:left="136"/>
              <w:jc w:val="center"/>
            </w:pPr>
            <w:r w:rsidRPr="65D27D43">
              <w:t>2.</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DCC194" w14:textId="37555D18" w:rsidR="65D27D43" w:rsidRDefault="65D27D43" w:rsidP="65D27D43">
            <w:pPr>
              <w:ind w:left="136"/>
            </w:pPr>
            <w:r w:rsidRPr="65D27D43">
              <w:rPr>
                <w:color w:val="000000" w:themeColor="text1"/>
                <w:sz w:val="24"/>
                <w:szCs w:val="24"/>
              </w:rPr>
              <w:t xml:space="preserve">Navigate to </w:t>
            </w:r>
            <w:r w:rsidRPr="65D27D43">
              <w:rPr>
                <w:b/>
                <w:bCs/>
                <w:color w:val="000000" w:themeColor="text1"/>
                <w:sz w:val="24"/>
                <w:szCs w:val="24"/>
              </w:rPr>
              <w:t>Allergies</w:t>
            </w:r>
            <w:r w:rsidRPr="65D27D43">
              <w:rPr>
                <w:color w:val="000000" w:themeColor="text1"/>
                <w:sz w:val="24"/>
                <w:szCs w:val="24"/>
              </w:rPr>
              <w:t xml:space="preserve"> section and tap </w:t>
            </w:r>
            <w:r w:rsidRPr="65D27D43">
              <w:rPr>
                <w:b/>
                <w:bCs/>
                <w:color w:val="000000" w:themeColor="text1"/>
                <w:sz w:val="24"/>
                <w:szCs w:val="24"/>
              </w:rPr>
              <w:t>“+ Add Allergy.”</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1CE47E" w14:textId="48D324B2" w:rsidR="65D27D43" w:rsidRDefault="65D27D43" w:rsidP="65D27D43">
            <w:pPr>
              <w:ind w:left="136"/>
            </w:pPr>
            <w:r w:rsidRPr="65D27D43">
              <w:rPr>
                <w:color w:val="000000" w:themeColor="text1"/>
                <w:sz w:val="24"/>
                <w:szCs w:val="24"/>
              </w:rPr>
              <w:t xml:space="preserve">“Add Allergy” form appears with fields for </w:t>
            </w:r>
            <w:r w:rsidRPr="65D27D43">
              <w:rPr>
                <w:i/>
                <w:iCs/>
                <w:color w:val="000000" w:themeColor="text1"/>
                <w:sz w:val="24"/>
                <w:szCs w:val="24"/>
              </w:rPr>
              <w:t>Medication/Substance</w:t>
            </w:r>
            <w:r w:rsidRPr="65D27D43">
              <w:rPr>
                <w:color w:val="000000" w:themeColor="text1"/>
                <w:sz w:val="24"/>
                <w:szCs w:val="24"/>
              </w:rPr>
              <w:t xml:space="preserve">, </w:t>
            </w:r>
            <w:r w:rsidRPr="65D27D43">
              <w:rPr>
                <w:i/>
                <w:iCs/>
                <w:color w:val="000000" w:themeColor="text1"/>
                <w:sz w:val="24"/>
                <w:szCs w:val="24"/>
              </w:rPr>
              <w:t>Reaction</w:t>
            </w:r>
            <w:r w:rsidRPr="65D27D43">
              <w:rPr>
                <w:color w:val="000000" w:themeColor="text1"/>
                <w:sz w:val="24"/>
                <w:szCs w:val="24"/>
              </w:rPr>
              <w:t xml:space="preserve">, and </w:t>
            </w:r>
            <w:r w:rsidRPr="65D27D43">
              <w:rPr>
                <w:i/>
                <w:iCs/>
                <w:color w:val="000000" w:themeColor="text1"/>
                <w:sz w:val="24"/>
                <w:szCs w:val="24"/>
              </w:rPr>
              <w:t>Severity.</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2549AD7" w14:textId="261A02B9"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19589B6" w14:textId="3DCB7283"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C11405" w14:textId="2367D63A" w:rsidR="65D27D43" w:rsidRDefault="65D27D43" w:rsidP="65D27D43">
            <w:pPr>
              <w:ind w:left="136"/>
            </w:pPr>
          </w:p>
        </w:tc>
      </w:tr>
      <w:tr w:rsidR="65D27D43" w14:paraId="446FBD92"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93D899" w14:textId="48F69D69" w:rsidR="65D27D43" w:rsidRDefault="65D27D43" w:rsidP="65D27D43">
            <w:pPr>
              <w:spacing w:before="223"/>
              <w:ind w:left="360" w:hanging="360"/>
              <w:jc w:val="center"/>
            </w:pPr>
            <w:r w:rsidRPr="65D27D43">
              <w:rPr>
                <w:color w:val="000000" w:themeColor="text1"/>
                <w:sz w:val="24"/>
                <w:szCs w:val="24"/>
              </w:rPr>
              <w:t>3.</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345DF01" w14:textId="7823D1A7" w:rsidR="65D27D43" w:rsidRDefault="65D27D43" w:rsidP="65D27D43">
            <w:pPr>
              <w:ind w:left="136"/>
            </w:pPr>
          </w:p>
          <w:tbl>
            <w:tblPr>
              <w:tblW w:w="0" w:type="auto"/>
              <w:tblLayout w:type="fixed"/>
              <w:tblLook w:val="06A0" w:firstRow="1" w:lastRow="0" w:firstColumn="1" w:lastColumn="0" w:noHBand="1" w:noVBand="1"/>
            </w:tblPr>
            <w:tblGrid>
              <w:gridCol w:w="1986"/>
            </w:tblGrid>
            <w:tr w:rsidR="65D27D43" w14:paraId="3986CB55" w14:textId="77777777" w:rsidTr="65D27D43">
              <w:trPr>
                <w:trHeight w:val="225"/>
              </w:trPr>
              <w:tc>
                <w:tcPr>
                  <w:tcW w:w="1986" w:type="dxa"/>
                  <w:tcMar>
                    <w:top w:w="100" w:type="dxa"/>
                    <w:left w:w="100" w:type="dxa"/>
                    <w:bottom w:w="100" w:type="dxa"/>
                    <w:right w:w="100" w:type="dxa"/>
                  </w:tcMar>
                  <w:vAlign w:val="center"/>
                </w:tcPr>
                <w:p w14:paraId="45E0BEA4" w14:textId="30BE5BE8" w:rsidR="65D27D43" w:rsidRDefault="65D27D43" w:rsidP="65D27D43">
                  <w:pPr>
                    <w:ind w:left="136"/>
                  </w:pPr>
                </w:p>
              </w:tc>
            </w:tr>
          </w:tbl>
          <w:p w14:paraId="04347516" w14:textId="55AA67E0" w:rsidR="65D27D43" w:rsidRDefault="65D27D43" w:rsidP="65D27D43">
            <w:pPr>
              <w:ind w:left="136"/>
            </w:pPr>
          </w:p>
          <w:tbl>
            <w:tblPr>
              <w:tblW w:w="0" w:type="auto"/>
              <w:tblLayout w:type="fixed"/>
              <w:tblLook w:val="06A0" w:firstRow="1" w:lastRow="0" w:firstColumn="1" w:lastColumn="0" w:noHBand="1" w:noVBand="1"/>
            </w:tblPr>
            <w:tblGrid>
              <w:gridCol w:w="1986"/>
            </w:tblGrid>
            <w:tr w:rsidR="65D27D43" w14:paraId="13FAE8B0" w14:textId="77777777" w:rsidTr="65D27D43">
              <w:trPr>
                <w:trHeight w:val="495"/>
              </w:trPr>
              <w:tc>
                <w:tcPr>
                  <w:tcW w:w="1986" w:type="dxa"/>
                  <w:tcMar>
                    <w:top w:w="100" w:type="dxa"/>
                    <w:left w:w="100" w:type="dxa"/>
                    <w:bottom w:w="100" w:type="dxa"/>
                    <w:right w:w="100" w:type="dxa"/>
                  </w:tcMar>
                  <w:vAlign w:val="center"/>
                </w:tcPr>
                <w:p w14:paraId="03FC4742" w14:textId="1F749165" w:rsidR="65D27D43" w:rsidRDefault="65D27D43" w:rsidP="65D27D43">
                  <w:pPr>
                    <w:ind w:left="136"/>
                  </w:pPr>
                  <w:r w:rsidRPr="65D27D43">
                    <w:rPr>
                      <w:color w:val="000000" w:themeColor="text1"/>
                      <w:sz w:val="24"/>
                      <w:szCs w:val="24"/>
                    </w:rPr>
                    <w:t xml:space="preserve">Open “Symptoms” section and tap </w:t>
                  </w:r>
                  <w:r w:rsidRPr="65D27D43">
                    <w:rPr>
                      <w:b/>
                      <w:bCs/>
                      <w:color w:val="000000" w:themeColor="text1"/>
                      <w:sz w:val="24"/>
                      <w:szCs w:val="24"/>
                    </w:rPr>
                    <w:t>“+ Add Symptom.”</w:t>
                  </w:r>
                </w:p>
              </w:tc>
            </w:tr>
          </w:tbl>
          <w:p w14:paraId="2A789FB7" w14:textId="5A6F4ADF" w:rsidR="65D27D43" w:rsidRDefault="65D27D43" w:rsidP="65D27D43">
            <w:pPr>
              <w:ind w:left="136"/>
            </w:pP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47B8616" w14:textId="3DECB019" w:rsidR="65D27D43" w:rsidRDefault="65D27D43" w:rsidP="65D27D43">
            <w:pPr>
              <w:ind w:left="136"/>
            </w:pPr>
            <w:r w:rsidRPr="65D27D43">
              <w:rPr>
                <w:color w:val="000000" w:themeColor="text1"/>
                <w:sz w:val="24"/>
                <w:szCs w:val="24"/>
              </w:rPr>
              <w:t>“Add Symptom” form appears with description and date fields.</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B0057C9" w14:textId="6D7AC977"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01969F1" w14:textId="2FEACB75"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FABD40" w14:textId="7FEADF9F" w:rsidR="65D27D43" w:rsidRDefault="65D27D43" w:rsidP="65D27D43">
            <w:pPr>
              <w:ind w:left="136"/>
            </w:pPr>
          </w:p>
        </w:tc>
      </w:tr>
      <w:tr w:rsidR="65D27D43" w14:paraId="4140D545"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D9E5C92" w14:textId="4A87EF7A" w:rsidR="65D27D43" w:rsidRDefault="65D27D43" w:rsidP="65D27D43">
            <w:pPr>
              <w:spacing w:before="223"/>
              <w:ind w:left="360" w:hanging="360"/>
              <w:jc w:val="center"/>
            </w:pPr>
            <w:r w:rsidRPr="65D27D43">
              <w:rPr>
                <w:color w:val="000000" w:themeColor="text1"/>
                <w:sz w:val="24"/>
                <w:szCs w:val="24"/>
              </w:rPr>
              <w:t xml:space="preserve">4. </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D760F2D" w14:textId="0C90CF77" w:rsidR="65D27D43" w:rsidRDefault="65D27D43" w:rsidP="65D27D43">
            <w:pPr>
              <w:ind w:left="136"/>
            </w:pPr>
            <w:r w:rsidRPr="65D27D43">
              <w:rPr>
                <w:color w:val="000000" w:themeColor="text1"/>
                <w:sz w:val="24"/>
                <w:szCs w:val="24"/>
              </w:rPr>
              <w:t xml:space="preserve">Enter “Fever” and set start date to current date. Tap </w:t>
            </w:r>
            <w:r w:rsidRPr="65D27D43">
              <w:rPr>
                <w:b/>
                <w:bCs/>
                <w:color w:val="000000" w:themeColor="text1"/>
                <w:sz w:val="24"/>
                <w:szCs w:val="24"/>
              </w:rPr>
              <w:t>Save.</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9F2F1A" w14:textId="3D615CA7" w:rsidR="65D27D43" w:rsidRDefault="65D27D43" w:rsidP="65D27D43">
            <w:pPr>
              <w:ind w:left="136"/>
            </w:pPr>
            <w:r w:rsidRPr="65D27D43">
              <w:rPr>
                <w:color w:val="000000" w:themeColor="text1"/>
                <w:sz w:val="24"/>
                <w:szCs w:val="24"/>
              </w:rPr>
              <w:t>“Fever” is added to patient’s symptom list.</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DF026BE" w14:textId="508DF6E0"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4D4BED" w14:textId="594537FE"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28547DE" w14:textId="715C358E" w:rsidR="65D27D43" w:rsidRDefault="65D27D43" w:rsidP="65D27D43">
            <w:pPr>
              <w:ind w:left="136"/>
            </w:pPr>
          </w:p>
        </w:tc>
      </w:tr>
      <w:tr w:rsidR="65D27D43" w14:paraId="64929BC3"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31057FF" w14:textId="21D62BAC" w:rsidR="65D27D43" w:rsidRDefault="65D27D43" w:rsidP="65D27D43">
            <w:pPr>
              <w:spacing w:before="223"/>
              <w:ind w:left="360" w:hanging="360"/>
              <w:jc w:val="center"/>
            </w:pPr>
            <w:r w:rsidRPr="65D27D43">
              <w:rPr>
                <w:color w:val="000000" w:themeColor="text1"/>
                <w:sz w:val="24"/>
                <w:szCs w:val="24"/>
              </w:rPr>
              <w:t xml:space="preserve">5. </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D4FDE80" w14:textId="7999412A" w:rsidR="65D27D43" w:rsidRDefault="65D27D43" w:rsidP="65D27D43">
            <w:pPr>
              <w:ind w:left="136"/>
            </w:pPr>
          </w:p>
          <w:tbl>
            <w:tblPr>
              <w:tblW w:w="0" w:type="auto"/>
              <w:tblLayout w:type="fixed"/>
              <w:tblLook w:val="06A0" w:firstRow="1" w:lastRow="0" w:firstColumn="1" w:lastColumn="0" w:noHBand="1" w:noVBand="1"/>
            </w:tblPr>
            <w:tblGrid>
              <w:gridCol w:w="1986"/>
            </w:tblGrid>
            <w:tr w:rsidR="65D27D43" w14:paraId="58016C4D" w14:textId="77777777" w:rsidTr="65D27D43">
              <w:trPr>
                <w:trHeight w:val="225"/>
              </w:trPr>
              <w:tc>
                <w:tcPr>
                  <w:tcW w:w="1986" w:type="dxa"/>
                  <w:tcMar>
                    <w:top w:w="100" w:type="dxa"/>
                    <w:left w:w="100" w:type="dxa"/>
                    <w:bottom w:w="100" w:type="dxa"/>
                    <w:right w:w="100" w:type="dxa"/>
                  </w:tcMar>
                  <w:vAlign w:val="center"/>
                </w:tcPr>
                <w:p w14:paraId="75BF0745" w14:textId="58F9AB6C" w:rsidR="65D27D43" w:rsidRDefault="65D27D43" w:rsidP="65D27D43">
                  <w:pPr>
                    <w:ind w:left="136"/>
                  </w:pPr>
                </w:p>
              </w:tc>
            </w:tr>
          </w:tbl>
          <w:p w14:paraId="25493BF5" w14:textId="4F0B07DB" w:rsidR="65D27D43" w:rsidRDefault="65D27D43" w:rsidP="65D27D43">
            <w:pPr>
              <w:ind w:left="136"/>
            </w:pPr>
          </w:p>
          <w:tbl>
            <w:tblPr>
              <w:tblW w:w="0" w:type="auto"/>
              <w:tblLayout w:type="fixed"/>
              <w:tblLook w:val="06A0" w:firstRow="1" w:lastRow="0" w:firstColumn="1" w:lastColumn="0" w:noHBand="1" w:noVBand="1"/>
            </w:tblPr>
            <w:tblGrid>
              <w:gridCol w:w="1986"/>
            </w:tblGrid>
            <w:tr w:rsidR="65D27D43" w14:paraId="762C056F" w14:textId="77777777" w:rsidTr="65D27D43">
              <w:trPr>
                <w:trHeight w:val="495"/>
              </w:trPr>
              <w:tc>
                <w:tcPr>
                  <w:tcW w:w="1986" w:type="dxa"/>
                  <w:tcMar>
                    <w:top w:w="100" w:type="dxa"/>
                    <w:left w:w="100" w:type="dxa"/>
                    <w:bottom w:w="100" w:type="dxa"/>
                    <w:right w:w="100" w:type="dxa"/>
                  </w:tcMar>
                  <w:vAlign w:val="center"/>
                </w:tcPr>
                <w:p w14:paraId="606E231C" w14:textId="652B9D6F" w:rsidR="65D27D43" w:rsidRDefault="65D27D43" w:rsidP="65D27D43">
                  <w:pPr>
                    <w:ind w:left="136"/>
                  </w:pPr>
                  <w:r w:rsidRPr="65D27D43">
                    <w:rPr>
                      <w:color w:val="000000" w:themeColor="text1"/>
                      <w:sz w:val="24"/>
                      <w:szCs w:val="24"/>
                    </w:rPr>
                    <w:t>Refresh the patient’s account view on the patient device.</w:t>
                  </w:r>
                </w:p>
              </w:tc>
            </w:tr>
          </w:tbl>
          <w:p w14:paraId="612F9C00" w14:textId="1A1B2D3D" w:rsidR="65D27D43" w:rsidRDefault="65D27D43" w:rsidP="65D27D43">
            <w:pPr>
              <w:ind w:left="136"/>
            </w:pP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37D3091" w14:textId="43AD8A7F" w:rsidR="65D27D43" w:rsidRDefault="65D27D43" w:rsidP="65D27D43">
            <w:pPr>
              <w:ind w:left="136"/>
            </w:pPr>
            <w:r w:rsidRPr="65D27D43">
              <w:rPr>
                <w:color w:val="000000" w:themeColor="text1"/>
                <w:sz w:val="24"/>
                <w:szCs w:val="24"/>
              </w:rPr>
              <w:t>“Fever” appears in the patient’s symptom list with matching details.</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0E046A1" w14:textId="79EBD735"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BDDABA" w14:textId="1FFBD275"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F605423" w14:textId="146EB836" w:rsidR="65D27D43" w:rsidRDefault="65D27D43" w:rsidP="65D27D43">
            <w:pPr>
              <w:ind w:left="136"/>
            </w:pPr>
          </w:p>
        </w:tc>
      </w:tr>
      <w:tr w:rsidR="65D27D43" w14:paraId="13E047A2" w14:textId="77777777" w:rsidTr="65D27D43">
        <w:trPr>
          <w:cantSplit/>
          <w:trHeight w:val="255"/>
        </w:trPr>
        <w:tc>
          <w:tcPr>
            <w:tcW w:w="9254"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999999"/>
            <w:vAlign w:val="center"/>
          </w:tcPr>
          <w:p w14:paraId="168C6391" w14:textId="6F2063A4" w:rsidR="65D27D43" w:rsidRDefault="65D27D43" w:rsidP="65D27D43">
            <w:pPr>
              <w:spacing w:before="223"/>
              <w:ind w:left="360" w:hanging="360"/>
            </w:pPr>
            <w:r w:rsidRPr="65D27D43">
              <w:rPr>
                <w:b/>
                <w:bCs/>
                <w:color w:val="000000" w:themeColor="text1"/>
                <w:sz w:val="24"/>
                <w:szCs w:val="24"/>
              </w:rPr>
              <w:t>TC-4.27: Manual Addition of Allergy — Caregiver</w:t>
            </w:r>
          </w:p>
        </w:tc>
      </w:tr>
      <w:tr w:rsidR="65D27D43" w14:paraId="64C8CA40"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EAD2B6" w14:textId="7EE30F4F" w:rsidR="65D27D43" w:rsidRDefault="65D27D43" w:rsidP="65D27D43">
            <w:pPr>
              <w:spacing w:before="223"/>
              <w:ind w:left="360" w:hanging="360"/>
            </w:pPr>
            <w:r w:rsidRPr="65D27D43">
              <w:rPr>
                <w:color w:val="000000" w:themeColor="text1"/>
                <w:sz w:val="24"/>
                <w:szCs w:val="24"/>
              </w:rPr>
              <w:t>1.</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2F37ADE" w14:textId="001BD69D" w:rsidR="65D27D43" w:rsidRDefault="65D27D43" w:rsidP="65D27D43">
            <w:pPr>
              <w:ind w:left="136"/>
            </w:pPr>
            <w:r w:rsidRPr="65D27D43">
              <w:rPr>
                <w:color w:val="000000" w:themeColor="text1"/>
                <w:sz w:val="24"/>
                <w:szCs w:val="24"/>
              </w:rPr>
              <w:t>Caregiver logs into CareConnect and selects the linked patient</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EB8D5B5" w14:textId="30035DF5" w:rsidR="65D27D43" w:rsidRDefault="65D27D43" w:rsidP="65D27D43">
            <w:pPr>
              <w:ind w:left="136"/>
            </w:pPr>
            <w:r w:rsidRPr="65D27D43">
              <w:rPr>
                <w:color w:val="000000" w:themeColor="text1"/>
                <w:sz w:val="24"/>
                <w:szCs w:val="24"/>
              </w:rPr>
              <w:t>Patient dashboard is displayed</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685019E" w14:textId="0042266E"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D927A62" w14:textId="6737C0AD"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E6C73AC" w14:textId="33617903" w:rsidR="65D27D43" w:rsidRDefault="65D27D43" w:rsidP="65D27D43">
            <w:pPr>
              <w:ind w:left="136"/>
            </w:pPr>
          </w:p>
        </w:tc>
      </w:tr>
      <w:tr w:rsidR="65D27D43" w14:paraId="22A47FAB"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C70441" w14:textId="2FC9E517" w:rsidR="65D27D43" w:rsidRDefault="65D27D43" w:rsidP="65D27D43">
            <w:pPr>
              <w:spacing w:before="223"/>
              <w:ind w:left="360" w:hanging="360"/>
            </w:pPr>
            <w:r w:rsidRPr="65D27D43">
              <w:rPr>
                <w:color w:val="000000" w:themeColor="text1"/>
                <w:sz w:val="24"/>
                <w:szCs w:val="24"/>
              </w:rPr>
              <w:t>2.</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D03C427" w14:textId="596D6D52" w:rsidR="65D27D43" w:rsidRDefault="65D27D43" w:rsidP="65D27D43">
            <w:pPr>
              <w:ind w:left="136"/>
            </w:pPr>
            <w:r w:rsidRPr="65D27D43">
              <w:rPr>
                <w:color w:val="000000" w:themeColor="text1"/>
                <w:sz w:val="24"/>
                <w:szCs w:val="24"/>
              </w:rPr>
              <w:t xml:space="preserve">Navigate to </w:t>
            </w:r>
            <w:r w:rsidRPr="65D27D43">
              <w:rPr>
                <w:b/>
                <w:bCs/>
                <w:color w:val="000000" w:themeColor="text1"/>
                <w:sz w:val="24"/>
                <w:szCs w:val="24"/>
              </w:rPr>
              <w:t>Allergies</w:t>
            </w:r>
            <w:r w:rsidRPr="65D27D43">
              <w:rPr>
                <w:color w:val="000000" w:themeColor="text1"/>
                <w:sz w:val="24"/>
                <w:szCs w:val="24"/>
              </w:rPr>
              <w:t xml:space="preserve"> section and tap </w:t>
            </w:r>
            <w:r w:rsidRPr="65D27D43">
              <w:rPr>
                <w:b/>
                <w:bCs/>
                <w:color w:val="000000" w:themeColor="text1"/>
                <w:sz w:val="24"/>
                <w:szCs w:val="24"/>
              </w:rPr>
              <w:t>“+ Add Allergy.”</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44F1BC2" w14:textId="43F9101D" w:rsidR="65D27D43" w:rsidRDefault="65D27D43" w:rsidP="65D27D43">
            <w:pPr>
              <w:ind w:left="136"/>
            </w:pPr>
            <w:r w:rsidRPr="65D27D43">
              <w:rPr>
                <w:color w:val="000000" w:themeColor="text1"/>
                <w:sz w:val="24"/>
                <w:szCs w:val="24"/>
              </w:rPr>
              <w:t xml:space="preserve">“Add Allergy” form appears with fields for </w:t>
            </w:r>
            <w:r w:rsidRPr="65D27D43">
              <w:rPr>
                <w:i/>
                <w:iCs/>
                <w:color w:val="000000" w:themeColor="text1"/>
                <w:sz w:val="24"/>
                <w:szCs w:val="24"/>
              </w:rPr>
              <w:t>Medication/Substance</w:t>
            </w:r>
            <w:r w:rsidRPr="65D27D43">
              <w:rPr>
                <w:color w:val="000000" w:themeColor="text1"/>
                <w:sz w:val="24"/>
                <w:szCs w:val="24"/>
              </w:rPr>
              <w:t xml:space="preserve">, </w:t>
            </w:r>
            <w:r w:rsidRPr="65D27D43">
              <w:rPr>
                <w:i/>
                <w:iCs/>
                <w:color w:val="000000" w:themeColor="text1"/>
                <w:sz w:val="24"/>
                <w:szCs w:val="24"/>
              </w:rPr>
              <w:t>Reaction</w:t>
            </w:r>
            <w:r w:rsidRPr="65D27D43">
              <w:rPr>
                <w:color w:val="000000" w:themeColor="text1"/>
                <w:sz w:val="24"/>
                <w:szCs w:val="24"/>
              </w:rPr>
              <w:t xml:space="preserve">, and </w:t>
            </w:r>
            <w:r w:rsidRPr="65D27D43">
              <w:rPr>
                <w:i/>
                <w:iCs/>
                <w:color w:val="000000" w:themeColor="text1"/>
                <w:sz w:val="24"/>
                <w:szCs w:val="24"/>
              </w:rPr>
              <w:t>Severity.</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F1E1E2C" w14:textId="75766F53"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860DD63" w14:textId="1A9EC3BD"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2CD7A50" w14:textId="5BA8730F" w:rsidR="65D27D43" w:rsidRDefault="65D27D43" w:rsidP="65D27D43">
            <w:pPr>
              <w:ind w:left="136"/>
            </w:pPr>
          </w:p>
        </w:tc>
      </w:tr>
      <w:tr w:rsidR="65D27D43" w14:paraId="76589A60"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B95E208" w14:textId="4EB60F5C" w:rsidR="65D27D43" w:rsidRDefault="65D27D43" w:rsidP="65D27D43">
            <w:pPr>
              <w:spacing w:before="223"/>
              <w:ind w:left="360" w:hanging="360"/>
            </w:pPr>
            <w:r w:rsidRPr="65D27D43">
              <w:rPr>
                <w:color w:val="000000" w:themeColor="text1"/>
                <w:sz w:val="24"/>
                <w:szCs w:val="24"/>
              </w:rPr>
              <w:t>3.</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8C45AE6" w14:textId="2D2D07D5" w:rsidR="65D27D43" w:rsidRDefault="65D27D43" w:rsidP="65D27D43">
            <w:pPr>
              <w:ind w:left="136"/>
            </w:pPr>
            <w:r w:rsidRPr="65D27D43">
              <w:rPr>
                <w:color w:val="000000" w:themeColor="text1"/>
                <w:sz w:val="24"/>
                <w:szCs w:val="24"/>
              </w:rPr>
              <w:t>Enter “Penicillin” for Medication, “Rash” for Reaction, and set Severity to “Moderate.” Tap Save.</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6AC4F36" w14:textId="784BB2AB" w:rsidR="65D27D43" w:rsidRDefault="65D27D43" w:rsidP="65D27D43">
            <w:pPr>
              <w:ind w:left="136"/>
            </w:pPr>
            <w:r w:rsidRPr="65D27D43">
              <w:rPr>
                <w:color w:val="000000" w:themeColor="text1"/>
                <w:sz w:val="24"/>
                <w:szCs w:val="24"/>
              </w:rPr>
              <w:t>New allergy record is added and visible in the patient’s allergy list.</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E02E714" w14:textId="1C52E7F4"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922526F" w14:textId="6ABD5883"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DE86CD" w14:textId="1A79C22C" w:rsidR="65D27D43" w:rsidRDefault="65D27D43" w:rsidP="65D27D43">
            <w:pPr>
              <w:ind w:left="136"/>
            </w:pPr>
          </w:p>
        </w:tc>
      </w:tr>
      <w:tr w:rsidR="65D27D43" w14:paraId="0FA033B7"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503B8C4" w14:textId="2C248383" w:rsidR="65D27D43" w:rsidRDefault="65D27D43" w:rsidP="65D27D43">
            <w:pPr>
              <w:spacing w:before="223"/>
              <w:ind w:left="360" w:hanging="360"/>
            </w:pPr>
            <w:r w:rsidRPr="65D27D43">
              <w:rPr>
                <w:color w:val="000000" w:themeColor="text1"/>
                <w:sz w:val="24"/>
                <w:szCs w:val="24"/>
              </w:rPr>
              <w:lastRenderedPageBreak/>
              <w:t>4.</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19FEB75" w14:textId="44203BA0" w:rsidR="65D27D43" w:rsidRDefault="65D27D43" w:rsidP="65D27D43">
            <w:pPr>
              <w:ind w:left="136"/>
            </w:pPr>
            <w:r w:rsidRPr="65D27D43">
              <w:rPr>
                <w:color w:val="000000" w:themeColor="text1"/>
                <w:sz w:val="24"/>
                <w:szCs w:val="24"/>
              </w:rPr>
              <w:t>Open the patient’s account view (on their device).</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B63F01B" w14:textId="0981BF94" w:rsidR="65D27D43" w:rsidRDefault="65D27D43" w:rsidP="65D27D43">
            <w:pPr>
              <w:ind w:left="136"/>
            </w:pPr>
            <w:r w:rsidRPr="65D27D43">
              <w:rPr>
                <w:color w:val="000000" w:themeColor="text1"/>
                <w:sz w:val="24"/>
                <w:szCs w:val="24"/>
              </w:rPr>
              <w:t>“Penicillin – Rash (Moderate)” appears in allergy list.</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231A176" w14:textId="4EE6EC4B"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B57DBD8" w14:textId="10BB726C"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316AED2" w14:textId="4E945D6E" w:rsidR="65D27D43" w:rsidRDefault="65D27D43" w:rsidP="65D27D43">
            <w:pPr>
              <w:ind w:left="136"/>
            </w:pPr>
          </w:p>
        </w:tc>
      </w:tr>
      <w:tr w:rsidR="65D27D43" w14:paraId="2DDEA9A8" w14:textId="77777777" w:rsidTr="65D27D43">
        <w:trPr>
          <w:cantSplit/>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61F3344" w14:textId="0667D502" w:rsidR="65D27D43" w:rsidRDefault="65D27D43" w:rsidP="65D27D43">
            <w:pPr>
              <w:spacing w:before="223"/>
              <w:ind w:left="360" w:hanging="360"/>
            </w:pPr>
            <w:r w:rsidRPr="65D27D43">
              <w:rPr>
                <w:color w:val="000000" w:themeColor="text1"/>
                <w:sz w:val="24"/>
                <w:szCs w:val="24"/>
              </w:rPr>
              <w:t>5.</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5E212A6" w14:textId="69BABE14" w:rsidR="65D27D43" w:rsidRDefault="65D27D43" w:rsidP="65D27D43">
            <w:pPr>
              <w:ind w:left="136"/>
            </w:pPr>
          </w:p>
          <w:tbl>
            <w:tblPr>
              <w:tblW w:w="0" w:type="auto"/>
              <w:tblLayout w:type="fixed"/>
              <w:tblLook w:val="06A0" w:firstRow="1" w:lastRow="0" w:firstColumn="1" w:lastColumn="0" w:noHBand="1" w:noVBand="1"/>
            </w:tblPr>
            <w:tblGrid>
              <w:gridCol w:w="1986"/>
            </w:tblGrid>
            <w:tr w:rsidR="65D27D43" w14:paraId="755C6BA8" w14:textId="77777777" w:rsidTr="65D27D43">
              <w:trPr>
                <w:trHeight w:val="840"/>
              </w:trPr>
              <w:tc>
                <w:tcPr>
                  <w:tcW w:w="1986" w:type="dxa"/>
                  <w:tcMar>
                    <w:top w:w="100" w:type="dxa"/>
                    <w:left w:w="100" w:type="dxa"/>
                    <w:bottom w:w="100" w:type="dxa"/>
                    <w:right w:w="100" w:type="dxa"/>
                  </w:tcMar>
                </w:tcPr>
                <w:p w14:paraId="780C4F50" w14:textId="21B1DB4C" w:rsidR="65D27D43" w:rsidRDefault="65D27D43" w:rsidP="65D27D43">
                  <w:pPr>
                    <w:ind w:left="136"/>
                  </w:pPr>
                  <w:r w:rsidRPr="65D27D43">
                    <w:rPr>
                      <w:color w:val="000000" w:themeColor="text1"/>
                      <w:sz w:val="24"/>
                      <w:szCs w:val="24"/>
                    </w:rPr>
                    <w:t>View audit log for caregiver action.</w:t>
                  </w:r>
                </w:p>
              </w:tc>
            </w:tr>
          </w:tbl>
          <w:p w14:paraId="76A43D7F" w14:textId="557DF605" w:rsidR="65D27D43" w:rsidRDefault="65D27D43" w:rsidP="65D27D43">
            <w:pPr>
              <w:ind w:left="136"/>
            </w:pP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CCC89B9" w14:textId="3D73882D" w:rsidR="65D27D43" w:rsidRDefault="65D27D43" w:rsidP="65D27D43">
            <w:pPr>
              <w:ind w:left="136"/>
            </w:pPr>
            <w:r w:rsidRPr="65D27D43">
              <w:rPr>
                <w:color w:val="000000" w:themeColor="text1"/>
                <w:sz w:val="24"/>
                <w:szCs w:val="24"/>
              </w:rPr>
              <w:t>Log entry includes “Add Allergy,” caregiver ID, patient ID, and timestamp.</w:t>
            </w: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0131548" w14:textId="522034BE" w:rsidR="65D27D43" w:rsidRDefault="65D27D43" w:rsidP="65D27D43">
            <w:pPr>
              <w:ind w:left="136"/>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15F661F" w14:textId="49FE6729" w:rsidR="65D27D43" w:rsidRDefault="65D27D43" w:rsidP="65D27D43">
            <w:pPr>
              <w:ind w:left="136"/>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BD7C74" w14:textId="43D88967" w:rsidR="65D27D43" w:rsidRDefault="65D27D43" w:rsidP="65D27D43">
            <w:pPr>
              <w:ind w:left="136"/>
            </w:pPr>
          </w:p>
        </w:tc>
      </w:tr>
    </w:tbl>
    <w:p w14:paraId="277EC2C2" w14:textId="0BB46629" w:rsidR="00E109D0" w:rsidRDefault="00E109D0" w:rsidP="65D27D43">
      <w:pPr>
        <w:spacing w:before="223"/>
      </w:pPr>
    </w:p>
    <w:p w14:paraId="7C2ED443" w14:textId="573EC346" w:rsidR="00E109D0" w:rsidRDefault="00E109D0" w:rsidP="65D27D43">
      <w:pPr>
        <w:pStyle w:val="BodyText"/>
        <w:spacing w:before="223"/>
        <w:rPr>
          <w:sz w:val="32"/>
          <w:szCs w:val="32"/>
        </w:rPr>
      </w:pPr>
    </w:p>
    <w:p w14:paraId="66B3620F" w14:textId="19186984" w:rsidR="65D27D43" w:rsidRDefault="65D27D43" w:rsidP="65D27D43">
      <w:pPr>
        <w:pStyle w:val="BodyText"/>
        <w:spacing w:before="223"/>
        <w:rPr>
          <w:sz w:val="32"/>
          <w:szCs w:val="32"/>
        </w:rPr>
      </w:pPr>
    </w:p>
    <w:tbl>
      <w:tblPr>
        <w:tblW w:w="0" w:type="auto"/>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1E0" w:firstRow="1" w:lastRow="1" w:firstColumn="1" w:lastColumn="1" w:noHBand="0" w:noVBand="0"/>
      </w:tblPr>
      <w:tblGrid>
        <w:gridCol w:w="765"/>
        <w:gridCol w:w="2250"/>
        <w:gridCol w:w="2455"/>
        <w:gridCol w:w="1785"/>
        <w:gridCol w:w="720"/>
        <w:gridCol w:w="1484"/>
      </w:tblGrid>
      <w:tr w:rsidR="65D27D43" w14:paraId="23911271" w14:textId="77777777" w:rsidTr="65D27D43">
        <w:trPr>
          <w:trHeight w:val="255"/>
        </w:trPr>
        <w:tc>
          <w:tcPr>
            <w:tcW w:w="9254"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999999"/>
            <w:vAlign w:val="center"/>
          </w:tcPr>
          <w:p w14:paraId="03567FC2" w14:textId="0B43B07A" w:rsidR="65D27D43" w:rsidRDefault="65D27D43" w:rsidP="65D27D43">
            <w:pPr>
              <w:pStyle w:val="BodyText"/>
              <w:spacing w:before="223"/>
              <w:rPr>
                <w:b/>
                <w:bCs/>
                <w:color w:val="000000" w:themeColor="text1"/>
              </w:rPr>
            </w:pPr>
            <w:r w:rsidRPr="65D27D43">
              <w:rPr>
                <w:b/>
                <w:bCs/>
                <w:color w:val="000000" w:themeColor="text1"/>
              </w:rPr>
              <w:t>TC-4.</w:t>
            </w:r>
            <w:r w:rsidR="326F3ECA" w:rsidRPr="65D27D43">
              <w:rPr>
                <w:b/>
                <w:bCs/>
                <w:color w:val="000000" w:themeColor="text1"/>
              </w:rPr>
              <w:t>28</w:t>
            </w:r>
            <w:r w:rsidR="1F8A748E" w:rsidRPr="65D27D43">
              <w:rPr>
                <w:b/>
                <w:bCs/>
                <w:color w:val="000000" w:themeColor="text1"/>
              </w:rPr>
              <w:t xml:space="preserve">: Patient Details - </w:t>
            </w:r>
            <w:r w:rsidRPr="65D27D43">
              <w:rPr>
                <w:b/>
                <w:bCs/>
                <w:color w:val="000000" w:themeColor="text1"/>
              </w:rPr>
              <w:t>Caregiver</w:t>
            </w:r>
          </w:p>
        </w:tc>
      </w:tr>
      <w:tr w:rsidR="65D27D43" w14:paraId="50507927" w14:textId="77777777" w:rsidTr="65D27D43">
        <w:trPr>
          <w:trHeight w:val="255"/>
        </w:trPr>
        <w:tc>
          <w:tcPr>
            <w:tcW w:w="7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F84DE65" w14:textId="7EE30F4F" w:rsidR="65D27D43" w:rsidRDefault="65D27D43" w:rsidP="65D27D43">
            <w:pPr>
              <w:pStyle w:val="BodyText"/>
              <w:spacing w:before="223"/>
              <w:rPr>
                <w:color w:val="000000" w:themeColor="text1"/>
              </w:rPr>
            </w:pPr>
            <w:r w:rsidRPr="65D27D43">
              <w:rPr>
                <w:color w:val="000000" w:themeColor="text1"/>
              </w:rPr>
              <w:t>1.</w:t>
            </w: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8151DF5" w14:textId="3CD4BC2E" w:rsidR="65D27D43" w:rsidRDefault="65D27D43" w:rsidP="65D27D43">
            <w:pPr>
              <w:pStyle w:val="BodyText"/>
              <w:spacing w:before="223"/>
              <w:rPr>
                <w:color w:val="000000" w:themeColor="text1"/>
              </w:rPr>
            </w:pPr>
          </w:p>
        </w:tc>
        <w:tc>
          <w:tcPr>
            <w:tcW w:w="22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579B95" w14:textId="3BD51F69" w:rsidR="65D27D43" w:rsidRDefault="65D27D43" w:rsidP="65D27D43">
            <w:pPr>
              <w:pStyle w:val="BodyText"/>
              <w:spacing w:before="223"/>
              <w:rPr>
                <w:color w:val="000000" w:themeColor="text1"/>
              </w:rPr>
            </w:pPr>
          </w:p>
        </w:tc>
        <w:tc>
          <w:tcPr>
            <w:tcW w:w="17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AFC747B" w14:textId="0042266E" w:rsidR="65D27D43" w:rsidRDefault="65D27D43" w:rsidP="65D27D43">
            <w:pPr>
              <w:pStyle w:val="BodyText"/>
              <w:spacing w:before="223"/>
            </w:pP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A61C234" w14:textId="6737C0AD" w:rsidR="65D27D43" w:rsidRDefault="65D27D43" w:rsidP="65D27D43">
            <w:pPr>
              <w:pStyle w:val="BodyText"/>
              <w:spacing w:before="223"/>
            </w:pPr>
          </w:p>
        </w:tc>
        <w:tc>
          <w:tcPr>
            <w:tcW w:w="148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B25BD9E" w14:textId="33617903" w:rsidR="65D27D43" w:rsidRDefault="65D27D43" w:rsidP="65D27D43">
            <w:pPr>
              <w:pStyle w:val="BodyText"/>
              <w:spacing w:before="223"/>
            </w:pPr>
          </w:p>
        </w:tc>
      </w:tr>
      <w:tr w:rsidR="65D27D43" w14:paraId="6F92D2A1" w14:textId="77777777" w:rsidTr="65D27D43">
        <w:trPr>
          <w:trHeight w:val="585"/>
        </w:trPr>
        <w:tc>
          <w:tcPr>
            <w:tcW w:w="7770" w:type="dxa"/>
            <w:gridSpan w:val="5"/>
            <w:shd w:val="clear" w:color="auto" w:fill="D1D1D1"/>
          </w:tcPr>
          <w:p w14:paraId="7A915524" w14:textId="282601F8" w:rsidR="65D27D43" w:rsidRDefault="65D27D43" w:rsidP="65D27D43">
            <w:pPr>
              <w:pStyle w:val="BodyText"/>
              <w:spacing w:before="223"/>
              <w:rPr>
                <w:b/>
                <w:bCs/>
              </w:rPr>
            </w:pPr>
            <w:r w:rsidRPr="65D27D43">
              <w:rPr>
                <w:b/>
                <w:bCs/>
              </w:rPr>
              <w:t>TC-4.</w:t>
            </w:r>
            <w:r w:rsidR="7D6687A3" w:rsidRPr="65D27D43">
              <w:rPr>
                <w:b/>
                <w:bCs/>
              </w:rPr>
              <w:t>29</w:t>
            </w:r>
            <w:r w:rsidRPr="65D27D43">
              <w:rPr>
                <w:b/>
                <w:bCs/>
              </w:rPr>
              <w:t xml:space="preserve"> Patient List – Info Tab</w:t>
            </w:r>
          </w:p>
          <w:p w14:paraId="6172678B" w14:textId="02B542A0" w:rsidR="65D27D43" w:rsidRDefault="65D27D43" w:rsidP="65D27D43">
            <w:pPr>
              <w:pStyle w:val="BodyText"/>
              <w:spacing w:before="223"/>
              <w:rPr>
                <w:b/>
                <w:bCs/>
              </w:rPr>
            </w:pPr>
          </w:p>
        </w:tc>
        <w:tc>
          <w:tcPr>
            <w:tcW w:w="1484" w:type="dxa"/>
            <w:shd w:val="clear" w:color="auto" w:fill="D1D1D1"/>
          </w:tcPr>
          <w:p w14:paraId="4790CD8B" w14:textId="0BAD6663" w:rsidR="65D27D43" w:rsidRDefault="65D27D43" w:rsidP="65D27D43">
            <w:pPr>
              <w:pStyle w:val="BodyText"/>
              <w:spacing w:before="223"/>
            </w:pPr>
          </w:p>
        </w:tc>
      </w:tr>
      <w:tr w:rsidR="65D27D43" w14:paraId="297C1BA6" w14:textId="77777777" w:rsidTr="65D27D43">
        <w:trPr>
          <w:trHeight w:val="300"/>
        </w:trPr>
        <w:tc>
          <w:tcPr>
            <w:tcW w:w="765" w:type="dxa"/>
            <w:vAlign w:val="center"/>
          </w:tcPr>
          <w:p w14:paraId="0ACFC948" w14:textId="48C42D9B" w:rsidR="65D27D43" w:rsidRDefault="65D27D43" w:rsidP="65D27D43">
            <w:pPr>
              <w:pStyle w:val="BodyText"/>
              <w:spacing w:before="223"/>
            </w:pPr>
            <w:r w:rsidRPr="65D27D43">
              <w:t>1.</w:t>
            </w:r>
          </w:p>
        </w:tc>
        <w:tc>
          <w:tcPr>
            <w:tcW w:w="2250" w:type="dxa"/>
            <w:vAlign w:val="center"/>
          </w:tcPr>
          <w:p w14:paraId="31B3F960" w14:textId="11412DA7" w:rsidR="65D27D43" w:rsidRDefault="65D27D43" w:rsidP="65D27D43">
            <w:pPr>
              <w:pStyle w:val="BodyText"/>
              <w:spacing w:before="223"/>
            </w:pPr>
            <w:r w:rsidRPr="65D27D43">
              <w:t>Tester clicks the Info tab</w:t>
            </w:r>
          </w:p>
        </w:tc>
        <w:tc>
          <w:tcPr>
            <w:tcW w:w="2250" w:type="dxa"/>
            <w:vAlign w:val="center"/>
          </w:tcPr>
          <w:p w14:paraId="333111A1" w14:textId="1DFF23ED" w:rsidR="65D27D43" w:rsidRDefault="65D27D43" w:rsidP="65D27D43">
            <w:pPr>
              <w:pStyle w:val="BodyText"/>
              <w:spacing w:before="223"/>
            </w:pPr>
            <w:r w:rsidRPr="65D27D43">
              <w:t>Contact Information and Emergency Contact sections are visible</w:t>
            </w:r>
          </w:p>
        </w:tc>
        <w:tc>
          <w:tcPr>
            <w:tcW w:w="1785" w:type="dxa"/>
            <w:vAlign w:val="center"/>
          </w:tcPr>
          <w:p w14:paraId="5D8708C4" w14:textId="64D7B42F" w:rsidR="65D27D43" w:rsidRDefault="65D27D43" w:rsidP="65D27D43">
            <w:pPr>
              <w:pStyle w:val="BodyText"/>
              <w:spacing w:before="223"/>
            </w:pPr>
            <w:r w:rsidRPr="65D27D43">
              <w:t>The “Contact Information” section displays correct phone, email, date of birth, and address. The “Emergency Contact” section shows Michael Johnson with phone number</w:t>
            </w:r>
          </w:p>
        </w:tc>
        <w:tc>
          <w:tcPr>
            <w:tcW w:w="720" w:type="dxa"/>
            <w:vAlign w:val="center"/>
          </w:tcPr>
          <w:p w14:paraId="45E98119" w14:textId="1BEB7E2D" w:rsidR="65D27D43" w:rsidRDefault="65D27D43" w:rsidP="65D27D43">
            <w:pPr>
              <w:pStyle w:val="BodyText"/>
              <w:spacing w:before="223"/>
            </w:pPr>
            <w:r w:rsidRPr="65D27D43">
              <w:t>Pass</w:t>
            </w:r>
          </w:p>
        </w:tc>
        <w:tc>
          <w:tcPr>
            <w:tcW w:w="1484" w:type="dxa"/>
            <w:vAlign w:val="center"/>
          </w:tcPr>
          <w:p w14:paraId="7EE3821B" w14:textId="681D1C80" w:rsidR="65D27D43" w:rsidRDefault="65D27D43" w:rsidP="65D27D43">
            <w:pPr>
              <w:pStyle w:val="BodyText"/>
              <w:spacing w:before="223"/>
            </w:pPr>
            <w:r w:rsidRPr="65D27D43">
              <w:t>None</w:t>
            </w:r>
          </w:p>
        </w:tc>
      </w:tr>
      <w:tr w:rsidR="65D27D43" w14:paraId="136DF0EF" w14:textId="77777777" w:rsidTr="65D27D43">
        <w:trPr>
          <w:trHeight w:val="300"/>
        </w:trPr>
        <w:tc>
          <w:tcPr>
            <w:tcW w:w="765" w:type="dxa"/>
            <w:vAlign w:val="center"/>
          </w:tcPr>
          <w:p w14:paraId="3B204359" w14:textId="57EFE96B" w:rsidR="65D27D43" w:rsidRDefault="65D27D43" w:rsidP="65D27D43">
            <w:pPr>
              <w:pStyle w:val="BodyText"/>
              <w:spacing w:before="223"/>
            </w:pPr>
            <w:r w:rsidRPr="65D27D43">
              <w:t>2.</w:t>
            </w:r>
          </w:p>
        </w:tc>
        <w:tc>
          <w:tcPr>
            <w:tcW w:w="2250" w:type="dxa"/>
            <w:vAlign w:val="center"/>
          </w:tcPr>
          <w:p w14:paraId="72140921" w14:textId="41AD5808" w:rsidR="65D27D43" w:rsidRDefault="65D27D43" w:rsidP="65D27D43">
            <w:pPr>
              <w:pStyle w:val="BodyText"/>
              <w:spacing w:before="223"/>
            </w:pPr>
            <w:r w:rsidRPr="65D27D43">
              <w:t>Tester verifies field labels and formatting</w:t>
            </w:r>
          </w:p>
        </w:tc>
        <w:tc>
          <w:tcPr>
            <w:tcW w:w="2250" w:type="dxa"/>
            <w:vAlign w:val="center"/>
          </w:tcPr>
          <w:p w14:paraId="4AC175BC" w14:textId="7F04EF61" w:rsidR="65D27D43" w:rsidRDefault="65D27D43" w:rsidP="65D27D43">
            <w:pPr>
              <w:pStyle w:val="BodyText"/>
              <w:spacing w:before="223"/>
            </w:pPr>
            <w:r w:rsidRPr="65D27D43">
              <w:t>All data is aligned, readable, and labeled correctly (e.g., Phone, Email, DOB, Address)</w:t>
            </w:r>
          </w:p>
        </w:tc>
        <w:tc>
          <w:tcPr>
            <w:tcW w:w="1785" w:type="dxa"/>
            <w:vAlign w:val="center"/>
          </w:tcPr>
          <w:p w14:paraId="7C408721" w14:textId="090E008E" w:rsidR="65D27D43" w:rsidRDefault="65D27D43" w:rsidP="65D27D43">
            <w:pPr>
              <w:pStyle w:val="BodyText"/>
              <w:spacing w:before="223"/>
            </w:pPr>
            <w:r w:rsidRPr="65D27D43">
              <w:t>All fields are clearly labeled and properly aligned with correct formatting</w:t>
            </w:r>
          </w:p>
        </w:tc>
        <w:tc>
          <w:tcPr>
            <w:tcW w:w="720" w:type="dxa"/>
            <w:vAlign w:val="center"/>
          </w:tcPr>
          <w:p w14:paraId="7E057B0E" w14:textId="51905505" w:rsidR="65D27D43" w:rsidRDefault="65D27D43" w:rsidP="65D27D43">
            <w:pPr>
              <w:pStyle w:val="BodyText"/>
              <w:spacing w:before="223"/>
            </w:pPr>
            <w:r w:rsidRPr="65D27D43">
              <w:t>Pass</w:t>
            </w:r>
          </w:p>
        </w:tc>
        <w:tc>
          <w:tcPr>
            <w:tcW w:w="1484" w:type="dxa"/>
            <w:vAlign w:val="center"/>
          </w:tcPr>
          <w:p w14:paraId="301BBC2E" w14:textId="5F415053" w:rsidR="65D27D43" w:rsidRDefault="65D27D43" w:rsidP="65D27D43">
            <w:pPr>
              <w:pStyle w:val="BodyText"/>
              <w:spacing w:before="223"/>
            </w:pPr>
            <w:r w:rsidRPr="65D27D43">
              <w:t>None</w:t>
            </w:r>
          </w:p>
        </w:tc>
      </w:tr>
      <w:tr w:rsidR="65D27D43" w14:paraId="53294D00" w14:textId="77777777" w:rsidTr="65D27D43">
        <w:trPr>
          <w:trHeight w:val="300"/>
        </w:trPr>
        <w:tc>
          <w:tcPr>
            <w:tcW w:w="765" w:type="dxa"/>
            <w:vAlign w:val="center"/>
          </w:tcPr>
          <w:p w14:paraId="6A83BAD5" w14:textId="7902067F" w:rsidR="65D27D43" w:rsidRDefault="65D27D43" w:rsidP="65D27D43">
            <w:pPr>
              <w:pStyle w:val="BodyText"/>
              <w:spacing w:before="223"/>
            </w:pPr>
            <w:r w:rsidRPr="65D27D43">
              <w:t xml:space="preserve">3. </w:t>
            </w:r>
          </w:p>
        </w:tc>
        <w:tc>
          <w:tcPr>
            <w:tcW w:w="2250" w:type="dxa"/>
          </w:tcPr>
          <w:p w14:paraId="55FA6F50" w14:textId="0D2C1FDE" w:rsidR="65D27D43" w:rsidRDefault="65D27D43" w:rsidP="65D27D43">
            <w:pPr>
              <w:pStyle w:val="BodyText"/>
              <w:spacing w:before="223"/>
            </w:pPr>
            <w:r w:rsidRPr="65D27D43">
              <w:t>Tester refreshes the page and reopens the Info tab.</w:t>
            </w:r>
          </w:p>
        </w:tc>
        <w:tc>
          <w:tcPr>
            <w:tcW w:w="2250" w:type="dxa"/>
          </w:tcPr>
          <w:p w14:paraId="5295B23C" w14:textId="1428BB96" w:rsidR="65D27D43" w:rsidRDefault="65D27D43" w:rsidP="65D27D43">
            <w:pPr>
              <w:pStyle w:val="BodyText"/>
              <w:spacing w:before="223"/>
            </w:pPr>
            <w:r w:rsidRPr="65D27D43">
              <w:t>Info tab reloads correctly, showing the same accurate data.</w:t>
            </w:r>
          </w:p>
        </w:tc>
        <w:tc>
          <w:tcPr>
            <w:tcW w:w="1785" w:type="dxa"/>
          </w:tcPr>
          <w:p w14:paraId="0EFE57A2" w14:textId="59A4DE7E" w:rsidR="65D27D43" w:rsidRDefault="65D27D43" w:rsidP="65D27D43">
            <w:pPr>
              <w:pStyle w:val="BodyText"/>
              <w:spacing w:before="223"/>
            </w:pPr>
            <w:r w:rsidRPr="65D27D43">
              <w:t>Page reloads successfully with no errors or missing fields</w:t>
            </w:r>
          </w:p>
        </w:tc>
        <w:tc>
          <w:tcPr>
            <w:tcW w:w="720" w:type="dxa"/>
            <w:vAlign w:val="center"/>
          </w:tcPr>
          <w:p w14:paraId="58728253" w14:textId="379CB1A1" w:rsidR="65D27D43" w:rsidRDefault="65D27D43" w:rsidP="65D27D43">
            <w:pPr>
              <w:pStyle w:val="BodyText"/>
              <w:spacing w:before="223"/>
            </w:pPr>
            <w:r w:rsidRPr="65D27D43">
              <w:t>Pass</w:t>
            </w:r>
          </w:p>
        </w:tc>
        <w:tc>
          <w:tcPr>
            <w:tcW w:w="1484" w:type="dxa"/>
          </w:tcPr>
          <w:p w14:paraId="2F72B54E" w14:textId="58E8AB27" w:rsidR="65D27D43" w:rsidRDefault="65D27D43" w:rsidP="65D27D43">
            <w:pPr>
              <w:pStyle w:val="BodyText"/>
              <w:spacing w:before="223"/>
            </w:pPr>
            <w:r w:rsidRPr="65D27D43">
              <w:t>None</w:t>
            </w:r>
          </w:p>
        </w:tc>
      </w:tr>
      <w:tr w:rsidR="65D27D43" w14:paraId="323E3414" w14:textId="77777777" w:rsidTr="65D27D43">
        <w:trPr>
          <w:trHeight w:val="540"/>
        </w:trPr>
        <w:tc>
          <w:tcPr>
            <w:tcW w:w="7770" w:type="dxa"/>
            <w:gridSpan w:val="5"/>
            <w:shd w:val="clear" w:color="auto" w:fill="D1D1D1"/>
          </w:tcPr>
          <w:p w14:paraId="034D50A4" w14:textId="00498882" w:rsidR="65D27D43" w:rsidRDefault="65D27D43" w:rsidP="65D27D43">
            <w:pPr>
              <w:pStyle w:val="BodyText"/>
              <w:spacing w:before="223"/>
              <w:rPr>
                <w:b/>
                <w:bCs/>
              </w:rPr>
            </w:pPr>
            <w:r w:rsidRPr="65D27D43">
              <w:rPr>
                <w:b/>
                <w:bCs/>
              </w:rPr>
              <w:t>TC-4.</w:t>
            </w:r>
            <w:r w:rsidR="41F5F2A2" w:rsidRPr="65D27D43">
              <w:rPr>
                <w:b/>
                <w:bCs/>
              </w:rPr>
              <w:t>30</w:t>
            </w:r>
            <w:r w:rsidRPr="65D27D43">
              <w:rPr>
                <w:b/>
                <w:bCs/>
              </w:rPr>
              <w:t xml:space="preserve"> Patient Details – Mood Tab</w:t>
            </w:r>
          </w:p>
          <w:p w14:paraId="07183B5B" w14:textId="41F521EA" w:rsidR="65D27D43" w:rsidRDefault="65D27D43" w:rsidP="65D27D43">
            <w:pPr>
              <w:pStyle w:val="BodyText"/>
              <w:spacing w:before="223"/>
              <w:rPr>
                <w:b/>
                <w:bCs/>
              </w:rPr>
            </w:pPr>
          </w:p>
        </w:tc>
        <w:tc>
          <w:tcPr>
            <w:tcW w:w="1484" w:type="dxa"/>
            <w:shd w:val="clear" w:color="auto" w:fill="D1D1D1"/>
          </w:tcPr>
          <w:p w14:paraId="0FA1AE7B" w14:textId="77777777" w:rsidR="65D27D43" w:rsidRDefault="65D27D43" w:rsidP="65D27D43">
            <w:pPr>
              <w:pStyle w:val="BodyText"/>
              <w:spacing w:before="223"/>
            </w:pPr>
          </w:p>
        </w:tc>
      </w:tr>
      <w:tr w:rsidR="65D27D43" w14:paraId="361C5570" w14:textId="77777777" w:rsidTr="65D27D43">
        <w:trPr>
          <w:trHeight w:val="300"/>
        </w:trPr>
        <w:tc>
          <w:tcPr>
            <w:tcW w:w="765" w:type="dxa"/>
            <w:vAlign w:val="center"/>
          </w:tcPr>
          <w:p w14:paraId="0071AE6C" w14:textId="77777777" w:rsidR="65D27D43" w:rsidRDefault="65D27D43" w:rsidP="65D27D43">
            <w:pPr>
              <w:pStyle w:val="BodyText"/>
              <w:spacing w:before="223"/>
            </w:pPr>
            <w:r w:rsidRPr="65D27D43">
              <w:t>1.</w:t>
            </w:r>
          </w:p>
        </w:tc>
        <w:tc>
          <w:tcPr>
            <w:tcW w:w="2250" w:type="dxa"/>
            <w:vAlign w:val="center"/>
          </w:tcPr>
          <w:p w14:paraId="15DFAE8C" w14:textId="306AF09F" w:rsidR="65D27D43" w:rsidRDefault="65D27D43" w:rsidP="65D27D43">
            <w:pPr>
              <w:pStyle w:val="BodyText"/>
              <w:spacing w:before="223"/>
            </w:pPr>
            <w:r w:rsidRPr="65D27D43">
              <w:t>Tester clicks on the Mood tab on the Patient Details page.</w:t>
            </w:r>
          </w:p>
        </w:tc>
        <w:tc>
          <w:tcPr>
            <w:tcW w:w="2250" w:type="dxa"/>
            <w:vAlign w:val="center"/>
          </w:tcPr>
          <w:p w14:paraId="41F4FF3D" w14:textId="285C74C4" w:rsidR="65D27D43" w:rsidRDefault="65D27D43" w:rsidP="65D27D43">
            <w:pPr>
              <w:pStyle w:val="BodyText"/>
              <w:spacing w:before="223"/>
            </w:pPr>
            <w:r w:rsidRPr="65D27D43">
              <w:t>The system loads the Mood section showing daily mood entries with date, rating, and comment</w:t>
            </w:r>
          </w:p>
        </w:tc>
        <w:tc>
          <w:tcPr>
            <w:tcW w:w="1785" w:type="dxa"/>
            <w:vAlign w:val="center"/>
          </w:tcPr>
          <w:p w14:paraId="7970F8C0" w14:textId="3ACBA86E" w:rsidR="65D27D43" w:rsidRDefault="65D27D43" w:rsidP="65D27D43">
            <w:pPr>
              <w:pStyle w:val="BodyText"/>
              <w:spacing w:before="223"/>
            </w:pPr>
            <w:r w:rsidRPr="65D27D43">
              <w:t>Mood records are displayed correctly with dates (Dec 23–27), mood icons, scores (e.g., 2/5, 3/5, 4/5), and short notes describing each entry</w:t>
            </w:r>
          </w:p>
        </w:tc>
        <w:tc>
          <w:tcPr>
            <w:tcW w:w="720" w:type="dxa"/>
            <w:vAlign w:val="center"/>
          </w:tcPr>
          <w:p w14:paraId="4A90128F" w14:textId="132538F8" w:rsidR="65D27D43" w:rsidRDefault="65D27D43" w:rsidP="65D27D43">
            <w:pPr>
              <w:pStyle w:val="BodyText"/>
              <w:spacing w:before="223"/>
            </w:pPr>
            <w:r w:rsidRPr="65D27D43">
              <w:t>Pass</w:t>
            </w:r>
          </w:p>
        </w:tc>
        <w:tc>
          <w:tcPr>
            <w:tcW w:w="1484" w:type="dxa"/>
            <w:vAlign w:val="center"/>
          </w:tcPr>
          <w:p w14:paraId="0FC0EE7E" w14:textId="61D1897F" w:rsidR="65D27D43" w:rsidRDefault="65D27D43" w:rsidP="65D27D43">
            <w:pPr>
              <w:pStyle w:val="BodyText"/>
              <w:spacing w:before="223"/>
            </w:pPr>
            <w:r w:rsidRPr="65D27D43">
              <w:t>None</w:t>
            </w:r>
          </w:p>
        </w:tc>
      </w:tr>
      <w:tr w:rsidR="65D27D43" w14:paraId="0FCC7A91" w14:textId="77777777" w:rsidTr="65D27D43">
        <w:trPr>
          <w:trHeight w:val="300"/>
        </w:trPr>
        <w:tc>
          <w:tcPr>
            <w:tcW w:w="765" w:type="dxa"/>
            <w:vAlign w:val="center"/>
          </w:tcPr>
          <w:p w14:paraId="4483C4BC" w14:textId="77777777" w:rsidR="65D27D43" w:rsidRDefault="65D27D43" w:rsidP="65D27D43">
            <w:pPr>
              <w:pStyle w:val="BodyText"/>
              <w:spacing w:before="223"/>
            </w:pPr>
            <w:r w:rsidRPr="65D27D43">
              <w:t>2.</w:t>
            </w:r>
          </w:p>
        </w:tc>
        <w:tc>
          <w:tcPr>
            <w:tcW w:w="2250" w:type="dxa"/>
            <w:vAlign w:val="center"/>
          </w:tcPr>
          <w:p w14:paraId="5C484B86" w14:textId="1EBECE7E" w:rsidR="65D27D43" w:rsidRDefault="65D27D43" w:rsidP="65D27D43">
            <w:pPr>
              <w:pStyle w:val="BodyText"/>
              <w:spacing w:before="223"/>
            </w:pPr>
            <w:r w:rsidRPr="65D27D43">
              <w:t>Tester verifies that each mood entry includes a label, score, and note</w:t>
            </w:r>
          </w:p>
        </w:tc>
        <w:tc>
          <w:tcPr>
            <w:tcW w:w="2250" w:type="dxa"/>
            <w:vAlign w:val="center"/>
          </w:tcPr>
          <w:p w14:paraId="43F5B6DB" w14:textId="0D9169BB" w:rsidR="65D27D43" w:rsidRDefault="65D27D43" w:rsidP="65D27D43">
            <w:pPr>
              <w:pStyle w:val="BodyText"/>
              <w:spacing w:before="223"/>
            </w:pPr>
            <w:r w:rsidRPr="65D27D43">
              <w:t xml:space="preserve">Each record should show the mood status (e.g., Poor, Fair, Good), score (1–5), and a short comment explaining the mood </w:t>
            </w:r>
          </w:p>
        </w:tc>
        <w:tc>
          <w:tcPr>
            <w:tcW w:w="1785" w:type="dxa"/>
            <w:vAlign w:val="center"/>
          </w:tcPr>
          <w:p w14:paraId="78FCD02F" w14:textId="17CF1F4C" w:rsidR="65D27D43" w:rsidRDefault="65D27D43" w:rsidP="65D27D43">
            <w:pPr>
              <w:pStyle w:val="BodyText"/>
              <w:spacing w:before="223"/>
            </w:pPr>
            <w:r w:rsidRPr="65D27D43">
              <w:t>Each entry displays correctly with proper emoji, score, and description (e.g., “Poor, 2/5, Feeling exhausted and overwhelmed”)</w:t>
            </w:r>
          </w:p>
        </w:tc>
        <w:tc>
          <w:tcPr>
            <w:tcW w:w="720" w:type="dxa"/>
            <w:vAlign w:val="center"/>
          </w:tcPr>
          <w:p w14:paraId="51A8E417" w14:textId="17E5AF95" w:rsidR="65D27D43" w:rsidRDefault="65D27D43" w:rsidP="65D27D43">
            <w:pPr>
              <w:pStyle w:val="BodyText"/>
              <w:spacing w:before="223"/>
            </w:pPr>
            <w:r w:rsidRPr="65D27D43">
              <w:t>Pass</w:t>
            </w:r>
          </w:p>
        </w:tc>
        <w:tc>
          <w:tcPr>
            <w:tcW w:w="1484" w:type="dxa"/>
            <w:vAlign w:val="center"/>
          </w:tcPr>
          <w:p w14:paraId="73E06E10" w14:textId="220C5CC9" w:rsidR="65D27D43" w:rsidRDefault="65D27D43" w:rsidP="65D27D43">
            <w:pPr>
              <w:pStyle w:val="BodyText"/>
              <w:spacing w:before="223"/>
            </w:pPr>
            <w:r w:rsidRPr="65D27D43">
              <w:t>None</w:t>
            </w:r>
          </w:p>
        </w:tc>
      </w:tr>
      <w:tr w:rsidR="65D27D43" w14:paraId="17C78C7C" w14:textId="77777777" w:rsidTr="65D27D43">
        <w:trPr>
          <w:trHeight w:val="300"/>
        </w:trPr>
        <w:tc>
          <w:tcPr>
            <w:tcW w:w="765" w:type="dxa"/>
            <w:vAlign w:val="center"/>
          </w:tcPr>
          <w:p w14:paraId="4F0D0FAD" w14:textId="77777777" w:rsidR="65D27D43" w:rsidRDefault="65D27D43" w:rsidP="65D27D43">
            <w:pPr>
              <w:pStyle w:val="BodyText"/>
              <w:spacing w:before="223"/>
            </w:pPr>
            <w:r w:rsidRPr="65D27D43">
              <w:t>3.</w:t>
            </w:r>
          </w:p>
        </w:tc>
        <w:tc>
          <w:tcPr>
            <w:tcW w:w="2250" w:type="dxa"/>
            <w:vAlign w:val="center"/>
          </w:tcPr>
          <w:p w14:paraId="6F041DF2" w14:textId="04AD7BD8" w:rsidR="65D27D43" w:rsidRDefault="65D27D43" w:rsidP="65D27D43">
            <w:pPr>
              <w:pStyle w:val="BodyText"/>
              <w:spacing w:before="223"/>
            </w:pPr>
            <w:r w:rsidRPr="65D27D43">
              <w:t>Tester scrolls through all mood entries</w:t>
            </w:r>
          </w:p>
        </w:tc>
        <w:tc>
          <w:tcPr>
            <w:tcW w:w="2250" w:type="dxa"/>
            <w:vAlign w:val="center"/>
          </w:tcPr>
          <w:p w14:paraId="6CAE9E69" w14:textId="0433FA63" w:rsidR="65D27D43" w:rsidRDefault="65D27D43" w:rsidP="65D27D43">
            <w:pPr>
              <w:pStyle w:val="BodyText"/>
              <w:spacing w:before="223"/>
            </w:pPr>
            <w:r w:rsidRPr="65D27D43">
              <w:t>All mood records appear in order by date and show the correct date, mood label, emoji, score, and comment without missing information</w:t>
            </w:r>
          </w:p>
        </w:tc>
        <w:tc>
          <w:tcPr>
            <w:tcW w:w="1785" w:type="dxa"/>
            <w:vAlign w:val="center"/>
          </w:tcPr>
          <w:p w14:paraId="4B37DC5A" w14:textId="297DEC55" w:rsidR="65D27D43" w:rsidRDefault="65D27D43" w:rsidP="65D27D43">
            <w:pPr>
              <w:pStyle w:val="BodyText"/>
              <w:spacing w:before="223"/>
            </w:pPr>
            <w:r w:rsidRPr="65D27D43">
              <w:t>Entries from Dec 23–27 are listed in order and display full details</w:t>
            </w:r>
          </w:p>
        </w:tc>
        <w:tc>
          <w:tcPr>
            <w:tcW w:w="720" w:type="dxa"/>
            <w:vAlign w:val="center"/>
          </w:tcPr>
          <w:p w14:paraId="4B314F5A" w14:textId="1BEB7E2D" w:rsidR="65D27D43" w:rsidRDefault="65D27D43" w:rsidP="65D27D43">
            <w:pPr>
              <w:pStyle w:val="BodyText"/>
              <w:spacing w:before="223"/>
            </w:pPr>
            <w:r w:rsidRPr="65D27D43">
              <w:t>Pass</w:t>
            </w:r>
          </w:p>
        </w:tc>
        <w:tc>
          <w:tcPr>
            <w:tcW w:w="1484" w:type="dxa"/>
            <w:vAlign w:val="center"/>
          </w:tcPr>
          <w:p w14:paraId="4DC3A3D9" w14:textId="681D1C80" w:rsidR="65D27D43" w:rsidRDefault="65D27D43" w:rsidP="65D27D43">
            <w:pPr>
              <w:pStyle w:val="BodyText"/>
              <w:spacing w:before="223"/>
            </w:pPr>
            <w:r w:rsidRPr="65D27D43">
              <w:t>None</w:t>
            </w:r>
          </w:p>
        </w:tc>
      </w:tr>
      <w:tr w:rsidR="65D27D43" w14:paraId="65E4783C" w14:textId="77777777" w:rsidTr="65D27D43">
        <w:trPr>
          <w:trHeight w:val="300"/>
        </w:trPr>
        <w:tc>
          <w:tcPr>
            <w:tcW w:w="765" w:type="dxa"/>
            <w:vAlign w:val="center"/>
          </w:tcPr>
          <w:p w14:paraId="4796CA30" w14:textId="0CFA5FC4" w:rsidR="65D27D43" w:rsidRDefault="65D27D43" w:rsidP="65D27D43">
            <w:pPr>
              <w:pStyle w:val="BodyText"/>
              <w:spacing w:before="223"/>
            </w:pPr>
            <w:r w:rsidRPr="65D27D43">
              <w:t>4.</w:t>
            </w:r>
          </w:p>
        </w:tc>
        <w:tc>
          <w:tcPr>
            <w:tcW w:w="2250" w:type="dxa"/>
            <w:vAlign w:val="center"/>
          </w:tcPr>
          <w:p w14:paraId="6464CFAA" w14:textId="3BF43884" w:rsidR="65D27D43" w:rsidRDefault="65D27D43" w:rsidP="65D27D43">
            <w:pPr>
              <w:pStyle w:val="BodyText"/>
              <w:spacing w:before="223"/>
            </w:pPr>
            <w:r w:rsidRPr="65D27D43">
              <w:t>Tester refreshes the page and reopens the Mood tab.</w:t>
            </w:r>
            <w:r>
              <w:br/>
            </w:r>
          </w:p>
        </w:tc>
        <w:tc>
          <w:tcPr>
            <w:tcW w:w="2250" w:type="dxa"/>
            <w:vAlign w:val="center"/>
          </w:tcPr>
          <w:p w14:paraId="4E42BD56" w14:textId="15937E32" w:rsidR="65D27D43" w:rsidRDefault="65D27D43" w:rsidP="65D27D43">
            <w:pPr>
              <w:pStyle w:val="BodyText"/>
              <w:spacing w:before="223"/>
            </w:pPr>
            <w:r w:rsidRPr="65D27D43">
              <w:t>Mood entries reload correctly with the same data and layout</w:t>
            </w:r>
          </w:p>
        </w:tc>
        <w:tc>
          <w:tcPr>
            <w:tcW w:w="1785" w:type="dxa"/>
            <w:vAlign w:val="center"/>
          </w:tcPr>
          <w:p w14:paraId="762DA161" w14:textId="2C4ECB01" w:rsidR="65D27D43" w:rsidRDefault="65D27D43" w:rsidP="65D27D43">
            <w:pPr>
              <w:pStyle w:val="BodyText"/>
              <w:spacing w:before="223"/>
            </w:pPr>
            <w:r w:rsidRPr="65D27D43">
              <w:t>Mood tab reloads fine; all information remains visible.</w:t>
            </w:r>
            <w:r>
              <w:br/>
            </w:r>
          </w:p>
        </w:tc>
        <w:tc>
          <w:tcPr>
            <w:tcW w:w="720" w:type="dxa"/>
            <w:vAlign w:val="center"/>
          </w:tcPr>
          <w:p w14:paraId="2644AB7D" w14:textId="51905505" w:rsidR="65D27D43" w:rsidRDefault="65D27D43" w:rsidP="65D27D43">
            <w:pPr>
              <w:pStyle w:val="BodyText"/>
              <w:spacing w:before="223"/>
            </w:pPr>
            <w:r w:rsidRPr="65D27D43">
              <w:t>Pass</w:t>
            </w:r>
          </w:p>
        </w:tc>
        <w:tc>
          <w:tcPr>
            <w:tcW w:w="1484" w:type="dxa"/>
            <w:vAlign w:val="center"/>
          </w:tcPr>
          <w:p w14:paraId="7608E7A3" w14:textId="5F415053" w:rsidR="65D27D43" w:rsidRDefault="65D27D43" w:rsidP="65D27D43">
            <w:pPr>
              <w:pStyle w:val="BodyText"/>
              <w:spacing w:before="223"/>
            </w:pPr>
            <w:r w:rsidRPr="65D27D43">
              <w:t>None</w:t>
            </w:r>
          </w:p>
        </w:tc>
      </w:tr>
      <w:tr w:rsidR="65D27D43" w14:paraId="2E59BBDC" w14:textId="77777777" w:rsidTr="65D27D43">
        <w:trPr>
          <w:trHeight w:val="300"/>
        </w:trPr>
        <w:tc>
          <w:tcPr>
            <w:tcW w:w="7770" w:type="dxa"/>
            <w:gridSpan w:val="5"/>
            <w:shd w:val="clear" w:color="auto" w:fill="D1D1D1"/>
          </w:tcPr>
          <w:p w14:paraId="6B45504B" w14:textId="3ECC911B" w:rsidR="65D27D43" w:rsidRDefault="65D27D43" w:rsidP="65D27D43">
            <w:pPr>
              <w:pStyle w:val="BodyText"/>
              <w:spacing w:before="223"/>
              <w:rPr>
                <w:b/>
                <w:bCs/>
              </w:rPr>
            </w:pPr>
            <w:r w:rsidRPr="65D27D43">
              <w:rPr>
                <w:b/>
                <w:bCs/>
              </w:rPr>
              <w:t>TC-4.</w:t>
            </w:r>
            <w:r w:rsidR="44DDF338" w:rsidRPr="65D27D43">
              <w:rPr>
                <w:b/>
                <w:bCs/>
              </w:rPr>
              <w:t>31</w:t>
            </w:r>
            <w:r w:rsidRPr="65D27D43">
              <w:rPr>
                <w:b/>
                <w:bCs/>
              </w:rPr>
              <w:t xml:space="preserve"> Patient Details – Health Tab</w:t>
            </w:r>
          </w:p>
          <w:p w14:paraId="4F77F93C" w14:textId="41F521EA" w:rsidR="65D27D43" w:rsidRDefault="65D27D43" w:rsidP="65D27D43">
            <w:pPr>
              <w:pStyle w:val="BodyText"/>
              <w:spacing w:before="223"/>
              <w:rPr>
                <w:b/>
                <w:bCs/>
              </w:rPr>
            </w:pPr>
          </w:p>
        </w:tc>
        <w:tc>
          <w:tcPr>
            <w:tcW w:w="1484" w:type="dxa"/>
            <w:shd w:val="clear" w:color="auto" w:fill="D1D1D1"/>
          </w:tcPr>
          <w:p w14:paraId="5F7F92BB" w14:textId="77777777" w:rsidR="65D27D43" w:rsidRDefault="65D27D43" w:rsidP="65D27D43">
            <w:pPr>
              <w:pStyle w:val="BodyText"/>
              <w:spacing w:before="223"/>
            </w:pPr>
          </w:p>
        </w:tc>
      </w:tr>
      <w:tr w:rsidR="65D27D43" w14:paraId="7DFB61BE" w14:textId="77777777" w:rsidTr="65D27D43">
        <w:trPr>
          <w:trHeight w:val="300"/>
        </w:trPr>
        <w:tc>
          <w:tcPr>
            <w:tcW w:w="765" w:type="dxa"/>
            <w:vAlign w:val="center"/>
          </w:tcPr>
          <w:p w14:paraId="58439568" w14:textId="77777777" w:rsidR="65D27D43" w:rsidRDefault="65D27D43" w:rsidP="65D27D43">
            <w:pPr>
              <w:pStyle w:val="BodyText"/>
              <w:spacing w:before="223"/>
            </w:pPr>
            <w:r w:rsidRPr="65D27D43">
              <w:t>1.</w:t>
            </w:r>
          </w:p>
        </w:tc>
        <w:tc>
          <w:tcPr>
            <w:tcW w:w="2250" w:type="dxa"/>
            <w:vAlign w:val="center"/>
          </w:tcPr>
          <w:p w14:paraId="776CCE48" w14:textId="686ABA02" w:rsidR="65D27D43" w:rsidRDefault="65D27D43" w:rsidP="65D27D43">
            <w:pPr>
              <w:pStyle w:val="BodyText"/>
              <w:spacing w:before="223"/>
            </w:pPr>
            <w:r w:rsidRPr="65D27D43">
              <w:t>Tester clicks the Health tab on the Patient Details page.</w:t>
            </w:r>
          </w:p>
        </w:tc>
        <w:tc>
          <w:tcPr>
            <w:tcW w:w="2250" w:type="dxa"/>
            <w:vAlign w:val="center"/>
          </w:tcPr>
          <w:p w14:paraId="7767A07D" w14:textId="40E59672" w:rsidR="65D27D43" w:rsidRDefault="65D27D43" w:rsidP="65D27D43">
            <w:pPr>
              <w:pStyle w:val="BodyText"/>
              <w:spacing w:before="223"/>
            </w:pPr>
            <w:r w:rsidRPr="65D27D43">
              <w:t>The system loads the Health section showing Recent Symptoms and Current Medications</w:t>
            </w:r>
          </w:p>
        </w:tc>
        <w:tc>
          <w:tcPr>
            <w:tcW w:w="1785" w:type="dxa"/>
            <w:vAlign w:val="center"/>
          </w:tcPr>
          <w:p w14:paraId="7DE979B6" w14:textId="5C4A1D1A" w:rsidR="65D27D43" w:rsidRDefault="65D27D43" w:rsidP="65D27D43">
            <w:pPr>
              <w:pStyle w:val="BodyText"/>
              <w:spacing w:before="223"/>
            </w:pPr>
            <w:r w:rsidRPr="65D27D43">
              <w:t>Both sections render correctly with their headers and content areas.</w:t>
            </w:r>
            <w:r>
              <w:br/>
            </w:r>
          </w:p>
        </w:tc>
        <w:tc>
          <w:tcPr>
            <w:tcW w:w="720" w:type="dxa"/>
          </w:tcPr>
          <w:p w14:paraId="5093C14B" w14:textId="132538F8" w:rsidR="65D27D43" w:rsidRDefault="65D27D43" w:rsidP="65D27D43">
            <w:pPr>
              <w:pStyle w:val="BodyText"/>
              <w:spacing w:before="223"/>
            </w:pPr>
            <w:r w:rsidRPr="65D27D43">
              <w:t>Pass</w:t>
            </w:r>
          </w:p>
        </w:tc>
        <w:tc>
          <w:tcPr>
            <w:tcW w:w="1484" w:type="dxa"/>
            <w:vAlign w:val="center"/>
          </w:tcPr>
          <w:p w14:paraId="795CE3E0" w14:textId="61D1897F" w:rsidR="65D27D43" w:rsidRDefault="65D27D43" w:rsidP="65D27D43">
            <w:pPr>
              <w:pStyle w:val="BodyText"/>
              <w:spacing w:before="223"/>
            </w:pPr>
            <w:r w:rsidRPr="65D27D43">
              <w:t>None</w:t>
            </w:r>
          </w:p>
        </w:tc>
      </w:tr>
      <w:tr w:rsidR="65D27D43" w14:paraId="4D17E12B" w14:textId="77777777" w:rsidTr="65D27D43">
        <w:trPr>
          <w:trHeight w:val="300"/>
        </w:trPr>
        <w:tc>
          <w:tcPr>
            <w:tcW w:w="765" w:type="dxa"/>
            <w:vAlign w:val="center"/>
          </w:tcPr>
          <w:p w14:paraId="0CB09909" w14:textId="77777777" w:rsidR="65D27D43" w:rsidRDefault="65D27D43" w:rsidP="65D27D43">
            <w:pPr>
              <w:pStyle w:val="BodyText"/>
              <w:spacing w:before="223"/>
            </w:pPr>
            <w:r w:rsidRPr="65D27D43">
              <w:t>2.</w:t>
            </w:r>
          </w:p>
        </w:tc>
        <w:tc>
          <w:tcPr>
            <w:tcW w:w="2250" w:type="dxa"/>
            <w:vAlign w:val="center"/>
          </w:tcPr>
          <w:p w14:paraId="2D4451DB" w14:textId="4D0F90E3" w:rsidR="65D27D43" w:rsidRDefault="65D27D43" w:rsidP="65D27D43">
            <w:pPr>
              <w:pStyle w:val="BodyText"/>
              <w:spacing w:before="223"/>
            </w:pPr>
            <w:r w:rsidRPr="65D27D43">
              <w:t xml:space="preserve">Tester reviews the </w:t>
            </w:r>
            <w:r w:rsidRPr="65D27D43">
              <w:lastRenderedPageBreak/>
              <w:t>Recent Symptoms section.</w:t>
            </w:r>
            <w:r>
              <w:br/>
            </w:r>
          </w:p>
        </w:tc>
        <w:tc>
          <w:tcPr>
            <w:tcW w:w="2250" w:type="dxa"/>
            <w:vAlign w:val="center"/>
          </w:tcPr>
          <w:p w14:paraId="53CB1C93" w14:textId="2B533712" w:rsidR="65D27D43" w:rsidRDefault="65D27D43" w:rsidP="65D27D43">
            <w:pPr>
              <w:pStyle w:val="BodyText"/>
              <w:spacing w:before="223"/>
            </w:pPr>
            <w:r w:rsidRPr="65D27D43">
              <w:lastRenderedPageBreak/>
              <w:t xml:space="preserve">Each entry shows the </w:t>
            </w:r>
            <w:r w:rsidRPr="65D27D43">
              <w:lastRenderedPageBreak/>
              <w:t>date, the symptoms, a severity badge (mild/moderate/severe) with its color, and a comment note (if present); entries are sorted newest first</w:t>
            </w:r>
          </w:p>
        </w:tc>
        <w:tc>
          <w:tcPr>
            <w:tcW w:w="1785" w:type="dxa"/>
            <w:vAlign w:val="center"/>
          </w:tcPr>
          <w:p w14:paraId="31FA1C6D" w14:textId="65F4AEA6" w:rsidR="65D27D43" w:rsidRDefault="65D27D43" w:rsidP="65D27D43">
            <w:pPr>
              <w:pStyle w:val="BodyText"/>
              <w:spacing w:before="223"/>
            </w:pPr>
            <w:r w:rsidRPr="65D27D43">
              <w:lastRenderedPageBreak/>
              <w:t xml:space="preserve">Entries display </w:t>
            </w:r>
            <w:r w:rsidRPr="65D27D43">
              <w:lastRenderedPageBreak/>
              <w:t>date (e.g., “Dec 27”), symptoms (e.g., Fatigue, Nausea, Joint pain), severity badge with correct color, notes where entered; list is in descending date order</w:t>
            </w:r>
          </w:p>
        </w:tc>
        <w:tc>
          <w:tcPr>
            <w:tcW w:w="720" w:type="dxa"/>
          </w:tcPr>
          <w:p w14:paraId="3DD46894" w14:textId="17E5AF95" w:rsidR="65D27D43" w:rsidRDefault="65D27D43" w:rsidP="65D27D43">
            <w:pPr>
              <w:pStyle w:val="BodyText"/>
              <w:spacing w:before="223"/>
            </w:pPr>
            <w:r w:rsidRPr="65D27D43">
              <w:lastRenderedPageBreak/>
              <w:t>Pass</w:t>
            </w:r>
          </w:p>
        </w:tc>
        <w:tc>
          <w:tcPr>
            <w:tcW w:w="1484" w:type="dxa"/>
            <w:vAlign w:val="center"/>
          </w:tcPr>
          <w:p w14:paraId="614807E5" w14:textId="220C5CC9" w:rsidR="65D27D43" w:rsidRDefault="65D27D43" w:rsidP="65D27D43">
            <w:pPr>
              <w:pStyle w:val="BodyText"/>
              <w:spacing w:before="223"/>
            </w:pPr>
            <w:r w:rsidRPr="65D27D43">
              <w:t>None</w:t>
            </w:r>
          </w:p>
        </w:tc>
      </w:tr>
      <w:tr w:rsidR="65D27D43" w14:paraId="71B39A69" w14:textId="77777777" w:rsidTr="65D27D43">
        <w:trPr>
          <w:trHeight w:val="300"/>
        </w:trPr>
        <w:tc>
          <w:tcPr>
            <w:tcW w:w="765" w:type="dxa"/>
            <w:vAlign w:val="center"/>
          </w:tcPr>
          <w:p w14:paraId="7DE42229" w14:textId="77777777" w:rsidR="65D27D43" w:rsidRDefault="65D27D43" w:rsidP="65D27D43">
            <w:pPr>
              <w:pStyle w:val="BodyText"/>
              <w:spacing w:before="223"/>
            </w:pPr>
            <w:r w:rsidRPr="65D27D43">
              <w:t>3.</w:t>
            </w:r>
          </w:p>
        </w:tc>
        <w:tc>
          <w:tcPr>
            <w:tcW w:w="2250" w:type="dxa"/>
            <w:vAlign w:val="center"/>
          </w:tcPr>
          <w:p w14:paraId="6857ECAF" w14:textId="5DBC809C" w:rsidR="65D27D43" w:rsidRDefault="65D27D43" w:rsidP="65D27D43">
            <w:pPr>
              <w:pStyle w:val="BodyText"/>
              <w:spacing w:before="223"/>
            </w:pPr>
            <w:r w:rsidRPr="65D27D43">
              <w:t>Tester verifies severity badge labeling and special case rendering</w:t>
            </w:r>
          </w:p>
        </w:tc>
        <w:tc>
          <w:tcPr>
            <w:tcW w:w="2250" w:type="dxa"/>
            <w:vAlign w:val="center"/>
          </w:tcPr>
          <w:p w14:paraId="3016A278" w14:textId="0849C0AA" w:rsidR="65D27D43" w:rsidRDefault="65D27D43" w:rsidP="65D27D43">
            <w:pPr>
              <w:pStyle w:val="BodyText"/>
              <w:spacing w:before="223"/>
            </w:pPr>
            <w:r w:rsidRPr="65D27D43">
              <w:t>Severity badge text is “mild” (green), “moderate” (orange), or “severe” (red). If the symptom name is “No symptoms reported”, it shows a green check icon and green-styled label</w:t>
            </w:r>
          </w:p>
        </w:tc>
        <w:tc>
          <w:tcPr>
            <w:tcW w:w="1785" w:type="dxa"/>
            <w:vAlign w:val="center"/>
          </w:tcPr>
          <w:p w14:paraId="175DBF68" w14:textId="70DEC89A" w:rsidR="65D27D43" w:rsidRDefault="65D27D43" w:rsidP="65D27D43">
            <w:pPr>
              <w:pStyle w:val="BodyText"/>
              <w:spacing w:before="223"/>
            </w:pPr>
            <w:r w:rsidRPr="65D27D43">
              <w:t>Badges show correct labels/colors; “No symptoms reported” renders with a green check and green label</w:t>
            </w:r>
          </w:p>
        </w:tc>
        <w:tc>
          <w:tcPr>
            <w:tcW w:w="720" w:type="dxa"/>
          </w:tcPr>
          <w:p w14:paraId="5C6060F5" w14:textId="43356369" w:rsidR="65D27D43" w:rsidRDefault="65D27D43" w:rsidP="65D27D43">
            <w:pPr>
              <w:pStyle w:val="BodyText"/>
              <w:spacing w:before="223"/>
            </w:pPr>
            <w:r w:rsidRPr="65D27D43">
              <w:t>Pass</w:t>
            </w:r>
          </w:p>
        </w:tc>
        <w:tc>
          <w:tcPr>
            <w:tcW w:w="1484" w:type="dxa"/>
            <w:vAlign w:val="center"/>
          </w:tcPr>
          <w:p w14:paraId="399929D4" w14:textId="681D1C80" w:rsidR="65D27D43" w:rsidRDefault="65D27D43" w:rsidP="65D27D43">
            <w:pPr>
              <w:pStyle w:val="BodyText"/>
              <w:spacing w:before="223"/>
            </w:pPr>
            <w:r w:rsidRPr="65D27D43">
              <w:t>None</w:t>
            </w:r>
          </w:p>
        </w:tc>
      </w:tr>
      <w:tr w:rsidR="65D27D43" w14:paraId="7D22E213" w14:textId="77777777" w:rsidTr="65D27D43">
        <w:trPr>
          <w:trHeight w:val="300"/>
        </w:trPr>
        <w:tc>
          <w:tcPr>
            <w:tcW w:w="765" w:type="dxa"/>
            <w:vAlign w:val="center"/>
          </w:tcPr>
          <w:p w14:paraId="7C12576D" w14:textId="0CFA5FC4" w:rsidR="65D27D43" w:rsidRDefault="65D27D43" w:rsidP="65D27D43">
            <w:pPr>
              <w:pStyle w:val="BodyText"/>
              <w:spacing w:before="223"/>
            </w:pPr>
            <w:r w:rsidRPr="65D27D43">
              <w:t>4.</w:t>
            </w:r>
          </w:p>
        </w:tc>
        <w:tc>
          <w:tcPr>
            <w:tcW w:w="2250" w:type="dxa"/>
            <w:vAlign w:val="center"/>
          </w:tcPr>
          <w:p w14:paraId="0E509755" w14:textId="73C8003C" w:rsidR="65D27D43" w:rsidRDefault="65D27D43" w:rsidP="65D27D43">
            <w:pPr>
              <w:pStyle w:val="BodyText"/>
              <w:spacing w:before="223"/>
            </w:pPr>
            <w:r w:rsidRPr="65D27D43">
              <w:t>Tester reviews Current Medications entries and ordering</w:t>
            </w:r>
          </w:p>
        </w:tc>
        <w:tc>
          <w:tcPr>
            <w:tcW w:w="2250" w:type="dxa"/>
            <w:vAlign w:val="center"/>
          </w:tcPr>
          <w:p w14:paraId="55296C28" w14:textId="238B5D70" w:rsidR="65D27D43" w:rsidRDefault="65D27D43" w:rsidP="65D27D43">
            <w:pPr>
              <w:pStyle w:val="BodyText"/>
              <w:spacing w:before="223"/>
            </w:pPr>
            <w:r w:rsidRPr="65D27D43">
              <w:t>Each medication card shows the name, status badge, dosage, frequency, start date, last taken date and time, and a compliance bar with percentage. Medications are listed with critical ones first, followed by the rest in alphabetical order</w:t>
            </w:r>
          </w:p>
        </w:tc>
        <w:tc>
          <w:tcPr>
            <w:tcW w:w="1785" w:type="dxa"/>
            <w:vAlign w:val="center"/>
          </w:tcPr>
          <w:p w14:paraId="2C8AB58E" w14:textId="6EB07941" w:rsidR="65D27D43" w:rsidRDefault="65D27D43" w:rsidP="65D27D43">
            <w:pPr>
              <w:pStyle w:val="BodyText"/>
              <w:spacing w:before="223"/>
            </w:pPr>
            <w:r w:rsidRPr="65D27D43">
              <w:t>Cards display all fields correctly; compliance bars and colors show accurate percentages; critical items appear first, followed by alphabetical order</w:t>
            </w:r>
          </w:p>
        </w:tc>
        <w:tc>
          <w:tcPr>
            <w:tcW w:w="720" w:type="dxa"/>
            <w:vAlign w:val="center"/>
          </w:tcPr>
          <w:p w14:paraId="3C29D942" w14:textId="51905505" w:rsidR="65D27D43" w:rsidRDefault="65D27D43" w:rsidP="65D27D43">
            <w:pPr>
              <w:pStyle w:val="BodyText"/>
              <w:spacing w:before="223"/>
            </w:pPr>
            <w:r w:rsidRPr="65D27D43">
              <w:t>Pass</w:t>
            </w:r>
          </w:p>
        </w:tc>
        <w:tc>
          <w:tcPr>
            <w:tcW w:w="1484" w:type="dxa"/>
            <w:vAlign w:val="center"/>
          </w:tcPr>
          <w:p w14:paraId="1F763DA3" w14:textId="5F415053" w:rsidR="65D27D43" w:rsidRDefault="65D27D43" w:rsidP="65D27D43">
            <w:pPr>
              <w:pStyle w:val="BodyText"/>
              <w:spacing w:before="223"/>
            </w:pPr>
            <w:r w:rsidRPr="65D27D43">
              <w:t>None</w:t>
            </w:r>
          </w:p>
        </w:tc>
      </w:tr>
      <w:tr w:rsidR="65D27D43" w14:paraId="5FCB208A" w14:textId="77777777" w:rsidTr="65D27D43">
        <w:trPr>
          <w:trHeight w:val="300"/>
        </w:trPr>
        <w:tc>
          <w:tcPr>
            <w:tcW w:w="765" w:type="dxa"/>
            <w:vAlign w:val="center"/>
          </w:tcPr>
          <w:p w14:paraId="23A19061" w14:textId="444B1099" w:rsidR="65D27D43" w:rsidRDefault="65D27D43" w:rsidP="65D27D43">
            <w:pPr>
              <w:pStyle w:val="BodyText"/>
              <w:spacing w:before="223"/>
            </w:pPr>
            <w:r w:rsidRPr="65D27D43">
              <w:t>5</w:t>
            </w:r>
          </w:p>
        </w:tc>
        <w:tc>
          <w:tcPr>
            <w:tcW w:w="2250" w:type="dxa"/>
            <w:vAlign w:val="center"/>
          </w:tcPr>
          <w:p w14:paraId="16736BC9" w14:textId="5F6D5135" w:rsidR="65D27D43" w:rsidRDefault="65D27D43" w:rsidP="65D27D43">
            <w:pPr>
              <w:pStyle w:val="BodyText"/>
              <w:spacing w:before="223"/>
            </w:pPr>
            <w:r w:rsidRPr="65D27D43">
              <w:t>Tester refreshes the page and reopens the health tab</w:t>
            </w:r>
            <w:r>
              <w:br/>
            </w:r>
          </w:p>
        </w:tc>
        <w:tc>
          <w:tcPr>
            <w:tcW w:w="2250" w:type="dxa"/>
            <w:vAlign w:val="center"/>
          </w:tcPr>
          <w:p w14:paraId="2AE3E5D2" w14:textId="0489F0D0" w:rsidR="65D27D43" w:rsidRDefault="65D27D43" w:rsidP="65D27D43">
            <w:pPr>
              <w:pStyle w:val="BodyText"/>
              <w:spacing w:before="223"/>
            </w:pPr>
            <w:r w:rsidRPr="65D27D43">
              <w:t>The health tab reloads correctly, showing the same symptoms and medication information as before</w:t>
            </w:r>
            <w:r>
              <w:br/>
            </w:r>
          </w:p>
        </w:tc>
        <w:tc>
          <w:tcPr>
            <w:tcW w:w="1785" w:type="dxa"/>
            <w:vAlign w:val="center"/>
          </w:tcPr>
          <w:p w14:paraId="4FD93CB7" w14:textId="08AB71EC" w:rsidR="65D27D43" w:rsidRDefault="65D27D43" w:rsidP="65D27D43">
            <w:pPr>
              <w:pStyle w:val="BodyText"/>
              <w:spacing w:before="223"/>
            </w:pPr>
            <w:r w:rsidRPr="65D27D43">
              <w:t>The page reloads with no errors; all symptoms and medication data stay visible and accurate</w:t>
            </w:r>
            <w:r>
              <w:br/>
            </w:r>
          </w:p>
        </w:tc>
        <w:tc>
          <w:tcPr>
            <w:tcW w:w="720" w:type="dxa"/>
            <w:vAlign w:val="center"/>
          </w:tcPr>
          <w:p w14:paraId="1917F580" w14:textId="5C7BBDDD" w:rsidR="65D27D43" w:rsidRDefault="65D27D43" w:rsidP="65D27D43">
            <w:pPr>
              <w:pStyle w:val="BodyText"/>
              <w:spacing w:before="223"/>
            </w:pPr>
            <w:r w:rsidRPr="65D27D43">
              <w:t>Pass</w:t>
            </w:r>
          </w:p>
        </w:tc>
        <w:tc>
          <w:tcPr>
            <w:tcW w:w="1484" w:type="dxa"/>
            <w:vAlign w:val="center"/>
          </w:tcPr>
          <w:p w14:paraId="30C14E0A" w14:textId="11AFC1D8" w:rsidR="65D27D43" w:rsidRDefault="65D27D43" w:rsidP="65D27D43">
            <w:pPr>
              <w:pStyle w:val="BodyText"/>
              <w:spacing w:before="223"/>
            </w:pPr>
            <w:r w:rsidRPr="65D27D43">
              <w:t>None</w:t>
            </w:r>
          </w:p>
        </w:tc>
      </w:tr>
      <w:tr w:rsidR="65D27D43" w14:paraId="04AA1DBB" w14:textId="77777777" w:rsidTr="65D27D43">
        <w:trPr>
          <w:trHeight w:val="300"/>
        </w:trPr>
        <w:tc>
          <w:tcPr>
            <w:tcW w:w="7770" w:type="dxa"/>
            <w:gridSpan w:val="5"/>
            <w:shd w:val="clear" w:color="auto" w:fill="D1D1D1"/>
          </w:tcPr>
          <w:p w14:paraId="59B46210" w14:textId="3AFF73D6" w:rsidR="65D27D43" w:rsidRDefault="65D27D43" w:rsidP="65D27D43">
            <w:pPr>
              <w:pStyle w:val="BodyText"/>
              <w:spacing w:before="223"/>
              <w:rPr>
                <w:b/>
                <w:bCs/>
              </w:rPr>
            </w:pPr>
            <w:r w:rsidRPr="65D27D43">
              <w:rPr>
                <w:b/>
                <w:bCs/>
              </w:rPr>
              <w:t>TC-4.</w:t>
            </w:r>
            <w:r w:rsidR="640A2C3E" w:rsidRPr="65D27D43">
              <w:rPr>
                <w:b/>
                <w:bCs/>
              </w:rPr>
              <w:t>32</w:t>
            </w:r>
            <w:r w:rsidRPr="65D27D43">
              <w:rPr>
                <w:b/>
                <w:bCs/>
              </w:rPr>
              <w:t xml:space="preserve"> Patient Details – Virtual Check-In Tab</w:t>
            </w:r>
          </w:p>
          <w:p w14:paraId="7B0F1B96" w14:textId="41F521EA" w:rsidR="65D27D43" w:rsidRDefault="65D27D43" w:rsidP="65D27D43">
            <w:pPr>
              <w:pStyle w:val="BodyText"/>
              <w:spacing w:before="223"/>
              <w:rPr>
                <w:b/>
                <w:bCs/>
              </w:rPr>
            </w:pPr>
          </w:p>
        </w:tc>
        <w:tc>
          <w:tcPr>
            <w:tcW w:w="1484" w:type="dxa"/>
            <w:shd w:val="clear" w:color="auto" w:fill="D1D1D1"/>
          </w:tcPr>
          <w:p w14:paraId="31C747C2" w14:textId="77777777" w:rsidR="65D27D43" w:rsidRDefault="65D27D43" w:rsidP="65D27D43">
            <w:pPr>
              <w:pStyle w:val="BodyText"/>
              <w:spacing w:before="223"/>
            </w:pPr>
          </w:p>
        </w:tc>
      </w:tr>
      <w:tr w:rsidR="65D27D43" w14:paraId="03D30A4A" w14:textId="77777777" w:rsidTr="65D27D43">
        <w:trPr>
          <w:trHeight w:val="300"/>
        </w:trPr>
        <w:tc>
          <w:tcPr>
            <w:tcW w:w="765" w:type="dxa"/>
            <w:vAlign w:val="center"/>
          </w:tcPr>
          <w:p w14:paraId="2E346E29" w14:textId="77777777" w:rsidR="65D27D43" w:rsidRDefault="65D27D43" w:rsidP="65D27D43">
            <w:pPr>
              <w:pStyle w:val="BodyText"/>
              <w:spacing w:before="223"/>
            </w:pPr>
            <w:r w:rsidRPr="65D27D43">
              <w:t>1.</w:t>
            </w:r>
          </w:p>
        </w:tc>
        <w:tc>
          <w:tcPr>
            <w:tcW w:w="2250" w:type="dxa"/>
            <w:vAlign w:val="center"/>
          </w:tcPr>
          <w:p w14:paraId="2F3542F5" w14:textId="4A920E8D" w:rsidR="65D27D43" w:rsidRDefault="65D27D43" w:rsidP="65D27D43">
            <w:pPr>
              <w:pStyle w:val="BodyText"/>
              <w:spacing w:before="223"/>
            </w:pPr>
            <w:r w:rsidRPr="65D27D43">
              <w:t xml:space="preserve">Tester clicks the Virtual Check-In tab on the Patient </w:t>
            </w:r>
            <w:r w:rsidRPr="65D27D43">
              <w:lastRenderedPageBreak/>
              <w:t>Details page.</w:t>
            </w:r>
          </w:p>
        </w:tc>
        <w:tc>
          <w:tcPr>
            <w:tcW w:w="2250" w:type="dxa"/>
            <w:vAlign w:val="center"/>
          </w:tcPr>
          <w:p w14:paraId="187BF59A" w14:textId="4E96E7E6" w:rsidR="65D27D43" w:rsidRDefault="65D27D43" w:rsidP="65D27D43">
            <w:pPr>
              <w:pStyle w:val="BodyText"/>
              <w:spacing w:before="223"/>
            </w:pPr>
            <w:r w:rsidRPr="65D27D43">
              <w:lastRenderedPageBreak/>
              <w:t xml:space="preserve">The section shows the title “Virtual Check-In History” and the </w:t>
            </w:r>
            <w:r w:rsidRPr="65D27D43">
              <w:lastRenderedPageBreak/>
              <w:t>Configure Patient Check-in button.</w:t>
            </w:r>
          </w:p>
        </w:tc>
        <w:tc>
          <w:tcPr>
            <w:tcW w:w="1785" w:type="dxa"/>
            <w:vAlign w:val="center"/>
          </w:tcPr>
          <w:p w14:paraId="2258626E" w14:textId="4CEC20D3" w:rsidR="65D27D43" w:rsidRDefault="65D27D43" w:rsidP="65D27D43">
            <w:pPr>
              <w:pStyle w:val="BodyText"/>
              <w:spacing w:before="223"/>
            </w:pPr>
            <w:r w:rsidRPr="65D27D43">
              <w:lastRenderedPageBreak/>
              <w:t>The header and button appear correctly</w:t>
            </w:r>
          </w:p>
        </w:tc>
        <w:tc>
          <w:tcPr>
            <w:tcW w:w="720" w:type="dxa"/>
            <w:vAlign w:val="center"/>
          </w:tcPr>
          <w:p w14:paraId="6743DE07" w14:textId="1F1AFD2E" w:rsidR="65D27D43" w:rsidRDefault="65D27D43" w:rsidP="65D27D43">
            <w:pPr>
              <w:pStyle w:val="BodyText"/>
              <w:spacing w:before="223"/>
            </w:pPr>
            <w:r w:rsidRPr="65D27D43">
              <w:t>Pass</w:t>
            </w:r>
          </w:p>
        </w:tc>
        <w:tc>
          <w:tcPr>
            <w:tcW w:w="1484" w:type="dxa"/>
            <w:vAlign w:val="center"/>
          </w:tcPr>
          <w:p w14:paraId="685AC6E2" w14:textId="152668B8" w:rsidR="65D27D43" w:rsidRDefault="65D27D43" w:rsidP="65D27D43">
            <w:pPr>
              <w:pStyle w:val="BodyText"/>
              <w:spacing w:before="223"/>
            </w:pPr>
            <w:r w:rsidRPr="65D27D43">
              <w:t>None</w:t>
            </w:r>
          </w:p>
        </w:tc>
      </w:tr>
      <w:tr w:rsidR="65D27D43" w14:paraId="1FDD7A0E" w14:textId="77777777" w:rsidTr="65D27D43">
        <w:trPr>
          <w:trHeight w:val="300"/>
        </w:trPr>
        <w:tc>
          <w:tcPr>
            <w:tcW w:w="765" w:type="dxa"/>
            <w:vAlign w:val="center"/>
          </w:tcPr>
          <w:p w14:paraId="3CB6E695" w14:textId="3BBE39BC" w:rsidR="65D27D43" w:rsidRDefault="65D27D43" w:rsidP="65D27D43">
            <w:pPr>
              <w:pStyle w:val="BodyText"/>
              <w:spacing w:before="223"/>
            </w:pPr>
            <w:r w:rsidRPr="65D27D43">
              <w:t>2.</w:t>
            </w:r>
          </w:p>
        </w:tc>
        <w:tc>
          <w:tcPr>
            <w:tcW w:w="2250" w:type="dxa"/>
            <w:vAlign w:val="center"/>
          </w:tcPr>
          <w:p w14:paraId="0846BFA6" w14:textId="0FB2F4B5" w:rsidR="65D27D43" w:rsidRDefault="65D27D43" w:rsidP="65D27D43">
            <w:pPr>
              <w:pStyle w:val="BodyText"/>
              <w:spacing w:before="223"/>
            </w:pPr>
            <w:r w:rsidRPr="65D27D43">
              <w:t>Tester reviews the list of check-ins.</w:t>
            </w:r>
          </w:p>
        </w:tc>
        <w:tc>
          <w:tcPr>
            <w:tcW w:w="2250" w:type="dxa"/>
            <w:vAlign w:val="center"/>
          </w:tcPr>
          <w:p w14:paraId="7BA60C78" w14:textId="704A72AC" w:rsidR="65D27D43" w:rsidRDefault="65D27D43" w:rsidP="65D27D43">
            <w:pPr>
              <w:pStyle w:val="BodyText"/>
              <w:spacing w:before="223"/>
            </w:pPr>
            <w:r w:rsidRPr="65D27D43">
              <w:t>Each entry shows a color-coded badge (routine/follow-up/urgent), clinician name, duration, status, mood, next check-in date, and a session summary</w:t>
            </w:r>
          </w:p>
        </w:tc>
        <w:tc>
          <w:tcPr>
            <w:tcW w:w="1785" w:type="dxa"/>
            <w:vAlign w:val="center"/>
          </w:tcPr>
          <w:p w14:paraId="03CC1B6F" w14:textId="1BCBAA96" w:rsidR="65D27D43" w:rsidRDefault="65D27D43" w:rsidP="65D27D43">
            <w:pPr>
              <w:pStyle w:val="BodyText"/>
              <w:spacing w:before="223"/>
            </w:pPr>
            <w:r w:rsidRPr="65D27D43">
              <w:t>All fields display correctly with proper layout and labels</w:t>
            </w:r>
          </w:p>
        </w:tc>
        <w:tc>
          <w:tcPr>
            <w:tcW w:w="720" w:type="dxa"/>
            <w:vAlign w:val="center"/>
          </w:tcPr>
          <w:p w14:paraId="17D5941F" w14:textId="56F610A7" w:rsidR="65D27D43" w:rsidRDefault="65D27D43" w:rsidP="65D27D43">
            <w:pPr>
              <w:pStyle w:val="BodyText"/>
              <w:spacing w:before="223"/>
            </w:pPr>
            <w:r w:rsidRPr="65D27D43">
              <w:t>Pass</w:t>
            </w:r>
          </w:p>
        </w:tc>
        <w:tc>
          <w:tcPr>
            <w:tcW w:w="1484" w:type="dxa"/>
            <w:vAlign w:val="center"/>
          </w:tcPr>
          <w:p w14:paraId="1137535D" w14:textId="34407EA8" w:rsidR="65D27D43" w:rsidRDefault="65D27D43" w:rsidP="65D27D43">
            <w:pPr>
              <w:pStyle w:val="BodyText"/>
              <w:spacing w:before="223"/>
            </w:pPr>
            <w:r w:rsidRPr="65D27D43">
              <w:t>None</w:t>
            </w:r>
          </w:p>
        </w:tc>
      </w:tr>
    </w:tbl>
    <w:p w14:paraId="2A8C3677" w14:textId="418FADD7" w:rsidR="65D27D43" w:rsidRDefault="65D27D43" w:rsidP="65D27D43">
      <w:pPr>
        <w:pStyle w:val="BodyText"/>
        <w:spacing w:before="223"/>
        <w:rPr>
          <w:ins w:id="781" w:author="Lidia Rocha" w:date="2025-10-29T22:02:00Z" w16du:dateUtc="2025-10-30T05:02:00Z"/>
          <w:sz w:val="32"/>
          <w:szCs w:val="32"/>
        </w:rPr>
      </w:pPr>
    </w:p>
    <w:p w14:paraId="3C56A2DA" w14:textId="77777777" w:rsidR="00E109D0" w:rsidRDefault="00E109D0">
      <w:pPr>
        <w:rPr>
          <w:ins w:id="782" w:author="Lidia Rocha" w:date="2025-10-29T22:02:00Z" w16du:dateUtc="2025-10-30T05:02:00Z"/>
          <w:sz w:val="32"/>
          <w:szCs w:val="24"/>
        </w:rPr>
      </w:pPr>
      <w:ins w:id="783" w:author="Lidia Rocha" w:date="2025-10-29T22:02:00Z" w16du:dateUtc="2025-10-30T05:02:00Z">
        <w:r>
          <w:rPr>
            <w:sz w:val="32"/>
          </w:rPr>
          <w:br w:type="page"/>
        </w:r>
      </w:ins>
    </w:p>
    <w:p w14:paraId="33150BF7" w14:textId="734830BB" w:rsidR="001D3EB5" w:rsidDel="00E109D0" w:rsidRDefault="001D3EB5">
      <w:pPr>
        <w:pStyle w:val="BodyText"/>
        <w:spacing w:before="223"/>
        <w:rPr>
          <w:del w:id="784" w:author="Lidia Rocha" w:date="2025-10-29T22:02:00Z" w16du:dateUtc="2025-10-30T05:02:00Z"/>
          <w:sz w:val="32"/>
        </w:rPr>
      </w:pPr>
    </w:p>
    <w:p w14:paraId="7C2ED444" w14:textId="77777777" w:rsidR="001D3EB5" w:rsidRDefault="38837A4E" w:rsidP="00D27F2D">
      <w:pPr>
        <w:pStyle w:val="Heading2"/>
      </w:pPr>
      <w:bookmarkStart w:id="785" w:name="_Toc1211809506"/>
      <w:bookmarkStart w:id="786" w:name="_Toc1709900548"/>
      <w:r>
        <w:t>AI</w:t>
      </w:r>
      <w:r>
        <w:rPr>
          <w:spacing w:val="-13"/>
        </w:rPr>
        <w:t xml:space="preserve"> </w:t>
      </w:r>
      <w:r>
        <w:t>Integration</w:t>
      </w:r>
      <w:r>
        <w:rPr>
          <w:spacing w:val="-6"/>
        </w:rPr>
        <w:t xml:space="preserve"> </w:t>
      </w:r>
      <w:r>
        <w:t>Test</w:t>
      </w:r>
      <w:r>
        <w:rPr>
          <w:spacing w:val="-6"/>
        </w:rPr>
        <w:t xml:space="preserve"> </w:t>
      </w:r>
      <w:r>
        <w:rPr>
          <w:spacing w:val="-2"/>
        </w:rPr>
        <w:t>Suite</w:t>
      </w:r>
      <w:bookmarkEnd w:id="785"/>
      <w:bookmarkEnd w:id="786"/>
    </w:p>
    <w:p w14:paraId="7C2ED445" w14:textId="77777777" w:rsidR="001D3EB5" w:rsidRDefault="003F63B5">
      <w:pPr>
        <w:pStyle w:val="BodyText"/>
        <w:spacing w:before="144"/>
      </w:pPr>
      <w:r>
        <w:rPr>
          <w:b/>
        </w:rPr>
        <w:t>Scope</w:t>
      </w:r>
      <w:r>
        <w:t>:</w:t>
      </w:r>
      <w:r>
        <w:rPr>
          <w:spacing w:val="-5"/>
        </w:rPr>
        <w:t xml:space="preserve"> </w:t>
      </w:r>
      <w:r>
        <w:t>AI</w:t>
      </w:r>
      <w:r>
        <w:rPr>
          <w:spacing w:val="-3"/>
        </w:rPr>
        <w:t xml:space="preserve"> </w:t>
      </w:r>
      <w:r>
        <w:t>Integrations</w:t>
      </w:r>
      <w:r>
        <w:rPr>
          <w:spacing w:val="-2"/>
        </w:rPr>
        <w:t xml:space="preserve"> </w:t>
      </w:r>
      <w:r>
        <w:t>in</w:t>
      </w:r>
      <w:r>
        <w:rPr>
          <w:spacing w:val="-4"/>
        </w:rPr>
        <w:t xml:space="preserve"> </w:t>
      </w:r>
      <w:r>
        <w:t>CareConnect</w:t>
      </w:r>
      <w:r>
        <w:rPr>
          <w:spacing w:val="1"/>
        </w:rPr>
        <w:t xml:space="preserve"> </w:t>
      </w:r>
      <w:r>
        <w:rPr>
          <w:spacing w:val="-2"/>
        </w:rPr>
        <w:t>application</w:t>
      </w:r>
    </w:p>
    <w:p w14:paraId="7C2ED446" w14:textId="439CC488" w:rsidR="001D3EB5" w:rsidRDefault="003F63B5" w:rsidP="00D27F2D">
      <w:pPr>
        <w:rPr>
          <w:b/>
        </w:rPr>
      </w:pPr>
      <w:r>
        <w:t>Total</w:t>
      </w:r>
      <w:r>
        <w:rPr>
          <w:spacing w:val="-6"/>
        </w:rPr>
        <w:t xml:space="preserve"> </w:t>
      </w:r>
      <w:r>
        <w:t xml:space="preserve">Test Cases: </w:t>
      </w:r>
      <w:r w:rsidR="0024784F">
        <w:rPr>
          <w:spacing w:val="-10"/>
        </w:rPr>
        <w:t>3</w:t>
      </w:r>
    </w:p>
    <w:p w14:paraId="7C2ED447" w14:textId="702C7CCE" w:rsidR="001D3EB5" w:rsidRDefault="003F63B5">
      <w:pPr>
        <w:spacing w:before="45"/>
        <w:rPr>
          <w:sz w:val="24"/>
        </w:rPr>
      </w:pPr>
      <w:r>
        <w:rPr>
          <w:b/>
          <w:sz w:val="24"/>
        </w:rPr>
        <w:t>Requirements</w:t>
      </w:r>
      <w:r>
        <w:rPr>
          <w:b/>
          <w:spacing w:val="-2"/>
          <w:sz w:val="24"/>
        </w:rPr>
        <w:t xml:space="preserve"> </w:t>
      </w:r>
      <w:r>
        <w:rPr>
          <w:b/>
          <w:sz w:val="24"/>
        </w:rPr>
        <w:t>Coverage</w:t>
      </w:r>
      <w:r>
        <w:rPr>
          <w:sz w:val="24"/>
        </w:rPr>
        <w:t>: REQ-5.7.1.1</w:t>
      </w:r>
      <w:r>
        <w:rPr>
          <w:spacing w:val="-3"/>
          <w:sz w:val="24"/>
        </w:rPr>
        <w:t xml:space="preserve"> </w:t>
      </w:r>
      <w:r>
        <w:rPr>
          <w:sz w:val="24"/>
        </w:rPr>
        <w:t>-</w:t>
      </w:r>
      <w:r>
        <w:rPr>
          <w:spacing w:val="-2"/>
          <w:sz w:val="24"/>
        </w:rPr>
        <w:t xml:space="preserve"> </w:t>
      </w:r>
      <w:r>
        <w:rPr>
          <w:sz w:val="24"/>
        </w:rPr>
        <w:t>REQ-</w:t>
      </w:r>
      <w:r>
        <w:rPr>
          <w:spacing w:val="-2"/>
          <w:sz w:val="24"/>
        </w:rPr>
        <w:t>5.7.</w:t>
      </w:r>
      <w:r w:rsidR="0057438E">
        <w:rPr>
          <w:spacing w:val="-2"/>
          <w:sz w:val="24"/>
        </w:rPr>
        <w:t>3</w:t>
      </w:r>
      <w:r>
        <w:rPr>
          <w:spacing w:val="-2"/>
          <w:sz w:val="24"/>
        </w:rPr>
        <w:t>.</w:t>
      </w:r>
      <w:r w:rsidR="00293789">
        <w:rPr>
          <w:spacing w:val="-2"/>
          <w:sz w:val="24"/>
        </w:rPr>
        <w:t>.3</w:t>
      </w:r>
      <w:r>
        <w:rPr>
          <w:spacing w:val="-2"/>
          <w:sz w:val="24"/>
        </w:rPr>
        <w:t>8</w:t>
      </w:r>
    </w:p>
    <w:p w14:paraId="7C2ED448" w14:textId="77777777" w:rsidR="001D3EB5" w:rsidRDefault="001D3EB5">
      <w:pPr>
        <w:pStyle w:val="BodyText"/>
        <w:spacing w:before="107"/>
        <w:rPr>
          <w:sz w:val="20"/>
        </w:rPr>
      </w:pPr>
    </w:p>
    <w:tbl>
      <w:tblPr>
        <w:tblW w:w="0" w:type="auto"/>
        <w:tblInd w:w="12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4958"/>
        <w:gridCol w:w="4321"/>
      </w:tblGrid>
      <w:tr w:rsidR="001D3EB5" w14:paraId="7C2ED44F" w14:textId="77777777" w:rsidTr="757DACCB">
        <w:trPr>
          <w:trHeight w:val="1175"/>
        </w:trPr>
        <w:tc>
          <w:tcPr>
            <w:tcW w:w="4958" w:type="dxa"/>
            <w:vMerge w:val="restart"/>
            <w:tcBorders>
              <w:bottom w:val="single" w:sz="2" w:space="0" w:color="000000" w:themeColor="text1"/>
            </w:tcBorders>
          </w:tcPr>
          <w:p w14:paraId="7C2ED449" w14:textId="77777777" w:rsidR="001D3EB5" w:rsidRDefault="003F63B5">
            <w:pPr>
              <w:pStyle w:val="TableParagraph"/>
              <w:spacing w:line="249" w:lineRule="exact"/>
              <w:ind w:left="97"/>
              <w:rPr>
                <w:b/>
              </w:rPr>
            </w:pPr>
            <w:r>
              <w:rPr>
                <w:b/>
              </w:rPr>
              <w:t>Prerequisites</w:t>
            </w:r>
            <w:r>
              <w:rPr>
                <w:b/>
                <w:spacing w:val="-5"/>
              </w:rPr>
              <w:t xml:space="preserve"> </w:t>
            </w:r>
            <w:r>
              <w:rPr>
                <w:b/>
              </w:rPr>
              <w:t>for</w:t>
            </w:r>
            <w:r>
              <w:rPr>
                <w:b/>
                <w:spacing w:val="-8"/>
              </w:rPr>
              <w:t xml:space="preserve"> </w:t>
            </w:r>
            <w:r>
              <w:rPr>
                <w:b/>
              </w:rPr>
              <w:t>this</w:t>
            </w:r>
            <w:r>
              <w:rPr>
                <w:b/>
                <w:spacing w:val="-6"/>
              </w:rPr>
              <w:t xml:space="preserve"> </w:t>
            </w:r>
            <w:r>
              <w:rPr>
                <w:b/>
                <w:spacing w:val="-4"/>
              </w:rPr>
              <w:t>test:</w:t>
            </w:r>
          </w:p>
          <w:p w14:paraId="7C2ED44A" w14:textId="77777777" w:rsidR="001D3EB5" w:rsidRDefault="003F63B5">
            <w:pPr>
              <w:pStyle w:val="TableParagraph"/>
              <w:spacing w:before="35" w:line="278" w:lineRule="auto"/>
              <w:ind w:left="97" w:right="1393"/>
            </w:pPr>
            <w:r>
              <w:t>Fresh</w:t>
            </w:r>
            <w:r>
              <w:rPr>
                <w:spacing w:val="-11"/>
              </w:rPr>
              <w:t xml:space="preserve"> </w:t>
            </w:r>
            <w:r>
              <w:t>app</w:t>
            </w:r>
            <w:r>
              <w:rPr>
                <w:spacing w:val="-7"/>
              </w:rPr>
              <w:t xml:space="preserve"> </w:t>
            </w:r>
            <w:r>
              <w:t>installation</w:t>
            </w:r>
            <w:r>
              <w:rPr>
                <w:spacing w:val="-12"/>
              </w:rPr>
              <w:t xml:space="preserve"> </w:t>
            </w:r>
            <w:r>
              <w:t>(user</w:t>
            </w:r>
            <w:r>
              <w:rPr>
                <w:spacing w:val="-5"/>
              </w:rPr>
              <w:t xml:space="preserve"> </w:t>
            </w:r>
            <w:r>
              <w:t>logged</w:t>
            </w:r>
            <w:r>
              <w:rPr>
                <w:spacing w:val="-12"/>
              </w:rPr>
              <w:t xml:space="preserve"> </w:t>
            </w:r>
            <w:r>
              <w:t>in) Internet connectivity</w:t>
            </w:r>
          </w:p>
          <w:p w14:paraId="7C2ED44B" w14:textId="77777777" w:rsidR="001D3EB5" w:rsidRDefault="003F63B5">
            <w:pPr>
              <w:pStyle w:val="TableParagraph"/>
              <w:spacing w:before="3" w:line="278" w:lineRule="auto"/>
              <w:ind w:left="97" w:right="1393"/>
            </w:pPr>
            <w:r>
              <w:t>Test email/password credentials Mobile</w:t>
            </w:r>
            <w:r>
              <w:rPr>
                <w:spacing w:val="-6"/>
              </w:rPr>
              <w:t xml:space="preserve"> </w:t>
            </w:r>
            <w:r>
              <w:t>device</w:t>
            </w:r>
            <w:r>
              <w:rPr>
                <w:spacing w:val="-10"/>
              </w:rPr>
              <w:t xml:space="preserve"> </w:t>
            </w:r>
            <w:r>
              <w:t>ready</w:t>
            </w:r>
            <w:r>
              <w:rPr>
                <w:spacing w:val="-8"/>
              </w:rPr>
              <w:t xml:space="preserve"> </w:t>
            </w:r>
            <w:r>
              <w:t>to</w:t>
            </w:r>
            <w:r>
              <w:rPr>
                <w:spacing w:val="-8"/>
              </w:rPr>
              <w:t xml:space="preserve"> </w:t>
            </w:r>
            <w:r>
              <w:t>receive</w:t>
            </w:r>
            <w:r>
              <w:rPr>
                <w:spacing w:val="-10"/>
              </w:rPr>
              <w:t xml:space="preserve"> </w:t>
            </w:r>
            <w:r>
              <w:t>SMS</w:t>
            </w:r>
          </w:p>
          <w:p w14:paraId="7C2ED44C" w14:textId="77777777" w:rsidR="001D3EB5" w:rsidRDefault="003F63B5">
            <w:pPr>
              <w:pStyle w:val="TableParagraph"/>
              <w:spacing w:line="252" w:lineRule="exact"/>
              <w:ind w:left="97"/>
            </w:pPr>
            <w:r>
              <w:t>AI</w:t>
            </w:r>
            <w:r>
              <w:rPr>
                <w:spacing w:val="-5"/>
              </w:rPr>
              <w:t xml:space="preserve"> </w:t>
            </w:r>
            <w:r>
              <w:t>Integration</w:t>
            </w:r>
            <w:r>
              <w:rPr>
                <w:spacing w:val="-7"/>
              </w:rPr>
              <w:t xml:space="preserve"> </w:t>
            </w:r>
            <w:r>
              <w:rPr>
                <w:spacing w:val="-2"/>
              </w:rPr>
              <w:t>Complete</w:t>
            </w:r>
          </w:p>
        </w:tc>
        <w:tc>
          <w:tcPr>
            <w:tcW w:w="4321" w:type="dxa"/>
          </w:tcPr>
          <w:p w14:paraId="7C2ED44D" w14:textId="77777777" w:rsidR="001D3EB5" w:rsidRDefault="003F63B5">
            <w:pPr>
              <w:pStyle w:val="TableParagraph"/>
              <w:spacing w:line="276" w:lineRule="auto"/>
              <w:ind w:left="90" w:right="1891"/>
            </w:pPr>
            <w:r>
              <w:rPr>
                <w:b/>
              </w:rPr>
              <w:t xml:space="preserve">Software Versions: </w:t>
            </w:r>
            <w:r>
              <w:t>Application:</w:t>
            </w:r>
            <w:r>
              <w:rPr>
                <w:spacing w:val="-14"/>
              </w:rPr>
              <w:t xml:space="preserve"> </w:t>
            </w:r>
            <w:r>
              <w:t>CareConnect Software Version: 1.0</w:t>
            </w:r>
          </w:p>
          <w:p w14:paraId="7C2ED44E" w14:textId="77777777" w:rsidR="001D3EB5" w:rsidRDefault="003F63B5">
            <w:pPr>
              <w:pStyle w:val="TableParagraph"/>
              <w:spacing w:before="1"/>
              <w:ind w:left="90"/>
            </w:pPr>
            <w:r>
              <w:t>Operating</w:t>
            </w:r>
            <w:r>
              <w:rPr>
                <w:spacing w:val="-9"/>
              </w:rPr>
              <w:t xml:space="preserve"> </w:t>
            </w:r>
            <w:r>
              <w:t>System:</w:t>
            </w:r>
            <w:r>
              <w:rPr>
                <w:spacing w:val="-3"/>
              </w:rPr>
              <w:t xml:space="preserve"> </w:t>
            </w:r>
            <w:r>
              <w:t>iOS</w:t>
            </w:r>
            <w:r>
              <w:rPr>
                <w:spacing w:val="-2"/>
              </w:rPr>
              <w:t xml:space="preserve"> </w:t>
            </w:r>
            <w:r>
              <w:rPr>
                <w:spacing w:val="-5"/>
              </w:rPr>
              <w:t>18</w:t>
            </w:r>
          </w:p>
        </w:tc>
      </w:tr>
      <w:tr w:rsidR="001D3EB5" w14:paraId="7C2ED452" w14:textId="77777777" w:rsidTr="757DACCB">
        <w:trPr>
          <w:trHeight w:val="561"/>
        </w:trPr>
        <w:tc>
          <w:tcPr>
            <w:tcW w:w="4958" w:type="dxa"/>
            <w:vMerge/>
          </w:tcPr>
          <w:p w14:paraId="7C2ED450" w14:textId="77777777" w:rsidR="001D3EB5" w:rsidRDefault="001D3EB5">
            <w:pPr>
              <w:rPr>
                <w:sz w:val="2"/>
                <w:szCs w:val="2"/>
              </w:rPr>
            </w:pPr>
          </w:p>
        </w:tc>
        <w:tc>
          <w:tcPr>
            <w:tcW w:w="4321" w:type="dxa"/>
          </w:tcPr>
          <w:p w14:paraId="7C2ED451" w14:textId="77777777" w:rsidR="001D3EB5" w:rsidRDefault="003F63B5">
            <w:pPr>
              <w:pStyle w:val="TableParagraph"/>
              <w:spacing w:line="244" w:lineRule="exact"/>
              <w:ind w:left="90"/>
            </w:pPr>
            <w:r>
              <w:rPr>
                <w:b/>
              </w:rPr>
              <w:t>Priority:</w:t>
            </w:r>
            <w:r>
              <w:rPr>
                <w:b/>
                <w:spacing w:val="-13"/>
              </w:rPr>
              <w:t xml:space="preserve"> </w:t>
            </w:r>
            <w:r>
              <w:rPr>
                <w:spacing w:val="-4"/>
              </w:rPr>
              <w:t>High</w:t>
            </w:r>
          </w:p>
        </w:tc>
      </w:tr>
      <w:tr w:rsidR="001D3EB5" w14:paraId="7C2ED454" w14:textId="77777777" w:rsidTr="757DACCB">
        <w:trPr>
          <w:trHeight w:val="584"/>
        </w:trPr>
        <w:tc>
          <w:tcPr>
            <w:tcW w:w="9279" w:type="dxa"/>
            <w:gridSpan w:val="2"/>
          </w:tcPr>
          <w:p w14:paraId="7C2ED453" w14:textId="77777777" w:rsidR="001D3EB5" w:rsidRDefault="003F63B5">
            <w:pPr>
              <w:pStyle w:val="TableParagraph"/>
              <w:spacing w:line="244" w:lineRule="exact"/>
              <w:ind w:left="97"/>
            </w:pPr>
            <w:r>
              <w:rPr>
                <w:b/>
              </w:rPr>
              <w:t>Requirements</w:t>
            </w:r>
            <w:r>
              <w:rPr>
                <w:b/>
                <w:spacing w:val="-5"/>
              </w:rPr>
              <w:t xml:space="preserve"> </w:t>
            </w:r>
            <w:r>
              <w:rPr>
                <w:b/>
              </w:rPr>
              <w:t>validated:</w:t>
            </w:r>
            <w:r>
              <w:rPr>
                <w:b/>
                <w:spacing w:val="-3"/>
              </w:rPr>
              <w:t xml:space="preserve"> </w:t>
            </w:r>
            <w:r>
              <w:t>REQ-5.7.1.1</w:t>
            </w:r>
            <w:r>
              <w:rPr>
                <w:spacing w:val="-8"/>
              </w:rPr>
              <w:t xml:space="preserve"> </w:t>
            </w:r>
            <w:r>
              <w:t>-</w:t>
            </w:r>
            <w:r>
              <w:rPr>
                <w:spacing w:val="-5"/>
              </w:rPr>
              <w:t xml:space="preserve"> </w:t>
            </w:r>
            <w:r>
              <w:t>REQ-</w:t>
            </w:r>
            <w:r>
              <w:rPr>
                <w:spacing w:val="-2"/>
              </w:rPr>
              <w:t>5.7.2.8</w:t>
            </w:r>
          </w:p>
        </w:tc>
      </w:tr>
      <w:tr w:rsidR="001D3EB5" w14:paraId="7C2ED456" w14:textId="77777777" w:rsidTr="757DACCB">
        <w:trPr>
          <w:trHeight w:val="555"/>
        </w:trPr>
        <w:tc>
          <w:tcPr>
            <w:tcW w:w="9279" w:type="dxa"/>
            <w:gridSpan w:val="2"/>
          </w:tcPr>
          <w:p w14:paraId="7C2ED455" w14:textId="77777777" w:rsidR="001D3EB5" w:rsidRDefault="003F63B5">
            <w:pPr>
              <w:pStyle w:val="TableParagraph"/>
              <w:ind w:left="97"/>
              <w:rPr>
                <w:b/>
              </w:rPr>
            </w:pPr>
            <w:r>
              <w:rPr>
                <w:b/>
              </w:rPr>
              <w:t>TEST</w:t>
            </w:r>
            <w:r>
              <w:rPr>
                <w:b/>
                <w:spacing w:val="-7"/>
              </w:rPr>
              <w:t xml:space="preserve"> </w:t>
            </w:r>
            <w:r>
              <w:rPr>
                <w:b/>
              </w:rPr>
              <w:t>EXECUTOR:</w:t>
            </w:r>
            <w:r>
              <w:rPr>
                <w:b/>
                <w:spacing w:val="-3"/>
              </w:rPr>
              <w:t xml:space="preserve"> </w:t>
            </w:r>
            <w:r>
              <w:rPr>
                <w:b/>
              </w:rPr>
              <w:t>Alyssa</w:t>
            </w:r>
            <w:r>
              <w:rPr>
                <w:b/>
                <w:spacing w:val="-8"/>
              </w:rPr>
              <w:t xml:space="preserve"> </w:t>
            </w:r>
            <w:r>
              <w:rPr>
                <w:b/>
                <w:spacing w:val="-2"/>
              </w:rPr>
              <w:t>Harding</w:t>
            </w:r>
          </w:p>
        </w:tc>
      </w:tr>
      <w:tr w:rsidR="757DACCB" w14:paraId="0AFB64FA" w14:textId="77777777" w:rsidTr="757DACCB">
        <w:trPr>
          <w:trHeight w:val="555"/>
        </w:trPr>
        <w:tc>
          <w:tcPr>
            <w:tcW w:w="9279" w:type="dxa"/>
            <w:gridSpan w:val="2"/>
          </w:tcPr>
          <w:p w14:paraId="0B019236" w14:textId="14F7FD0D" w:rsidR="1EA10464" w:rsidRDefault="1EA10464" w:rsidP="757DACCB">
            <w:pPr>
              <w:pStyle w:val="TableParagraph"/>
              <w:rPr>
                <w:b/>
                <w:bCs/>
              </w:rPr>
            </w:pPr>
            <w:r w:rsidRPr="757DACCB">
              <w:rPr>
                <w:b/>
                <w:bCs/>
              </w:rPr>
              <w:t>TEST SCRIPT STEPS/RESULTS</w:t>
            </w:r>
          </w:p>
        </w:tc>
      </w:tr>
    </w:tbl>
    <w:tbl>
      <w:tblPr>
        <w:tblW w:w="0" w:type="auto"/>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1E0" w:firstRow="1" w:lastRow="1" w:firstColumn="1" w:lastColumn="1" w:noHBand="0" w:noVBand="0"/>
      </w:tblPr>
      <w:tblGrid>
        <w:gridCol w:w="857"/>
        <w:gridCol w:w="2371"/>
        <w:gridCol w:w="2469"/>
        <w:gridCol w:w="1336"/>
        <w:gridCol w:w="1430"/>
        <w:gridCol w:w="1451"/>
      </w:tblGrid>
      <w:tr w:rsidR="757DACCB" w14:paraId="1E0A6109" w14:textId="77777777" w:rsidTr="65D27D43">
        <w:trPr>
          <w:trHeight w:val="824"/>
        </w:trPr>
        <w:tc>
          <w:tcPr>
            <w:tcW w:w="765" w:type="dxa"/>
            <w:vAlign w:val="center"/>
          </w:tcPr>
          <w:p w14:paraId="22EEF801" w14:textId="77777777" w:rsidR="757DACCB" w:rsidRDefault="757DACCB" w:rsidP="757DACCB">
            <w:pPr>
              <w:pStyle w:val="TableParagraph"/>
              <w:spacing w:line="249" w:lineRule="exact"/>
              <w:ind w:left="90"/>
              <w:jc w:val="center"/>
              <w:rPr>
                <w:b/>
                <w:bCs/>
              </w:rPr>
            </w:pPr>
            <w:r w:rsidRPr="757DACCB">
              <w:rPr>
                <w:b/>
                <w:bCs/>
              </w:rPr>
              <w:t>STEP</w:t>
            </w:r>
          </w:p>
        </w:tc>
        <w:tc>
          <w:tcPr>
            <w:tcW w:w="2553" w:type="dxa"/>
            <w:vAlign w:val="center"/>
          </w:tcPr>
          <w:p w14:paraId="623FBAAE" w14:textId="77777777" w:rsidR="757DACCB" w:rsidRDefault="757DACCB" w:rsidP="757DACCB">
            <w:pPr>
              <w:pStyle w:val="TableParagraph"/>
              <w:spacing w:line="254" w:lineRule="auto"/>
              <w:ind w:left="90"/>
              <w:jc w:val="center"/>
              <w:rPr>
                <w:b/>
                <w:bCs/>
              </w:rPr>
            </w:pPr>
            <w:r w:rsidRPr="757DACCB">
              <w:rPr>
                <w:b/>
                <w:bCs/>
              </w:rPr>
              <w:t>TEST STEP/INPUT</w:t>
            </w:r>
          </w:p>
        </w:tc>
        <w:tc>
          <w:tcPr>
            <w:tcW w:w="2400" w:type="dxa"/>
            <w:vAlign w:val="center"/>
          </w:tcPr>
          <w:p w14:paraId="1A8B615D" w14:textId="77777777" w:rsidR="757DACCB" w:rsidRDefault="757DACCB" w:rsidP="757DACCB">
            <w:pPr>
              <w:pStyle w:val="TableParagraph"/>
              <w:spacing w:line="254" w:lineRule="auto"/>
              <w:ind w:left="90" w:right="118"/>
              <w:jc w:val="center"/>
              <w:rPr>
                <w:b/>
                <w:bCs/>
              </w:rPr>
            </w:pPr>
            <w:r w:rsidRPr="757DACCB">
              <w:rPr>
                <w:b/>
                <w:bCs/>
              </w:rPr>
              <w:t>EXPECTED RESULTS</w:t>
            </w:r>
          </w:p>
        </w:tc>
        <w:tc>
          <w:tcPr>
            <w:tcW w:w="1245" w:type="dxa"/>
            <w:vAlign w:val="center"/>
          </w:tcPr>
          <w:p w14:paraId="3152373E" w14:textId="4B04E920" w:rsidR="757DACCB" w:rsidRDefault="757DACCB" w:rsidP="757DACCB">
            <w:pPr>
              <w:pStyle w:val="TableParagraph"/>
              <w:spacing w:line="254" w:lineRule="auto"/>
              <w:ind w:left="90" w:right="101"/>
              <w:jc w:val="center"/>
              <w:rPr>
                <w:b/>
                <w:bCs/>
              </w:rPr>
            </w:pPr>
            <w:r w:rsidRPr="757DACCB">
              <w:rPr>
                <w:b/>
                <w:bCs/>
              </w:rPr>
              <w:t>ACTUAL RESULT</w:t>
            </w:r>
          </w:p>
        </w:tc>
        <w:tc>
          <w:tcPr>
            <w:tcW w:w="810" w:type="dxa"/>
            <w:vAlign w:val="center"/>
          </w:tcPr>
          <w:p w14:paraId="1EEA43C6" w14:textId="77777777" w:rsidR="757DACCB" w:rsidRDefault="757DACCB" w:rsidP="757DACCB">
            <w:pPr>
              <w:pStyle w:val="TableParagraph"/>
              <w:spacing w:line="249" w:lineRule="exact"/>
              <w:ind w:left="89"/>
              <w:jc w:val="center"/>
              <w:rPr>
                <w:b/>
                <w:bCs/>
              </w:rPr>
            </w:pPr>
            <w:r w:rsidRPr="757DACCB">
              <w:rPr>
                <w:b/>
                <w:bCs/>
              </w:rPr>
              <w:t>PASS/FAIL</w:t>
            </w:r>
          </w:p>
        </w:tc>
        <w:tc>
          <w:tcPr>
            <w:tcW w:w="1487" w:type="dxa"/>
            <w:vAlign w:val="center"/>
          </w:tcPr>
          <w:p w14:paraId="541EA063" w14:textId="77777777" w:rsidR="757DACCB" w:rsidRDefault="757DACCB" w:rsidP="757DACCB">
            <w:pPr>
              <w:pStyle w:val="TableParagraph"/>
              <w:spacing w:line="254" w:lineRule="auto"/>
              <w:ind w:left="89" w:right="307"/>
              <w:jc w:val="center"/>
              <w:rPr>
                <w:b/>
                <w:bCs/>
              </w:rPr>
            </w:pPr>
            <w:r w:rsidRPr="757DACCB">
              <w:rPr>
                <w:b/>
                <w:bCs/>
              </w:rPr>
              <w:t>Defects Found</w:t>
            </w:r>
          </w:p>
        </w:tc>
      </w:tr>
      <w:tr w:rsidR="757DACCB" w14:paraId="10F5CD43" w14:textId="77777777" w:rsidTr="65D27D43">
        <w:trPr>
          <w:trHeight w:val="580"/>
        </w:trPr>
        <w:tc>
          <w:tcPr>
            <w:tcW w:w="7773" w:type="dxa"/>
            <w:gridSpan w:val="5"/>
            <w:shd w:val="clear" w:color="auto" w:fill="D1D1D1"/>
          </w:tcPr>
          <w:p w14:paraId="1FE6995C" w14:textId="426DBB71" w:rsidR="757DACCB" w:rsidRDefault="7B1D2F3E" w:rsidP="65D27D43">
            <w:pPr>
              <w:pStyle w:val="TableParagraph"/>
              <w:spacing w:line="273" w:lineRule="exact"/>
              <w:ind w:left="90"/>
              <w:rPr>
                <w:b/>
                <w:bCs/>
                <w:sz w:val="24"/>
                <w:szCs w:val="24"/>
              </w:rPr>
            </w:pPr>
            <w:r w:rsidRPr="65D27D43">
              <w:rPr>
                <w:b/>
                <w:bCs/>
                <w:sz w:val="24"/>
                <w:szCs w:val="24"/>
              </w:rPr>
              <w:t>TC-5.1 Caregiver Submits AI Question via Text</w:t>
            </w:r>
          </w:p>
          <w:p w14:paraId="6BC09A99" w14:textId="4D9B75B0" w:rsidR="757DACCB" w:rsidRDefault="757DACCB" w:rsidP="65D27D43">
            <w:pPr>
              <w:pStyle w:val="TableParagraph"/>
              <w:spacing w:line="273" w:lineRule="exact"/>
              <w:ind w:left="90"/>
              <w:rPr>
                <w:b/>
                <w:bCs/>
                <w:sz w:val="24"/>
                <w:szCs w:val="24"/>
              </w:rPr>
            </w:pPr>
          </w:p>
          <w:p w14:paraId="32EC55C4" w14:textId="71AEDFDF" w:rsidR="757DACCB" w:rsidRDefault="757DACCB" w:rsidP="757DACCB">
            <w:pPr>
              <w:pStyle w:val="TableParagraph"/>
              <w:spacing w:line="273" w:lineRule="exact"/>
              <w:ind w:left="90"/>
              <w:rPr>
                <w:b/>
                <w:bCs/>
                <w:sz w:val="24"/>
                <w:szCs w:val="24"/>
              </w:rPr>
            </w:pPr>
          </w:p>
        </w:tc>
        <w:tc>
          <w:tcPr>
            <w:tcW w:w="1487" w:type="dxa"/>
            <w:shd w:val="clear" w:color="auto" w:fill="D1D1D1"/>
          </w:tcPr>
          <w:p w14:paraId="084E7F3D" w14:textId="77777777" w:rsidR="757DACCB" w:rsidRDefault="757DACCB" w:rsidP="757DACCB">
            <w:pPr>
              <w:pStyle w:val="TableParagraph"/>
            </w:pPr>
          </w:p>
        </w:tc>
      </w:tr>
      <w:tr w:rsidR="757DACCB" w14:paraId="016DA872" w14:textId="77777777" w:rsidTr="65D27D43">
        <w:trPr>
          <w:trHeight w:val="1035"/>
        </w:trPr>
        <w:tc>
          <w:tcPr>
            <w:tcW w:w="765" w:type="dxa"/>
            <w:vAlign w:val="center"/>
          </w:tcPr>
          <w:p w14:paraId="48EC3E8B" w14:textId="77777777" w:rsidR="757DACCB" w:rsidRDefault="757DACCB" w:rsidP="757DACCB">
            <w:pPr>
              <w:pStyle w:val="TableParagraph"/>
              <w:spacing w:line="267" w:lineRule="exact"/>
              <w:ind w:left="90"/>
              <w:jc w:val="center"/>
              <w:rPr>
                <w:sz w:val="24"/>
                <w:szCs w:val="24"/>
              </w:rPr>
            </w:pPr>
            <w:r w:rsidRPr="757DACCB">
              <w:rPr>
                <w:sz w:val="24"/>
                <w:szCs w:val="24"/>
              </w:rPr>
              <w:t>1.</w:t>
            </w:r>
          </w:p>
        </w:tc>
        <w:tc>
          <w:tcPr>
            <w:tcW w:w="2553" w:type="dxa"/>
            <w:vAlign w:val="center"/>
          </w:tcPr>
          <w:p w14:paraId="37C0EC3F" w14:textId="77777777" w:rsidR="757DACCB" w:rsidRDefault="757DACCB" w:rsidP="757DACCB">
            <w:pPr>
              <w:pStyle w:val="TableParagraph"/>
              <w:spacing w:line="256" w:lineRule="auto"/>
              <w:ind w:left="90" w:right="148"/>
            </w:pPr>
            <w:r>
              <w:t>Caregiver submits a question from an uploaded file</w:t>
            </w:r>
          </w:p>
        </w:tc>
        <w:tc>
          <w:tcPr>
            <w:tcW w:w="2400" w:type="dxa"/>
            <w:vAlign w:val="center"/>
          </w:tcPr>
          <w:p w14:paraId="1C1E374D" w14:textId="77777777" w:rsidR="757DACCB" w:rsidRDefault="757DACCB" w:rsidP="757DACCB">
            <w:pPr>
              <w:pStyle w:val="TableParagraph"/>
              <w:spacing w:line="256" w:lineRule="auto"/>
              <w:ind w:left="90" w:right="118"/>
            </w:pPr>
            <w:r>
              <w:t>AI responds based on the information provided in the upload.</w:t>
            </w:r>
          </w:p>
        </w:tc>
        <w:tc>
          <w:tcPr>
            <w:tcW w:w="1245" w:type="dxa"/>
          </w:tcPr>
          <w:p w14:paraId="1FEFE437" w14:textId="64AA50DC" w:rsidR="757DACCB" w:rsidRDefault="757DACCB" w:rsidP="757DACCB">
            <w:pPr>
              <w:pStyle w:val="TableParagraph"/>
              <w:spacing w:before="16" w:line="256" w:lineRule="auto"/>
              <w:ind w:left="90" w:right="275"/>
            </w:pPr>
          </w:p>
        </w:tc>
        <w:tc>
          <w:tcPr>
            <w:tcW w:w="810" w:type="dxa"/>
          </w:tcPr>
          <w:p w14:paraId="5C4545B9" w14:textId="31EB5944" w:rsidR="757DACCB" w:rsidRDefault="757DACCB" w:rsidP="757DACCB">
            <w:pPr>
              <w:pStyle w:val="TableParagraph"/>
              <w:spacing w:line="244" w:lineRule="exact"/>
              <w:ind w:left="89"/>
            </w:pPr>
          </w:p>
        </w:tc>
        <w:tc>
          <w:tcPr>
            <w:tcW w:w="1487" w:type="dxa"/>
          </w:tcPr>
          <w:p w14:paraId="4739778B" w14:textId="77777777" w:rsidR="757DACCB" w:rsidRDefault="757DACCB" w:rsidP="757DACCB">
            <w:pPr>
              <w:pStyle w:val="TableParagraph"/>
            </w:pPr>
          </w:p>
        </w:tc>
      </w:tr>
      <w:tr w:rsidR="757DACCB" w14:paraId="627F6D9B" w14:textId="77777777" w:rsidTr="65D27D43">
        <w:trPr>
          <w:trHeight w:val="877"/>
        </w:trPr>
        <w:tc>
          <w:tcPr>
            <w:tcW w:w="7773" w:type="dxa"/>
            <w:gridSpan w:val="5"/>
            <w:shd w:val="clear" w:color="auto" w:fill="D1D1D1"/>
          </w:tcPr>
          <w:p w14:paraId="2D933D65" w14:textId="77777777" w:rsidR="757DACCB" w:rsidRDefault="757DACCB" w:rsidP="757DACCB">
            <w:pPr>
              <w:pStyle w:val="TableParagraph"/>
              <w:spacing w:before="1" w:line="254" w:lineRule="auto"/>
              <w:ind w:left="90"/>
              <w:rPr>
                <w:b/>
                <w:bCs/>
                <w:sz w:val="24"/>
                <w:szCs w:val="24"/>
              </w:rPr>
            </w:pPr>
            <w:r w:rsidRPr="757DACCB">
              <w:rPr>
                <w:b/>
                <w:bCs/>
                <w:sz w:val="24"/>
                <w:szCs w:val="24"/>
              </w:rPr>
              <w:t>TC-5.2 Submit Clinical Question in AI Feature (e.g., "Should I adjust medication?")</w:t>
            </w:r>
          </w:p>
        </w:tc>
        <w:tc>
          <w:tcPr>
            <w:tcW w:w="1487" w:type="dxa"/>
            <w:shd w:val="clear" w:color="auto" w:fill="D1D1D1"/>
          </w:tcPr>
          <w:p w14:paraId="69990810" w14:textId="77777777" w:rsidR="757DACCB" w:rsidRDefault="757DACCB" w:rsidP="757DACCB">
            <w:pPr>
              <w:pStyle w:val="TableParagraph"/>
            </w:pPr>
          </w:p>
        </w:tc>
      </w:tr>
      <w:tr w:rsidR="757DACCB" w14:paraId="05367827" w14:textId="77777777" w:rsidTr="65D27D43">
        <w:trPr>
          <w:trHeight w:val="1935"/>
        </w:trPr>
        <w:tc>
          <w:tcPr>
            <w:tcW w:w="765" w:type="dxa"/>
            <w:vAlign w:val="center"/>
          </w:tcPr>
          <w:p w14:paraId="54CF6A0A" w14:textId="77777777" w:rsidR="757DACCB" w:rsidRDefault="757DACCB" w:rsidP="757DACCB">
            <w:pPr>
              <w:pStyle w:val="TableParagraph"/>
              <w:spacing w:line="267" w:lineRule="exact"/>
              <w:ind w:left="90"/>
              <w:jc w:val="center"/>
              <w:rPr>
                <w:sz w:val="24"/>
                <w:szCs w:val="24"/>
              </w:rPr>
            </w:pPr>
            <w:r w:rsidRPr="757DACCB">
              <w:rPr>
                <w:sz w:val="24"/>
                <w:szCs w:val="24"/>
              </w:rPr>
              <w:t>1.</w:t>
            </w:r>
          </w:p>
        </w:tc>
        <w:tc>
          <w:tcPr>
            <w:tcW w:w="2553" w:type="dxa"/>
            <w:vAlign w:val="center"/>
          </w:tcPr>
          <w:p w14:paraId="3F628576" w14:textId="0716BB7A" w:rsidR="757DACCB" w:rsidRDefault="757DACCB" w:rsidP="757DACCB">
            <w:pPr>
              <w:pStyle w:val="TableParagraph"/>
              <w:spacing w:line="256" w:lineRule="auto"/>
              <w:ind w:left="90" w:right="142"/>
            </w:pPr>
            <w:r>
              <w:t>Caregiver</w:t>
            </w:r>
            <w:r w:rsidR="0FBB95BA">
              <w:t xml:space="preserve"> </w:t>
            </w:r>
            <w:r>
              <w:t>submits a question needing medical judgment.</w:t>
            </w:r>
          </w:p>
        </w:tc>
        <w:tc>
          <w:tcPr>
            <w:tcW w:w="2400" w:type="dxa"/>
            <w:vAlign w:val="center"/>
          </w:tcPr>
          <w:p w14:paraId="228C0E88" w14:textId="3E94A5A3" w:rsidR="757DACCB" w:rsidRDefault="757DACCB" w:rsidP="757DACCB">
            <w:pPr>
              <w:pStyle w:val="TableParagraph"/>
              <w:tabs>
                <w:tab w:val="left" w:pos="811"/>
              </w:tabs>
              <w:spacing w:line="256" w:lineRule="auto"/>
              <w:ind w:right="220"/>
            </w:pPr>
            <w:r>
              <w:t>System flags the</w:t>
            </w:r>
            <w:r w:rsidR="3D89D133">
              <w:t xml:space="preserve"> </w:t>
            </w:r>
            <w:r>
              <w:t>question.</w:t>
            </w:r>
          </w:p>
          <w:p w14:paraId="58D02836" w14:textId="77777777" w:rsidR="757DACCB" w:rsidRDefault="757DACCB" w:rsidP="757DACCB">
            <w:pPr>
              <w:pStyle w:val="TableParagraph"/>
              <w:tabs>
                <w:tab w:val="left" w:pos="811"/>
              </w:tabs>
              <w:spacing w:line="256" w:lineRule="auto"/>
              <w:ind w:right="121"/>
            </w:pPr>
            <w:r>
              <w:t>Displays message: “Please consult a licensed medical professional.”</w:t>
            </w:r>
          </w:p>
        </w:tc>
        <w:tc>
          <w:tcPr>
            <w:tcW w:w="1245" w:type="dxa"/>
            <w:vAlign w:val="center"/>
          </w:tcPr>
          <w:p w14:paraId="1DE12825" w14:textId="430A548F" w:rsidR="757DACCB" w:rsidRDefault="757DACCB" w:rsidP="757DACCB">
            <w:pPr>
              <w:pStyle w:val="TableParagraph"/>
              <w:spacing w:line="256" w:lineRule="auto"/>
              <w:ind w:left="90" w:right="97"/>
            </w:pPr>
          </w:p>
        </w:tc>
        <w:tc>
          <w:tcPr>
            <w:tcW w:w="810" w:type="dxa"/>
            <w:vAlign w:val="center"/>
          </w:tcPr>
          <w:p w14:paraId="48E3B37F" w14:textId="74ECFF48" w:rsidR="757DACCB" w:rsidRDefault="757DACCB" w:rsidP="757DACCB">
            <w:pPr>
              <w:pStyle w:val="TableParagraph"/>
              <w:spacing w:line="244" w:lineRule="exact"/>
              <w:ind w:left="89"/>
            </w:pPr>
          </w:p>
        </w:tc>
        <w:tc>
          <w:tcPr>
            <w:tcW w:w="1487" w:type="dxa"/>
            <w:vAlign w:val="center"/>
          </w:tcPr>
          <w:p w14:paraId="3250C48F" w14:textId="77777777" w:rsidR="757DACCB" w:rsidRDefault="757DACCB" w:rsidP="757DACCB">
            <w:pPr>
              <w:pStyle w:val="TableParagraph"/>
            </w:pPr>
          </w:p>
        </w:tc>
      </w:tr>
      <w:tr w:rsidR="757DACCB" w14:paraId="35DD00D7" w14:textId="77777777" w:rsidTr="65D27D43">
        <w:trPr>
          <w:trHeight w:val="878"/>
        </w:trPr>
        <w:tc>
          <w:tcPr>
            <w:tcW w:w="9260" w:type="dxa"/>
            <w:gridSpan w:val="6"/>
            <w:shd w:val="clear" w:color="auto" w:fill="BFBFBF" w:themeFill="background1" w:themeFillShade="BF"/>
          </w:tcPr>
          <w:p w14:paraId="0FB0D0B9" w14:textId="3293F07E" w:rsidR="757DACCB" w:rsidRDefault="7B1D2F3E" w:rsidP="65D27D43">
            <w:pPr>
              <w:pStyle w:val="TableParagraph"/>
              <w:spacing w:before="1" w:line="254" w:lineRule="auto"/>
              <w:ind w:left="90"/>
              <w:rPr>
                <w:b/>
                <w:bCs/>
                <w:sz w:val="24"/>
                <w:szCs w:val="24"/>
              </w:rPr>
            </w:pPr>
            <w:r w:rsidRPr="65D27D43">
              <w:rPr>
                <w:b/>
                <w:bCs/>
                <w:sz w:val="24"/>
                <w:szCs w:val="24"/>
              </w:rPr>
              <w:t>TC-5.2 Submit audio sample to AI for voice diarization enrollment (New in v2.0)</w:t>
            </w:r>
          </w:p>
          <w:p w14:paraId="2FE4DE08" w14:textId="03F2B209" w:rsidR="757DACCB" w:rsidRDefault="757DACCB" w:rsidP="757DACCB">
            <w:pPr>
              <w:pStyle w:val="TableParagraph"/>
              <w:spacing w:before="1" w:line="254" w:lineRule="auto"/>
              <w:ind w:left="90"/>
              <w:rPr>
                <w:b/>
                <w:bCs/>
                <w:sz w:val="24"/>
                <w:szCs w:val="24"/>
              </w:rPr>
            </w:pPr>
          </w:p>
        </w:tc>
      </w:tr>
      <w:tr w:rsidR="757DACCB" w14:paraId="757C7BDE" w14:textId="77777777" w:rsidTr="65D27D43">
        <w:trPr>
          <w:trHeight w:val="4074"/>
        </w:trPr>
        <w:tc>
          <w:tcPr>
            <w:tcW w:w="765" w:type="dxa"/>
            <w:vAlign w:val="center"/>
          </w:tcPr>
          <w:p w14:paraId="1E4D360F" w14:textId="7DF5F66A" w:rsidR="757DACCB" w:rsidRDefault="757DACCB" w:rsidP="757DACCB">
            <w:pPr>
              <w:pStyle w:val="TableParagraph"/>
              <w:spacing w:line="267" w:lineRule="exact"/>
              <w:ind w:left="90"/>
              <w:jc w:val="center"/>
              <w:rPr>
                <w:sz w:val="24"/>
                <w:szCs w:val="24"/>
              </w:rPr>
            </w:pPr>
            <w:r w:rsidRPr="757DACCB">
              <w:rPr>
                <w:sz w:val="24"/>
                <w:szCs w:val="24"/>
              </w:rPr>
              <w:lastRenderedPageBreak/>
              <w:t>1.</w:t>
            </w:r>
          </w:p>
        </w:tc>
        <w:tc>
          <w:tcPr>
            <w:tcW w:w="2553" w:type="dxa"/>
            <w:vAlign w:val="center"/>
          </w:tcPr>
          <w:p w14:paraId="626C6A6B" w14:textId="3D983982" w:rsidR="757DACCB" w:rsidRDefault="757DACCB" w:rsidP="757DACCB">
            <w:pPr>
              <w:pStyle w:val="TableParagraph"/>
              <w:spacing w:line="256" w:lineRule="auto"/>
              <w:ind w:left="90" w:right="142"/>
              <w:jc w:val="center"/>
            </w:pPr>
            <w:r>
              <w:t xml:space="preserve">Patient submits audio sample  to AI service for voice diarization enrollment. </w:t>
            </w:r>
          </w:p>
        </w:tc>
        <w:tc>
          <w:tcPr>
            <w:tcW w:w="2400" w:type="dxa"/>
            <w:vAlign w:val="center"/>
          </w:tcPr>
          <w:p w14:paraId="4A508863" w14:textId="41110C9C" w:rsidR="757DACCB" w:rsidRDefault="757DACCB" w:rsidP="757DACCB">
            <w:pPr>
              <w:pStyle w:val="TableParagraph"/>
              <w:numPr>
                <w:ilvl w:val="0"/>
                <w:numId w:val="20"/>
              </w:numPr>
              <w:tabs>
                <w:tab w:val="left" w:pos="811"/>
              </w:tabs>
              <w:spacing w:line="256" w:lineRule="auto"/>
              <w:ind w:right="220"/>
              <w:jc w:val="center"/>
            </w:pPr>
            <w:r>
              <w:t xml:space="preserve">System registers the voice sample and uses it to diarize future audio transcription.. </w:t>
            </w:r>
          </w:p>
        </w:tc>
        <w:tc>
          <w:tcPr>
            <w:tcW w:w="1245" w:type="dxa"/>
            <w:vAlign w:val="center"/>
          </w:tcPr>
          <w:p w14:paraId="7F18758A" w14:textId="77777777" w:rsidR="757DACCB" w:rsidRDefault="757DACCB" w:rsidP="757DACCB">
            <w:pPr>
              <w:pStyle w:val="TableParagraph"/>
              <w:spacing w:line="256" w:lineRule="auto"/>
              <w:ind w:left="90" w:right="97"/>
              <w:jc w:val="center"/>
            </w:pPr>
          </w:p>
        </w:tc>
        <w:tc>
          <w:tcPr>
            <w:tcW w:w="810" w:type="dxa"/>
            <w:vAlign w:val="center"/>
          </w:tcPr>
          <w:p w14:paraId="4CA05DE4" w14:textId="77777777" w:rsidR="757DACCB" w:rsidRDefault="757DACCB" w:rsidP="757DACCB">
            <w:pPr>
              <w:pStyle w:val="TableParagraph"/>
              <w:spacing w:line="244" w:lineRule="exact"/>
              <w:ind w:left="89"/>
              <w:jc w:val="center"/>
            </w:pPr>
          </w:p>
        </w:tc>
        <w:tc>
          <w:tcPr>
            <w:tcW w:w="1487" w:type="dxa"/>
            <w:vAlign w:val="center"/>
          </w:tcPr>
          <w:p w14:paraId="5574E8F2" w14:textId="77777777" w:rsidR="757DACCB" w:rsidRDefault="757DACCB" w:rsidP="757DACCB">
            <w:pPr>
              <w:pStyle w:val="TableParagraph"/>
              <w:jc w:val="center"/>
            </w:pPr>
          </w:p>
        </w:tc>
      </w:tr>
    </w:tbl>
    <w:p w14:paraId="7C2ED457" w14:textId="384024F1" w:rsidR="001D3EB5" w:rsidDel="00E109D0" w:rsidRDefault="001D3EB5" w:rsidP="757DACCB">
      <w:pPr>
        <w:pStyle w:val="TableParagraph"/>
        <w:rPr>
          <w:b/>
          <w:bCs/>
        </w:rPr>
        <w:sectPr w:rsidR="001D3EB5" w:rsidDel="00E109D0">
          <w:footerReference w:type="default" r:id="rId81"/>
          <w:headerReference w:type="first" r:id="rId82"/>
          <w:footerReference w:type="first" r:id="rId83"/>
          <w:pgSz w:w="12240" w:h="15840"/>
          <w:pgMar w:top="1320" w:right="720" w:bottom="280" w:left="1440" w:header="723" w:footer="0" w:gutter="0"/>
          <w:cols w:space="720"/>
        </w:sectPr>
      </w:pPr>
    </w:p>
    <w:p w14:paraId="4C45E494" w14:textId="77777777" w:rsidR="00E109D0" w:rsidRDefault="00E109D0">
      <w:pPr>
        <w:rPr>
          <w:ins w:id="787" w:author="Lidia Rocha" w:date="2025-10-29T22:02:00Z" w16du:dateUtc="2025-10-30T05:02:00Z"/>
          <w:sz w:val="32"/>
          <w:szCs w:val="32"/>
        </w:rPr>
      </w:pPr>
      <w:bookmarkStart w:id="788" w:name="_Toc1000181614"/>
      <w:ins w:id="789" w:author="Lidia Rocha" w:date="2025-10-29T22:02:00Z" w16du:dateUtc="2025-10-30T05:02:00Z">
        <w:r>
          <w:lastRenderedPageBreak/>
          <w:br w:type="page"/>
        </w:r>
      </w:ins>
    </w:p>
    <w:p w14:paraId="7C2ED479" w14:textId="77777777" w:rsidR="001D3EB5" w:rsidRDefault="38837A4E" w:rsidP="00D27F2D">
      <w:pPr>
        <w:pStyle w:val="Heading2"/>
      </w:pPr>
      <w:bookmarkStart w:id="790" w:name="_Toc1696001886"/>
      <w:r>
        <w:lastRenderedPageBreak/>
        <w:t>Communication</w:t>
      </w:r>
      <w:r>
        <w:rPr>
          <w:spacing w:val="-7"/>
        </w:rPr>
        <w:t xml:space="preserve"> </w:t>
      </w:r>
      <w:r>
        <w:t>and</w:t>
      </w:r>
      <w:r>
        <w:rPr>
          <w:spacing w:val="-12"/>
        </w:rPr>
        <w:t xml:space="preserve"> </w:t>
      </w:r>
      <w:r>
        <w:t>Media</w:t>
      </w:r>
      <w:r>
        <w:rPr>
          <w:spacing w:val="-8"/>
        </w:rPr>
        <w:t xml:space="preserve"> </w:t>
      </w:r>
      <w:r>
        <w:t>Test</w:t>
      </w:r>
      <w:r>
        <w:rPr>
          <w:spacing w:val="-7"/>
        </w:rPr>
        <w:t xml:space="preserve"> </w:t>
      </w:r>
      <w:r>
        <w:rPr>
          <w:spacing w:val="-4"/>
        </w:rPr>
        <w:t>Suite</w:t>
      </w:r>
      <w:bookmarkEnd w:id="788"/>
      <w:bookmarkEnd w:id="790"/>
    </w:p>
    <w:p w14:paraId="7C2ED47A" w14:textId="77777777" w:rsidR="001D3EB5" w:rsidRDefault="003F63B5">
      <w:pPr>
        <w:pStyle w:val="BodyText"/>
        <w:spacing w:before="139" w:line="280" w:lineRule="auto"/>
        <w:ind w:right="749"/>
      </w:pPr>
      <w:r>
        <w:rPr>
          <w:b/>
        </w:rPr>
        <w:t>Scope</w:t>
      </w:r>
      <w:r>
        <w:t>:</w:t>
      </w:r>
      <w:r>
        <w:rPr>
          <w:spacing w:val="-3"/>
        </w:rPr>
        <w:t xml:space="preserve"> </w:t>
      </w:r>
      <w:r>
        <w:t>In-App</w:t>
      </w:r>
      <w:r>
        <w:rPr>
          <w:spacing w:val="-3"/>
        </w:rPr>
        <w:t xml:space="preserve"> </w:t>
      </w:r>
      <w:r>
        <w:t>Messaging,</w:t>
      </w:r>
      <w:r>
        <w:rPr>
          <w:spacing w:val="-2"/>
        </w:rPr>
        <w:t xml:space="preserve"> </w:t>
      </w:r>
      <w:r>
        <w:t>Audio and</w:t>
      </w:r>
      <w:r>
        <w:rPr>
          <w:spacing w:val="-3"/>
        </w:rPr>
        <w:t xml:space="preserve"> </w:t>
      </w:r>
      <w:r>
        <w:t>Video Calling,</w:t>
      </w:r>
      <w:r>
        <w:rPr>
          <w:spacing w:val="-2"/>
        </w:rPr>
        <w:t xml:space="preserve"> </w:t>
      </w:r>
      <w:r>
        <w:t>Emergency</w:t>
      </w:r>
      <w:r>
        <w:rPr>
          <w:spacing w:val="-13"/>
        </w:rPr>
        <w:t xml:space="preserve"> </w:t>
      </w:r>
      <w:r>
        <w:t>SOS</w:t>
      </w:r>
      <w:r>
        <w:rPr>
          <w:spacing w:val="-3"/>
        </w:rPr>
        <w:t xml:space="preserve"> </w:t>
      </w:r>
      <w:r>
        <w:t>Mode,</w:t>
      </w:r>
      <w:r>
        <w:rPr>
          <w:spacing w:val="-2"/>
        </w:rPr>
        <w:t xml:space="preserve"> </w:t>
      </w:r>
      <w:r>
        <w:t>Virtual</w:t>
      </w:r>
      <w:r>
        <w:rPr>
          <w:spacing w:val="-12"/>
        </w:rPr>
        <w:t xml:space="preserve"> </w:t>
      </w:r>
      <w:r>
        <w:t>Check-in Rounds, Media Uploads, Voice-Activated Commands, and Telehealth Bridge</w:t>
      </w:r>
    </w:p>
    <w:p w14:paraId="7C2ED47B" w14:textId="5D845B79" w:rsidR="001D3EB5" w:rsidRDefault="003F63B5" w:rsidP="00D27F2D">
      <w:pPr>
        <w:rPr>
          <w:b/>
        </w:rPr>
      </w:pPr>
      <w:r>
        <w:t>Total</w:t>
      </w:r>
      <w:r>
        <w:rPr>
          <w:spacing w:val="-6"/>
        </w:rPr>
        <w:t xml:space="preserve"> </w:t>
      </w:r>
      <w:r>
        <w:t xml:space="preserve">Test Cases: </w:t>
      </w:r>
      <w:r w:rsidR="001327C8">
        <w:rPr>
          <w:spacing w:val="-10"/>
        </w:rPr>
        <w:t>17</w:t>
      </w:r>
    </w:p>
    <w:p w14:paraId="7C2ED47C" w14:textId="77777777" w:rsidR="001D3EB5" w:rsidRDefault="003F63B5">
      <w:pPr>
        <w:spacing w:before="46"/>
      </w:pPr>
      <w:r>
        <w:rPr>
          <w:b/>
          <w:sz w:val="24"/>
        </w:rPr>
        <w:t>Requirements</w:t>
      </w:r>
      <w:r>
        <w:rPr>
          <w:b/>
          <w:spacing w:val="-8"/>
          <w:sz w:val="24"/>
        </w:rPr>
        <w:t xml:space="preserve"> </w:t>
      </w:r>
      <w:r>
        <w:rPr>
          <w:b/>
          <w:sz w:val="24"/>
        </w:rPr>
        <w:t>Coverage</w:t>
      </w:r>
      <w:r>
        <w:rPr>
          <w:sz w:val="24"/>
        </w:rPr>
        <w:t>:</w:t>
      </w:r>
      <w:r>
        <w:rPr>
          <w:spacing w:val="-5"/>
          <w:sz w:val="24"/>
        </w:rPr>
        <w:t xml:space="preserve"> </w:t>
      </w:r>
      <w:r>
        <w:t>REQ-5.8.1.3.1–5.8.1.3.5,</w:t>
      </w:r>
      <w:r>
        <w:rPr>
          <w:spacing w:val="-9"/>
        </w:rPr>
        <w:t xml:space="preserve"> </w:t>
      </w:r>
      <w:r>
        <w:t>REQ-</w:t>
      </w:r>
      <w:r>
        <w:rPr>
          <w:spacing w:val="-2"/>
        </w:rPr>
        <w:t>5.8.2.3.1–5.8.2.3.6</w:t>
      </w:r>
    </w:p>
    <w:p w14:paraId="7C2ED47D" w14:textId="77777777" w:rsidR="001D3EB5" w:rsidRDefault="001D3EB5">
      <w:pPr>
        <w:pStyle w:val="BodyText"/>
        <w:spacing w:before="107"/>
        <w:rPr>
          <w:sz w:val="20"/>
        </w:rPr>
      </w:pPr>
    </w:p>
    <w:tbl>
      <w:tblPr>
        <w:tblW w:w="0" w:type="auto"/>
        <w:tblInd w:w="1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80"/>
        <w:gridCol w:w="4413"/>
      </w:tblGrid>
      <w:tr w:rsidR="001D3EB5" w14:paraId="7C2ED481" w14:textId="77777777">
        <w:trPr>
          <w:trHeight w:val="881"/>
        </w:trPr>
        <w:tc>
          <w:tcPr>
            <w:tcW w:w="4980" w:type="dxa"/>
          </w:tcPr>
          <w:p w14:paraId="7C2ED47E" w14:textId="77777777" w:rsidR="001D3EB5" w:rsidRDefault="003F63B5">
            <w:pPr>
              <w:pStyle w:val="TableParagraph"/>
              <w:spacing w:line="249" w:lineRule="exact"/>
              <w:ind w:left="119"/>
              <w:rPr>
                <w:b/>
              </w:rPr>
            </w:pPr>
            <w:r>
              <w:rPr>
                <w:b/>
              </w:rPr>
              <w:t>Prerequisites</w:t>
            </w:r>
            <w:r>
              <w:rPr>
                <w:b/>
                <w:spacing w:val="-5"/>
              </w:rPr>
              <w:t xml:space="preserve"> </w:t>
            </w:r>
            <w:r>
              <w:rPr>
                <w:b/>
              </w:rPr>
              <w:t>for</w:t>
            </w:r>
            <w:r>
              <w:rPr>
                <w:b/>
                <w:spacing w:val="-8"/>
              </w:rPr>
              <w:t xml:space="preserve"> </w:t>
            </w:r>
            <w:r>
              <w:rPr>
                <w:b/>
              </w:rPr>
              <w:t>this</w:t>
            </w:r>
            <w:r>
              <w:rPr>
                <w:b/>
                <w:spacing w:val="-6"/>
              </w:rPr>
              <w:t xml:space="preserve"> </w:t>
            </w:r>
            <w:r>
              <w:rPr>
                <w:b/>
                <w:spacing w:val="-4"/>
              </w:rPr>
              <w:t>test:</w:t>
            </w:r>
          </w:p>
        </w:tc>
        <w:tc>
          <w:tcPr>
            <w:tcW w:w="4413" w:type="dxa"/>
          </w:tcPr>
          <w:p w14:paraId="7C2ED47F" w14:textId="77777777" w:rsidR="001D3EB5" w:rsidRDefault="003F63B5">
            <w:pPr>
              <w:pStyle w:val="TableParagraph"/>
              <w:spacing w:line="249" w:lineRule="exact"/>
              <w:ind w:left="104"/>
              <w:rPr>
                <w:b/>
              </w:rPr>
            </w:pPr>
            <w:r>
              <w:rPr>
                <w:b/>
              </w:rPr>
              <w:t>Software</w:t>
            </w:r>
            <w:r>
              <w:rPr>
                <w:b/>
                <w:spacing w:val="-8"/>
              </w:rPr>
              <w:t xml:space="preserve"> </w:t>
            </w:r>
            <w:r>
              <w:rPr>
                <w:b/>
                <w:spacing w:val="-2"/>
              </w:rPr>
              <w:t>Versions:</w:t>
            </w:r>
          </w:p>
          <w:p w14:paraId="7C2ED480" w14:textId="77777777" w:rsidR="001D3EB5" w:rsidRDefault="003F63B5">
            <w:pPr>
              <w:pStyle w:val="TableParagraph"/>
              <w:spacing w:before="2" w:line="298" w:lineRule="exact"/>
              <w:ind w:left="104" w:right="1969"/>
            </w:pPr>
            <w:r>
              <w:t>Application:</w:t>
            </w:r>
            <w:r>
              <w:rPr>
                <w:spacing w:val="-14"/>
              </w:rPr>
              <w:t xml:space="preserve"> </w:t>
            </w:r>
            <w:r>
              <w:t>CareConnect Software Version: 1.0</w:t>
            </w:r>
          </w:p>
        </w:tc>
      </w:tr>
    </w:tbl>
    <w:p w14:paraId="7C2ED482" w14:textId="77777777" w:rsidR="001D3EB5" w:rsidDel="00E109D0" w:rsidRDefault="001D3EB5">
      <w:pPr>
        <w:pStyle w:val="TableParagraph"/>
        <w:spacing w:line="298" w:lineRule="exact"/>
        <w:rPr>
          <w:del w:id="791" w:author="Lidia Rocha" w:date="2025-10-29T22:03:00Z" w16du:dateUtc="2025-10-30T05:03:00Z"/>
        </w:rPr>
        <w:sectPr w:rsidR="001D3EB5" w:rsidDel="00E109D0">
          <w:footerReference w:type="default" r:id="rId84"/>
          <w:headerReference w:type="first" r:id="rId85"/>
          <w:footerReference w:type="first" r:id="rId86"/>
          <w:pgSz w:w="12240" w:h="15840"/>
          <w:pgMar w:top="1320" w:right="720" w:bottom="280" w:left="1440" w:header="723" w:footer="0" w:gutter="0"/>
          <w:cols w:space="720"/>
        </w:sectPr>
      </w:pPr>
    </w:p>
    <w:p w14:paraId="7C2ED483" w14:textId="77777777" w:rsidR="001D3EB5" w:rsidDel="00E109D0" w:rsidRDefault="001D3EB5">
      <w:pPr>
        <w:pStyle w:val="BodyText"/>
        <w:spacing w:before="8" w:after="1"/>
        <w:rPr>
          <w:del w:id="792" w:author="Lidia Rocha" w:date="2025-10-29T22:03:00Z" w16du:dateUtc="2025-10-30T05:03:00Z"/>
          <w:sz w:val="8"/>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66"/>
        <w:gridCol w:w="4413"/>
      </w:tblGrid>
      <w:tr w:rsidR="001D3EB5" w14:paraId="7C2ED48C" w14:textId="77777777">
        <w:trPr>
          <w:trHeight w:val="301"/>
        </w:trPr>
        <w:tc>
          <w:tcPr>
            <w:tcW w:w="4966" w:type="dxa"/>
            <w:vMerge w:val="restart"/>
            <w:tcBorders>
              <w:bottom w:val="single" w:sz="2" w:space="0" w:color="000000"/>
            </w:tcBorders>
          </w:tcPr>
          <w:p w14:paraId="7C2ED484" w14:textId="77777777" w:rsidR="001D3EB5" w:rsidRDefault="003F63B5">
            <w:pPr>
              <w:pStyle w:val="TableParagraph"/>
              <w:spacing w:line="283" w:lineRule="auto"/>
              <w:ind w:left="105" w:right="42"/>
            </w:pPr>
            <w:r>
              <w:t>Two</w:t>
            </w:r>
            <w:r>
              <w:rPr>
                <w:spacing w:val="-9"/>
              </w:rPr>
              <w:t xml:space="preserve"> </w:t>
            </w:r>
            <w:r>
              <w:t>registered</w:t>
            </w:r>
            <w:r>
              <w:rPr>
                <w:spacing w:val="-9"/>
              </w:rPr>
              <w:t xml:space="preserve"> </w:t>
            </w:r>
            <w:r>
              <w:t>users</w:t>
            </w:r>
            <w:r>
              <w:rPr>
                <w:spacing w:val="-5"/>
              </w:rPr>
              <w:t xml:space="preserve"> </w:t>
            </w:r>
            <w:r>
              <w:t>(one</w:t>
            </w:r>
            <w:r>
              <w:rPr>
                <w:spacing w:val="-11"/>
              </w:rPr>
              <w:t xml:space="preserve"> </w:t>
            </w:r>
            <w:r>
              <w:t>caregiver,</w:t>
            </w:r>
            <w:r>
              <w:rPr>
                <w:spacing w:val="-3"/>
              </w:rPr>
              <w:t xml:space="preserve"> </w:t>
            </w:r>
            <w:r>
              <w:t>one</w:t>
            </w:r>
            <w:r>
              <w:rPr>
                <w:spacing w:val="-11"/>
              </w:rPr>
              <w:t xml:space="preserve"> </w:t>
            </w:r>
            <w:r>
              <w:t>patient) linked as contacts</w:t>
            </w:r>
          </w:p>
          <w:p w14:paraId="7C2ED485" w14:textId="77777777" w:rsidR="001D3EB5" w:rsidRDefault="001D3EB5">
            <w:pPr>
              <w:pStyle w:val="TableParagraph"/>
              <w:spacing w:before="15"/>
            </w:pPr>
          </w:p>
          <w:p w14:paraId="7C2ED486" w14:textId="77777777" w:rsidR="001D3EB5" w:rsidRDefault="003F63B5">
            <w:pPr>
              <w:pStyle w:val="TableParagraph"/>
              <w:spacing w:line="278" w:lineRule="auto"/>
              <w:ind w:left="105" w:right="42"/>
            </w:pPr>
            <w:r>
              <w:t>Both</w:t>
            </w:r>
            <w:r>
              <w:rPr>
                <w:spacing w:val="-9"/>
              </w:rPr>
              <w:t xml:space="preserve"> </w:t>
            </w:r>
            <w:r>
              <w:t>users</w:t>
            </w:r>
            <w:r>
              <w:rPr>
                <w:spacing w:val="-6"/>
              </w:rPr>
              <w:t xml:space="preserve"> </w:t>
            </w:r>
            <w:r>
              <w:t>have</w:t>
            </w:r>
            <w:r>
              <w:rPr>
                <w:spacing w:val="-12"/>
              </w:rPr>
              <w:t xml:space="preserve"> </w:t>
            </w:r>
            <w:r>
              <w:t>internet, microphone</w:t>
            </w:r>
            <w:r>
              <w:rPr>
                <w:spacing w:val="-12"/>
              </w:rPr>
              <w:t xml:space="preserve"> </w:t>
            </w:r>
            <w:r>
              <w:t>and</w:t>
            </w:r>
            <w:r>
              <w:rPr>
                <w:spacing w:val="-10"/>
              </w:rPr>
              <w:t xml:space="preserve"> </w:t>
            </w:r>
            <w:r>
              <w:t>camera access enabled</w:t>
            </w:r>
          </w:p>
          <w:p w14:paraId="7C2ED487" w14:textId="77777777" w:rsidR="001D3EB5" w:rsidRDefault="001D3EB5">
            <w:pPr>
              <w:pStyle w:val="TableParagraph"/>
              <w:spacing w:before="28"/>
            </w:pPr>
          </w:p>
          <w:p w14:paraId="7C2ED488" w14:textId="77777777" w:rsidR="001D3EB5" w:rsidRDefault="003F63B5">
            <w:pPr>
              <w:pStyle w:val="TableParagraph"/>
              <w:spacing w:before="1"/>
              <w:ind w:left="105"/>
            </w:pPr>
            <w:r>
              <w:t>Both</w:t>
            </w:r>
            <w:r>
              <w:rPr>
                <w:spacing w:val="-7"/>
              </w:rPr>
              <w:t xml:space="preserve"> </w:t>
            </w:r>
            <w:r>
              <w:t>users</w:t>
            </w:r>
            <w:r>
              <w:rPr>
                <w:spacing w:val="1"/>
              </w:rPr>
              <w:t xml:space="preserve"> </w:t>
            </w:r>
            <w:r>
              <w:t>are</w:t>
            </w:r>
            <w:r>
              <w:rPr>
                <w:spacing w:val="-7"/>
              </w:rPr>
              <w:t xml:space="preserve"> </w:t>
            </w:r>
            <w:r>
              <w:t>signed</w:t>
            </w:r>
            <w:r>
              <w:rPr>
                <w:spacing w:val="-4"/>
              </w:rPr>
              <w:t xml:space="preserve"> </w:t>
            </w:r>
            <w:r>
              <w:t>in on</w:t>
            </w:r>
            <w:r>
              <w:rPr>
                <w:spacing w:val="-4"/>
              </w:rPr>
              <w:t xml:space="preserve"> </w:t>
            </w:r>
            <w:r>
              <w:t>two</w:t>
            </w:r>
            <w:r>
              <w:rPr>
                <w:spacing w:val="-4"/>
              </w:rPr>
              <w:t xml:space="preserve"> </w:t>
            </w:r>
            <w:r>
              <w:rPr>
                <w:spacing w:val="-2"/>
              </w:rPr>
              <w:t>devices</w:t>
            </w:r>
          </w:p>
          <w:p w14:paraId="7C2ED489" w14:textId="77777777" w:rsidR="001D3EB5" w:rsidRDefault="001D3EB5">
            <w:pPr>
              <w:pStyle w:val="TableParagraph"/>
              <w:spacing w:before="70"/>
            </w:pPr>
          </w:p>
          <w:p w14:paraId="7C2ED48A" w14:textId="77777777" w:rsidR="001D3EB5" w:rsidRDefault="003F63B5">
            <w:pPr>
              <w:pStyle w:val="TableParagraph"/>
              <w:ind w:left="105"/>
            </w:pPr>
            <w:r>
              <w:t>Both</w:t>
            </w:r>
            <w:r>
              <w:rPr>
                <w:spacing w:val="-6"/>
              </w:rPr>
              <w:t xml:space="preserve"> </w:t>
            </w:r>
            <w:r>
              <w:t>users</w:t>
            </w:r>
            <w:r>
              <w:rPr>
                <w:spacing w:val="-1"/>
              </w:rPr>
              <w:t xml:space="preserve"> </w:t>
            </w:r>
            <w:r>
              <w:t>have</w:t>
            </w:r>
            <w:r>
              <w:rPr>
                <w:spacing w:val="-7"/>
              </w:rPr>
              <w:t xml:space="preserve"> </w:t>
            </w:r>
            <w:r>
              <w:t>an</w:t>
            </w:r>
            <w:r>
              <w:rPr>
                <w:spacing w:val="-5"/>
              </w:rPr>
              <w:t xml:space="preserve"> </w:t>
            </w:r>
            <w:r>
              <w:t>active</w:t>
            </w:r>
            <w:r>
              <w:rPr>
                <w:spacing w:val="-8"/>
              </w:rPr>
              <w:t xml:space="preserve"> </w:t>
            </w:r>
            <w:r>
              <w:t>internet</w:t>
            </w:r>
            <w:r>
              <w:rPr>
                <w:spacing w:val="1"/>
              </w:rPr>
              <w:t xml:space="preserve"> </w:t>
            </w:r>
            <w:r>
              <w:rPr>
                <w:spacing w:val="-2"/>
              </w:rPr>
              <w:t>connection</w:t>
            </w:r>
          </w:p>
        </w:tc>
        <w:tc>
          <w:tcPr>
            <w:tcW w:w="4413" w:type="dxa"/>
          </w:tcPr>
          <w:p w14:paraId="7C2ED48B" w14:textId="77777777" w:rsidR="001D3EB5" w:rsidRDefault="003F63B5">
            <w:pPr>
              <w:pStyle w:val="TableParagraph"/>
              <w:spacing w:line="244" w:lineRule="exact"/>
              <w:ind w:left="104"/>
            </w:pPr>
            <w:r>
              <w:t>Operating</w:t>
            </w:r>
            <w:r>
              <w:rPr>
                <w:spacing w:val="-9"/>
              </w:rPr>
              <w:t xml:space="preserve"> </w:t>
            </w:r>
            <w:r>
              <w:t>System:</w:t>
            </w:r>
            <w:r>
              <w:rPr>
                <w:spacing w:val="-3"/>
              </w:rPr>
              <w:t xml:space="preserve"> </w:t>
            </w:r>
            <w:r>
              <w:t>iOS</w:t>
            </w:r>
            <w:r>
              <w:rPr>
                <w:spacing w:val="-2"/>
              </w:rPr>
              <w:t xml:space="preserve"> </w:t>
            </w:r>
            <w:r>
              <w:rPr>
                <w:spacing w:val="-5"/>
              </w:rPr>
              <w:t>18</w:t>
            </w:r>
          </w:p>
        </w:tc>
      </w:tr>
      <w:tr w:rsidR="001D3EB5" w14:paraId="7C2ED48F" w14:textId="77777777">
        <w:trPr>
          <w:trHeight w:val="2284"/>
        </w:trPr>
        <w:tc>
          <w:tcPr>
            <w:tcW w:w="4966" w:type="dxa"/>
            <w:vMerge/>
            <w:tcBorders>
              <w:top w:val="nil"/>
              <w:bottom w:val="single" w:sz="2" w:space="0" w:color="000000"/>
            </w:tcBorders>
          </w:tcPr>
          <w:p w14:paraId="7C2ED48D" w14:textId="77777777" w:rsidR="001D3EB5" w:rsidRDefault="001D3EB5">
            <w:pPr>
              <w:rPr>
                <w:sz w:val="2"/>
                <w:szCs w:val="2"/>
              </w:rPr>
            </w:pPr>
          </w:p>
        </w:tc>
        <w:tc>
          <w:tcPr>
            <w:tcW w:w="4413" w:type="dxa"/>
          </w:tcPr>
          <w:p w14:paraId="7C2ED48E" w14:textId="77777777" w:rsidR="001D3EB5" w:rsidRDefault="003F63B5">
            <w:pPr>
              <w:pStyle w:val="TableParagraph"/>
              <w:spacing w:line="244" w:lineRule="exact"/>
              <w:ind w:left="104"/>
            </w:pPr>
            <w:r>
              <w:rPr>
                <w:b/>
              </w:rPr>
              <w:t>Priority:</w:t>
            </w:r>
            <w:r>
              <w:rPr>
                <w:b/>
                <w:spacing w:val="-13"/>
              </w:rPr>
              <w:t xml:space="preserve"> </w:t>
            </w:r>
            <w:r>
              <w:rPr>
                <w:spacing w:val="-4"/>
              </w:rPr>
              <w:t>High</w:t>
            </w:r>
          </w:p>
        </w:tc>
      </w:tr>
      <w:tr w:rsidR="001D3EB5" w14:paraId="7C2ED491" w14:textId="77777777">
        <w:trPr>
          <w:trHeight w:val="589"/>
        </w:trPr>
        <w:tc>
          <w:tcPr>
            <w:tcW w:w="9379" w:type="dxa"/>
            <w:gridSpan w:val="2"/>
          </w:tcPr>
          <w:p w14:paraId="7C2ED490" w14:textId="77777777" w:rsidR="001D3EB5" w:rsidRDefault="003F63B5">
            <w:pPr>
              <w:pStyle w:val="TableParagraph"/>
              <w:spacing w:line="244" w:lineRule="exact"/>
              <w:ind w:left="105"/>
            </w:pPr>
            <w:r>
              <w:rPr>
                <w:b/>
              </w:rPr>
              <w:t>Requirements</w:t>
            </w:r>
            <w:r>
              <w:rPr>
                <w:b/>
                <w:spacing w:val="-13"/>
              </w:rPr>
              <w:t xml:space="preserve"> </w:t>
            </w:r>
            <w:r>
              <w:rPr>
                <w:b/>
              </w:rPr>
              <w:t>validated:</w:t>
            </w:r>
            <w:r>
              <w:rPr>
                <w:b/>
                <w:spacing w:val="-10"/>
              </w:rPr>
              <w:t xml:space="preserve"> </w:t>
            </w:r>
            <w:r>
              <w:t>REQ-5.8.1.3.1–5.8.1.3.5,</w:t>
            </w:r>
            <w:r>
              <w:rPr>
                <w:spacing w:val="-13"/>
              </w:rPr>
              <w:t xml:space="preserve"> </w:t>
            </w:r>
            <w:r>
              <w:t>REQ-</w:t>
            </w:r>
            <w:r>
              <w:rPr>
                <w:spacing w:val="-2"/>
              </w:rPr>
              <w:t>5.8.2.3.1–5.8.2.3.6</w:t>
            </w:r>
          </w:p>
        </w:tc>
      </w:tr>
      <w:tr w:rsidR="001D3EB5" w14:paraId="7C2ED493" w14:textId="77777777">
        <w:trPr>
          <w:trHeight w:val="551"/>
        </w:trPr>
        <w:tc>
          <w:tcPr>
            <w:tcW w:w="9379" w:type="dxa"/>
            <w:gridSpan w:val="2"/>
          </w:tcPr>
          <w:p w14:paraId="7C2ED492" w14:textId="77777777" w:rsidR="001D3EB5" w:rsidRDefault="003F63B5">
            <w:pPr>
              <w:pStyle w:val="TableParagraph"/>
              <w:spacing w:line="249" w:lineRule="exact"/>
              <w:ind w:left="105"/>
              <w:rPr>
                <w:b/>
              </w:rPr>
            </w:pPr>
            <w:r>
              <w:rPr>
                <w:b/>
              </w:rPr>
              <w:t>TEST</w:t>
            </w:r>
            <w:r>
              <w:rPr>
                <w:b/>
                <w:spacing w:val="-7"/>
              </w:rPr>
              <w:t xml:space="preserve"> </w:t>
            </w:r>
            <w:r>
              <w:rPr>
                <w:b/>
              </w:rPr>
              <w:t>EXECUTOR:</w:t>
            </w:r>
            <w:r>
              <w:rPr>
                <w:b/>
                <w:spacing w:val="-3"/>
              </w:rPr>
              <w:t xml:space="preserve"> </w:t>
            </w:r>
            <w:r>
              <w:rPr>
                <w:b/>
              </w:rPr>
              <w:t>Alyssa</w:t>
            </w:r>
            <w:r>
              <w:rPr>
                <w:b/>
                <w:spacing w:val="-8"/>
              </w:rPr>
              <w:t xml:space="preserve"> </w:t>
            </w:r>
            <w:r>
              <w:rPr>
                <w:b/>
                <w:spacing w:val="-2"/>
              </w:rPr>
              <w:t>Harding</w:t>
            </w:r>
          </w:p>
        </w:tc>
      </w:tr>
      <w:tr w:rsidR="001D3EB5" w14:paraId="7C2ED495" w14:textId="77777777">
        <w:trPr>
          <w:trHeight w:val="555"/>
        </w:trPr>
        <w:tc>
          <w:tcPr>
            <w:tcW w:w="9379" w:type="dxa"/>
            <w:gridSpan w:val="2"/>
          </w:tcPr>
          <w:p w14:paraId="7C2ED494" w14:textId="77777777" w:rsidR="001D3EB5" w:rsidRDefault="003F63B5">
            <w:pPr>
              <w:pStyle w:val="TableParagraph"/>
              <w:spacing w:line="249" w:lineRule="exact"/>
              <w:ind w:left="105"/>
              <w:rPr>
                <w:b/>
              </w:rPr>
            </w:pPr>
            <w:r>
              <w:rPr>
                <w:b/>
              </w:rPr>
              <w:t>TEST</w:t>
            </w:r>
            <w:r>
              <w:rPr>
                <w:b/>
                <w:spacing w:val="-6"/>
              </w:rPr>
              <w:t xml:space="preserve"> </w:t>
            </w:r>
            <w:r>
              <w:rPr>
                <w:b/>
              </w:rPr>
              <w:t>SCRIPT</w:t>
            </w:r>
            <w:r>
              <w:rPr>
                <w:b/>
                <w:spacing w:val="-1"/>
              </w:rPr>
              <w:t xml:space="preserve"> </w:t>
            </w:r>
            <w:r>
              <w:rPr>
                <w:b/>
                <w:spacing w:val="-2"/>
              </w:rPr>
              <w:t>STEPS/RESULTS</w:t>
            </w:r>
          </w:p>
        </w:tc>
      </w:tr>
    </w:tbl>
    <w:p w14:paraId="7C2ED496" w14:textId="77777777" w:rsidR="001D3EB5" w:rsidDel="00E109D0" w:rsidRDefault="001D3EB5">
      <w:pPr>
        <w:pStyle w:val="BodyText"/>
        <w:rPr>
          <w:del w:id="793" w:author="Lidia Rocha" w:date="2025-10-29T22:03:00Z" w16du:dateUtc="2025-10-30T05:03:00Z"/>
          <w:sz w:val="20"/>
        </w:rPr>
      </w:pPr>
    </w:p>
    <w:p w14:paraId="7C2ED497" w14:textId="77777777" w:rsidR="001D3EB5" w:rsidDel="00E109D0" w:rsidRDefault="001D3EB5">
      <w:pPr>
        <w:pStyle w:val="BodyText"/>
        <w:spacing w:before="145"/>
        <w:rPr>
          <w:del w:id="794" w:author="Lidia Rocha" w:date="2025-10-29T22:03:00Z" w16du:dateUtc="2025-10-30T05:03:00Z"/>
          <w:sz w:val="20"/>
        </w:rPr>
      </w:pPr>
    </w:p>
    <w:tbl>
      <w:tblPr>
        <w:tblW w:w="9383"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915"/>
        <w:gridCol w:w="2337"/>
        <w:gridCol w:w="2195"/>
        <w:gridCol w:w="1320"/>
        <w:gridCol w:w="750"/>
        <w:gridCol w:w="1866"/>
      </w:tblGrid>
      <w:tr w:rsidR="001D3EB5" w14:paraId="7C2ED49E" w14:textId="77777777" w:rsidTr="65D27D43">
        <w:trPr>
          <w:trHeight w:val="1093"/>
        </w:trPr>
        <w:tc>
          <w:tcPr>
            <w:tcW w:w="915" w:type="dxa"/>
            <w:vAlign w:val="center"/>
          </w:tcPr>
          <w:p w14:paraId="7C2ED498" w14:textId="65867FCE" w:rsidR="001D3EB5" w:rsidRDefault="78F10C83" w:rsidP="757DACCB">
            <w:pPr>
              <w:pStyle w:val="TableParagraph"/>
              <w:spacing w:line="249" w:lineRule="exact"/>
              <w:ind w:left="105"/>
              <w:jc w:val="center"/>
              <w:rPr>
                <w:b/>
                <w:bCs/>
              </w:rPr>
            </w:pPr>
            <w:r w:rsidRPr="757DACCB">
              <w:rPr>
                <w:b/>
                <w:bCs/>
              </w:rPr>
              <w:t>S</w:t>
            </w:r>
            <w:r w:rsidR="38837A4E" w:rsidRPr="757DACCB">
              <w:rPr>
                <w:b/>
                <w:bCs/>
                <w:spacing w:val="-4"/>
              </w:rPr>
              <w:t>TEP</w:t>
            </w:r>
          </w:p>
        </w:tc>
        <w:tc>
          <w:tcPr>
            <w:tcW w:w="2337" w:type="dxa"/>
            <w:vAlign w:val="center"/>
          </w:tcPr>
          <w:p w14:paraId="7C2ED499" w14:textId="77777777" w:rsidR="001D3EB5" w:rsidRDefault="003F63B5" w:rsidP="757DACCB">
            <w:pPr>
              <w:pStyle w:val="TableParagraph"/>
              <w:spacing w:line="259" w:lineRule="auto"/>
              <w:ind w:left="104" w:right="168"/>
              <w:jc w:val="center"/>
              <w:rPr>
                <w:b/>
                <w:bCs/>
              </w:rPr>
            </w:pPr>
            <w:r w:rsidRPr="757DACCB">
              <w:rPr>
                <w:b/>
                <w:bCs/>
                <w:spacing w:val="-4"/>
              </w:rPr>
              <w:t xml:space="preserve">TEST </w:t>
            </w:r>
            <w:r w:rsidRPr="757DACCB">
              <w:rPr>
                <w:b/>
                <w:bCs/>
                <w:spacing w:val="-2"/>
              </w:rPr>
              <w:t>STEP/INPUT</w:t>
            </w:r>
          </w:p>
        </w:tc>
        <w:tc>
          <w:tcPr>
            <w:tcW w:w="2195" w:type="dxa"/>
            <w:vAlign w:val="center"/>
          </w:tcPr>
          <w:p w14:paraId="7C2ED49A" w14:textId="77777777" w:rsidR="001D3EB5" w:rsidRDefault="003F63B5" w:rsidP="757DACCB">
            <w:pPr>
              <w:pStyle w:val="TableParagraph"/>
              <w:spacing w:line="259" w:lineRule="auto"/>
              <w:ind w:left="104" w:right="265"/>
              <w:jc w:val="center"/>
              <w:rPr>
                <w:b/>
                <w:bCs/>
              </w:rPr>
            </w:pPr>
            <w:r w:rsidRPr="757DACCB">
              <w:rPr>
                <w:b/>
                <w:bCs/>
                <w:spacing w:val="-2"/>
              </w:rPr>
              <w:t>EXPECTED RESULTS</w:t>
            </w:r>
          </w:p>
        </w:tc>
        <w:tc>
          <w:tcPr>
            <w:tcW w:w="1320" w:type="dxa"/>
            <w:vAlign w:val="center"/>
          </w:tcPr>
          <w:p w14:paraId="7C2ED49B" w14:textId="77777777" w:rsidR="001D3EB5" w:rsidRDefault="003F63B5" w:rsidP="757DACCB">
            <w:pPr>
              <w:pStyle w:val="TableParagraph"/>
              <w:spacing w:line="256" w:lineRule="auto"/>
              <w:ind w:left="98" w:right="108"/>
              <w:jc w:val="center"/>
              <w:rPr>
                <w:b/>
                <w:bCs/>
              </w:rPr>
            </w:pPr>
            <w:r w:rsidRPr="757DACCB">
              <w:rPr>
                <w:b/>
                <w:bCs/>
                <w:spacing w:val="-2"/>
              </w:rPr>
              <w:t>ACTUAL RESULT</w:t>
            </w:r>
            <w:r w:rsidRPr="757DACCB">
              <w:rPr>
                <w:b/>
                <w:bCs/>
                <w:spacing w:val="-10"/>
              </w:rPr>
              <w:t>S</w:t>
            </w:r>
          </w:p>
        </w:tc>
        <w:tc>
          <w:tcPr>
            <w:tcW w:w="750" w:type="dxa"/>
            <w:vAlign w:val="center"/>
          </w:tcPr>
          <w:p w14:paraId="7C2ED49C" w14:textId="77777777" w:rsidR="001D3EB5" w:rsidRDefault="003F63B5" w:rsidP="757DACCB">
            <w:pPr>
              <w:pStyle w:val="TableParagraph"/>
              <w:spacing w:line="249" w:lineRule="exact"/>
              <w:ind w:left="102"/>
              <w:jc w:val="center"/>
              <w:rPr>
                <w:b/>
                <w:bCs/>
              </w:rPr>
            </w:pPr>
            <w:r w:rsidRPr="757DACCB">
              <w:rPr>
                <w:b/>
                <w:bCs/>
                <w:spacing w:val="-2"/>
              </w:rPr>
              <w:t>PASS/FAIL</w:t>
            </w:r>
          </w:p>
        </w:tc>
        <w:tc>
          <w:tcPr>
            <w:tcW w:w="1866" w:type="dxa"/>
            <w:vAlign w:val="center"/>
          </w:tcPr>
          <w:p w14:paraId="7C2ED49D" w14:textId="77777777" w:rsidR="001D3EB5" w:rsidRDefault="003F63B5" w:rsidP="757DACCB">
            <w:pPr>
              <w:pStyle w:val="TableParagraph"/>
              <w:spacing w:line="259" w:lineRule="auto"/>
              <w:ind w:left="101" w:right="563"/>
              <w:jc w:val="center"/>
              <w:rPr>
                <w:b/>
                <w:bCs/>
              </w:rPr>
            </w:pPr>
            <w:r w:rsidRPr="757DACCB">
              <w:rPr>
                <w:b/>
                <w:bCs/>
                <w:spacing w:val="-2"/>
              </w:rPr>
              <w:t>Defects Found</w:t>
            </w:r>
          </w:p>
        </w:tc>
      </w:tr>
      <w:tr w:rsidR="001D3EB5" w14:paraId="7C2ED4A1" w14:textId="77777777" w:rsidTr="65D27D43">
        <w:trPr>
          <w:trHeight w:val="555"/>
        </w:trPr>
        <w:tc>
          <w:tcPr>
            <w:tcW w:w="7517" w:type="dxa"/>
            <w:gridSpan w:val="5"/>
            <w:shd w:val="clear" w:color="auto" w:fill="C0C0C0"/>
          </w:tcPr>
          <w:p w14:paraId="7C2ED49F" w14:textId="77777777" w:rsidR="001D3EB5" w:rsidRDefault="003F63B5">
            <w:pPr>
              <w:pStyle w:val="TableParagraph"/>
              <w:ind w:left="105"/>
              <w:rPr>
                <w:b/>
              </w:rPr>
            </w:pPr>
            <w:r>
              <w:rPr>
                <w:b/>
              </w:rPr>
              <w:t>TC-6.1:</w:t>
            </w:r>
            <w:r>
              <w:rPr>
                <w:b/>
                <w:spacing w:val="-5"/>
              </w:rPr>
              <w:t xml:space="preserve"> </w:t>
            </w:r>
            <w:r>
              <w:rPr>
                <w:b/>
              </w:rPr>
              <w:t>In-App</w:t>
            </w:r>
            <w:r>
              <w:rPr>
                <w:b/>
                <w:spacing w:val="-6"/>
              </w:rPr>
              <w:t xml:space="preserve"> </w:t>
            </w:r>
            <w:r>
              <w:rPr>
                <w:b/>
              </w:rPr>
              <w:t>Messaging</w:t>
            </w:r>
            <w:r>
              <w:rPr>
                <w:b/>
                <w:spacing w:val="-1"/>
              </w:rPr>
              <w:t xml:space="preserve"> </w:t>
            </w:r>
            <w:r>
              <w:rPr>
                <w:b/>
              </w:rPr>
              <w:t>-</w:t>
            </w:r>
            <w:r>
              <w:rPr>
                <w:b/>
                <w:spacing w:val="-4"/>
              </w:rPr>
              <w:t xml:space="preserve"> </w:t>
            </w:r>
            <w:r>
              <w:rPr>
                <w:b/>
              </w:rPr>
              <w:t>Send</w:t>
            </w:r>
            <w:r>
              <w:rPr>
                <w:b/>
                <w:spacing w:val="-2"/>
              </w:rPr>
              <w:t xml:space="preserve"> </w:t>
            </w:r>
            <w:r>
              <w:rPr>
                <w:b/>
              </w:rPr>
              <w:t>and</w:t>
            </w:r>
            <w:r>
              <w:rPr>
                <w:b/>
                <w:spacing w:val="-5"/>
              </w:rPr>
              <w:t xml:space="preserve"> </w:t>
            </w:r>
            <w:r>
              <w:rPr>
                <w:b/>
              </w:rPr>
              <w:t>Receive</w:t>
            </w:r>
            <w:r>
              <w:rPr>
                <w:b/>
                <w:spacing w:val="-5"/>
              </w:rPr>
              <w:t xml:space="preserve"> </w:t>
            </w:r>
            <w:r>
              <w:rPr>
                <w:b/>
              </w:rPr>
              <w:t>Text</w:t>
            </w:r>
            <w:r>
              <w:rPr>
                <w:b/>
                <w:spacing w:val="-4"/>
              </w:rPr>
              <w:t xml:space="preserve"> </w:t>
            </w:r>
            <w:r>
              <w:rPr>
                <w:b/>
                <w:spacing w:val="-2"/>
              </w:rPr>
              <w:t>Message</w:t>
            </w:r>
          </w:p>
        </w:tc>
        <w:tc>
          <w:tcPr>
            <w:tcW w:w="1866" w:type="dxa"/>
            <w:shd w:val="clear" w:color="auto" w:fill="C0C0C0"/>
          </w:tcPr>
          <w:p w14:paraId="7C2ED4A0" w14:textId="77777777" w:rsidR="001D3EB5" w:rsidRDefault="001D3EB5">
            <w:pPr>
              <w:pStyle w:val="TableParagraph"/>
            </w:pPr>
          </w:p>
        </w:tc>
      </w:tr>
      <w:tr w:rsidR="001D3EB5" w14:paraId="7C2ED4A8" w14:textId="77777777" w:rsidTr="65D27D43">
        <w:trPr>
          <w:trHeight w:val="1636"/>
        </w:trPr>
        <w:tc>
          <w:tcPr>
            <w:tcW w:w="915" w:type="dxa"/>
            <w:vAlign w:val="center"/>
          </w:tcPr>
          <w:p w14:paraId="7C2ED4A2" w14:textId="7A2F2272" w:rsidR="001D3EB5" w:rsidRDefault="003F63B5" w:rsidP="757DACCB">
            <w:pPr>
              <w:pStyle w:val="TableParagraph"/>
              <w:spacing w:line="244" w:lineRule="exact"/>
              <w:ind w:left="105"/>
              <w:jc w:val="center"/>
            </w:pPr>
            <w:r>
              <w:t>1.</w:t>
            </w:r>
            <w:r w:rsidR="78C916AE">
              <w:t> </w:t>
            </w:r>
          </w:p>
        </w:tc>
        <w:tc>
          <w:tcPr>
            <w:tcW w:w="2337" w:type="dxa"/>
            <w:vAlign w:val="center"/>
          </w:tcPr>
          <w:p w14:paraId="7C2ED4A3" w14:textId="7D495F47" w:rsidR="001D3EB5" w:rsidRDefault="003F63B5" w:rsidP="757DACCB">
            <w:pPr>
              <w:pStyle w:val="TableParagraph"/>
              <w:spacing w:line="256" w:lineRule="auto"/>
              <w:ind w:left="104" w:right="95"/>
            </w:pPr>
            <w:r>
              <w:t>On User A’s device, open the conversation with User B (or start a new chat).</w:t>
            </w:r>
            <w:r w:rsidR="78C916AE">
              <w:t> </w:t>
            </w:r>
          </w:p>
        </w:tc>
        <w:tc>
          <w:tcPr>
            <w:tcW w:w="2195" w:type="dxa"/>
            <w:vAlign w:val="center"/>
          </w:tcPr>
          <w:p w14:paraId="7C2ED4A4" w14:textId="02D92E58" w:rsidR="001D3EB5" w:rsidRDefault="003F63B5" w:rsidP="757DACCB">
            <w:pPr>
              <w:pStyle w:val="TableParagraph"/>
              <w:spacing w:line="259" w:lineRule="auto"/>
              <w:ind w:left="104" w:right="265"/>
            </w:pPr>
            <w:r>
              <w:t>Conversation screen is displayed.</w:t>
            </w:r>
            <w:r w:rsidR="78C916AE">
              <w:t> </w:t>
            </w:r>
          </w:p>
        </w:tc>
        <w:tc>
          <w:tcPr>
            <w:tcW w:w="1320" w:type="dxa"/>
            <w:vAlign w:val="center"/>
          </w:tcPr>
          <w:p w14:paraId="7C2ED4A5" w14:textId="60D389B5" w:rsidR="001D3EB5" w:rsidRDefault="78C916AE" w:rsidP="757DACCB">
            <w:pPr>
              <w:pStyle w:val="TableParagraph"/>
              <w:spacing w:line="256" w:lineRule="auto"/>
              <w:ind w:left="98" w:right="207" w:firstLine="57"/>
            </w:pPr>
            <w:r>
              <w:t> </w:t>
            </w:r>
          </w:p>
        </w:tc>
        <w:tc>
          <w:tcPr>
            <w:tcW w:w="750" w:type="dxa"/>
            <w:vAlign w:val="center"/>
          </w:tcPr>
          <w:p w14:paraId="7C2ED4A6" w14:textId="2E56D740" w:rsidR="001D3EB5" w:rsidRDefault="78C916AE" w:rsidP="757DACCB">
            <w:pPr>
              <w:pStyle w:val="TableParagraph"/>
              <w:spacing w:line="244" w:lineRule="exact"/>
              <w:ind w:left="102"/>
            </w:pPr>
            <w:r>
              <w:t> </w:t>
            </w:r>
          </w:p>
        </w:tc>
        <w:tc>
          <w:tcPr>
            <w:tcW w:w="1866" w:type="dxa"/>
            <w:vAlign w:val="center"/>
          </w:tcPr>
          <w:p w14:paraId="7C2ED4A7" w14:textId="548C6B58" w:rsidR="001D3EB5" w:rsidRDefault="78C916AE" w:rsidP="757DACCB">
            <w:pPr>
              <w:pStyle w:val="TableParagraph"/>
            </w:pPr>
            <w:r>
              <w:t> </w:t>
            </w:r>
          </w:p>
        </w:tc>
      </w:tr>
      <w:tr w:rsidR="001D3EB5" w14:paraId="7C2ED4AF" w14:textId="77777777" w:rsidTr="65D27D43">
        <w:trPr>
          <w:trHeight w:val="1640"/>
        </w:trPr>
        <w:tc>
          <w:tcPr>
            <w:tcW w:w="915" w:type="dxa"/>
            <w:vAlign w:val="center"/>
          </w:tcPr>
          <w:p w14:paraId="7C2ED4A9" w14:textId="29FEF88B" w:rsidR="001D3EB5" w:rsidRDefault="003F63B5" w:rsidP="757DACCB">
            <w:pPr>
              <w:pStyle w:val="TableParagraph"/>
              <w:spacing w:line="249" w:lineRule="exact"/>
              <w:ind w:left="105"/>
              <w:jc w:val="center"/>
            </w:pPr>
            <w:r>
              <w:t>2.</w:t>
            </w:r>
            <w:r w:rsidR="78C916AE">
              <w:t> </w:t>
            </w:r>
          </w:p>
        </w:tc>
        <w:tc>
          <w:tcPr>
            <w:tcW w:w="2337" w:type="dxa"/>
            <w:vAlign w:val="center"/>
          </w:tcPr>
          <w:p w14:paraId="7C2ED4AA" w14:textId="3591C3B7" w:rsidR="001D3EB5" w:rsidRDefault="003F63B5" w:rsidP="757DACCB">
            <w:pPr>
              <w:pStyle w:val="TableParagraph"/>
              <w:spacing w:line="256" w:lineRule="auto"/>
              <w:ind w:left="104" w:right="97"/>
            </w:pPr>
            <w:r>
              <w:t>In the message input field, type a message (e.g. “Hello”) and tap Send.</w:t>
            </w:r>
            <w:r w:rsidR="78C916AE">
              <w:t> </w:t>
            </w:r>
          </w:p>
        </w:tc>
        <w:tc>
          <w:tcPr>
            <w:tcW w:w="2195" w:type="dxa"/>
            <w:vAlign w:val="center"/>
          </w:tcPr>
          <w:p w14:paraId="7C2ED4AB" w14:textId="340E0771" w:rsidR="001D3EB5" w:rsidRDefault="003F63B5" w:rsidP="757DACCB">
            <w:pPr>
              <w:pStyle w:val="TableParagraph"/>
              <w:spacing w:line="256" w:lineRule="auto"/>
              <w:ind w:left="104" w:right="265"/>
            </w:pPr>
            <w:r>
              <w:t>Message appears immediately in User A’s chat window (with current timestamp</w:t>
            </w:r>
            <w:r w:rsidR="78C916AE">
              <w:t>) (REQ-5.8.1.3.1). </w:t>
            </w:r>
          </w:p>
        </w:tc>
        <w:tc>
          <w:tcPr>
            <w:tcW w:w="1320" w:type="dxa"/>
            <w:vAlign w:val="center"/>
          </w:tcPr>
          <w:p w14:paraId="7C2ED4AC" w14:textId="19404A3A" w:rsidR="001D3EB5" w:rsidRDefault="78C916AE" w:rsidP="757DACCB">
            <w:pPr>
              <w:pStyle w:val="TableParagraph"/>
              <w:spacing w:line="256" w:lineRule="auto"/>
              <w:ind w:left="98" w:right="92"/>
            </w:pPr>
            <w:r>
              <w:t> </w:t>
            </w:r>
          </w:p>
        </w:tc>
        <w:tc>
          <w:tcPr>
            <w:tcW w:w="750" w:type="dxa"/>
            <w:vAlign w:val="center"/>
          </w:tcPr>
          <w:p w14:paraId="7C2ED4AD" w14:textId="526C542F" w:rsidR="001D3EB5" w:rsidRDefault="78C916AE" w:rsidP="757DACCB">
            <w:pPr>
              <w:pStyle w:val="TableParagraph"/>
              <w:spacing w:line="249" w:lineRule="exact"/>
              <w:ind w:left="102"/>
            </w:pPr>
            <w:r>
              <w:t> </w:t>
            </w:r>
          </w:p>
        </w:tc>
        <w:tc>
          <w:tcPr>
            <w:tcW w:w="1866" w:type="dxa"/>
            <w:vAlign w:val="center"/>
          </w:tcPr>
          <w:p w14:paraId="7C2ED4AE" w14:textId="20E662FF" w:rsidR="001D3EB5" w:rsidRDefault="78C916AE" w:rsidP="757DACCB">
            <w:pPr>
              <w:pStyle w:val="TableParagraph"/>
            </w:pPr>
            <w:r>
              <w:t> </w:t>
            </w:r>
          </w:p>
        </w:tc>
      </w:tr>
      <w:tr w:rsidR="001D3EB5" w14:paraId="7C2ED4B6" w14:textId="77777777" w:rsidTr="65D27D43">
        <w:trPr>
          <w:trHeight w:val="1909"/>
        </w:trPr>
        <w:tc>
          <w:tcPr>
            <w:tcW w:w="915" w:type="dxa"/>
            <w:vAlign w:val="center"/>
          </w:tcPr>
          <w:p w14:paraId="7C2ED4B0" w14:textId="417094E6" w:rsidR="001D3EB5" w:rsidRDefault="003F63B5" w:rsidP="757DACCB">
            <w:pPr>
              <w:pStyle w:val="TableParagraph"/>
              <w:spacing w:line="244" w:lineRule="exact"/>
              <w:ind w:left="105"/>
              <w:jc w:val="center"/>
            </w:pPr>
            <w:r>
              <w:lastRenderedPageBreak/>
              <w:t>3.</w:t>
            </w:r>
          </w:p>
        </w:tc>
        <w:tc>
          <w:tcPr>
            <w:tcW w:w="2337" w:type="dxa"/>
            <w:vAlign w:val="center"/>
          </w:tcPr>
          <w:p w14:paraId="7C2ED4B1" w14:textId="170D013E" w:rsidR="001D3EB5" w:rsidRDefault="78C916AE" w:rsidP="757DACCB">
            <w:pPr>
              <w:pStyle w:val="TableParagraph"/>
              <w:spacing w:line="256" w:lineRule="auto"/>
              <w:ind w:left="104" w:right="90"/>
            </w:pPr>
            <w:r>
              <w:t>Verify message metadata (sender, timestamp, delivery icon if applicable).</w:t>
            </w:r>
          </w:p>
        </w:tc>
        <w:tc>
          <w:tcPr>
            <w:tcW w:w="2195" w:type="dxa"/>
            <w:vAlign w:val="center"/>
          </w:tcPr>
          <w:p w14:paraId="7C2ED4B2" w14:textId="68F55826" w:rsidR="001D3EB5" w:rsidRDefault="78C916AE" w:rsidP="757DACCB">
            <w:pPr>
              <w:pStyle w:val="TableParagraph"/>
              <w:spacing w:line="256" w:lineRule="auto"/>
              <w:ind w:left="104" w:right="261"/>
            </w:pPr>
            <w:r>
              <w:t>Message shows correct sender name, timestamp, and delivery status indicator (e.g., single tick).</w:t>
            </w:r>
          </w:p>
        </w:tc>
        <w:tc>
          <w:tcPr>
            <w:tcW w:w="1320" w:type="dxa"/>
            <w:vAlign w:val="center"/>
          </w:tcPr>
          <w:p w14:paraId="7C2ED4B3" w14:textId="228BED59" w:rsidR="001D3EB5" w:rsidRDefault="001D3EB5" w:rsidP="757DACCB">
            <w:pPr>
              <w:pStyle w:val="TableParagraph"/>
              <w:spacing w:line="256" w:lineRule="auto"/>
              <w:ind w:left="98" w:right="196"/>
            </w:pPr>
          </w:p>
        </w:tc>
        <w:tc>
          <w:tcPr>
            <w:tcW w:w="750" w:type="dxa"/>
            <w:vAlign w:val="center"/>
          </w:tcPr>
          <w:p w14:paraId="7C2ED4B4" w14:textId="0731F4E0" w:rsidR="001D3EB5" w:rsidRDefault="001D3EB5" w:rsidP="757DACCB">
            <w:pPr>
              <w:pStyle w:val="TableParagraph"/>
              <w:spacing w:line="244" w:lineRule="exact"/>
              <w:ind w:left="102"/>
            </w:pPr>
          </w:p>
        </w:tc>
        <w:tc>
          <w:tcPr>
            <w:tcW w:w="1866" w:type="dxa"/>
            <w:vAlign w:val="center"/>
          </w:tcPr>
          <w:p w14:paraId="7C2ED4B5" w14:textId="77777777" w:rsidR="001D3EB5" w:rsidRDefault="001D3EB5" w:rsidP="757DACCB">
            <w:pPr>
              <w:pStyle w:val="TableParagraph"/>
            </w:pPr>
          </w:p>
        </w:tc>
      </w:tr>
      <w:tr w:rsidR="007040D2" w14:paraId="3096F14A" w14:textId="77777777" w:rsidTr="65D27D43">
        <w:trPr>
          <w:trHeight w:val="1909"/>
        </w:trPr>
        <w:tc>
          <w:tcPr>
            <w:tcW w:w="915" w:type="dxa"/>
            <w:vAlign w:val="center"/>
          </w:tcPr>
          <w:p w14:paraId="74A01A9C" w14:textId="2743A597" w:rsidR="007040D2" w:rsidRDefault="78C916AE" w:rsidP="757DACCB">
            <w:pPr>
              <w:pStyle w:val="TableParagraph"/>
              <w:spacing w:line="244" w:lineRule="exact"/>
              <w:ind w:left="105"/>
              <w:jc w:val="center"/>
            </w:pPr>
            <w:r>
              <w:t>4.</w:t>
            </w:r>
          </w:p>
        </w:tc>
        <w:tc>
          <w:tcPr>
            <w:tcW w:w="2337" w:type="dxa"/>
            <w:vAlign w:val="center"/>
          </w:tcPr>
          <w:p w14:paraId="3D29D2F3" w14:textId="69344807" w:rsidR="007040D2" w:rsidRDefault="78C916AE" w:rsidP="757DACCB">
            <w:pPr>
              <w:pStyle w:val="TableParagraph"/>
              <w:spacing w:line="256" w:lineRule="auto"/>
              <w:ind w:left="104" w:right="90"/>
            </w:pPr>
            <w:r>
              <w:t>On User B’s device, confirm receipt of the new message in the same conversation. </w:t>
            </w:r>
          </w:p>
        </w:tc>
        <w:tc>
          <w:tcPr>
            <w:tcW w:w="2195" w:type="dxa"/>
            <w:vAlign w:val="center"/>
          </w:tcPr>
          <w:p w14:paraId="088E8CEC" w14:textId="15BC1AE6" w:rsidR="007040D2" w:rsidRDefault="78C916AE" w:rsidP="757DACCB">
            <w:pPr>
              <w:pStyle w:val="TableParagraph"/>
              <w:spacing w:line="256" w:lineRule="auto"/>
              <w:ind w:left="104" w:right="261"/>
            </w:pPr>
            <w:r>
              <w:t>User B sees “Hello” appear in real-time with timestamp (per REQ-5.8.1.3.3–3.4). </w:t>
            </w:r>
          </w:p>
        </w:tc>
        <w:tc>
          <w:tcPr>
            <w:tcW w:w="1320" w:type="dxa"/>
            <w:vAlign w:val="center"/>
          </w:tcPr>
          <w:p w14:paraId="5FC0E8A3" w14:textId="77777777" w:rsidR="007040D2" w:rsidRDefault="007040D2" w:rsidP="757DACCB">
            <w:pPr>
              <w:pStyle w:val="TableParagraph"/>
              <w:spacing w:line="256" w:lineRule="auto"/>
              <w:ind w:left="98" w:right="196"/>
            </w:pPr>
          </w:p>
        </w:tc>
        <w:tc>
          <w:tcPr>
            <w:tcW w:w="750" w:type="dxa"/>
            <w:vAlign w:val="center"/>
          </w:tcPr>
          <w:p w14:paraId="06A9AA2F" w14:textId="77777777" w:rsidR="007040D2" w:rsidRDefault="007040D2" w:rsidP="757DACCB">
            <w:pPr>
              <w:pStyle w:val="TableParagraph"/>
              <w:spacing w:line="244" w:lineRule="exact"/>
              <w:ind w:left="102"/>
            </w:pPr>
          </w:p>
        </w:tc>
        <w:tc>
          <w:tcPr>
            <w:tcW w:w="1866" w:type="dxa"/>
            <w:vAlign w:val="center"/>
          </w:tcPr>
          <w:p w14:paraId="35F26EF1" w14:textId="77777777" w:rsidR="007040D2" w:rsidRDefault="007040D2" w:rsidP="757DACCB">
            <w:pPr>
              <w:pStyle w:val="TableParagraph"/>
            </w:pPr>
          </w:p>
        </w:tc>
      </w:tr>
      <w:tr w:rsidR="007040D2" w14:paraId="5EC2A29C" w14:textId="77777777" w:rsidTr="65D27D43">
        <w:trPr>
          <w:trHeight w:val="1909"/>
        </w:trPr>
        <w:tc>
          <w:tcPr>
            <w:tcW w:w="915" w:type="dxa"/>
            <w:vAlign w:val="center"/>
          </w:tcPr>
          <w:p w14:paraId="29B36047" w14:textId="6C60A1AC" w:rsidR="007040D2" w:rsidRDefault="78C916AE" w:rsidP="757DACCB">
            <w:pPr>
              <w:pStyle w:val="TableParagraph"/>
              <w:spacing w:line="244" w:lineRule="exact"/>
              <w:ind w:left="105"/>
              <w:jc w:val="center"/>
            </w:pPr>
            <w:r>
              <w:t>5.</w:t>
            </w:r>
          </w:p>
        </w:tc>
        <w:tc>
          <w:tcPr>
            <w:tcW w:w="2337" w:type="dxa"/>
            <w:vAlign w:val="center"/>
          </w:tcPr>
          <w:p w14:paraId="618146B4" w14:textId="5227458F" w:rsidR="007040D2" w:rsidRDefault="78C916AE" w:rsidP="757DACCB">
            <w:pPr>
              <w:pStyle w:val="TableParagraph"/>
              <w:spacing w:line="256" w:lineRule="auto"/>
              <w:ind w:left="104" w:right="90"/>
            </w:pPr>
            <w:r>
              <w:t>Verify notification behavior on User B’s device (when app is foreground, background, or locked)</w:t>
            </w:r>
          </w:p>
        </w:tc>
        <w:tc>
          <w:tcPr>
            <w:tcW w:w="2195" w:type="dxa"/>
            <w:vAlign w:val="center"/>
          </w:tcPr>
          <w:p w14:paraId="37824919" w14:textId="47A46560" w:rsidR="007040D2" w:rsidRDefault="78C916AE" w:rsidP="757DACCB">
            <w:pPr>
              <w:pStyle w:val="TableParagraph"/>
              <w:spacing w:line="256" w:lineRule="auto"/>
              <w:ind w:left="104" w:right="261"/>
            </w:pPr>
            <w:r>
              <w:t>User B receives proper notification (banner, sound, or vibration per system settings).</w:t>
            </w:r>
          </w:p>
        </w:tc>
        <w:tc>
          <w:tcPr>
            <w:tcW w:w="1320" w:type="dxa"/>
          </w:tcPr>
          <w:p w14:paraId="1C3B1887" w14:textId="77777777" w:rsidR="007040D2" w:rsidRDefault="007040D2">
            <w:pPr>
              <w:pStyle w:val="TableParagraph"/>
              <w:spacing w:line="256" w:lineRule="auto"/>
              <w:ind w:left="98" w:right="196"/>
            </w:pPr>
          </w:p>
        </w:tc>
        <w:tc>
          <w:tcPr>
            <w:tcW w:w="750" w:type="dxa"/>
          </w:tcPr>
          <w:p w14:paraId="2228C1B8" w14:textId="77777777" w:rsidR="007040D2" w:rsidRDefault="007040D2">
            <w:pPr>
              <w:pStyle w:val="TableParagraph"/>
              <w:spacing w:line="244" w:lineRule="exact"/>
              <w:ind w:left="102"/>
            </w:pPr>
          </w:p>
        </w:tc>
        <w:tc>
          <w:tcPr>
            <w:tcW w:w="1866" w:type="dxa"/>
          </w:tcPr>
          <w:p w14:paraId="109C7F0C" w14:textId="77777777" w:rsidR="007040D2" w:rsidRDefault="007040D2">
            <w:pPr>
              <w:pStyle w:val="TableParagraph"/>
            </w:pPr>
          </w:p>
        </w:tc>
      </w:tr>
      <w:tr w:rsidR="007040D2" w14:paraId="69C70EB5" w14:textId="77777777" w:rsidTr="65D27D43">
        <w:trPr>
          <w:trHeight w:val="1909"/>
        </w:trPr>
        <w:tc>
          <w:tcPr>
            <w:tcW w:w="915" w:type="dxa"/>
            <w:vAlign w:val="center"/>
          </w:tcPr>
          <w:p w14:paraId="6BE51DCD" w14:textId="08D1F955" w:rsidR="007040D2" w:rsidRDefault="78C916AE" w:rsidP="757DACCB">
            <w:pPr>
              <w:pStyle w:val="TableParagraph"/>
              <w:spacing w:line="244" w:lineRule="exact"/>
              <w:ind w:left="105"/>
              <w:jc w:val="center"/>
            </w:pPr>
            <w:r>
              <w:t>6.</w:t>
            </w:r>
          </w:p>
        </w:tc>
        <w:tc>
          <w:tcPr>
            <w:tcW w:w="2337" w:type="dxa"/>
            <w:vAlign w:val="center"/>
          </w:tcPr>
          <w:p w14:paraId="4FB5273A" w14:textId="7A56E31B" w:rsidR="007040D2" w:rsidRDefault="78C916AE" w:rsidP="757DACCB">
            <w:pPr>
              <w:pStyle w:val="TableParagraph"/>
              <w:spacing w:line="256" w:lineRule="auto"/>
              <w:ind w:left="104" w:right="90"/>
            </w:pPr>
            <w:r>
              <w:t>Confirm that User A’s chat window updates to show “Delivered”/“Seen” status once User B opens the message.</w:t>
            </w:r>
          </w:p>
        </w:tc>
        <w:tc>
          <w:tcPr>
            <w:tcW w:w="2195" w:type="dxa"/>
            <w:vAlign w:val="center"/>
          </w:tcPr>
          <w:p w14:paraId="73AEA952" w14:textId="7253699C" w:rsidR="007040D2" w:rsidRDefault="78C916AE" w:rsidP="757DACCB">
            <w:pPr>
              <w:pStyle w:val="TableParagraph"/>
              <w:spacing w:line="256" w:lineRule="auto"/>
              <w:ind w:left="104" w:right="261"/>
            </w:pPr>
            <w:r>
              <w:t>Status changes correctly in User A’s view (REQ-5.8.1.3.5).</w:t>
            </w:r>
          </w:p>
        </w:tc>
        <w:tc>
          <w:tcPr>
            <w:tcW w:w="1320" w:type="dxa"/>
          </w:tcPr>
          <w:p w14:paraId="0EA2930C" w14:textId="77777777" w:rsidR="007040D2" w:rsidRDefault="007040D2">
            <w:pPr>
              <w:pStyle w:val="TableParagraph"/>
              <w:spacing w:line="256" w:lineRule="auto"/>
              <w:ind w:left="98" w:right="196"/>
            </w:pPr>
          </w:p>
        </w:tc>
        <w:tc>
          <w:tcPr>
            <w:tcW w:w="750" w:type="dxa"/>
          </w:tcPr>
          <w:p w14:paraId="0DEFE856" w14:textId="77777777" w:rsidR="007040D2" w:rsidRDefault="007040D2">
            <w:pPr>
              <w:pStyle w:val="TableParagraph"/>
              <w:spacing w:line="244" w:lineRule="exact"/>
              <w:ind w:left="102"/>
            </w:pPr>
          </w:p>
        </w:tc>
        <w:tc>
          <w:tcPr>
            <w:tcW w:w="1866" w:type="dxa"/>
          </w:tcPr>
          <w:p w14:paraId="47B0EED4" w14:textId="77777777" w:rsidR="007040D2" w:rsidRDefault="007040D2">
            <w:pPr>
              <w:pStyle w:val="TableParagraph"/>
            </w:pPr>
          </w:p>
        </w:tc>
      </w:tr>
      <w:tr w:rsidR="007040D2" w14:paraId="36D70E43" w14:textId="77777777" w:rsidTr="65D27D43">
        <w:trPr>
          <w:trHeight w:val="1909"/>
        </w:trPr>
        <w:tc>
          <w:tcPr>
            <w:tcW w:w="915" w:type="dxa"/>
            <w:vAlign w:val="center"/>
          </w:tcPr>
          <w:p w14:paraId="6C2F14AD" w14:textId="0507679B" w:rsidR="007040D2" w:rsidRDefault="78C916AE" w:rsidP="757DACCB">
            <w:pPr>
              <w:pStyle w:val="TableParagraph"/>
              <w:spacing w:line="244" w:lineRule="exact"/>
              <w:ind w:left="105"/>
              <w:jc w:val="center"/>
            </w:pPr>
            <w:r>
              <w:t>7.</w:t>
            </w:r>
          </w:p>
        </w:tc>
        <w:tc>
          <w:tcPr>
            <w:tcW w:w="2337" w:type="dxa"/>
            <w:vAlign w:val="center"/>
          </w:tcPr>
          <w:p w14:paraId="65390EBB" w14:textId="081E6860" w:rsidR="007040D2" w:rsidRDefault="78C916AE" w:rsidP="757DACCB">
            <w:pPr>
              <w:pStyle w:val="TableParagraph"/>
              <w:spacing w:line="256" w:lineRule="auto"/>
              <w:ind w:left="104" w:right="90"/>
            </w:pPr>
            <w:r>
              <w:t>Attempt to send a second message quickly (e.g., “How are you?”).</w:t>
            </w:r>
          </w:p>
        </w:tc>
        <w:tc>
          <w:tcPr>
            <w:tcW w:w="2195" w:type="dxa"/>
            <w:vAlign w:val="center"/>
          </w:tcPr>
          <w:p w14:paraId="58F70CB3" w14:textId="1196CDCB" w:rsidR="007040D2" w:rsidRDefault="78C916AE" w:rsidP="757DACCB">
            <w:pPr>
              <w:pStyle w:val="TableParagraph"/>
              <w:spacing w:line="256" w:lineRule="auto"/>
              <w:ind w:left="104" w:right="261"/>
            </w:pPr>
            <w:r>
              <w:t>Messages preserve correct order and timestamps.</w:t>
            </w:r>
          </w:p>
        </w:tc>
        <w:tc>
          <w:tcPr>
            <w:tcW w:w="1320" w:type="dxa"/>
          </w:tcPr>
          <w:p w14:paraId="18AF1708" w14:textId="77777777" w:rsidR="007040D2" w:rsidRDefault="007040D2">
            <w:pPr>
              <w:pStyle w:val="TableParagraph"/>
              <w:spacing w:line="256" w:lineRule="auto"/>
              <w:ind w:left="98" w:right="196"/>
            </w:pPr>
          </w:p>
        </w:tc>
        <w:tc>
          <w:tcPr>
            <w:tcW w:w="750" w:type="dxa"/>
          </w:tcPr>
          <w:p w14:paraId="101345E2" w14:textId="77777777" w:rsidR="007040D2" w:rsidRDefault="007040D2">
            <w:pPr>
              <w:pStyle w:val="TableParagraph"/>
              <w:spacing w:line="244" w:lineRule="exact"/>
              <w:ind w:left="102"/>
            </w:pPr>
          </w:p>
        </w:tc>
        <w:tc>
          <w:tcPr>
            <w:tcW w:w="1866" w:type="dxa"/>
          </w:tcPr>
          <w:p w14:paraId="4E6C9683" w14:textId="77777777" w:rsidR="007040D2" w:rsidRDefault="007040D2">
            <w:pPr>
              <w:pStyle w:val="TableParagraph"/>
            </w:pPr>
          </w:p>
        </w:tc>
      </w:tr>
      <w:tr w:rsidR="007040D2" w14:paraId="0F32356D" w14:textId="77777777" w:rsidTr="65D27D43">
        <w:trPr>
          <w:trHeight w:val="1909"/>
        </w:trPr>
        <w:tc>
          <w:tcPr>
            <w:tcW w:w="915" w:type="dxa"/>
            <w:vAlign w:val="center"/>
          </w:tcPr>
          <w:p w14:paraId="734ADEAD" w14:textId="6161B0F2" w:rsidR="007040D2" w:rsidRDefault="78C916AE" w:rsidP="757DACCB">
            <w:pPr>
              <w:pStyle w:val="TableParagraph"/>
              <w:spacing w:line="244" w:lineRule="exact"/>
              <w:ind w:left="105"/>
              <w:jc w:val="center"/>
            </w:pPr>
            <w:r>
              <w:t>8.</w:t>
            </w:r>
          </w:p>
        </w:tc>
        <w:tc>
          <w:tcPr>
            <w:tcW w:w="2337" w:type="dxa"/>
            <w:vAlign w:val="center"/>
          </w:tcPr>
          <w:p w14:paraId="1A4D97D9" w14:textId="7BCE29B3" w:rsidR="007040D2" w:rsidRDefault="78C916AE" w:rsidP="757DACCB">
            <w:pPr>
              <w:pStyle w:val="TableParagraph"/>
              <w:spacing w:line="256" w:lineRule="auto"/>
              <w:ind w:left="104" w:right="90"/>
            </w:pPr>
            <w:r>
              <w:t>Switch User B to offline mode (disable Wi-Fi/Cellular) and repeat Step 2.</w:t>
            </w:r>
          </w:p>
        </w:tc>
        <w:tc>
          <w:tcPr>
            <w:tcW w:w="2195" w:type="dxa"/>
            <w:vAlign w:val="center"/>
          </w:tcPr>
          <w:p w14:paraId="2DC72332" w14:textId="2F22A68C" w:rsidR="007040D2" w:rsidRDefault="78C916AE" w:rsidP="757DACCB">
            <w:pPr>
              <w:pStyle w:val="TableParagraph"/>
              <w:spacing w:line="256" w:lineRule="auto"/>
              <w:ind w:left="104" w:right="261"/>
            </w:pPr>
            <w:r>
              <w:t>Message is queued on User A’s side, marked “Pending.” Once User B reconnects, queued message is delivered.</w:t>
            </w:r>
          </w:p>
        </w:tc>
        <w:tc>
          <w:tcPr>
            <w:tcW w:w="1320" w:type="dxa"/>
          </w:tcPr>
          <w:p w14:paraId="4B9DF3F4" w14:textId="77777777" w:rsidR="007040D2" w:rsidRDefault="007040D2">
            <w:pPr>
              <w:pStyle w:val="TableParagraph"/>
              <w:spacing w:line="256" w:lineRule="auto"/>
              <w:ind w:left="98" w:right="196"/>
            </w:pPr>
          </w:p>
        </w:tc>
        <w:tc>
          <w:tcPr>
            <w:tcW w:w="750" w:type="dxa"/>
          </w:tcPr>
          <w:p w14:paraId="05A4B9BA" w14:textId="77777777" w:rsidR="007040D2" w:rsidRDefault="007040D2">
            <w:pPr>
              <w:pStyle w:val="TableParagraph"/>
              <w:spacing w:line="244" w:lineRule="exact"/>
              <w:ind w:left="102"/>
            </w:pPr>
          </w:p>
        </w:tc>
        <w:tc>
          <w:tcPr>
            <w:tcW w:w="1866" w:type="dxa"/>
          </w:tcPr>
          <w:p w14:paraId="1B75BF22" w14:textId="77777777" w:rsidR="007040D2" w:rsidRDefault="007040D2">
            <w:pPr>
              <w:pStyle w:val="TableParagraph"/>
            </w:pPr>
          </w:p>
        </w:tc>
      </w:tr>
      <w:tr w:rsidR="007040D2" w14:paraId="44575A54" w14:textId="77777777" w:rsidTr="65D27D43">
        <w:trPr>
          <w:trHeight w:val="1909"/>
        </w:trPr>
        <w:tc>
          <w:tcPr>
            <w:tcW w:w="915" w:type="dxa"/>
            <w:tcBorders>
              <w:bottom w:val="single" w:sz="12" w:space="0" w:color="000000" w:themeColor="text1"/>
            </w:tcBorders>
            <w:vAlign w:val="center"/>
          </w:tcPr>
          <w:p w14:paraId="1438414F" w14:textId="5F5C1FB3" w:rsidR="007040D2" w:rsidRDefault="78C916AE" w:rsidP="757DACCB">
            <w:pPr>
              <w:pStyle w:val="TableParagraph"/>
              <w:spacing w:line="244" w:lineRule="exact"/>
              <w:ind w:left="105"/>
              <w:jc w:val="center"/>
            </w:pPr>
            <w:r>
              <w:t>9.</w:t>
            </w:r>
          </w:p>
        </w:tc>
        <w:tc>
          <w:tcPr>
            <w:tcW w:w="2337" w:type="dxa"/>
            <w:tcBorders>
              <w:bottom w:val="single" w:sz="12" w:space="0" w:color="000000" w:themeColor="text1"/>
            </w:tcBorders>
            <w:vAlign w:val="center"/>
          </w:tcPr>
          <w:p w14:paraId="4D2E3BB4" w14:textId="6C3903DF" w:rsidR="007040D2" w:rsidRDefault="78C916AE" w:rsidP="757DACCB">
            <w:pPr>
              <w:pStyle w:val="TableParagraph"/>
              <w:spacing w:line="256" w:lineRule="auto"/>
              <w:ind w:left="104" w:right="90"/>
            </w:pPr>
            <w:r>
              <w:t>Verify edge case: very long text message (e.g., &gt;500 characters).</w:t>
            </w:r>
          </w:p>
        </w:tc>
        <w:tc>
          <w:tcPr>
            <w:tcW w:w="2195" w:type="dxa"/>
            <w:tcBorders>
              <w:bottom w:val="single" w:sz="12" w:space="0" w:color="000000" w:themeColor="text1"/>
            </w:tcBorders>
            <w:vAlign w:val="center"/>
          </w:tcPr>
          <w:p w14:paraId="01B55797" w14:textId="625666CA" w:rsidR="007040D2" w:rsidRDefault="78C916AE" w:rsidP="757DACCB">
            <w:pPr>
              <w:pStyle w:val="TableParagraph"/>
              <w:spacing w:line="256" w:lineRule="auto"/>
              <w:ind w:left="104" w:right="261"/>
            </w:pPr>
            <w:r>
              <w:t>Message is sent and displayed correctly without truncation or app crash.</w:t>
            </w:r>
          </w:p>
        </w:tc>
        <w:tc>
          <w:tcPr>
            <w:tcW w:w="1320" w:type="dxa"/>
            <w:tcBorders>
              <w:bottom w:val="single" w:sz="12" w:space="0" w:color="000000" w:themeColor="text1"/>
            </w:tcBorders>
          </w:tcPr>
          <w:p w14:paraId="24EDDE40" w14:textId="27B23910" w:rsidR="007040D2" w:rsidRDefault="00165822">
            <w:pPr>
              <w:pStyle w:val="TableParagraph"/>
              <w:spacing w:line="256" w:lineRule="auto"/>
              <w:ind w:left="98" w:right="196"/>
            </w:pPr>
            <w:r w:rsidRPr="004D1424">
              <w:t> </w:t>
            </w:r>
          </w:p>
        </w:tc>
        <w:tc>
          <w:tcPr>
            <w:tcW w:w="750" w:type="dxa"/>
            <w:tcBorders>
              <w:bottom w:val="single" w:sz="12" w:space="0" w:color="000000" w:themeColor="text1"/>
            </w:tcBorders>
          </w:tcPr>
          <w:p w14:paraId="5473FF0A" w14:textId="7B43E0F1" w:rsidR="007040D2" w:rsidRDefault="00165822">
            <w:pPr>
              <w:pStyle w:val="TableParagraph"/>
              <w:spacing w:line="244" w:lineRule="exact"/>
              <w:ind w:left="102"/>
            </w:pPr>
            <w:r w:rsidRPr="004D1424">
              <w:t> </w:t>
            </w:r>
          </w:p>
        </w:tc>
        <w:tc>
          <w:tcPr>
            <w:tcW w:w="1866" w:type="dxa"/>
            <w:tcBorders>
              <w:bottom w:val="single" w:sz="12" w:space="0" w:color="000000" w:themeColor="text1"/>
            </w:tcBorders>
          </w:tcPr>
          <w:p w14:paraId="010BFF8C" w14:textId="76197E59" w:rsidR="007040D2" w:rsidRDefault="00165822">
            <w:pPr>
              <w:pStyle w:val="TableParagraph"/>
            </w:pPr>
            <w:r w:rsidRPr="004D1424">
              <w:t> </w:t>
            </w:r>
          </w:p>
        </w:tc>
      </w:tr>
      <w:tr w:rsidR="001D3EB5" w14:paraId="7C2ED4B9" w14:textId="77777777" w:rsidTr="65D27D43">
        <w:trPr>
          <w:trHeight w:val="555"/>
        </w:trPr>
        <w:tc>
          <w:tcPr>
            <w:tcW w:w="7517"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C0C0C0"/>
          </w:tcPr>
          <w:p w14:paraId="7C2ED4B7" w14:textId="77777777" w:rsidR="001D3EB5" w:rsidRDefault="003F63B5">
            <w:pPr>
              <w:pStyle w:val="TableParagraph"/>
              <w:spacing w:line="249" w:lineRule="exact"/>
              <w:ind w:left="105"/>
              <w:rPr>
                <w:b/>
              </w:rPr>
            </w:pPr>
            <w:r>
              <w:rPr>
                <w:b/>
              </w:rPr>
              <w:lastRenderedPageBreak/>
              <w:t>TC-6.2:</w:t>
            </w:r>
            <w:r>
              <w:rPr>
                <w:b/>
                <w:spacing w:val="-6"/>
              </w:rPr>
              <w:t xml:space="preserve"> </w:t>
            </w:r>
            <w:r>
              <w:rPr>
                <w:b/>
              </w:rPr>
              <w:t>In-App</w:t>
            </w:r>
            <w:r>
              <w:rPr>
                <w:b/>
                <w:spacing w:val="-7"/>
              </w:rPr>
              <w:t xml:space="preserve"> </w:t>
            </w:r>
            <w:r>
              <w:rPr>
                <w:b/>
              </w:rPr>
              <w:t>Messaging</w:t>
            </w:r>
            <w:r>
              <w:rPr>
                <w:b/>
                <w:spacing w:val="-2"/>
              </w:rPr>
              <w:t xml:space="preserve"> </w:t>
            </w:r>
            <w:r>
              <w:rPr>
                <w:b/>
              </w:rPr>
              <w:t>-</w:t>
            </w:r>
            <w:r>
              <w:rPr>
                <w:b/>
                <w:spacing w:val="-5"/>
              </w:rPr>
              <w:t xml:space="preserve"> </w:t>
            </w:r>
            <w:r>
              <w:rPr>
                <w:b/>
              </w:rPr>
              <w:t>Conversation</w:t>
            </w:r>
            <w:r>
              <w:rPr>
                <w:b/>
                <w:spacing w:val="-11"/>
              </w:rPr>
              <w:t xml:space="preserve"> </w:t>
            </w:r>
            <w:r>
              <w:rPr>
                <w:b/>
              </w:rPr>
              <w:t>List</w:t>
            </w:r>
            <w:r>
              <w:rPr>
                <w:b/>
                <w:spacing w:val="-4"/>
              </w:rPr>
              <w:t xml:space="preserve"> </w:t>
            </w:r>
            <w:r>
              <w:rPr>
                <w:b/>
                <w:spacing w:val="-2"/>
              </w:rPr>
              <w:t>Updates</w:t>
            </w:r>
          </w:p>
        </w:tc>
        <w:tc>
          <w:tcPr>
            <w:tcW w:w="1866"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C0C0C0"/>
          </w:tcPr>
          <w:p w14:paraId="7C2ED4B8" w14:textId="77777777" w:rsidR="001D3EB5" w:rsidRDefault="001D3EB5">
            <w:pPr>
              <w:pStyle w:val="TableParagraph"/>
            </w:pPr>
          </w:p>
        </w:tc>
      </w:tr>
    </w:tbl>
    <w:p w14:paraId="7C2ED4BA" w14:textId="77777777" w:rsidR="001D3EB5" w:rsidDel="00E109D0" w:rsidRDefault="001D3EB5">
      <w:pPr>
        <w:pStyle w:val="TableParagraph"/>
        <w:rPr>
          <w:del w:id="795" w:author="Lidia Rocha" w:date="2025-10-29T22:03:00Z" w16du:dateUtc="2025-10-30T05:03:00Z"/>
        </w:rPr>
        <w:sectPr w:rsidR="001D3EB5" w:rsidDel="00E109D0">
          <w:footerReference w:type="default" r:id="rId87"/>
          <w:headerReference w:type="first" r:id="rId88"/>
          <w:footerReference w:type="first" r:id="rId89"/>
          <w:pgSz w:w="12240" w:h="15840"/>
          <w:pgMar w:top="1320" w:right="720" w:bottom="280" w:left="1440" w:header="723" w:footer="0" w:gutter="0"/>
          <w:cols w:space="720"/>
        </w:sectPr>
      </w:pPr>
    </w:p>
    <w:p w14:paraId="7C2ED4BB" w14:textId="77777777" w:rsidR="001D3EB5" w:rsidDel="00E109D0" w:rsidRDefault="001D3EB5">
      <w:pPr>
        <w:pStyle w:val="BodyText"/>
        <w:spacing w:before="8" w:after="1"/>
        <w:rPr>
          <w:del w:id="796" w:author="Lidia Rocha" w:date="2025-10-29T22:03:00Z" w16du:dateUtc="2025-10-30T05:03:00Z"/>
          <w:sz w:val="8"/>
        </w:rPr>
      </w:pPr>
    </w:p>
    <w:tbl>
      <w:tblPr>
        <w:tblW w:w="9380"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885"/>
        <w:gridCol w:w="2367"/>
        <w:gridCol w:w="2193"/>
        <w:gridCol w:w="1380"/>
        <w:gridCol w:w="734"/>
        <w:gridCol w:w="1821"/>
      </w:tblGrid>
      <w:tr w:rsidR="001D3EB5" w14:paraId="7C2ED4C2" w14:textId="77777777" w:rsidTr="757DACCB">
        <w:trPr>
          <w:trHeight w:val="1756"/>
        </w:trPr>
        <w:tc>
          <w:tcPr>
            <w:tcW w:w="885" w:type="dxa"/>
            <w:vAlign w:val="center"/>
          </w:tcPr>
          <w:p w14:paraId="7C2ED4BC" w14:textId="7E956776" w:rsidR="001D3EB5" w:rsidRDefault="003F63B5" w:rsidP="757DACCB">
            <w:pPr>
              <w:pStyle w:val="TableParagraph"/>
              <w:spacing w:line="244" w:lineRule="exact"/>
              <w:ind w:left="105"/>
              <w:jc w:val="center"/>
            </w:pPr>
            <w:r>
              <w:t>1.</w:t>
            </w:r>
            <w:r w:rsidR="41D30C2D">
              <w:t> </w:t>
            </w:r>
          </w:p>
        </w:tc>
        <w:tc>
          <w:tcPr>
            <w:tcW w:w="2367" w:type="dxa"/>
            <w:vAlign w:val="center"/>
          </w:tcPr>
          <w:p w14:paraId="7C2ED4BD" w14:textId="44AF0E75" w:rsidR="001D3EB5" w:rsidRDefault="003F63B5" w:rsidP="757DACCB">
            <w:pPr>
              <w:pStyle w:val="TableParagraph"/>
              <w:spacing w:line="278" w:lineRule="auto"/>
              <w:ind w:left="104" w:right="168"/>
            </w:pPr>
            <w:r>
              <w:t>On User A’s device, send a new message to User B (as above).</w:t>
            </w:r>
            <w:r w:rsidR="41D30C2D">
              <w:t> </w:t>
            </w:r>
          </w:p>
        </w:tc>
        <w:tc>
          <w:tcPr>
            <w:tcW w:w="2193" w:type="dxa"/>
            <w:tcBorders>
              <w:right w:val="single" w:sz="6" w:space="0" w:color="000000" w:themeColor="text1"/>
            </w:tcBorders>
            <w:vAlign w:val="center"/>
          </w:tcPr>
          <w:p w14:paraId="7C2ED4BE" w14:textId="0ACA6A43" w:rsidR="001D3EB5" w:rsidRDefault="41D30C2D" w:rsidP="757DACCB">
            <w:pPr>
              <w:pStyle w:val="TableParagraph"/>
              <w:spacing w:line="244" w:lineRule="exact"/>
              <w:ind w:left="104"/>
            </w:pPr>
            <w:r>
              <w:t>New message is sent successfully and appears in User A’s chat window.</w:t>
            </w:r>
          </w:p>
        </w:tc>
        <w:tc>
          <w:tcPr>
            <w:tcW w:w="1380" w:type="dxa"/>
            <w:tcBorders>
              <w:left w:val="single" w:sz="6" w:space="0" w:color="000000" w:themeColor="text1"/>
            </w:tcBorders>
          </w:tcPr>
          <w:p w14:paraId="7C2ED4BF" w14:textId="125B31F5" w:rsidR="001D3EB5" w:rsidRDefault="002D55C1">
            <w:pPr>
              <w:pStyle w:val="TableParagraph"/>
              <w:spacing w:line="280" w:lineRule="auto"/>
              <w:ind w:left="108" w:right="85"/>
            </w:pPr>
            <w:r w:rsidRPr="004D1424">
              <w:t> </w:t>
            </w:r>
          </w:p>
        </w:tc>
        <w:tc>
          <w:tcPr>
            <w:tcW w:w="734" w:type="dxa"/>
          </w:tcPr>
          <w:p w14:paraId="7C2ED4C0" w14:textId="4F983E86" w:rsidR="001D3EB5" w:rsidRDefault="002D55C1">
            <w:pPr>
              <w:pStyle w:val="TableParagraph"/>
              <w:spacing w:line="244" w:lineRule="exact"/>
              <w:ind w:left="103"/>
            </w:pPr>
            <w:r w:rsidRPr="004D1424">
              <w:t> </w:t>
            </w:r>
          </w:p>
        </w:tc>
        <w:tc>
          <w:tcPr>
            <w:tcW w:w="1821" w:type="dxa"/>
          </w:tcPr>
          <w:p w14:paraId="7C2ED4C1" w14:textId="1EA36F33" w:rsidR="001D3EB5" w:rsidRDefault="002D55C1">
            <w:pPr>
              <w:pStyle w:val="TableParagraph"/>
            </w:pPr>
            <w:r w:rsidRPr="004D1424">
              <w:t> </w:t>
            </w:r>
          </w:p>
        </w:tc>
      </w:tr>
      <w:tr w:rsidR="001D3EB5" w14:paraId="7C2ED4C9" w14:textId="77777777" w:rsidTr="757DACCB">
        <w:trPr>
          <w:trHeight w:val="2342"/>
        </w:trPr>
        <w:tc>
          <w:tcPr>
            <w:tcW w:w="885" w:type="dxa"/>
            <w:vAlign w:val="center"/>
          </w:tcPr>
          <w:p w14:paraId="7C2ED4C3" w14:textId="7EEDCD2B" w:rsidR="001D3EB5" w:rsidRDefault="003F63B5" w:rsidP="757DACCB">
            <w:pPr>
              <w:pStyle w:val="TableParagraph"/>
              <w:spacing w:line="244" w:lineRule="exact"/>
              <w:ind w:left="105"/>
              <w:jc w:val="center"/>
            </w:pPr>
            <w:r>
              <w:t>2.</w:t>
            </w:r>
            <w:r w:rsidR="41D30C2D">
              <w:t> </w:t>
            </w:r>
          </w:p>
        </w:tc>
        <w:tc>
          <w:tcPr>
            <w:tcW w:w="2367" w:type="dxa"/>
            <w:vAlign w:val="center"/>
          </w:tcPr>
          <w:p w14:paraId="7C2ED4C4" w14:textId="03E4DC11" w:rsidR="001D3EB5" w:rsidRDefault="003F63B5" w:rsidP="757DACCB">
            <w:pPr>
              <w:pStyle w:val="TableParagraph"/>
              <w:spacing w:line="278" w:lineRule="auto"/>
              <w:ind w:left="104" w:right="72"/>
            </w:pPr>
            <w:r>
              <w:t>Navigate back to the inbox/chat list view.</w:t>
            </w:r>
            <w:r w:rsidR="41D30C2D">
              <w:t> </w:t>
            </w:r>
          </w:p>
        </w:tc>
        <w:tc>
          <w:tcPr>
            <w:tcW w:w="2193" w:type="dxa"/>
            <w:tcBorders>
              <w:right w:val="single" w:sz="6" w:space="0" w:color="000000" w:themeColor="text1"/>
            </w:tcBorders>
            <w:vAlign w:val="center"/>
          </w:tcPr>
          <w:p w14:paraId="7C2ED4C5" w14:textId="7DDB2BF3" w:rsidR="001D3EB5" w:rsidRDefault="003F63B5" w:rsidP="757DACCB">
            <w:pPr>
              <w:pStyle w:val="TableParagraph"/>
              <w:spacing w:line="278" w:lineRule="auto"/>
              <w:ind w:left="104" w:right="98"/>
            </w:pPr>
            <w:r>
              <w:t>A conversation entry for User B shows the latest message snippet and timestamp (confirm stored message, per REQ- 5.8.1.3.4–3.5).</w:t>
            </w:r>
            <w:r w:rsidR="41D30C2D">
              <w:t> </w:t>
            </w:r>
          </w:p>
        </w:tc>
        <w:tc>
          <w:tcPr>
            <w:tcW w:w="1380" w:type="dxa"/>
            <w:tcBorders>
              <w:left w:val="single" w:sz="6" w:space="0" w:color="000000" w:themeColor="text1"/>
            </w:tcBorders>
          </w:tcPr>
          <w:p w14:paraId="7C2ED4C6" w14:textId="5C31F6D2" w:rsidR="001D3EB5" w:rsidRDefault="002D55C1">
            <w:pPr>
              <w:pStyle w:val="TableParagraph"/>
              <w:spacing w:line="278" w:lineRule="auto"/>
              <w:ind w:left="108" w:right="119"/>
            </w:pPr>
            <w:r w:rsidRPr="004D1424">
              <w:t> </w:t>
            </w:r>
          </w:p>
        </w:tc>
        <w:tc>
          <w:tcPr>
            <w:tcW w:w="734" w:type="dxa"/>
          </w:tcPr>
          <w:p w14:paraId="7C2ED4C7" w14:textId="03D6C5B6" w:rsidR="001D3EB5" w:rsidRDefault="002D55C1">
            <w:pPr>
              <w:pStyle w:val="TableParagraph"/>
              <w:spacing w:line="244" w:lineRule="exact"/>
              <w:ind w:left="103"/>
            </w:pPr>
            <w:r w:rsidRPr="004D1424">
              <w:t> </w:t>
            </w:r>
          </w:p>
        </w:tc>
        <w:tc>
          <w:tcPr>
            <w:tcW w:w="1821" w:type="dxa"/>
          </w:tcPr>
          <w:p w14:paraId="7C2ED4C8" w14:textId="616B8E6A" w:rsidR="001D3EB5" w:rsidRDefault="002D55C1">
            <w:pPr>
              <w:pStyle w:val="TableParagraph"/>
            </w:pPr>
            <w:r w:rsidRPr="004D1424">
              <w:t> </w:t>
            </w:r>
          </w:p>
        </w:tc>
      </w:tr>
      <w:tr w:rsidR="001D3EB5" w14:paraId="7C2ED4D0" w14:textId="77777777" w:rsidTr="757DACCB">
        <w:trPr>
          <w:trHeight w:val="1751"/>
        </w:trPr>
        <w:tc>
          <w:tcPr>
            <w:tcW w:w="885" w:type="dxa"/>
            <w:vAlign w:val="center"/>
          </w:tcPr>
          <w:p w14:paraId="7C2ED4CA" w14:textId="7643544B" w:rsidR="001D3EB5" w:rsidRDefault="003F63B5" w:rsidP="757DACCB">
            <w:pPr>
              <w:pStyle w:val="TableParagraph"/>
              <w:spacing w:line="244" w:lineRule="exact"/>
              <w:ind w:left="105"/>
              <w:jc w:val="center"/>
            </w:pPr>
            <w:r>
              <w:t>3.</w:t>
            </w:r>
          </w:p>
        </w:tc>
        <w:tc>
          <w:tcPr>
            <w:tcW w:w="2367" w:type="dxa"/>
            <w:vAlign w:val="center"/>
          </w:tcPr>
          <w:p w14:paraId="7C2ED4CB" w14:textId="1005AEA5" w:rsidR="001D3EB5" w:rsidRDefault="41D30C2D" w:rsidP="757DACCB">
            <w:pPr>
              <w:pStyle w:val="TableParagraph"/>
              <w:spacing w:line="278" w:lineRule="auto"/>
              <w:ind w:left="104" w:right="97"/>
            </w:pPr>
            <w:r>
              <w:t>Verify conversation ordering in chat list.</w:t>
            </w:r>
          </w:p>
        </w:tc>
        <w:tc>
          <w:tcPr>
            <w:tcW w:w="2193" w:type="dxa"/>
            <w:tcBorders>
              <w:right w:val="single" w:sz="6" w:space="0" w:color="000000" w:themeColor="text1"/>
            </w:tcBorders>
            <w:vAlign w:val="center"/>
          </w:tcPr>
          <w:p w14:paraId="7C2ED4CC" w14:textId="4509AAE9" w:rsidR="001D3EB5" w:rsidRDefault="41D30C2D" w:rsidP="757DACCB">
            <w:pPr>
              <w:pStyle w:val="TableParagraph"/>
              <w:spacing w:line="278" w:lineRule="auto"/>
              <w:ind w:left="104" w:right="98"/>
            </w:pPr>
            <w:r>
              <w:t>User B’s conversation moves to the top of the list (most recent activity first).</w:t>
            </w:r>
          </w:p>
        </w:tc>
        <w:tc>
          <w:tcPr>
            <w:tcW w:w="1380" w:type="dxa"/>
            <w:tcBorders>
              <w:left w:val="single" w:sz="6" w:space="0" w:color="000000" w:themeColor="text1"/>
            </w:tcBorders>
          </w:tcPr>
          <w:p w14:paraId="7C2ED4CD" w14:textId="46193F01" w:rsidR="001D3EB5" w:rsidRDefault="001D3EB5">
            <w:pPr>
              <w:pStyle w:val="TableParagraph"/>
              <w:spacing w:line="278" w:lineRule="auto"/>
              <w:ind w:left="108" w:right="119"/>
            </w:pPr>
          </w:p>
        </w:tc>
        <w:tc>
          <w:tcPr>
            <w:tcW w:w="734" w:type="dxa"/>
          </w:tcPr>
          <w:p w14:paraId="7C2ED4CE" w14:textId="1C4CB71B" w:rsidR="001D3EB5" w:rsidRDefault="001D3EB5">
            <w:pPr>
              <w:pStyle w:val="TableParagraph"/>
              <w:spacing w:line="244" w:lineRule="exact"/>
              <w:ind w:left="103"/>
            </w:pPr>
          </w:p>
        </w:tc>
        <w:tc>
          <w:tcPr>
            <w:tcW w:w="1821" w:type="dxa"/>
          </w:tcPr>
          <w:p w14:paraId="7C2ED4CF" w14:textId="77777777" w:rsidR="001D3EB5" w:rsidRDefault="001D3EB5">
            <w:pPr>
              <w:pStyle w:val="TableParagraph"/>
            </w:pPr>
          </w:p>
        </w:tc>
      </w:tr>
      <w:tr w:rsidR="00165822" w14:paraId="3353973C" w14:textId="77777777" w:rsidTr="757DACCB">
        <w:trPr>
          <w:trHeight w:val="1751"/>
        </w:trPr>
        <w:tc>
          <w:tcPr>
            <w:tcW w:w="885" w:type="dxa"/>
            <w:vAlign w:val="center"/>
          </w:tcPr>
          <w:p w14:paraId="53FF69DB" w14:textId="1EEE849D" w:rsidR="00165822" w:rsidRDefault="41D30C2D" w:rsidP="757DACCB">
            <w:pPr>
              <w:pStyle w:val="TableParagraph"/>
              <w:spacing w:line="244" w:lineRule="exact"/>
              <w:ind w:left="105"/>
              <w:jc w:val="center"/>
            </w:pPr>
            <w:r>
              <w:t>4.</w:t>
            </w:r>
          </w:p>
        </w:tc>
        <w:tc>
          <w:tcPr>
            <w:tcW w:w="2367" w:type="dxa"/>
            <w:vAlign w:val="center"/>
          </w:tcPr>
          <w:p w14:paraId="088CCBC1" w14:textId="3F6237F4" w:rsidR="00165822" w:rsidRDefault="41D30C2D" w:rsidP="757DACCB">
            <w:pPr>
              <w:pStyle w:val="TableParagraph"/>
              <w:spacing w:line="278" w:lineRule="auto"/>
              <w:ind w:left="104" w:right="97"/>
            </w:pPr>
            <w:r>
              <w:t>On User B’s device, close and reopen the chat. </w:t>
            </w:r>
          </w:p>
        </w:tc>
        <w:tc>
          <w:tcPr>
            <w:tcW w:w="2193" w:type="dxa"/>
            <w:tcBorders>
              <w:right w:val="single" w:sz="6" w:space="0" w:color="000000" w:themeColor="text1"/>
            </w:tcBorders>
            <w:vAlign w:val="center"/>
          </w:tcPr>
          <w:p w14:paraId="1C7172BF" w14:textId="360958F8" w:rsidR="00165822" w:rsidRDefault="41D30C2D" w:rsidP="757DACCB">
            <w:pPr>
              <w:pStyle w:val="TableParagraph"/>
              <w:spacing w:line="278" w:lineRule="auto"/>
              <w:ind w:left="104" w:right="98"/>
            </w:pPr>
            <w:r>
              <w:t>The previously sent message still appears in the conversation (persisted storage). </w:t>
            </w:r>
          </w:p>
        </w:tc>
        <w:tc>
          <w:tcPr>
            <w:tcW w:w="1380" w:type="dxa"/>
            <w:tcBorders>
              <w:left w:val="single" w:sz="6" w:space="0" w:color="000000" w:themeColor="text1"/>
            </w:tcBorders>
          </w:tcPr>
          <w:p w14:paraId="474BD5BD" w14:textId="1FA6E6F5" w:rsidR="00165822" w:rsidRDefault="002D55C1">
            <w:pPr>
              <w:pStyle w:val="TableParagraph"/>
              <w:spacing w:line="278" w:lineRule="auto"/>
              <w:ind w:left="108" w:right="119"/>
            </w:pPr>
            <w:r w:rsidRPr="004D1424">
              <w:t> </w:t>
            </w:r>
          </w:p>
        </w:tc>
        <w:tc>
          <w:tcPr>
            <w:tcW w:w="734" w:type="dxa"/>
          </w:tcPr>
          <w:p w14:paraId="43539105" w14:textId="60F6F5B5" w:rsidR="00165822" w:rsidRDefault="002D55C1">
            <w:pPr>
              <w:pStyle w:val="TableParagraph"/>
              <w:spacing w:line="244" w:lineRule="exact"/>
              <w:ind w:left="103"/>
            </w:pPr>
            <w:r w:rsidRPr="004D1424">
              <w:t> </w:t>
            </w:r>
          </w:p>
        </w:tc>
        <w:tc>
          <w:tcPr>
            <w:tcW w:w="1821" w:type="dxa"/>
          </w:tcPr>
          <w:p w14:paraId="77EF5317" w14:textId="7D3CFD23" w:rsidR="00165822" w:rsidRDefault="002D55C1">
            <w:pPr>
              <w:pStyle w:val="TableParagraph"/>
            </w:pPr>
            <w:r w:rsidRPr="004D1424">
              <w:t> </w:t>
            </w:r>
          </w:p>
        </w:tc>
      </w:tr>
      <w:tr w:rsidR="00165822" w14:paraId="321106CB" w14:textId="77777777" w:rsidTr="757DACCB">
        <w:trPr>
          <w:trHeight w:val="1751"/>
        </w:trPr>
        <w:tc>
          <w:tcPr>
            <w:tcW w:w="885" w:type="dxa"/>
            <w:vAlign w:val="center"/>
          </w:tcPr>
          <w:p w14:paraId="2FCD7890" w14:textId="27C8267F" w:rsidR="00165822" w:rsidRDefault="41D30C2D" w:rsidP="757DACCB">
            <w:pPr>
              <w:pStyle w:val="TableParagraph"/>
              <w:spacing w:line="244" w:lineRule="exact"/>
              <w:ind w:left="105"/>
              <w:jc w:val="center"/>
            </w:pPr>
            <w:r>
              <w:t>5.</w:t>
            </w:r>
          </w:p>
        </w:tc>
        <w:tc>
          <w:tcPr>
            <w:tcW w:w="2367" w:type="dxa"/>
            <w:vAlign w:val="center"/>
          </w:tcPr>
          <w:p w14:paraId="78970A92" w14:textId="44799680" w:rsidR="00165822" w:rsidRDefault="41D30C2D" w:rsidP="757DACCB">
            <w:pPr>
              <w:pStyle w:val="TableParagraph"/>
              <w:spacing w:line="278" w:lineRule="auto"/>
              <w:ind w:left="104" w:right="97"/>
            </w:pPr>
            <w:r>
              <w:t>On User B’s device, navigate to inbox/chat list view.</w:t>
            </w:r>
          </w:p>
        </w:tc>
        <w:tc>
          <w:tcPr>
            <w:tcW w:w="2193" w:type="dxa"/>
            <w:tcBorders>
              <w:right w:val="single" w:sz="6" w:space="0" w:color="000000" w:themeColor="text1"/>
            </w:tcBorders>
            <w:vAlign w:val="center"/>
          </w:tcPr>
          <w:p w14:paraId="557D7035" w14:textId="078F8777" w:rsidR="00165822" w:rsidRDefault="41D30C2D" w:rsidP="757DACCB">
            <w:pPr>
              <w:pStyle w:val="TableParagraph"/>
              <w:spacing w:line="278" w:lineRule="auto"/>
              <w:ind w:left="104" w:right="98"/>
            </w:pPr>
            <w:r>
              <w:t>Conversation entry shows latest message snippet and timestamp, ordered correctly.</w:t>
            </w:r>
          </w:p>
        </w:tc>
        <w:tc>
          <w:tcPr>
            <w:tcW w:w="1380" w:type="dxa"/>
            <w:tcBorders>
              <w:left w:val="single" w:sz="6" w:space="0" w:color="000000" w:themeColor="text1"/>
            </w:tcBorders>
          </w:tcPr>
          <w:p w14:paraId="4846941E" w14:textId="77777777" w:rsidR="00165822" w:rsidRDefault="00165822">
            <w:pPr>
              <w:pStyle w:val="TableParagraph"/>
              <w:spacing w:line="278" w:lineRule="auto"/>
              <w:ind w:left="108" w:right="119"/>
            </w:pPr>
          </w:p>
        </w:tc>
        <w:tc>
          <w:tcPr>
            <w:tcW w:w="734" w:type="dxa"/>
          </w:tcPr>
          <w:p w14:paraId="56AD2E32" w14:textId="77777777" w:rsidR="00165822" w:rsidRDefault="00165822">
            <w:pPr>
              <w:pStyle w:val="TableParagraph"/>
              <w:spacing w:line="244" w:lineRule="exact"/>
              <w:ind w:left="103"/>
            </w:pPr>
          </w:p>
        </w:tc>
        <w:tc>
          <w:tcPr>
            <w:tcW w:w="1821" w:type="dxa"/>
          </w:tcPr>
          <w:p w14:paraId="4CD21233" w14:textId="77777777" w:rsidR="00165822" w:rsidRDefault="00165822">
            <w:pPr>
              <w:pStyle w:val="TableParagraph"/>
            </w:pPr>
          </w:p>
        </w:tc>
      </w:tr>
      <w:tr w:rsidR="00165822" w14:paraId="73C8F684" w14:textId="77777777" w:rsidTr="757DACCB">
        <w:trPr>
          <w:trHeight w:val="1751"/>
        </w:trPr>
        <w:tc>
          <w:tcPr>
            <w:tcW w:w="885" w:type="dxa"/>
            <w:vAlign w:val="center"/>
          </w:tcPr>
          <w:p w14:paraId="28DDB8A2" w14:textId="284CA757" w:rsidR="00165822" w:rsidRDefault="41D30C2D" w:rsidP="757DACCB">
            <w:pPr>
              <w:pStyle w:val="TableParagraph"/>
              <w:spacing w:line="244" w:lineRule="exact"/>
              <w:ind w:left="105"/>
              <w:jc w:val="center"/>
            </w:pPr>
            <w:r>
              <w:t>6.</w:t>
            </w:r>
          </w:p>
        </w:tc>
        <w:tc>
          <w:tcPr>
            <w:tcW w:w="2367" w:type="dxa"/>
            <w:vAlign w:val="center"/>
          </w:tcPr>
          <w:p w14:paraId="5D00DE8A" w14:textId="1FBC768B" w:rsidR="00165822" w:rsidRDefault="41D30C2D" w:rsidP="757DACCB">
            <w:pPr>
              <w:pStyle w:val="TableParagraph"/>
              <w:spacing w:line="278" w:lineRule="auto"/>
              <w:ind w:left="104" w:right="97"/>
            </w:pPr>
            <w:r>
              <w:t>Kill User B’s app (force close), relaunch, and check the chat list.</w:t>
            </w:r>
          </w:p>
        </w:tc>
        <w:tc>
          <w:tcPr>
            <w:tcW w:w="2193" w:type="dxa"/>
            <w:tcBorders>
              <w:right w:val="single" w:sz="6" w:space="0" w:color="000000" w:themeColor="text1"/>
            </w:tcBorders>
            <w:vAlign w:val="center"/>
          </w:tcPr>
          <w:p w14:paraId="05663D1C" w14:textId="1C1C8658" w:rsidR="00165822" w:rsidRDefault="41D30C2D" w:rsidP="757DACCB">
            <w:pPr>
              <w:pStyle w:val="TableParagraph"/>
              <w:spacing w:line="278" w:lineRule="auto"/>
              <w:ind w:left="104" w:right="98"/>
            </w:pPr>
            <w:r>
              <w:t>Conversation still appears with correct latest message snippet and timestamp (ensures durable storage across sessions).</w:t>
            </w:r>
          </w:p>
        </w:tc>
        <w:tc>
          <w:tcPr>
            <w:tcW w:w="1380" w:type="dxa"/>
            <w:tcBorders>
              <w:left w:val="single" w:sz="6" w:space="0" w:color="000000" w:themeColor="text1"/>
            </w:tcBorders>
          </w:tcPr>
          <w:p w14:paraId="3E432101" w14:textId="77777777" w:rsidR="00165822" w:rsidRDefault="00165822">
            <w:pPr>
              <w:pStyle w:val="TableParagraph"/>
              <w:spacing w:line="278" w:lineRule="auto"/>
              <w:ind w:left="108" w:right="119"/>
            </w:pPr>
          </w:p>
        </w:tc>
        <w:tc>
          <w:tcPr>
            <w:tcW w:w="734" w:type="dxa"/>
          </w:tcPr>
          <w:p w14:paraId="3056084B" w14:textId="77777777" w:rsidR="00165822" w:rsidRDefault="00165822">
            <w:pPr>
              <w:pStyle w:val="TableParagraph"/>
              <w:spacing w:line="244" w:lineRule="exact"/>
              <w:ind w:left="103"/>
            </w:pPr>
          </w:p>
        </w:tc>
        <w:tc>
          <w:tcPr>
            <w:tcW w:w="1821" w:type="dxa"/>
          </w:tcPr>
          <w:p w14:paraId="6F88F26B" w14:textId="77777777" w:rsidR="00165822" w:rsidRDefault="00165822">
            <w:pPr>
              <w:pStyle w:val="TableParagraph"/>
            </w:pPr>
          </w:p>
        </w:tc>
      </w:tr>
      <w:tr w:rsidR="00165822" w14:paraId="37DBE7DC" w14:textId="77777777" w:rsidTr="757DACCB">
        <w:trPr>
          <w:trHeight w:val="1751"/>
        </w:trPr>
        <w:tc>
          <w:tcPr>
            <w:tcW w:w="885" w:type="dxa"/>
            <w:vAlign w:val="center"/>
          </w:tcPr>
          <w:p w14:paraId="7FA62BB2" w14:textId="0D5A9B43" w:rsidR="00165822" w:rsidRDefault="41D30C2D" w:rsidP="757DACCB">
            <w:pPr>
              <w:pStyle w:val="TableParagraph"/>
              <w:spacing w:line="244" w:lineRule="exact"/>
              <w:ind w:left="105"/>
              <w:jc w:val="center"/>
            </w:pPr>
            <w:r>
              <w:lastRenderedPageBreak/>
              <w:t>7.</w:t>
            </w:r>
          </w:p>
        </w:tc>
        <w:tc>
          <w:tcPr>
            <w:tcW w:w="2367" w:type="dxa"/>
            <w:vAlign w:val="center"/>
          </w:tcPr>
          <w:p w14:paraId="24E754B6" w14:textId="68032324" w:rsidR="00165822" w:rsidRDefault="41D30C2D" w:rsidP="757DACCB">
            <w:pPr>
              <w:pStyle w:val="TableParagraph"/>
              <w:spacing w:line="278" w:lineRule="auto"/>
              <w:ind w:left="104" w:right="97"/>
            </w:pPr>
            <w:r>
              <w:t>Edge case: Send multiple messages quickly (e.g., 3–5).</w:t>
            </w:r>
          </w:p>
        </w:tc>
        <w:tc>
          <w:tcPr>
            <w:tcW w:w="2193" w:type="dxa"/>
            <w:tcBorders>
              <w:right w:val="single" w:sz="6" w:space="0" w:color="000000" w:themeColor="text1"/>
            </w:tcBorders>
            <w:vAlign w:val="center"/>
          </w:tcPr>
          <w:p w14:paraId="59A98622" w14:textId="5B68190F" w:rsidR="00165822" w:rsidRDefault="41D30C2D" w:rsidP="757DACCB">
            <w:pPr>
              <w:pStyle w:val="TableParagraph"/>
              <w:spacing w:line="278" w:lineRule="auto"/>
              <w:ind w:left="104" w:right="98"/>
            </w:pPr>
            <w:r>
              <w:t>Inbox/chat list always displays the last message snippet, with accurate timestamp.</w:t>
            </w:r>
          </w:p>
        </w:tc>
        <w:tc>
          <w:tcPr>
            <w:tcW w:w="1380" w:type="dxa"/>
            <w:tcBorders>
              <w:left w:val="single" w:sz="6" w:space="0" w:color="000000" w:themeColor="text1"/>
            </w:tcBorders>
          </w:tcPr>
          <w:p w14:paraId="578BB325" w14:textId="77777777" w:rsidR="00165822" w:rsidRDefault="00165822">
            <w:pPr>
              <w:pStyle w:val="TableParagraph"/>
              <w:spacing w:line="278" w:lineRule="auto"/>
              <w:ind w:left="108" w:right="119"/>
            </w:pPr>
          </w:p>
        </w:tc>
        <w:tc>
          <w:tcPr>
            <w:tcW w:w="734" w:type="dxa"/>
          </w:tcPr>
          <w:p w14:paraId="256488C1" w14:textId="77777777" w:rsidR="00165822" w:rsidRDefault="00165822">
            <w:pPr>
              <w:pStyle w:val="TableParagraph"/>
              <w:spacing w:line="244" w:lineRule="exact"/>
              <w:ind w:left="103"/>
            </w:pPr>
          </w:p>
        </w:tc>
        <w:tc>
          <w:tcPr>
            <w:tcW w:w="1821" w:type="dxa"/>
          </w:tcPr>
          <w:p w14:paraId="1CDF26B0" w14:textId="77777777" w:rsidR="00165822" w:rsidRDefault="00165822">
            <w:pPr>
              <w:pStyle w:val="TableParagraph"/>
            </w:pPr>
          </w:p>
        </w:tc>
      </w:tr>
      <w:tr w:rsidR="001D3EB5" w14:paraId="7C2ED4D3" w14:textId="77777777" w:rsidTr="757DACCB">
        <w:trPr>
          <w:trHeight w:val="555"/>
        </w:trPr>
        <w:tc>
          <w:tcPr>
            <w:tcW w:w="7559" w:type="dxa"/>
            <w:gridSpan w:val="5"/>
            <w:shd w:val="clear" w:color="auto" w:fill="C0C0C0"/>
          </w:tcPr>
          <w:p w14:paraId="7C2ED4D1" w14:textId="77777777" w:rsidR="001D3EB5" w:rsidRDefault="003F63B5">
            <w:pPr>
              <w:pStyle w:val="TableParagraph"/>
              <w:spacing w:line="249" w:lineRule="exact"/>
              <w:ind w:left="105"/>
              <w:rPr>
                <w:b/>
              </w:rPr>
            </w:pPr>
            <w:r>
              <w:rPr>
                <w:b/>
              </w:rPr>
              <w:t>TC-6.3</w:t>
            </w:r>
            <w:r>
              <w:rPr>
                <w:b/>
                <w:spacing w:val="-10"/>
              </w:rPr>
              <w:t xml:space="preserve"> </w:t>
            </w:r>
            <w:r>
              <w:rPr>
                <w:b/>
              </w:rPr>
              <w:t>In-App</w:t>
            </w:r>
            <w:r>
              <w:rPr>
                <w:b/>
                <w:spacing w:val="-6"/>
              </w:rPr>
              <w:t xml:space="preserve"> </w:t>
            </w:r>
            <w:r>
              <w:rPr>
                <w:b/>
              </w:rPr>
              <w:t>Messaging</w:t>
            </w:r>
            <w:r>
              <w:rPr>
                <w:b/>
                <w:spacing w:val="-2"/>
              </w:rPr>
              <w:t xml:space="preserve"> </w:t>
            </w:r>
            <w:r>
              <w:rPr>
                <w:b/>
              </w:rPr>
              <w:t>-</w:t>
            </w:r>
            <w:r>
              <w:rPr>
                <w:b/>
                <w:spacing w:val="-4"/>
              </w:rPr>
              <w:t xml:space="preserve"> </w:t>
            </w:r>
            <w:r>
              <w:rPr>
                <w:b/>
              </w:rPr>
              <w:t>Message</w:t>
            </w:r>
            <w:r>
              <w:rPr>
                <w:b/>
                <w:spacing w:val="-5"/>
              </w:rPr>
              <w:t xml:space="preserve"> </w:t>
            </w:r>
            <w:r>
              <w:rPr>
                <w:b/>
              </w:rPr>
              <w:t>Persistence</w:t>
            </w:r>
            <w:r>
              <w:rPr>
                <w:b/>
                <w:spacing w:val="-5"/>
              </w:rPr>
              <w:t xml:space="preserve"> </w:t>
            </w:r>
            <w:r>
              <w:rPr>
                <w:b/>
              </w:rPr>
              <w:t>After</w:t>
            </w:r>
            <w:r>
              <w:rPr>
                <w:b/>
                <w:spacing w:val="-5"/>
              </w:rPr>
              <w:t xml:space="preserve"> </w:t>
            </w:r>
            <w:r>
              <w:rPr>
                <w:b/>
                <w:spacing w:val="-2"/>
              </w:rPr>
              <w:t>Restart</w:t>
            </w:r>
          </w:p>
        </w:tc>
        <w:tc>
          <w:tcPr>
            <w:tcW w:w="1821" w:type="dxa"/>
            <w:shd w:val="clear" w:color="auto" w:fill="C0C0C0"/>
          </w:tcPr>
          <w:p w14:paraId="7C2ED4D2" w14:textId="77777777" w:rsidR="001D3EB5" w:rsidRDefault="001D3EB5">
            <w:pPr>
              <w:pStyle w:val="TableParagraph"/>
            </w:pPr>
          </w:p>
        </w:tc>
      </w:tr>
      <w:tr w:rsidR="001D3EB5" w14:paraId="7C2ED4DA" w14:textId="77777777" w:rsidTr="757DACCB">
        <w:trPr>
          <w:trHeight w:val="1458"/>
        </w:trPr>
        <w:tc>
          <w:tcPr>
            <w:tcW w:w="885" w:type="dxa"/>
            <w:vAlign w:val="center"/>
          </w:tcPr>
          <w:p w14:paraId="7C2ED4D4" w14:textId="3A66A6E6" w:rsidR="001D3EB5" w:rsidRDefault="003F63B5" w:rsidP="757DACCB">
            <w:pPr>
              <w:pStyle w:val="TableParagraph"/>
              <w:spacing w:line="244" w:lineRule="exact"/>
              <w:ind w:left="105"/>
              <w:jc w:val="center"/>
            </w:pPr>
            <w:r>
              <w:t>1.</w:t>
            </w:r>
            <w:r w:rsidR="55A6E850">
              <w:t> </w:t>
            </w:r>
          </w:p>
        </w:tc>
        <w:tc>
          <w:tcPr>
            <w:tcW w:w="2367" w:type="dxa"/>
            <w:vAlign w:val="center"/>
          </w:tcPr>
          <w:p w14:paraId="7C2ED4D5" w14:textId="0F1DA039" w:rsidR="001D3EB5" w:rsidRDefault="003F63B5" w:rsidP="757DACCB">
            <w:pPr>
              <w:pStyle w:val="TableParagraph"/>
              <w:spacing w:line="278" w:lineRule="auto"/>
              <w:ind w:left="104" w:right="168"/>
            </w:pPr>
            <w:r>
              <w:t>On User A’s device, send a message to User B.</w:t>
            </w:r>
            <w:r w:rsidR="55A6E850">
              <w:t> </w:t>
            </w:r>
          </w:p>
        </w:tc>
        <w:tc>
          <w:tcPr>
            <w:tcW w:w="2193" w:type="dxa"/>
            <w:tcBorders>
              <w:right w:val="single" w:sz="6" w:space="0" w:color="000000" w:themeColor="text1"/>
            </w:tcBorders>
            <w:vAlign w:val="center"/>
          </w:tcPr>
          <w:p w14:paraId="7C2ED4D6" w14:textId="7E9855F0" w:rsidR="001D3EB5" w:rsidRDefault="003F63B5" w:rsidP="757DACCB">
            <w:pPr>
              <w:pStyle w:val="TableParagraph"/>
              <w:spacing w:line="278" w:lineRule="auto"/>
              <w:ind w:left="104" w:right="98"/>
            </w:pPr>
            <w:r>
              <w:t xml:space="preserve">Message is delivered to User </w:t>
            </w:r>
            <w:r w:rsidR="55A6E850">
              <w:t>Band visible in both chat windows</w:t>
            </w:r>
            <w:r>
              <w:t>.</w:t>
            </w:r>
          </w:p>
        </w:tc>
        <w:tc>
          <w:tcPr>
            <w:tcW w:w="1380" w:type="dxa"/>
            <w:tcBorders>
              <w:left w:val="single" w:sz="6" w:space="0" w:color="000000" w:themeColor="text1"/>
            </w:tcBorders>
          </w:tcPr>
          <w:p w14:paraId="7C2ED4D7" w14:textId="0C76444E" w:rsidR="001D3EB5" w:rsidRDefault="001D3EB5">
            <w:pPr>
              <w:pStyle w:val="TableParagraph"/>
              <w:spacing w:line="280" w:lineRule="auto"/>
              <w:ind w:left="108" w:right="165"/>
            </w:pPr>
          </w:p>
        </w:tc>
        <w:tc>
          <w:tcPr>
            <w:tcW w:w="734" w:type="dxa"/>
          </w:tcPr>
          <w:p w14:paraId="7C2ED4D8" w14:textId="5192EC0B" w:rsidR="001D3EB5" w:rsidRDefault="001D3EB5">
            <w:pPr>
              <w:pStyle w:val="TableParagraph"/>
              <w:spacing w:line="244" w:lineRule="exact"/>
              <w:ind w:left="103"/>
            </w:pPr>
          </w:p>
        </w:tc>
        <w:tc>
          <w:tcPr>
            <w:tcW w:w="1821" w:type="dxa"/>
          </w:tcPr>
          <w:p w14:paraId="7C2ED4D9" w14:textId="77777777" w:rsidR="001D3EB5" w:rsidRDefault="001D3EB5">
            <w:pPr>
              <w:pStyle w:val="TableParagraph"/>
            </w:pPr>
          </w:p>
        </w:tc>
      </w:tr>
      <w:tr w:rsidR="001D3EB5" w14:paraId="7C2ED4E1" w14:textId="77777777" w:rsidTr="757DACCB">
        <w:trPr>
          <w:trHeight w:val="1756"/>
        </w:trPr>
        <w:tc>
          <w:tcPr>
            <w:tcW w:w="885" w:type="dxa"/>
            <w:vAlign w:val="center"/>
          </w:tcPr>
          <w:p w14:paraId="7C2ED4DB" w14:textId="3525D0F9" w:rsidR="001D3EB5" w:rsidRDefault="003F63B5" w:rsidP="757DACCB">
            <w:pPr>
              <w:pStyle w:val="TableParagraph"/>
              <w:spacing w:line="244" w:lineRule="exact"/>
              <w:ind w:left="105"/>
              <w:jc w:val="center"/>
            </w:pPr>
            <w:r>
              <w:t>2.</w:t>
            </w:r>
            <w:r w:rsidR="55A6E850">
              <w:t> </w:t>
            </w:r>
          </w:p>
        </w:tc>
        <w:tc>
          <w:tcPr>
            <w:tcW w:w="2367" w:type="dxa"/>
            <w:vAlign w:val="center"/>
          </w:tcPr>
          <w:p w14:paraId="7C2ED4DC" w14:textId="06CEB2CF" w:rsidR="001D3EB5" w:rsidRDefault="003F63B5" w:rsidP="757DACCB">
            <w:pPr>
              <w:pStyle w:val="TableParagraph"/>
              <w:spacing w:line="278" w:lineRule="auto"/>
              <w:ind w:left="104" w:right="168"/>
            </w:pPr>
            <w:r>
              <w:t xml:space="preserve">Close the app completely </w:t>
            </w:r>
            <w:r w:rsidR="55A6E850">
              <w:t xml:space="preserve">(force close) </w:t>
            </w:r>
            <w:r>
              <w:t xml:space="preserve">on both </w:t>
            </w:r>
            <w:r w:rsidR="55A6E850">
              <w:t xml:space="preserve">User A and User B </w:t>
            </w:r>
            <w:r>
              <w:t>devices.</w:t>
            </w:r>
          </w:p>
        </w:tc>
        <w:tc>
          <w:tcPr>
            <w:tcW w:w="2193" w:type="dxa"/>
            <w:tcBorders>
              <w:right w:val="single" w:sz="6" w:space="0" w:color="000000" w:themeColor="text1"/>
            </w:tcBorders>
            <w:vAlign w:val="center"/>
          </w:tcPr>
          <w:p w14:paraId="7C2ED4DD" w14:textId="42AE5437" w:rsidR="001D3EB5" w:rsidRDefault="55A6E850" w:rsidP="757DACCB">
            <w:pPr>
              <w:pStyle w:val="TableParagraph"/>
              <w:spacing w:line="278" w:lineRule="auto"/>
              <w:ind w:left="104" w:right="145"/>
            </w:pPr>
            <w:r>
              <w:t>App session ends, message data saved to persistent storage.</w:t>
            </w:r>
          </w:p>
        </w:tc>
        <w:tc>
          <w:tcPr>
            <w:tcW w:w="1380" w:type="dxa"/>
            <w:tcBorders>
              <w:left w:val="single" w:sz="6" w:space="0" w:color="000000" w:themeColor="text1"/>
            </w:tcBorders>
          </w:tcPr>
          <w:p w14:paraId="7C2ED4DE" w14:textId="6895438A" w:rsidR="001D3EB5" w:rsidRDefault="001D3EB5">
            <w:pPr>
              <w:pStyle w:val="TableParagraph"/>
              <w:spacing w:line="280" w:lineRule="auto"/>
              <w:ind w:left="108" w:right="262"/>
            </w:pPr>
          </w:p>
        </w:tc>
        <w:tc>
          <w:tcPr>
            <w:tcW w:w="734" w:type="dxa"/>
          </w:tcPr>
          <w:p w14:paraId="7C2ED4DF" w14:textId="302723CD" w:rsidR="001D3EB5" w:rsidRDefault="001D3EB5">
            <w:pPr>
              <w:pStyle w:val="TableParagraph"/>
              <w:spacing w:line="244" w:lineRule="exact"/>
              <w:ind w:left="103"/>
            </w:pPr>
          </w:p>
        </w:tc>
        <w:tc>
          <w:tcPr>
            <w:tcW w:w="1821" w:type="dxa"/>
          </w:tcPr>
          <w:p w14:paraId="7C2ED4E0" w14:textId="77777777" w:rsidR="001D3EB5" w:rsidRDefault="001D3EB5">
            <w:pPr>
              <w:pStyle w:val="TableParagraph"/>
            </w:pPr>
          </w:p>
        </w:tc>
      </w:tr>
      <w:tr w:rsidR="002D55C1" w14:paraId="76F7BB3A" w14:textId="77777777" w:rsidTr="757DACCB">
        <w:trPr>
          <w:trHeight w:val="1756"/>
        </w:trPr>
        <w:tc>
          <w:tcPr>
            <w:tcW w:w="885" w:type="dxa"/>
            <w:vAlign w:val="center"/>
          </w:tcPr>
          <w:p w14:paraId="6FD109C2" w14:textId="34E1917B" w:rsidR="002D55C1" w:rsidRDefault="55A6E850" w:rsidP="757DACCB">
            <w:pPr>
              <w:pStyle w:val="TableParagraph"/>
              <w:spacing w:line="244" w:lineRule="exact"/>
              <w:ind w:left="105"/>
              <w:jc w:val="center"/>
            </w:pPr>
            <w:r>
              <w:t>3.</w:t>
            </w:r>
          </w:p>
        </w:tc>
        <w:tc>
          <w:tcPr>
            <w:tcW w:w="2367" w:type="dxa"/>
            <w:vAlign w:val="center"/>
          </w:tcPr>
          <w:p w14:paraId="4170470C" w14:textId="4C96EACF" w:rsidR="002D55C1" w:rsidRDefault="55A6E850" w:rsidP="757DACCB">
            <w:pPr>
              <w:pStyle w:val="TableParagraph"/>
              <w:spacing w:line="278" w:lineRule="auto"/>
              <w:ind w:left="104" w:right="168"/>
            </w:pPr>
            <w:r>
              <w:t>Reopen the app on both devices and log in again.</w:t>
            </w:r>
          </w:p>
        </w:tc>
        <w:tc>
          <w:tcPr>
            <w:tcW w:w="2193" w:type="dxa"/>
            <w:tcBorders>
              <w:right w:val="single" w:sz="6" w:space="0" w:color="000000" w:themeColor="text1"/>
            </w:tcBorders>
            <w:vAlign w:val="center"/>
          </w:tcPr>
          <w:p w14:paraId="0B625CAC" w14:textId="54BAD9D8" w:rsidR="002D55C1" w:rsidRDefault="55A6E850" w:rsidP="757DACCB">
            <w:pPr>
              <w:pStyle w:val="TableParagraph"/>
              <w:spacing w:line="278" w:lineRule="auto"/>
              <w:ind w:left="104" w:right="145"/>
            </w:pPr>
            <w:r>
              <w:t>Conversation history, including the last sent message, is still present on both sides (REQ-5.8.1.3.5).</w:t>
            </w:r>
          </w:p>
        </w:tc>
        <w:tc>
          <w:tcPr>
            <w:tcW w:w="1380" w:type="dxa"/>
            <w:tcBorders>
              <w:left w:val="single" w:sz="6" w:space="0" w:color="000000" w:themeColor="text1"/>
            </w:tcBorders>
          </w:tcPr>
          <w:p w14:paraId="5789E6A2" w14:textId="77777777" w:rsidR="002D55C1" w:rsidRDefault="002D55C1" w:rsidP="002D55C1">
            <w:pPr>
              <w:pStyle w:val="TableParagraph"/>
              <w:spacing w:line="280" w:lineRule="auto"/>
              <w:ind w:left="108" w:right="262"/>
            </w:pPr>
          </w:p>
        </w:tc>
        <w:tc>
          <w:tcPr>
            <w:tcW w:w="734" w:type="dxa"/>
          </w:tcPr>
          <w:p w14:paraId="6061BEE0" w14:textId="77777777" w:rsidR="002D55C1" w:rsidRDefault="002D55C1" w:rsidP="002D55C1">
            <w:pPr>
              <w:pStyle w:val="TableParagraph"/>
              <w:spacing w:line="244" w:lineRule="exact"/>
              <w:ind w:left="103"/>
            </w:pPr>
          </w:p>
        </w:tc>
        <w:tc>
          <w:tcPr>
            <w:tcW w:w="1821" w:type="dxa"/>
          </w:tcPr>
          <w:p w14:paraId="20E4720A" w14:textId="77777777" w:rsidR="002D55C1" w:rsidRDefault="002D55C1" w:rsidP="002D55C1">
            <w:pPr>
              <w:pStyle w:val="TableParagraph"/>
            </w:pPr>
          </w:p>
        </w:tc>
      </w:tr>
      <w:tr w:rsidR="002D55C1" w14:paraId="74F1E045" w14:textId="77777777" w:rsidTr="757DACCB">
        <w:trPr>
          <w:trHeight w:val="1756"/>
        </w:trPr>
        <w:tc>
          <w:tcPr>
            <w:tcW w:w="885" w:type="dxa"/>
            <w:vAlign w:val="center"/>
          </w:tcPr>
          <w:p w14:paraId="18D698DC" w14:textId="1F441AB9" w:rsidR="002D55C1" w:rsidRDefault="55A6E850" w:rsidP="757DACCB">
            <w:pPr>
              <w:pStyle w:val="TableParagraph"/>
              <w:spacing w:line="244" w:lineRule="exact"/>
              <w:ind w:left="105"/>
              <w:jc w:val="center"/>
            </w:pPr>
            <w:r>
              <w:t>4.</w:t>
            </w:r>
          </w:p>
        </w:tc>
        <w:tc>
          <w:tcPr>
            <w:tcW w:w="2367" w:type="dxa"/>
            <w:vAlign w:val="center"/>
          </w:tcPr>
          <w:p w14:paraId="7BB2DBE7" w14:textId="12C1EA3A" w:rsidR="002D55C1" w:rsidRDefault="55A6E850" w:rsidP="757DACCB">
            <w:pPr>
              <w:pStyle w:val="TableParagraph"/>
              <w:spacing w:line="278" w:lineRule="auto"/>
              <w:ind w:left="104" w:right="168"/>
            </w:pPr>
            <w:r>
              <w:t>Verify timestamps and sender metadata on reloaded conversation.</w:t>
            </w:r>
          </w:p>
        </w:tc>
        <w:tc>
          <w:tcPr>
            <w:tcW w:w="2193" w:type="dxa"/>
            <w:tcBorders>
              <w:right w:val="single" w:sz="6" w:space="0" w:color="000000" w:themeColor="text1"/>
            </w:tcBorders>
            <w:vAlign w:val="center"/>
          </w:tcPr>
          <w:p w14:paraId="17AB1EA9" w14:textId="34435D55" w:rsidR="002D55C1" w:rsidRDefault="55A6E850" w:rsidP="757DACCB">
            <w:pPr>
              <w:pStyle w:val="TableParagraph"/>
              <w:spacing w:line="278" w:lineRule="auto"/>
              <w:ind w:left="104" w:right="145"/>
            </w:pPr>
            <w:r>
              <w:t>Message retains correct timestamp and sender info after restart.</w:t>
            </w:r>
          </w:p>
        </w:tc>
        <w:tc>
          <w:tcPr>
            <w:tcW w:w="1380" w:type="dxa"/>
            <w:tcBorders>
              <w:left w:val="single" w:sz="6" w:space="0" w:color="000000" w:themeColor="text1"/>
            </w:tcBorders>
          </w:tcPr>
          <w:p w14:paraId="1AC4090C" w14:textId="77777777" w:rsidR="002D55C1" w:rsidRDefault="002D55C1" w:rsidP="002D55C1">
            <w:pPr>
              <w:pStyle w:val="TableParagraph"/>
              <w:spacing w:line="280" w:lineRule="auto"/>
              <w:ind w:left="108" w:right="262"/>
            </w:pPr>
          </w:p>
        </w:tc>
        <w:tc>
          <w:tcPr>
            <w:tcW w:w="734" w:type="dxa"/>
          </w:tcPr>
          <w:p w14:paraId="6D9BC80E" w14:textId="77777777" w:rsidR="002D55C1" w:rsidRDefault="002D55C1" w:rsidP="002D55C1">
            <w:pPr>
              <w:pStyle w:val="TableParagraph"/>
              <w:spacing w:line="244" w:lineRule="exact"/>
              <w:ind w:left="103"/>
            </w:pPr>
          </w:p>
        </w:tc>
        <w:tc>
          <w:tcPr>
            <w:tcW w:w="1821" w:type="dxa"/>
          </w:tcPr>
          <w:p w14:paraId="0C56B1DB" w14:textId="77777777" w:rsidR="002D55C1" w:rsidRDefault="002D55C1" w:rsidP="002D55C1">
            <w:pPr>
              <w:pStyle w:val="TableParagraph"/>
            </w:pPr>
          </w:p>
        </w:tc>
      </w:tr>
      <w:tr w:rsidR="002D55C1" w14:paraId="0098BBE1" w14:textId="77777777" w:rsidTr="757DACCB">
        <w:trPr>
          <w:trHeight w:val="1756"/>
        </w:trPr>
        <w:tc>
          <w:tcPr>
            <w:tcW w:w="885" w:type="dxa"/>
            <w:vAlign w:val="center"/>
          </w:tcPr>
          <w:p w14:paraId="435D3DD9" w14:textId="17604A71" w:rsidR="002D55C1" w:rsidRDefault="55A6E850" w:rsidP="757DACCB">
            <w:pPr>
              <w:pStyle w:val="TableParagraph"/>
              <w:spacing w:line="244" w:lineRule="exact"/>
              <w:ind w:left="105"/>
              <w:jc w:val="center"/>
            </w:pPr>
            <w:r>
              <w:t>5.</w:t>
            </w:r>
          </w:p>
        </w:tc>
        <w:tc>
          <w:tcPr>
            <w:tcW w:w="2367" w:type="dxa"/>
            <w:vAlign w:val="center"/>
          </w:tcPr>
          <w:p w14:paraId="6B1A8E56" w14:textId="64148C3E" w:rsidR="002D55C1" w:rsidRDefault="55A6E850" w:rsidP="757DACCB">
            <w:pPr>
              <w:pStyle w:val="TableParagraph"/>
              <w:spacing w:line="278" w:lineRule="auto"/>
              <w:ind w:left="104" w:right="168"/>
            </w:pPr>
            <w:r>
              <w:t>Edge case: Restart device(s), then reopen the app.</w:t>
            </w:r>
          </w:p>
        </w:tc>
        <w:tc>
          <w:tcPr>
            <w:tcW w:w="2193" w:type="dxa"/>
            <w:tcBorders>
              <w:right w:val="single" w:sz="6" w:space="0" w:color="000000" w:themeColor="text1"/>
            </w:tcBorders>
            <w:vAlign w:val="center"/>
          </w:tcPr>
          <w:p w14:paraId="74D377A5" w14:textId="03551366" w:rsidR="002D55C1" w:rsidRDefault="55A6E850" w:rsidP="757DACCB">
            <w:pPr>
              <w:pStyle w:val="TableParagraph"/>
              <w:spacing w:line="278" w:lineRule="auto"/>
              <w:ind w:left="104" w:right="145"/>
            </w:pPr>
            <w:r>
              <w:t>Conversation history is still intact and synced after full device restart.</w:t>
            </w:r>
          </w:p>
        </w:tc>
        <w:tc>
          <w:tcPr>
            <w:tcW w:w="1380" w:type="dxa"/>
            <w:tcBorders>
              <w:left w:val="single" w:sz="6" w:space="0" w:color="000000" w:themeColor="text1"/>
            </w:tcBorders>
          </w:tcPr>
          <w:p w14:paraId="6FA1DF43" w14:textId="77777777" w:rsidR="002D55C1" w:rsidRDefault="002D55C1" w:rsidP="002D55C1">
            <w:pPr>
              <w:pStyle w:val="TableParagraph"/>
              <w:spacing w:line="280" w:lineRule="auto"/>
              <w:ind w:left="108" w:right="262"/>
            </w:pPr>
          </w:p>
        </w:tc>
        <w:tc>
          <w:tcPr>
            <w:tcW w:w="734" w:type="dxa"/>
          </w:tcPr>
          <w:p w14:paraId="2FFF03F4" w14:textId="77777777" w:rsidR="002D55C1" w:rsidRDefault="002D55C1" w:rsidP="002D55C1">
            <w:pPr>
              <w:pStyle w:val="TableParagraph"/>
              <w:spacing w:line="244" w:lineRule="exact"/>
              <w:ind w:left="103"/>
            </w:pPr>
          </w:p>
        </w:tc>
        <w:tc>
          <w:tcPr>
            <w:tcW w:w="1821" w:type="dxa"/>
          </w:tcPr>
          <w:p w14:paraId="65476FCB" w14:textId="77777777" w:rsidR="002D55C1" w:rsidRDefault="002D55C1" w:rsidP="002D55C1">
            <w:pPr>
              <w:pStyle w:val="TableParagraph"/>
            </w:pPr>
          </w:p>
        </w:tc>
      </w:tr>
      <w:tr w:rsidR="001D3EB5" w14:paraId="7C2ED4E3" w14:textId="77777777" w:rsidTr="757DACCB">
        <w:trPr>
          <w:trHeight w:val="551"/>
        </w:trPr>
        <w:tc>
          <w:tcPr>
            <w:tcW w:w="9380" w:type="dxa"/>
            <w:gridSpan w:val="6"/>
            <w:shd w:val="clear" w:color="auto" w:fill="ACACAC"/>
          </w:tcPr>
          <w:p w14:paraId="7C2ED4E2" w14:textId="77777777" w:rsidR="001D3EB5" w:rsidRDefault="003F63B5">
            <w:pPr>
              <w:pStyle w:val="TableParagraph"/>
              <w:spacing w:line="249" w:lineRule="exact"/>
              <w:ind w:left="105"/>
              <w:rPr>
                <w:b/>
              </w:rPr>
            </w:pPr>
            <w:r>
              <w:rPr>
                <w:b/>
              </w:rPr>
              <w:t>TC-6.4</w:t>
            </w:r>
            <w:r>
              <w:rPr>
                <w:b/>
                <w:spacing w:val="-5"/>
              </w:rPr>
              <w:t xml:space="preserve"> </w:t>
            </w:r>
            <w:r>
              <w:rPr>
                <w:b/>
              </w:rPr>
              <w:t>Audio and</w:t>
            </w:r>
            <w:r>
              <w:rPr>
                <w:b/>
                <w:spacing w:val="-7"/>
              </w:rPr>
              <w:t xml:space="preserve"> </w:t>
            </w:r>
            <w:r>
              <w:rPr>
                <w:b/>
              </w:rPr>
              <w:t>Video</w:t>
            </w:r>
            <w:r>
              <w:rPr>
                <w:b/>
                <w:spacing w:val="-3"/>
              </w:rPr>
              <w:t xml:space="preserve"> </w:t>
            </w:r>
            <w:r>
              <w:rPr>
                <w:b/>
              </w:rPr>
              <w:t>Calling</w:t>
            </w:r>
            <w:r>
              <w:rPr>
                <w:b/>
                <w:spacing w:val="-3"/>
              </w:rPr>
              <w:t xml:space="preserve"> </w:t>
            </w:r>
            <w:r>
              <w:rPr>
                <w:b/>
              </w:rPr>
              <w:t>–</w:t>
            </w:r>
            <w:r>
              <w:rPr>
                <w:b/>
                <w:spacing w:val="-5"/>
              </w:rPr>
              <w:t xml:space="preserve"> </w:t>
            </w:r>
            <w:r>
              <w:rPr>
                <w:b/>
              </w:rPr>
              <w:t>Initiate</w:t>
            </w:r>
            <w:r>
              <w:rPr>
                <w:b/>
                <w:spacing w:val="-2"/>
              </w:rPr>
              <w:t xml:space="preserve"> </w:t>
            </w:r>
            <w:r>
              <w:rPr>
                <w:b/>
              </w:rPr>
              <w:t>and</w:t>
            </w:r>
            <w:r>
              <w:rPr>
                <w:b/>
                <w:spacing w:val="-7"/>
              </w:rPr>
              <w:t xml:space="preserve"> </w:t>
            </w:r>
            <w:r>
              <w:rPr>
                <w:b/>
              </w:rPr>
              <w:t>Connect</w:t>
            </w:r>
            <w:r>
              <w:rPr>
                <w:b/>
                <w:spacing w:val="-6"/>
              </w:rPr>
              <w:t xml:space="preserve"> </w:t>
            </w:r>
            <w:r>
              <w:rPr>
                <w:b/>
              </w:rPr>
              <w:t>Audio</w:t>
            </w:r>
            <w:r>
              <w:rPr>
                <w:b/>
                <w:spacing w:val="-4"/>
              </w:rPr>
              <w:t xml:space="preserve"> Call</w:t>
            </w:r>
          </w:p>
        </w:tc>
      </w:tr>
      <w:tr w:rsidR="001D3EB5" w14:paraId="7C2ED4EA" w14:textId="77777777" w:rsidTr="757DACCB">
        <w:trPr>
          <w:trHeight w:val="2048"/>
        </w:trPr>
        <w:tc>
          <w:tcPr>
            <w:tcW w:w="885" w:type="dxa"/>
            <w:vAlign w:val="center"/>
          </w:tcPr>
          <w:p w14:paraId="7C2ED4E4" w14:textId="309C0323" w:rsidR="001D3EB5" w:rsidRDefault="003F63B5" w:rsidP="757DACCB">
            <w:pPr>
              <w:pStyle w:val="TableParagraph"/>
              <w:spacing w:line="249" w:lineRule="exact"/>
              <w:ind w:left="105"/>
              <w:jc w:val="center"/>
            </w:pPr>
            <w:r>
              <w:t>1.</w:t>
            </w:r>
          </w:p>
        </w:tc>
        <w:tc>
          <w:tcPr>
            <w:tcW w:w="2367" w:type="dxa"/>
            <w:vAlign w:val="center"/>
          </w:tcPr>
          <w:p w14:paraId="7C2ED4E5" w14:textId="6C312284" w:rsidR="001D3EB5" w:rsidRDefault="1B24EAA7" w:rsidP="757DACCB">
            <w:pPr>
              <w:pStyle w:val="TableParagraph"/>
              <w:spacing w:line="278" w:lineRule="auto"/>
              <w:ind w:left="104" w:right="168"/>
            </w:pPr>
            <w:r>
              <w:t xml:space="preserve"> </w:t>
            </w:r>
            <w:r w:rsidR="003F63B5">
              <w:t>On User A’s device (e.g</w:t>
            </w:r>
            <w:r>
              <w:t>.,</w:t>
            </w:r>
            <w:r w:rsidR="003F63B5">
              <w:t xml:space="preserve"> patient), open User B’s (caregiver) profile or chat</w:t>
            </w:r>
            <w:r>
              <w:t xml:space="preserve"> and tap the Audio Call icon.</w:t>
            </w:r>
          </w:p>
        </w:tc>
        <w:tc>
          <w:tcPr>
            <w:tcW w:w="2193" w:type="dxa"/>
            <w:vAlign w:val="center"/>
          </w:tcPr>
          <w:p w14:paraId="7C2ED4E6" w14:textId="340602C3" w:rsidR="001D3EB5" w:rsidRDefault="003F63B5" w:rsidP="757DACCB">
            <w:pPr>
              <w:pStyle w:val="TableParagraph"/>
              <w:spacing w:line="278" w:lineRule="auto"/>
              <w:ind w:left="104" w:right="253"/>
            </w:pPr>
            <w:r>
              <w:t>An outgoing audio call is placed; User B’s device shows an incoming call alert</w:t>
            </w:r>
            <w:r w:rsidR="1B24EAA7">
              <w:t xml:space="preserve"> (with ringtone/vibration per system settings).</w:t>
            </w:r>
          </w:p>
        </w:tc>
        <w:tc>
          <w:tcPr>
            <w:tcW w:w="1380" w:type="dxa"/>
          </w:tcPr>
          <w:p w14:paraId="7C2ED4E7" w14:textId="65A4C063" w:rsidR="001D3EB5" w:rsidRDefault="0039758C">
            <w:pPr>
              <w:pStyle w:val="TableParagraph"/>
              <w:spacing w:line="278" w:lineRule="auto"/>
              <w:ind w:left="100" w:right="81"/>
            </w:pPr>
            <w:r w:rsidRPr="004D1424">
              <w:t> </w:t>
            </w:r>
          </w:p>
        </w:tc>
        <w:tc>
          <w:tcPr>
            <w:tcW w:w="734" w:type="dxa"/>
          </w:tcPr>
          <w:p w14:paraId="7C2ED4E8" w14:textId="7C759617" w:rsidR="001D3EB5" w:rsidRDefault="0039758C">
            <w:pPr>
              <w:pStyle w:val="TableParagraph"/>
              <w:spacing w:line="249" w:lineRule="exact"/>
              <w:ind w:left="103"/>
            </w:pPr>
            <w:r w:rsidRPr="004D1424">
              <w:t> </w:t>
            </w:r>
          </w:p>
        </w:tc>
        <w:tc>
          <w:tcPr>
            <w:tcW w:w="1821" w:type="dxa"/>
          </w:tcPr>
          <w:p w14:paraId="7C2ED4E9" w14:textId="68CB3E7A" w:rsidR="001D3EB5" w:rsidRDefault="001D3EB5">
            <w:pPr>
              <w:pStyle w:val="TableParagraph"/>
              <w:spacing w:line="278" w:lineRule="auto"/>
              <w:ind w:left="103" w:right="140"/>
            </w:pPr>
          </w:p>
        </w:tc>
      </w:tr>
    </w:tbl>
    <w:p w14:paraId="7C2ED4EB" w14:textId="77777777" w:rsidR="001D3EB5" w:rsidRDefault="001D3EB5">
      <w:pPr>
        <w:pStyle w:val="TableParagraph"/>
        <w:spacing w:line="278" w:lineRule="auto"/>
        <w:sectPr w:rsidR="001D3EB5">
          <w:footerReference w:type="default" r:id="rId90"/>
          <w:headerReference w:type="first" r:id="rId91"/>
          <w:footerReference w:type="first" r:id="rId92"/>
          <w:pgSz w:w="12240" w:h="15840"/>
          <w:pgMar w:top="1320" w:right="720" w:bottom="280" w:left="1440" w:header="723" w:footer="0" w:gutter="0"/>
          <w:cols w:space="720"/>
        </w:sectPr>
      </w:pPr>
    </w:p>
    <w:p w14:paraId="7C2ED4EC" w14:textId="77777777" w:rsidR="001D3EB5" w:rsidRDefault="001D3EB5">
      <w:pPr>
        <w:pStyle w:val="BodyText"/>
        <w:spacing w:before="8" w:after="1"/>
        <w:rPr>
          <w:sz w:val="8"/>
        </w:rPr>
      </w:pPr>
    </w:p>
    <w:tbl>
      <w:tblPr>
        <w:tblW w:w="9380"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885"/>
        <w:gridCol w:w="2367"/>
        <w:gridCol w:w="2194"/>
        <w:gridCol w:w="1155"/>
        <w:gridCol w:w="1396"/>
        <w:gridCol w:w="1383"/>
      </w:tblGrid>
      <w:tr w:rsidR="001D3EB5" w14:paraId="7C2ED4FA" w14:textId="77777777" w:rsidTr="757DACCB">
        <w:trPr>
          <w:trHeight w:val="1458"/>
        </w:trPr>
        <w:tc>
          <w:tcPr>
            <w:tcW w:w="885" w:type="dxa"/>
            <w:vAlign w:val="center"/>
          </w:tcPr>
          <w:p w14:paraId="7C2ED4F4" w14:textId="2DC6C8DB" w:rsidR="001D3EB5" w:rsidRDefault="6248004B" w:rsidP="757DACCB">
            <w:pPr>
              <w:pStyle w:val="TableParagraph"/>
              <w:spacing w:line="244" w:lineRule="exact"/>
              <w:ind w:left="105"/>
              <w:jc w:val="center"/>
            </w:pPr>
            <w:r>
              <w:t> </w:t>
            </w:r>
            <w:r w:rsidR="003F63B5">
              <w:t>2.</w:t>
            </w:r>
          </w:p>
        </w:tc>
        <w:tc>
          <w:tcPr>
            <w:tcW w:w="2367" w:type="dxa"/>
          </w:tcPr>
          <w:p w14:paraId="7C2ED4F5" w14:textId="3E1441A4" w:rsidR="001D3EB5" w:rsidRDefault="003F63B5">
            <w:pPr>
              <w:pStyle w:val="TableParagraph"/>
              <w:spacing w:line="278" w:lineRule="auto"/>
              <w:ind w:left="104" w:right="224"/>
            </w:pPr>
            <w:r>
              <w:t>On User B’s device, tap Accept</w:t>
            </w:r>
            <w:r w:rsidRPr="004B2E1C">
              <w:t xml:space="preserve"> </w:t>
            </w:r>
            <w:r>
              <w:t>on</w:t>
            </w:r>
            <w:r w:rsidRPr="004B2E1C">
              <w:t xml:space="preserve"> </w:t>
            </w:r>
            <w:r>
              <w:t>the call alert.</w:t>
            </w:r>
          </w:p>
        </w:tc>
        <w:tc>
          <w:tcPr>
            <w:tcW w:w="2194" w:type="dxa"/>
          </w:tcPr>
          <w:p w14:paraId="7C2ED4F6" w14:textId="2A270061" w:rsidR="001D3EB5" w:rsidRDefault="00C26299">
            <w:pPr>
              <w:pStyle w:val="TableParagraph"/>
              <w:spacing w:line="278" w:lineRule="auto"/>
              <w:ind w:left="104" w:right="233"/>
            </w:pPr>
            <w:r w:rsidRPr="004D1424">
              <w:t> </w:t>
            </w:r>
            <w:r w:rsidR="003F63B5">
              <w:t>The audio call connects; both</w:t>
            </w:r>
            <w:r w:rsidR="003F63B5" w:rsidRPr="005863A6">
              <w:t xml:space="preserve"> </w:t>
            </w:r>
            <w:r w:rsidR="003F63B5">
              <w:t>users can hear each other (REQ-5.8.2.3.1).</w:t>
            </w:r>
          </w:p>
        </w:tc>
        <w:tc>
          <w:tcPr>
            <w:tcW w:w="1155" w:type="dxa"/>
          </w:tcPr>
          <w:p w14:paraId="7C2ED4F7" w14:textId="35464DE0" w:rsidR="001D3EB5" w:rsidRDefault="00C26299">
            <w:pPr>
              <w:pStyle w:val="TableParagraph"/>
              <w:spacing w:line="278" w:lineRule="auto"/>
              <w:ind w:left="99" w:right="171"/>
            </w:pPr>
            <w:r w:rsidRPr="004D1424">
              <w:t> </w:t>
            </w:r>
          </w:p>
        </w:tc>
        <w:tc>
          <w:tcPr>
            <w:tcW w:w="1396" w:type="dxa"/>
          </w:tcPr>
          <w:p w14:paraId="7C2ED4F8" w14:textId="65264C89" w:rsidR="001D3EB5" w:rsidRDefault="00C26299">
            <w:pPr>
              <w:pStyle w:val="TableParagraph"/>
              <w:spacing w:line="244" w:lineRule="exact"/>
              <w:ind w:left="103"/>
            </w:pPr>
            <w:r w:rsidRPr="004D1424">
              <w:t> </w:t>
            </w:r>
          </w:p>
        </w:tc>
        <w:tc>
          <w:tcPr>
            <w:tcW w:w="1383" w:type="dxa"/>
          </w:tcPr>
          <w:p w14:paraId="7C2ED4F9" w14:textId="09530C86" w:rsidR="001D3EB5" w:rsidRDefault="00C26299">
            <w:pPr>
              <w:pStyle w:val="TableParagraph"/>
              <w:spacing w:line="278" w:lineRule="auto"/>
              <w:ind w:left="103" w:right="382"/>
            </w:pPr>
            <w:r w:rsidRPr="004D1424">
              <w:t> </w:t>
            </w:r>
          </w:p>
        </w:tc>
      </w:tr>
      <w:tr w:rsidR="001D3EB5" w14:paraId="7C2ED501" w14:textId="77777777" w:rsidTr="757DACCB">
        <w:trPr>
          <w:trHeight w:val="1458"/>
        </w:trPr>
        <w:tc>
          <w:tcPr>
            <w:tcW w:w="885" w:type="dxa"/>
            <w:vAlign w:val="center"/>
          </w:tcPr>
          <w:p w14:paraId="7C2ED4FB" w14:textId="5214219B" w:rsidR="001D3EB5" w:rsidRDefault="6248004B" w:rsidP="757DACCB">
            <w:pPr>
              <w:pStyle w:val="TableParagraph"/>
              <w:spacing w:line="244" w:lineRule="exact"/>
              <w:ind w:left="105"/>
              <w:jc w:val="center"/>
            </w:pPr>
            <w:r>
              <w:t> </w:t>
            </w:r>
            <w:r w:rsidR="003F63B5">
              <w:t>3.</w:t>
            </w:r>
          </w:p>
        </w:tc>
        <w:tc>
          <w:tcPr>
            <w:tcW w:w="2367" w:type="dxa"/>
          </w:tcPr>
          <w:p w14:paraId="7C2ED4FC" w14:textId="695A2899" w:rsidR="001D3EB5" w:rsidRDefault="00C26299">
            <w:pPr>
              <w:pStyle w:val="TableParagraph"/>
              <w:spacing w:line="278" w:lineRule="auto"/>
              <w:ind w:left="104" w:right="152"/>
            </w:pPr>
            <w:r w:rsidRPr="005863A6">
              <w:t>Verify call status indicators (e.g., “Connected,” call timer).</w:t>
            </w:r>
          </w:p>
        </w:tc>
        <w:tc>
          <w:tcPr>
            <w:tcW w:w="2194" w:type="dxa"/>
          </w:tcPr>
          <w:p w14:paraId="7C2ED4FD" w14:textId="42D467FF" w:rsidR="001D3EB5" w:rsidRDefault="00C26299">
            <w:pPr>
              <w:pStyle w:val="TableParagraph"/>
              <w:spacing w:line="283" w:lineRule="auto"/>
              <w:ind w:left="104"/>
            </w:pPr>
            <w:r w:rsidRPr="007E69D7">
              <w:t>Call UI updates to show connection status and timer.</w:t>
            </w:r>
          </w:p>
        </w:tc>
        <w:tc>
          <w:tcPr>
            <w:tcW w:w="1155" w:type="dxa"/>
          </w:tcPr>
          <w:p w14:paraId="7C2ED4FE" w14:textId="69A6897C" w:rsidR="001D3EB5" w:rsidRDefault="00C26299">
            <w:pPr>
              <w:pStyle w:val="TableParagraph"/>
              <w:spacing w:line="283" w:lineRule="auto"/>
              <w:ind w:left="99" w:right="171"/>
            </w:pPr>
            <w:r w:rsidRPr="004D1424">
              <w:t> </w:t>
            </w:r>
          </w:p>
        </w:tc>
        <w:tc>
          <w:tcPr>
            <w:tcW w:w="1396" w:type="dxa"/>
          </w:tcPr>
          <w:p w14:paraId="7C2ED4FF" w14:textId="34F550CF" w:rsidR="001D3EB5" w:rsidRDefault="00C26299">
            <w:pPr>
              <w:pStyle w:val="TableParagraph"/>
              <w:spacing w:line="244" w:lineRule="exact"/>
              <w:ind w:left="103"/>
            </w:pPr>
            <w:r w:rsidRPr="004D1424">
              <w:t> </w:t>
            </w:r>
          </w:p>
        </w:tc>
        <w:tc>
          <w:tcPr>
            <w:tcW w:w="1383" w:type="dxa"/>
          </w:tcPr>
          <w:p w14:paraId="7C2ED500" w14:textId="4229EB38" w:rsidR="001D3EB5" w:rsidRDefault="00C26299">
            <w:pPr>
              <w:pStyle w:val="TableParagraph"/>
              <w:spacing w:line="283" w:lineRule="auto"/>
              <w:ind w:left="103" w:right="382"/>
            </w:pPr>
            <w:r w:rsidRPr="004D1424">
              <w:t> </w:t>
            </w:r>
          </w:p>
        </w:tc>
      </w:tr>
      <w:tr w:rsidR="00667D17" w14:paraId="2BD7B2F3" w14:textId="77777777" w:rsidTr="757DACCB">
        <w:trPr>
          <w:trHeight w:val="1458"/>
        </w:trPr>
        <w:tc>
          <w:tcPr>
            <w:tcW w:w="885" w:type="dxa"/>
            <w:vAlign w:val="center"/>
          </w:tcPr>
          <w:p w14:paraId="3D07CAFE" w14:textId="5D318AE6" w:rsidR="00667D17" w:rsidRDefault="6248004B" w:rsidP="757DACCB">
            <w:pPr>
              <w:pStyle w:val="TableParagraph"/>
              <w:spacing w:line="244" w:lineRule="exact"/>
              <w:ind w:left="105"/>
              <w:jc w:val="center"/>
            </w:pPr>
            <w:r>
              <w:t> 4.</w:t>
            </w:r>
          </w:p>
        </w:tc>
        <w:tc>
          <w:tcPr>
            <w:tcW w:w="2367" w:type="dxa"/>
          </w:tcPr>
          <w:p w14:paraId="6F035327" w14:textId="50AA854D" w:rsidR="00667D17" w:rsidRDefault="00C26299">
            <w:pPr>
              <w:pStyle w:val="TableParagraph"/>
              <w:spacing w:line="278" w:lineRule="auto"/>
              <w:ind w:left="104" w:right="152"/>
            </w:pPr>
            <w:r w:rsidRPr="004B2E1C">
              <w:t>Verify that an End Call button is visible on both devices.</w:t>
            </w:r>
          </w:p>
        </w:tc>
        <w:tc>
          <w:tcPr>
            <w:tcW w:w="2194" w:type="dxa"/>
          </w:tcPr>
          <w:p w14:paraId="6D99FA0C" w14:textId="38C8BC75" w:rsidR="00667D17" w:rsidRDefault="00C26299">
            <w:pPr>
              <w:pStyle w:val="TableParagraph"/>
              <w:spacing w:line="283" w:lineRule="auto"/>
              <w:ind w:left="104"/>
            </w:pPr>
            <w:r w:rsidRPr="007E69D7">
              <w:t>Users can end the call by tapping it.</w:t>
            </w:r>
          </w:p>
        </w:tc>
        <w:tc>
          <w:tcPr>
            <w:tcW w:w="1155" w:type="dxa"/>
          </w:tcPr>
          <w:p w14:paraId="471A9A5E" w14:textId="07F2940C" w:rsidR="00667D17" w:rsidRDefault="00C26299">
            <w:pPr>
              <w:pStyle w:val="TableParagraph"/>
              <w:spacing w:line="283" w:lineRule="auto"/>
              <w:ind w:left="99" w:right="171"/>
            </w:pPr>
            <w:r w:rsidRPr="004D1424">
              <w:t> </w:t>
            </w:r>
          </w:p>
        </w:tc>
        <w:tc>
          <w:tcPr>
            <w:tcW w:w="1396" w:type="dxa"/>
          </w:tcPr>
          <w:p w14:paraId="62A0D34D" w14:textId="0026450A" w:rsidR="00667D17" w:rsidRDefault="00C26299">
            <w:pPr>
              <w:pStyle w:val="TableParagraph"/>
              <w:spacing w:line="244" w:lineRule="exact"/>
              <w:ind w:left="103"/>
            </w:pPr>
            <w:r w:rsidRPr="004D1424">
              <w:t> </w:t>
            </w:r>
          </w:p>
        </w:tc>
        <w:tc>
          <w:tcPr>
            <w:tcW w:w="1383" w:type="dxa"/>
          </w:tcPr>
          <w:p w14:paraId="4ED711EE" w14:textId="57333858" w:rsidR="00667D17" w:rsidRDefault="00C26299">
            <w:pPr>
              <w:pStyle w:val="TableParagraph"/>
              <w:spacing w:line="283" w:lineRule="auto"/>
              <w:ind w:left="103" w:right="382"/>
            </w:pPr>
            <w:r w:rsidRPr="004D1424">
              <w:t> </w:t>
            </w:r>
          </w:p>
        </w:tc>
      </w:tr>
      <w:tr w:rsidR="00667D17" w14:paraId="1E1374FD" w14:textId="77777777" w:rsidTr="757DACCB">
        <w:trPr>
          <w:trHeight w:val="1458"/>
        </w:trPr>
        <w:tc>
          <w:tcPr>
            <w:tcW w:w="885" w:type="dxa"/>
            <w:vAlign w:val="center"/>
          </w:tcPr>
          <w:p w14:paraId="3B7162AB" w14:textId="63056C26" w:rsidR="00667D17" w:rsidRDefault="6248004B" w:rsidP="757DACCB">
            <w:pPr>
              <w:pStyle w:val="TableParagraph"/>
              <w:spacing w:line="244" w:lineRule="exact"/>
              <w:ind w:left="105"/>
              <w:jc w:val="center"/>
            </w:pPr>
            <w:r>
              <w:t>5.</w:t>
            </w:r>
          </w:p>
        </w:tc>
        <w:tc>
          <w:tcPr>
            <w:tcW w:w="2367" w:type="dxa"/>
          </w:tcPr>
          <w:p w14:paraId="07E30FC5" w14:textId="6212D069" w:rsidR="00667D17" w:rsidRDefault="00C26299">
            <w:pPr>
              <w:pStyle w:val="TableParagraph"/>
              <w:spacing w:line="278" w:lineRule="auto"/>
              <w:ind w:left="104" w:right="152"/>
            </w:pPr>
            <w:r w:rsidRPr="004B2E1C">
              <w:t>On User A’s device, tap End Call.</w:t>
            </w:r>
          </w:p>
        </w:tc>
        <w:tc>
          <w:tcPr>
            <w:tcW w:w="2194" w:type="dxa"/>
          </w:tcPr>
          <w:p w14:paraId="2CE09D48" w14:textId="06D2277C" w:rsidR="00667D17" w:rsidRDefault="00C26299">
            <w:pPr>
              <w:pStyle w:val="TableParagraph"/>
              <w:spacing w:line="283" w:lineRule="auto"/>
              <w:ind w:left="104"/>
            </w:pPr>
            <w:r w:rsidRPr="002A6A35">
              <w:t>Call terminates on both devices; UI returns to chat screen.</w:t>
            </w:r>
          </w:p>
        </w:tc>
        <w:tc>
          <w:tcPr>
            <w:tcW w:w="1155" w:type="dxa"/>
          </w:tcPr>
          <w:p w14:paraId="3FFEAD25" w14:textId="77777777" w:rsidR="00667D17" w:rsidRDefault="00667D17">
            <w:pPr>
              <w:pStyle w:val="TableParagraph"/>
              <w:spacing w:line="283" w:lineRule="auto"/>
              <w:ind w:left="99" w:right="171"/>
            </w:pPr>
          </w:p>
        </w:tc>
        <w:tc>
          <w:tcPr>
            <w:tcW w:w="1396" w:type="dxa"/>
          </w:tcPr>
          <w:p w14:paraId="2845440D" w14:textId="77777777" w:rsidR="00667D17" w:rsidRDefault="00667D17">
            <w:pPr>
              <w:pStyle w:val="TableParagraph"/>
              <w:spacing w:line="244" w:lineRule="exact"/>
              <w:ind w:left="103"/>
            </w:pPr>
          </w:p>
        </w:tc>
        <w:tc>
          <w:tcPr>
            <w:tcW w:w="1383" w:type="dxa"/>
          </w:tcPr>
          <w:p w14:paraId="045077E0" w14:textId="77777777" w:rsidR="00667D17" w:rsidRDefault="00667D17">
            <w:pPr>
              <w:pStyle w:val="TableParagraph"/>
              <w:spacing w:line="283" w:lineRule="auto"/>
              <w:ind w:left="103" w:right="382"/>
            </w:pPr>
          </w:p>
        </w:tc>
      </w:tr>
      <w:tr w:rsidR="00667D17" w14:paraId="291CFE71" w14:textId="77777777" w:rsidTr="757DACCB">
        <w:trPr>
          <w:trHeight w:val="1458"/>
        </w:trPr>
        <w:tc>
          <w:tcPr>
            <w:tcW w:w="885" w:type="dxa"/>
            <w:vAlign w:val="center"/>
          </w:tcPr>
          <w:p w14:paraId="6B7BD29E" w14:textId="474183A2" w:rsidR="00667D17" w:rsidRDefault="6248004B" w:rsidP="757DACCB">
            <w:pPr>
              <w:pStyle w:val="TableParagraph"/>
              <w:spacing w:line="244" w:lineRule="exact"/>
              <w:ind w:left="105"/>
              <w:jc w:val="center"/>
            </w:pPr>
            <w:r>
              <w:t>6.</w:t>
            </w:r>
          </w:p>
        </w:tc>
        <w:tc>
          <w:tcPr>
            <w:tcW w:w="2367" w:type="dxa"/>
          </w:tcPr>
          <w:p w14:paraId="084BE6E5" w14:textId="3763B18C" w:rsidR="00667D17" w:rsidRDefault="00C26299">
            <w:pPr>
              <w:pStyle w:val="TableParagraph"/>
              <w:spacing w:line="278" w:lineRule="auto"/>
              <w:ind w:left="104" w:right="152"/>
            </w:pPr>
            <w:r w:rsidRPr="002A6A35">
              <w:t>Edge case: Reject the call on User B’s device instead of answering.</w:t>
            </w:r>
          </w:p>
        </w:tc>
        <w:tc>
          <w:tcPr>
            <w:tcW w:w="2194" w:type="dxa"/>
          </w:tcPr>
          <w:p w14:paraId="62E59D74" w14:textId="069F1D95" w:rsidR="00667D17" w:rsidRDefault="00C26299">
            <w:pPr>
              <w:pStyle w:val="TableParagraph"/>
              <w:spacing w:line="283" w:lineRule="auto"/>
              <w:ind w:left="104"/>
            </w:pPr>
            <w:r w:rsidRPr="00BA7974">
              <w:t>User A sees “Call Declined” or equivalent status.</w:t>
            </w:r>
          </w:p>
        </w:tc>
        <w:tc>
          <w:tcPr>
            <w:tcW w:w="1155" w:type="dxa"/>
          </w:tcPr>
          <w:p w14:paraId="1DD6692C" w14:textId="77777777" w:rsidR="00667D17" w:rsidRDefault="00667D17">
            <w:pPr>
              <w:pStyle w:val="TableParagraph"/>
              <w:spacing w:line="283" w:lineRule="auto"/>
              <w:ind w:left="99" w:right="171"/>
            </w:pPr>
          </w:p>
        </w:tc>
        <w:tc>
          <w:tcPr>
            <w:tcW w:w="1396" w:type="dxa"/>
          </w:tcPr>
          <w:p w14:paraId="458D8464" w14:textId="77777777" w:rsidR="00667D17" w:rsidRDefault="00667D17">
            <w:pPr>
              <w:pStyle w:val="TableParagraph"/>
              <w:spacing w:line="244" w:lineRule="exact"/>
              <w:ind w:left="103"/>
            </w:pPr>
          </w:p>
        </w:tc>
        <w:tc>
          <w:tcPr>
            <w:tcW w:w="1383" w:type="dxa"/>
          </w:tcPr>
          <w:p w14:paraId="611CCE23" w14:textId="77777777" w:rsidR="00667D17" w:rsidRDefault="00667D17">
            <w:pPr>
              <w:pStyle w:val="TableParagraph"/>
              <w:spacing w:line="283" w:lineRule="auto"/>
              <w:ind w:left="103" w:right="382"/>
            </w:pPr>
          </w:p>
        </w:tc>
      </w:tr>
      <w:tr w:rsidR="00667D17" w14:paraId="71315807" w14:textId="77777777" w:rsidTr="757DACCB">
        <w:trPr>
          <w:trHeight w:val="1458"/>
        </w:trPr>
        <w:tc>
          <w:tcPr>
            <w:tcW w:w="885" w:type="dxa"/>
            <w:vAlign w:val="center"/>
          </w:tcPr>
          <w:p w14:paraId="0CF8E5CE" w14:textId="213E88D0" w:rsidR="00667D17" w:rsidRDefault="6248004B" w:rsidP="757DACCB">
            <w:pPr>
              <w:pStyle w:val="TableParagraph"/>
              <w:spacing w:line="244" w:lineRule="exact"/>
              <w:ind w:left="105"/>
              <w:jc w:val="center"/>
            </w:pPr>
            <w:r>
              <w:t>7.</w:t>
            </w:r>
          </w:p>
        </w:tc>
        <w:tc>
          <w:tcPr>
            <w:tcW w:w="2367" w:type="dxa"/>
          </w:tcPr>
          <w:p w14:paraId="4394B4ED" w14:textId="7713696D" w:rsidR="00667D17" w:rsidRDefault="00C26299">
            <w:pPr>
              <w:pStyle w:val="TableParagraph"/>
              <w:spacing w:line="278" w:lineRule="auto"/>
              <w:ind w:left="104" w:right="152"/>
            </w:pPr>
            <w:r w:rsidRPr="00BA7974">
              <w:t>Edge case: User B does not respond</w:t>
            </w:r>
          </w:p>
        </w:tc>
        <w:tc>
          <w:tcPr>
            <w:tcW w:w="2194" w:type="dxa"/>
          </w:tcPr>
          <w:p w14:paraId="3AEDBE91" w14:textId="3EC080F2" w:rsidR="00667D17" w:rsidRDefault="00C26299">
            <w:pPr>
              <w:pStyle w:val="TableParagraph"/>
              <w:spacing w:line="283" w:lineRule="auto"/>
              <w:ind w:left="104"/>
            </w:pPr>
            <w:r w:rsidRPr="00BA7974">
              <w:t>User A sees “No Answer” after timeout, and User B sees missed call notification</w:t>
            </w:r>
          </w:p>
        </w:tc>
        <w:tc>
          <w:tcPr>
            <w:tcW w:w="1155" w:type="dxa"/>
          </w:tcPr>
          <w:p w14:paraId="4DB48BAE" w14:textId="77777777" w:rsidR="00667D17" w:rsidRDefault="00667D17">
            <w:pPr>
              <w:pStyle w:val="TableParagraph"/>
              <w:spacing w:line="283" w:lineRule="auto"/>
              <w:ind w:left="99" w:right="171"/>
            </w:pPr>
          </w:p>
        </w:tc>
        <w:tc>
          <w:tcPr>
            <w:tcW w:w="1396" w:type="dxa"/>
          </w:tcPr>
          <w:p w14:paraId="225F653C" w14:textId="77777777" w:rsidR="00667D17" w:rsidRDefault="00667D17">
            <w:pPr>
              <w:pStyle w:val="TableParagraph"/>
              <w:spacing w:line="244" w:lineRule="exact"/>
              <w:ind w:left="103"/>
            </w:pPr>
          </w:p>
        </w:tc>
        <w:tc>
          <w:tcPr>
            <w:tcW w:w="1383" w:type="dxa"/>
          </w:tcPr>
          <w:p w14:paraId="40BB6C2A" w14:textId="77777777" w:rsidR="00667D17" w:rsidRDefault="00667D17">
            <w:pPr>
              <w:pStyle w:val="TableParagraph"/>
              <w:spacing w:line="283" w:lineRule="auto"/>
              <w:ind w:left="103" w:right="382"/>
            </w:pPr>
          </w:p>
        </w:tc>
      </w:tr>
      <w:tr w:rsidR="001D3EB5" w14:paraId="7C2ED503" w14:textId="77777777" w:rsidTr="757DACCB">
        <w:trPr>
          <w:trHeight w:val="555"/>
        </w:trPr>
        <w:tc>
          <w:tcPr>
            <w:tcW w:w="9380" w:type="dxa"/>
            <w:gridSpan w:val="6"/>
            <w:shd w:val="clear" w:color="auto" w:fill="ACACAC"/>
          </w:tcPr>
          <w:p w14:paraId="7C2ED502" w14:textId="77777777" w:rsidR="001D3EB5" w:rsidRDefault="003F63B5">
            <w:pPr>
              <w:pStyle w:val="TableParagraph"/>
              <w:ind w:left="105"/>
              <w:rPr>
                <w:b/>
              </w:rPr>
            </w:pPr>
            <w:r>
              <w:rPr>
                <w:b/>
              </w:rPr>
              <w:t>TC-6.5</w:t>
            </w:r>
            <w:r>
              <w:rPr>
                <w:b/>
                <w:spacing w:val="-5"/>
              </w:rPr>
              <w:t xml:space="preserve"> </w:t>
            </w:r>
            <w:r>
              <w:rPr>
                <w:b/>
              </w:rPr>
              <w:t>Audio and</w:t>
            </w:r>
            <w:r>
              <w:rPr>
                <w:b/>
                <w:spacing w:val="-7"/>
              </w:rPr>
              <w:t xml:space="preserve"> </w:t>
            </w:r>
            <w:r>
              <w:rPr>
                <w:b/>
              </w:rPr>
              <w:t>Video</w:t>
            </w:r>
            <w:r>
              <w:rPr>
                <w:b/>
                <w:spacing w:val="-4"/>
              </w:rPr>
              <w:t xml:space="preserve"> </w:t>
            </w:r>
            <w:r>
              <w:rPr>
                <w:b/>
              </w:rPr>
              <w:t>Calling</w:t>
            </w:r>
            <w:r>
              <w:rPr>
                <w:b/>
                <w:spacing w:val="-2"/>
              </w:rPr>
              <w:t xml:space="preserve"> </w:t>
            </w:r>
            <w:r>
              <w:rPr>
                <w:b/>
              </w:rPr>
              <w:t>–</w:t>
            </w:r>
            <w:r>
              <w:rPr>
                <w:b/>
                <w:spacing w:val="-4"/>
              </w:rPr>
              <w:t xml:space="preserve"> </w:t>
            </w:r>
            <w:r>
              <w:rPr>
                <w:b/>
              </w:rPr>
              <w:t>Initiate</w:t>
            </w:r>
            <w:r>
              <w:rPr>
                <w:b/>
                <w:spacing w:val="-2"/>
              </w:rPr>
              <w:t xml:space="preserve"> </w:t>
            </w:r>
            <w:r>
              <w:rPr>
                <w:b/>
              </w:rPr>
              <w:t>and</w:t>
            </w:r>
            <w:r>
              <w:rPr>
                <w:b/>
                <w:spacing w:val="-7"/>
              </w:rPr>
              <w:t xml:space="preserve"> </w:t>
            </w:r>
            <w:r>
              <w:rPr>
                <w:b/>
              </w:rPr>
              <w:t>Connect</w:t>
            </w:r>
            <w:r>
              <w:rPr>
                <w:b/>
                <w:spacing w:val="-6"/>
              </w:rPr>
              <w:t xml:space="preserve"> </w:t>
            </w:r>
            <w:r>
              <w:rPr>
                <w:b/>
              </w:rPr>
              <w:t>Video</w:t>
            </w:r>
            <w:r>
              <w:rPr>
                <w:b/>
                <w:spacing w:val="-4"/>
              </w:rPr>
              <w:t xml:space="preserve"> Call</w:t>
            </w:r>
          </w:p>
        </w:tc>
      </w:tr>
      <w:tr w:rsidR="001D3EB5" w14:paraId="7C2ED50A" w14:textId="77777777" w:rsidTr="757DACCB">
        <w:trPr>
          <w:trHeight w:val="2048"/>
        </w:trPr>
        <w:tc>
          <w:tcPr>
            <w:tcW w:w="885" w:type="dxa"/>
            <w:vAlign w:val="center"/>
          </w:tcPr>
          <w:p w14:paraId="7C2ED504" w14:textId="779E42D1" w:rsidR="001D3EB5" w:rsidRDefault="003F63B5" w:rsidP="757DACCB">
            <w:pPr>
              <w:pStyle w:val="TableParagraph"/>
              <w:spacing w:line="244" w:lineRule="exact"/>
              <w:ind w:left="105"/>
              <w:jc w:val="center"/>
            </w:pPr>
            <w:r>
              <w:t>1.</w:t>
            </w:r>
            <w:r w:rsidR="43FC9604">
              <w:t> </w:t>
            </w:r>
          </w:p>
        </w:tc>
        <w:tc>
          <w:tcPr>
            <w:tcW w:w="2367" w:type="dxa"/>
            <w:vAlign w:val="center"/>
          </w:tcPr>
          <w:p w14:paraId="7C2ED505" w14:textId="0D7653D9" w:rsidR="001D3EB5" w:rsidRDefault="003F63B5" w:rsidP="757DACCB">
            <w:pPr>
              <w:pStyle w:val="TableParagraph"/>
              <w:spacing w:line="278" w:lineRule="auto"/>
              <w:ind w:left="104" w:right="72"/>
            </w:pPr>
            <w:r>
              <w:t>On User A’s device, open User B’s profile/chat and tap the Video Call icon.</w:t>
            </w:r>
            <w:r w:rsidR="43FC9604">
              <w:t> </w:t>
            </w:r>
          </w:p>
        </w:tc>
        <w:tc>
          <w:tcPr>
            <w:tcW w:w="2194" w:type="dxa"/>
            <w:vAlign w:val="center"/>
          </w:tcPr>
          <w:p w14:paraId="7C2ED506" w14:textId="0F7B727E" w:rsidR="001D3EB5" w:rsidRDefault="003F63B5" w:rsidP="757DACCB">
            <w:pPr>
              <w:pStyle w:val="TableParagraph"/>
              <w:spacing w:line="278" w:lineRule="auto"/>
              <w:ind w:left="104" w:right="233"/>
            </w:pPr>
            <w:r>
              <w:t>An outgoing video call is placed; User B’s device shows an incoming video call alert.</w:t>
            </w:r>
            <w:r w:rsidR="43FC9604">
              <w:t> (with ringtone/vibration per system settings).</w:t>
            </w:r>
          </w:p>
        </w:tc>
        <w:tc>
          <w:tcPr>
            <w:tcW w:w="1155" w:type="dxa"/>
          </w:tcPr>
          <w:p w14:paraId="7C2ED507" w14:textId="0DE40A44" w:rsidR="001D3EB5" w:rsidRDefault="00C540D2">
            <w:pPr>
              <w:pStyle w:val="TableParagraph"/>
              <w:spacing w:line="280" w:lineRule="auto"/>
              <w:ind w:left="99" w:right="79"/>
            </w:pPr>
            <w:r w:rsidRPr="004D1424">
              <w:t> </w:t>
            </w:r>
          </w:p>
        </w:tc>
        <w:tc>
          <w:tcPr>
            <w:tcW w:w="1396" w:type="dxa"/>
          </w:tcPr>
          <w:p w14:paraId="7C2ED508" w14:textId="006A98EA" w:rsidR="001D3EB5" w:rsidRDefault="00C540D2">
            <w:pPr>
              <w:pStyle w:val="TableParagraph"/>
              <w:spacing w:line="244" w:lineRule="exact"/>
              <w:ind w:left="103"/>
            </w:pPr>
            <w:r w:rsidRPr="004D1424">
              <w:t> </w:t>
            </w:r>
          </w:p>
        </w:tc>
        <w:tc>
          <w:tcPr>
            <w:tcW w:w="1383" w:type="dxa"/>
          </w:tcPr>
          <w:p w14:paraId="7C2ED509" w14:textId="1479040E" w:rsidR="001D3EB5" w:rsidRDefault="00C540D2">
            <w:pPr>
              <w:pStyle w:val="TableParagraph"/>
              <w:spacing w:line="278" w:lineRule="auto"/>
              <w:ind w:left="103" w:right="140"/>
            </w:pPr>
            <w:r w:rsidRPr="004D1424">
              <w:t> </w:t>
            </w:r>
          </w:p>
        </w:tc>
      </w:tr>
      <w:tr w:rsidR="001D3EB5" w14:paraId="7C2ED512" w14:textId="77777777" w:rsidTr="757DACCB">
        <w:trPr>
          <w:trHeight w:val="1751"/>
        </w:trPr>
        <w:tc>
          <w:tcPr>
            <w:tcW w:w="885" w:type="dxa"/>
            <w:vAlign w:val="center"/>
          </w:tcPr>
          <w:p w14:paraId="7C2ED50B" w14:textId="019D45A9" w:rsidR="001D3EB5" w:rsidRDefault="003F63B5" w:rsidP="757DACCB">
            <w:pPr>
              <w:pStyle w:val="TableParagraph"/>
              <w:spacing w:line="244" w:lineRule="exact"/>
              <w:ind w:left="105"/>
              <w:jc w:val="center"/>
            </w:pPr>
            <w:r>
              <w:t>2.</w:t>
            </w:r>
            <w:r w:rsidR="43FC9604">
              <w:t> </w:t>
            </w:r>
          </w:p>
        </w:tc>
        <w:tc>
          <w:tcPr>
            <w:tcW w:w="2367" w:type="dxa"/>
            <w:vAlign w:val="center"/>
          </w:tcPr>
          <w:p w14:paraId="7C2ED50C" w14:textId="098628B2" w:rsidR="001D3EB5" w:rsidRDefault="003F63B5" w:rsidP="757DACCB">
            <w:pPr>
              <w:pStyle w:val="TableParagraph"/>
              <w:spacing w:line="278" w:lineRule="auto"/>
              <w:ind w:left="104" w:right="224"/>
            </w:pPr>
            <w:r>
              <w:t>On User B’s device, tap Accept on the call alert.</w:t>
            </w:r>
            <w:r w:rsidR="43FC9604">
              <w:t> </w:t>
            </w:r>
          </w:p>
        </w:tc>
        <w:tc>
          <w:tcPr>
            <w:tcW w:w="2194" w:type="dxa"/>
            <w:vAlign w:val="center"/>
          </w:tcPr>
          <w:p w14:paraId="7C2ED50E" w14:textId="7AD3EAA6" w:rsidR="001D3EB5" w:rsidRDefault="003F63B5" w:rsidP="757DACCB">
            <w:pPr>
              <w:pStyle w:val="TableParagraph"/>
              <w:spacing w:line="278" w:lineRule="auto"/>
              <w:ind w:left="104"/>
            </w:pPr>
            <w:r>
              <w:t>The video call connects; both users</w:t>
            </w:r>
            <w:r w:rsidR="43FC9604">
              <w:t> </w:t>
            </w:r>
            <w:r>
              <w:t>see each other’s video feed (per REQ- 5.8.2.3.1).</w:t>
            </w:r>
            <w:r w:rsidR="43FC9604">
              <w:t> </w:t>
            </w:r>
          </w:p>
        </w:tc>
        <w:tc>
          <w:tcPr>
            <w:tcW w:w="1155" w:type="dxa"/>
          </w:tcPr>
          <w:p w14:paraId="7C2ED50F" w14:textId="2EDDD5EC" w:rsidR="001D3EB5" w:rsidRDefault="00C540D2">
            <w:pPr>
              <w:pStyle w:val="TableParagraph"/>
              <w:spacing w:line="278" w:lineRule="auto"/>
              <w:ind w:left="99" w:right="171"/>
            </w:pPr>
            <w:r w:rsidRPr="004D1424">
              <w:t> </w:t>
            </w:r>
          </w:p>
        </w:tc>
        <w:tc>
          <w:tcPr>
            <w:tcW w:w="1396" w:type="dxa"/>
          </w:tcPr>
          <w:p w14:paraId="7C2ED510" w14:textId="0F647CB4" w:rsidR="001D3EB5" w:rsidRDefault="00C540D2">
            <w:pPr>
              <w:pStyle w:val="TableParagraph"/>
            </w:pPr>
            <w:r w:rsidRPr="004D1424">
              <w:t> </w:t>
            </w:r>
          </w:p>
        </w:tc>
        <w:tc>
          <w:tcPr>
            <w:tcW w:w="1383" w:type="dxa"/>
          </w:tcPr>
          <w:p w14:paraId="7C2ED511" w14:textId="1D10C130" w:rsidR="001D3EB5" w:rsidRDefault="00C540D2">
            <w:pPr>
              <w:pStyle w:val="TableParagraph"/>
              <w:spacing w:line="278" w:lineRule="auto"/>
              <w:ind w:left="103" w:right="382"/>
            </w:pPr>
            <w:r w:rsidRPr="004D1424">
              <w:t> </w:t>
            </w:r>
          </w:p>
        </w:tc>
      </w:tr>
      <w:tr w:rsidR="00C540D2" w14:paraId="251EF2F2" w14:textId="77777777" w:rsidTr="757DACCB">
        <w:trPr>
          <w:trHeight w:val="1751"/>
        </w:trPr>
        <w:tc>
          <w:tcPr>
            <w:tcW w:w="885" w:type="dxa"/>
            <w:vAlign w:val="center"/>
          </w:tcPr>
          <w:p w14:paraId="3D595152" w14:textId="26CFFFF8" w:rsidR="00C540D2" w:rsidRDefault="43FC9604" w:rsidP="757DACCB">
            <w:pPr>
              <w:pStyle w:val="TableParagraph"/>
              <w:spacing w:line="244" w:lineRule="exact"/>
              <w:ind w:left="105"/>
              <w:jc w:val="center"/>
            </w:pPr>
            <w:r>
              <w:lastRenderedPageBreak/>
              <w:t>3. </w:t>
            </w:r>
          </w:p>
        </w:tc>
        <w:tc>
          <w:tcPr>
            <w:tcW w:w="2367" w:type="dxa"/>
            <w:vAlign w:val="center"/>
          </w:tcPr>
          <w:p w14:paraId="26919653" w14:textId="149B830C" w:rsidR="00C540D2" w:rsidRDefault="43FC9604" w:rsidP="757DACCB">
            <w:pPr>
              <w:pStyle w:val="TableParagraph"/>
              <w:spacing w:line="278" w:lineRule="auto"/>
              <w:ind w:left="104" w:right="224"/>
            </w:pPr>
            <w:r>
              <w:t>During the call, on one device tap the Mute icon and the Disable Video icon. </w:t>
            </w:r>
          </w:p>
        </w:tc>
        <w:tc>
          <w:tcPr>
            <w:tcW w:w="2194" w:type="dxa"/>
            <w:vAlign w:val="center"/>
          </w:tcPr>
          <w:p w14:paraId="3A40B855" w14:textId="2CFF0E72" w:rsidR="00C540D2" w:rsidRDefault="43FC9604" w:rsidP="757DACCB">
            <w:pPr>
              <w:pStyle w:val="TableParagraph"/>
              <w:spacing w:line="278" w:lineRule="auto"/>
              <w:ind w:left="104" w:right="233"/>
            </w:pPr>
            <w:r>
              <w:t>Audio is muted on that device, and the video stream stops; UI indicates the mute/video-off state (per REQ-5.8.2.3.5). </w:t>
            </w:r>
          </w:p>
        </w:tc>
        <w:tc>
          <w:tcPr>
            <w:tcW w:w="1155" w:type="dxa"/>
          </w:tcPr>
          <w:p w14:paraId="5FEC67F9" w14:textId="4FD9EFE6" w:rsidR="00C540D2" w:rsidRDefault="00C540D2" w:rsidP="00C540D2">
            <w:pPr>
              <w:pStyle w:val="TableParagraph"/>
              <w:spacing w:line="278" w:lineRule="auto"/>
              <w:ind w:left="99" w:right="171"/>
            </w:pPr>
            <w:r w:rsidRPr="004D1424">
              <w:t> </w:t>
            </w:r>
          </w:p>
        </w:tc>
        <w:tc>
          <w:tcPr>
            <w:tcW w:w="1396" w:type="dxa"/>
          </w:tcPr>
          <w:p w14:paraId="0B5DA629" w14:textId="76D52524" w:rsidR="00C540D2" w:rsidRDefault="00C540D2" w:rsidP="00C540D2">
            <w:pPr>
              <w:pStyle w:val="TableParagraph"/>
            </w:pPr>
            <w:r w:rsidRPr="004D1424">
              <w:t> </w:t>
            </w:r>
          </w:p>
        </w:tc>
        <w:tc>
          <w:tcPr>
            <w:tcW w:w="1383" w:type="dxa"/>
          </w:tcPr>
          <w:p w14:paraId="22BC192F" w14:textId="69FEC711" w:rsidR="00C540D2" w:rsidRDefault="00C540D2" w:rsidP="00C540D2">
            <w:pPr>
              <w:pStyle w:val="TableParagraph"/>
              <w:spacing w:line="278" w:lineRule="auto"/>
              <w:ind w:left="103" w:right="382"/>
            </w:pPr>
            <w:r w:rsidRPr="004D1424">
              <w:t> </w:t>
            </w:r>
          </w:p>
        </w:tc>
      </w:tr>
      <w:tr w:rsidR="00C540D2" w14:paraId="1EE811C1" w14:textId="77777777" w:rsidTr="757DACCB">
        <w:trPr>
          <w:trHeight w:val="1751"/>
        </w:trPr>
        <w:tc>
          <w:tcPr>
            <w:tcW w:w="885" w:type="dxa"/>
            <w:vAlign w:val="center"/>
          </w:tcPr>
          <w:p w14:paraId="2F5B03B5" w14:textId="6E27D414" w:rsidR="00C540D2" w:rsidRDefault="43FC9604" w:rsidP="757DACCB">
            <w:pPr>
              <w:pStyle w:val="TableParagraph"/>
              <w:spacing w:line="244" w:lineRule="exact"/>
              <w:ind w:left="105"/>
              <w:jc w:val="center"/>
            </w:pPr>
            <w:r>
              <w:t>4.</w:t>
            </w:r>
          </w:p>
        </w:tc>
        <w:tc>
          <w:tcPr>
            <w:tcW w:w="2367" w:type="dxa"/>
            <w:vAlign w:val="center"/>
          </w:tcPr>
          <w:p w14:paraId="51AA0FC5" w14:textId="08FFFB9B" w:rsidR="00C540D2" w:rsidRDefault="43FC9604" w:rsidP="757DACCB">
            <w:pPr>
              <w:pStyle w:val="TableParagraph"/>
              <w:spacing w:line="278" w:lineRule="auto"/>
              <w:ind w:left="104" w:right="224"/>
            </w:pPr>
            <w:r>
              <w:t>Verify call status indicators (e.g., “Connected,” call timer).</w:t>
            </w:r>
          </w:p>
        </w:tc>
        <w:tc>
          <w:tcPr>
            <w:tcW w:w="2194" w:type="dxa"/>
            <w:vAlign w:val="center"/>
          </w:tcPr>
          <w:p w14:paraId="042BCA51" w14:textId="5F6411FE" w:rsidR="00C540D2" w:rsidRDefault="43FC9604" w:rsidP="757DACCB">
            <w:pPr>
              <w:pStyle w:val="TableParagraph"/>
              <w:spacing w:line="278" w:lineRule="auto"/>
              <w:ind w:left="104" w:right="233"/>
            </w:pPr>
            <w:r>
              <w:t>Call UI updates to show connection status and timer.</w:t>
            </w:r>
          </w:p>
        </w:tc>
        <w:tc>
          <w:tcPr>
            <w:tcW w:w="1155" w:type="dxa"/>
          </w:tcPr>
          <w:p w14:paraId="1EFD3F6C" w14:textId="77777777" w:rsidR="00C540D2" w:rsidRDefault="00C540D2" w:rsidP="00C540D2">
            <w:pPr>
              <w:pStyle w:val="TableParagraph"/>
              <w:spacing w:line="278" w:lineRule="auto"/>
              <w:ind w:left="99" w:right="171"/>
            </w:pPr>
          </w:p>
        </w:tc>
        <w:tc>
          <w:tcPr>
            <w:tcW w:w="1396" w:type="dxa"/>
          </w:tcPr>
          <w:p w14:paraId="7476DC56" w14:textId="77777777" w:rsidR="00C540D2" w:rsidRDefault="00C540D2" w:rsidP="00C540D2">
            <w:pPr>
              <w:pStyle w:val="TableParagraph"/>
            </w:pPr>
          </w:p>
        </w:tc>
        <w:tc>
          <w:tcPr>
            <w:tcW w:w="1383" w:type="dxa"/>
          </w:tcPr>
          <w:p w14:paraId="0EEFC1BC" w14:textId="77777777" w:rsidR="00C540D2" w:rsidRDefault="00C540D2" w:rsidP="00C540D2">
            <w:pPr>
              <w:pStyle w:val="TableParagraph"/>
              <w:spacing w:line="278" w:lineRule="auto"/>
              <w:ind w:left="103" w:right="382"/>
            </w:pPr>
          </w:p>
        </w:tc>
      </w:tr>
      <w:tr w:rsidR="001D3EB5" w14:paraId="7C2ED519" w14:textId="77777777" w:rsidTr="757DACCB">
        <w:trPr>
          <w:trHeight w:val="2048"/>
        </w:trPr>
        <w:tc>
          <w:tcPr>
            <w:tcW w:w="885" w:type="dxa"/>
            <w:vAlign w:val="center"/>
          </w:tcPr>
          <w:p w14:paraId="7C2ED513" w14:textId="1D132F51" w:rsidR="001D3EB5" w:rsidRDefault="43FC9604" w:rsidP="757DACCB">
            <w:pPr>
              <w:pStyle w:val="TableParagraph"/>
              <w:spacing w:line="249" w:lineRule="exact"/>
              <w:ind w:left="105"/>
              <w:jc w:val="center"/>
            </w:pPr>
            <w:r>
              <w:t>5</w:t>
            </w:r>
            <w:r w:rsidR="003F63B5">
              <w:t>.</w:t>
            </w:r>
          </w:p>
        </w:tc>
        <w:tc>
          <w:tcPr>
            <w:tcW w:w="2367" w:type="dxa"/>
            <w:vAlign w:val="center"/>
          </w:tcPr>
          <w:p w14:paraId="7C2ED514" w14:textId="040AFB70" w:rsidR="001D3EB5" w:rsidRDefault="43FC9604" w:rsidP="757DACCB">
            <w:pPr>
              <w:pStyle w:val="TableParagraph"/>
              <w:spacing w:line="278" w:lineRule="auto"/>
              <w:ind w:left="104" w:right="125"/>
            </w:pPr>
            <w:r>
              <w:t>On User A’s device, tap End Call.</w:t>
            </w:r>
          </w:p>
        </w:tc>
        <w:tc>
          <w:tcPr>
            <w:tcW w:w="2194" w:type="dxa"/>
            <w:vAlign w:val="center"/>
          </w:tcPr>
          <w:p w14:paraId="7C2ED515" w14:textId="345CB654" w:rsidR="001D3EB5" w:rsidRDefault="43FC9604" w:rsidP="757DACCB">
            <w:pPr>
              <w:pStyle w:val="TableParagraph"/>
              <w:spacing w:line="278" w:lineRule="auto"/>
              <w:ind w:left="104" w:right="236"/>
            </w:pPr>
            <w:r>
              <w:t>Call terminates on both devices; UI returns to chat screen.</w:t>
            </w:r>
          </w:p>
        </w:tc>
        <w:tc>
          <w:tcPr>
            <w:tcW w:w="1155" w:type="dxa"/>
          </w:tcPr>
          <w:p w14:paraId="7C2ED516" w14:textId="51C9F112" w:rsidR="001D3EB5" w:rsidRDefault="001D3EB5">
            <w:pPr>
              <w:pStyle w:val="TableParagraph"/>
              <w:spacing w:line="278" w:lineRule="auto"/>
              <w:ind w:left="99" w:right="171"/>
            </w:pPr>
          </w:p>
        </w:tc>
        <w:tc>
          <w:tcPr>
            <w:tcW w:w="1396" w:type="dxa"/>
          </w:tcPr>
          <w:p w14:paraId="7C2ED517" w14:textId="77777777" w:rsidR="001D3EB5" w:rsidRDefault="001D3EB5">
            <w:pPr>
              <w:pStyle w:val="TableParagraph"/>
            </w:pPr>
          </w:p>
        </w:tc>
        <w:tc>
          <w:tcPr>
            <w:tcW w:w="1383" w:type="dxa"/>
          </w:tcPr>
          <w:p w14:paraId="7C2ED518" w14:textId="2CA33E83" w:rsidR="001D3EB5" w:rsidRDefault="001D3EB5">
            <w:pPr>
              <w:pStyle w:val="TableParagraph"/>
              <w:spacing w:line="278" w:lineRule="auto"/>
              <w:ind w:left="103" w:right="382"/>
            </w:pPr>
          </w:p>
        </w:tc>
      </w:tr>
      <w:tr w:rsidR="00C540D2" w14:paraId="0C349AE5" w14:textId="77777777" w:rsidTr="757DACCB">
        <w:trPr>
          <w:trHeight w:val="2048"/>
        </w:trPr>
        <w:tc>
          <w:tcPr>
            <w:tcW w:w="885" w:type="dxa"/>
            <w:vAlign w:val="center"/>
          </w:tcPr>
          <w:p w14:paraId="2C23E5DC" w14:textId="63CB88A9" w:rsidR="00C540D2" w:rsidRDefault="43FC9604" w:rsidP="757DACCB">
            <w:pPr>
              <w:pStyle w:val="TableParagraph"/>
              <w:spacing w:line="249" w:lineRule="exact"/>
              <w:ind w:left="105"/>
              <w:jc w:val="center"/>
            </w:pPr>
            <w:r>
              <w:t>6.</w:t>
            </w:r>
          </w:p>
        </w:tc>
        <w:tc>
          <w:tcPr>
            <w:tcW w:w="2367" w:type="dxa"/>
            <w:vAlign w:val="center"/>
          </w:tcPr>
          <w:p w14:paraId="7835F81E" w14:textId="12469490" w:rsidR="00C540D2" w:rsidRDefault="43FC9604" w:rsidP="757DACCB">
            <w:pPr>
              <w:pStyle w:val="TableParagraph"/>
              <w:spacing w:line="278" w:lineRule="auto"/>
              <w:ind w:left="104" w:right="125"/>
            </w:pPr>
            <w:r>
              <w:t>Edge case: User B Rejects the video call instead of answering.</w:t>
            </w:r>
          </w:p>
        </w:tc>
        <w:tc>
          <w:tcPr>
            <w:tcW w:w="2194" w:type="dxa"/>
            <w:vAlign w:val="center"/>
          </w:tcPr>
          <w:p w14:paraId="497C96E0" w14:textId="38BE11A2" w:rsidR="00C540D2" w:rsidRDefault="43FC9604" w:rsidP="757DACCB">
            <w:pPr>
              <w:pStyle w:val="TableParagraph"/>
              <w:spacing w:line="278" w:lineRule="auto"/>
              <w:ind w:left="104" w:right="236"/>
            </w:pPr>
            <w:r>
              <w:t>User A sees “Call Declined” or equivalent status.</w:t>
            </w:r>
          </w:p>
        </w:tc>
        <w:tc>
          <w:tcPr>
            <w:tcW w:w="1155" w:type="dxa"/>
          </w:tcPr>
          <w:p w14:paraId="4BB4F281" w14:textId="77777777" w:rsidR="00C540D2" w:rsidRDefault="00C540D2" w:rsidP="00C540D2">
            <w:pPr>
              <w:pStyle w:val="TableParagraph"/>
              <w:spacing w:line="278" w:lineRule="auto"/>
              <w:ind w:left="99" w:right="171"/>
            </w:pPr>
          </w:p>
        </w:tc>
        <w:tc>
          <w:tcPr>
            <w:tcW w:w="1396" w:type="dxa"/>
          </w:tcPr>
          <w:p w14:paraId="77C8249D" w14:textId="77777777" w:rsidR="00C540D2" w:rsidRDefault="00C540D2" w:rsidP="00C540D2">
            <w:pPr>
              <w:pStyle w:val="TableParagraph"/>
            </w:pPr>
          </w:p>
        </w:tc>
        <w:tc>
          <w:tcPr>
            <w:tcW w:w="1383" w:type="dxa"/>
          </w:tcPr>
          <w:p w14:paraId="54318E80" w14:textId="77777777" w:rsidR="00C540D2" w:rsidRDefault="00C540D2" w:rsidP="00C540D2">
            <w:pPr>
              <w:pStyle w:val="TableParagraph"/>
              <w:spacing w:line="278" w:lineRule="auto"/>
              <w:ind w:left="103" w:right="382"/>
            </w:pPr>
          </w:p>
        </w:tc>
      </w:tr>
      <w:tr w:rsidR="00C540D2" w14:paraId="34CCF115" w14:textId="77777777" w:rsidTr="757DACCB">
        <w:trPr>
          <w:trHeight w:val="2048"/>
        </w:trPr>
        <w:tc>
          <w:tcPr>
            <w:tcW w:w="885" w:type="dxa"/>
            <w:vAlign w:val="center"/>
          </w:tcPr>
          <w:p w14:paraId="5927073A" w14:textId="6EB74BF7" w:rsidR="00C540D2" w:rsidRDefault="43FC9604" w:rsidP="757DACCB">
            <w:pPr>
              <w:pStyle w:val="TableParagraph"/>
              <w:spacing w:line="249" w:lineRule="exact"/>
              <w:ind w:left="105"/>
              <w:jc w:val="center"/>
            </w:pPr>
            <w:r>
              <w:t>7.</w:t>
            </w:r>
          </w:p>
        </w:tc>
        <w:tc>
          <w:tcPr>
            <w:tcW w:w="2367" w:type="dxa"/>
            <w:vAlign w:val="center"/>
          </w:tcPr>
          <w:p w14:paraId="494D1336" w14:textId="08EA33F3" w:rsidR="00C540D2" w:rsidRDefault="43FC9604" w:rsidP="757DACCB">
            <w:pPr>
              <w:pStyle w:val="TableParagraph"/>
              <w:spacing w:line="278" w:lineRule="auto"/>
              <w:ind w:left="104" w:right="125"/>
            </w:pPr>
            <w:r>
              <w:t>Edge case: User B does not respond</w:t>
            </w:r>
          </w:p>
        </w:tc>
        <w:tc>
          <w:tcPr>
            <w:tcW w:w="2194" w:type="dxa"/>
            <w:vAlign w:val="center"/>
          </w:tcPr>
          <w:p w14:paraId="2CE6E1F9" w14:textId="1BD7B670" w:rsidR="00C540D2" w:rsidRDefault="43FC9604" w:rsidP="757DACCB">
            <w:pPr>
              <w:pStyle w:val="TableParagraph"/>
              <w:spacing w:line="278" w:lineRule="auto"/>
              <w:ind w:left="104" w:right="236"/>
            </w:pPr>
            <w:r>
              <w:t>User A sees “No Answer” after timeout, and User B sees missed video call notification.</w:t>
            </w:r>
          </w:p>
        </w:tc>
        <w:tc>
          <w:tcPr>
            <w:tcW w:w="1155" w:type="dxa"/>
          </w:tcPr>
          <w:p w14:paraId="3077E1C1" w14:textId="77777777" w:rsidR="00C540D2" w:rsidRDefault="00C540D2" w:rsidP="00C540D2">
            <w:pPr>
              <w:pStyle w:val="TableParagraph"/>
              <w:spacing w:line="278" w:lineRule="auto"/>
              <w:ind w:left="99" w:right="171"/>
            </w:pPr>
          </w:p>
        </w:tc>
        <w:tc>
          <w:tcPr>
            <w:tcW w:w="1396" w:type="dxa"/>
          </w:tcPr>
          <w:p w14:paraId="021C69DB" w14:textId="77777777" w:rsidR="00C540D2" w:rsidRDefault="00C540D2" w:rsidP="00C540D2">
            <w:pPr>
              <w:pStyle w:val="TableParagraph"/>
            </w:pPr>
          </w:p>
        </w:tc>
        <w:tc>
          <w:tcPr>
            <w:tcW w:w="1383" w:type="dxa"/>
          </w:tcPr>
          <w:p w14:paraId="1715A7A4" w14:textId="77777777" w:rsidR="00C540D2" w:rsidRDefault="00C540D2" w:rsidP="00C540D2">
            <w:pPr>
              <w:pStyle w:val="TableParagraph"/>
              <w:spacing w:line="278" w:lineRule="auto"/>
              <w:ind w:left="103" w:right="382"/>
            </w:pPr>
          </w:p>
        </w:tc>
      </w:tr>
      <w:tr w:rsidR="001D3EB5" w14:paraId="7C2ED51C" w14:textId="77777777" w:rsidTr="757DACCB">
        <w:trPr>
          <w:trHeight w:val="555"/>
        </w:trPr>
        <w:tc>
          <w:tcPr>
            <w:tcW w:w="7997" w:type="dxa"/>
            <w:gridSpan w:val="5"/>
            <w:shd w:val="clear" w:color="auto" w:fill="D1D1D1"/>
          </w:tcPr>
          <w:p w14:paraId="7C2ED51A" w14:textId="77777777" w:rsidR="001D3EB5" w:rsidRDefault="003F63B5">
            <w:pPr>
              <w:pStyle w:val="TableParagraph"/>
              <w:spacing w:line="249" w:lineRule="exact"/>
              <w:ind w:left="105"/>
              <w:rPr>
                <w:b/>
              </w:rPr>
            </w:pPr>
            <w:r>
              <w:rPr>
                <w:b/>
              </w:rPr>
              <w:t>TC-6.6</w:t>
            </w:r>
            <w:r>
              <w:rPr>
                <w:b/>
                <w:spacing w:val="-3"/>
              </w:rPr>
              <w:t xml:space="preserve"> </w:t>
            </w:r>
            <w:r>
              <w:rPr>
                <w:b/>
              </w:rPr>
              <w:t>-</w:t>
            </w:r>
            <w:r>
              <w:rPr>
                <w:b/>
                <w:spacing w:val="-8"/>
              </w:rPr>
              <w:t xml:space="preserve"> </w:t>
            </w:r>
            <w:r>
              <w:rPr>
                <w:b/>
              </w:rPr>
              <w:t>Emergency</w:t>
            </w:r>
            <w:r>
              <w:rPr>
                <w:b/>
                <w:spacing w:val="-2"/>
              </w:rPr>
              <w:t xml:space="preserve"> </w:t>
            </w:r>
            <w:r>
              <w:rPr>
                <w:b/>
              </w:rPr>
              <w:t>SOS</w:t>
            </w:r>
            <w:r>
              <w:rPr>
                <w:b/>
                <w:spacing w:val="-3"/>
              </w:rPr>
              <w:t xml:space="preserve"> </w:t>
            </w:r>
            <w:r>
              <w:rPr>
                <w:b/>
              </w:rPr>
              <w:t>–</w:t>
            </w:r>
            <w:r>
              <w:rPr>
                <w:b/>
                <w:spacing w:val="-1"/>
              </w:rPr>
              <w:t xml:space="preserve"> </w:t>
            </w:r>
            <w:r>
              <w:rPr>
                <w:b/>
              </w:rPr>
              <w:t>Patient</w:t>
            </w:r>
            <w:r>
              <w:rPr>
                <w:b/>
                <w:spacing w:val="-5"/>
              </w:rPr>
              <w:t xml:space="preserve"> </w:t>
            </w:r>
            <w:r>
              <w:rPr>
                <w:b/>
              </w:rPr>
              <w:t>sees</w:t>
            </w:r>
            <w:r>
              <w:rPr>
                <w:b/>
                <w:spacing w:val="-2"/>
              </w:rPr>
              <w:t xml:space="preserve"> </w:t>
            </w:r>
            <w:r>
              <w:rPr>
                <w:b/>
              </w:rPr>
              <w:t>and</w:t>
            </w:r>
            <w:r>
              <w:rPr>
                <w:b/>
                <w:spacing w:val="-5"/>
              </w:rPr>
              <w:t xml:space="preserve"> </w:t>
            </w:r>
            <w:r>
              <w:rPr>
                <w:b/>
              </w:rPr>
              <w:t>taps</w:t>
            </w:r>
            <w:r>
              <w:rPr>
                <w:b/>
                <w:spacing w:val="-2"/>
              </w:rPr>
              <w:t xml:space="preserve"> </w:t>
            </w:r>
            <w:r>
              <w:rPr>
                <w:b/>
              </w:rPr>
              <w:t>Emergency</w:t>
            </w:r>
            <w:r>
              <w:rPr>
                <w:b/>
                <w:spacing w:val="-2"/>
              </w:rPr>
              <w:t xml:space="preserve"> </w:t>
            </w:r>
            <w:r>
              <w:rPr>
                <w:b/>
              </w:rPr>
              <w:t>SOS</w:t>
            </w:r>
            <w:r>
              <w:rPr>
                <w:b/>
                <w:spacing w:val="-5"/>
              </w:rPr>
              <w:t xml:space="preserve"> </w:t>
            </w:r>
            <w:r>
              <w:rPr>
                <w:b/>
                <w:spacing w:val="-2"/>
              </w:rPr>
              <w:t>button</w:t>
            </w:r>
          </w:p>
        </w:tc>
        <w:tc>
          <w:tcPr>
            <w:tcW w:w="1383" w:type="dxa"/>
            <w:shd w:val="clear" w:color="auto" w:fill="D1D1D1"/>
          </w:tcPr>
          <w:p w14:paraId="7C2ED51B" w14:textId="77777777" w:rsidR="001D3EB5" w:rsidRDefault="001D3EB5">
            <w:pPr>
              <w:pStyle w:val="TableParagraph"/>
            </w:pPr>
          </w:p>
        </w:tc>
      </w:tr>
      <w:tr w:rsidR="001D3EB5" w14:paraId="7C2ED524" w14:textId="77777777" w:rsidTr="757DACCB">
        <w:trPr>
          <w:trHeight w:val="1756"/>
        </w:trPr>
        <w:tc>
          <w:tcPr>
            <w:tcW w:w="885" w:type="dxa"/>
            <w:vAlign w:val="center"/>
          </w:tcPr>
          <w:p w14:paraId="7C2ED51D" w14:textId="77777777" w:rsidR="001D3EB5" w:rsidRDefault="003F63B5" w:rsidP="757DACCB">
            <w:pPr>
              <w:pStyle w:val="TableParagraph"/>
              <w:spacing w:line="244" w:lineRule="exact"/>
              <w:ind w:left="105"/>
              <w:jc w:val="center"/>
            </w:pPr>
            <w:r>
              <w:rPr>
                <w:spacing w:val="-5"/>
              </w:rPr>
              <w:t>1.</w:t>
            </w:r>
          </w:p>
        </w:tc>
        <w:tc>
          <w:tcPr>
            <w:tcW w:w="2367" w:type="dxa"/>
          </w:tcPr>
          <w:p w14:paraId="7C2ED51E" w14:textId="77777777" w:rsidR="001D3EB5" w:rsidRDefault="003F63B5">
            <w:pPr>
              <w:pStyle w:val="TableParagraph"/>
              <w:spacing w:line="280" w:lineRule="auto"/>
              <w:ind w:left="104" w:right="413"/>
              <w:jc w:val="both"/>
            </w:pPr>
            <w:r>
              <w:t>Patient</w:t>
            </w:r>
            <w:r>
              <w:rPr>
                <w:spacing w:val="-14"/>
              </w:rPr>
              <w:t xml:space="preserve"> </w:t>
            </w:r>
            <w:r>
              <w:t>logs</w:t>
            </w:r>
            <w:r>
              <w:rPr>
                <w:spacing w:val="-14"/>
              </w:rPr>
              <w:t xml:space="preserve"> </w:t>
            </w:r>
            <w:r>
              <w:t xml:space="preserve">in and views the </w:t>
            </w:r>
            <w:r>
              <w:rPr>
                <w:spacing w:val="-2"/>
              </w:rPr>
              <w:t>dashboard.</w:t>
            </w:r>
          </w:p>
        </w:tc>
        <w:tc>
          <w:tcPr>
            <w:tcW w:w="2194" w:type="dxa"/>
            <w:tcBorders>
              <w:right w:val="single" w:sz="6" w:space="0" w:color="000000" w:themeColor="text1"/>
            </w:tcBorders>
          </w:tcPr>
          <w:p w14:paraId="7C2ED51F" w14:textId="77777777" w:rsidR="001D3EB5" w:rsidRDefault="003F63B5">
            <w:pPr>
              <w:pStyle w:val="TableParagraph"/>
              <w:spacing w:line="278" w:lineRule="auto"/>
              <w:ind w:left="104" w:right="202"/>
            </w:pPr>
            <w:r>
              <w:t>SOS</w:t>
            </w:r>
            <w:r>
              <w:rPr>
                <w:spacing w:val="-14"/>
              </w:rPr>
              <w:t xml:space="preserve"> </w:t>
            </w:r>
            <w:r>
              <w:t>button</w:t>
            </w:r>
            <w:r>
              <w:rPr>
                <w:spacing w:val="-14"/>
              </w:rPr>
              <w:t xml:space="preserve"> </w:t>
            </w:r>
            <w:r>
              <w:t>is</w:t>
            </w:r>
            <w:r>
              <w:rPr>
                <w:spacing w:val="-11"/>
              </w:rPr>
              <w:t xml:space="preserve"> </w:t>
            </w:r>
            <w:r>
              <w:t>visible and tappable.</w:t>
            </w:r>
          </w:p>
        </w:tc>
        <w:tc>
          <w:tcPr>
            <w:tcW w:w="1155" w:type="dxa"/>
            <w:tcBorders>
              <w:left w:val="single" w:sz="6" w:space="0" w:color="000000" w:themeColor="text1"/>
            </w:tcBorders>
          </w:tcPr>
          <w:p w14:paraId="7C2ED521" w14:textId="6CA9B120" w:rsidR="001D3EB5" w:rsidRDefault="001D3EB5">
            <w:pPr>
              <w:pStyle w:val="TableParagraph"/>
              <w:spacing w:line="278" w:lineRule="auto"/>
              <w:ind w:left="107" w:right="73"/>
            </w:pPr>
          </w:p>
        </w:tc>
        <w:tc>
          <w:tcPr>
            <w:tcW w:w="1396" w:type="dxa"/>
          </w:tcPr>
          <w:p w14:paraId="7C2ED522" w14:textId="4B320DAE" w:rsidR="001D3EB5" w:rsidRDefault="001D3EB5">
            <w:pPr>
              <w:pStyle w:val="TableParagraph"/>
              <w:spacing w:line="244" w:lineRule="exact"/>
              <w:ind w:left="103"/>
            </w:pPr>
          </w:p>
        </w:tc>
        <w:tc>
          <w:tcPr>
            <w:tcW w:w="1383" w:type="dxa"/>
          </w:tcPr>
          <w:p w14:paraId="7C2ED523" w14:textId="77777777" w:rsidR="001D3EB5" w:rsidRDefault="001D3EB5">
            <w:pPr>
              <w:pStyle w:val="TableParagraph"/>
            </w:pPr>
          </w:p>
        </w:tc>
      </w:tr>
    </w:tbl>
    <w:p w14:paraId="7C2ED525" w14:textId="77777777" w:rsidR="001D3EB5" w:rsidRDefault="001D3EB5">
      <w:pPr>
        <w:pStyle w:val="TableParagraph"/>
        <w:sectPr w:rsidR="001D3EB5">
          <w:footerReference w:type="default" r:id="rId93"/>
          <w:headerReference w:type="first" r:id="rId94"/>
          <w:footerReference w:type="first" r:id="rId95"/>
          <w:pgSz w:w="12240" w:h="15840"/>
          <w:pgMar w:top="1320" w:right="720" w:bottom="280" w:left="1440" w:header="723" w:footer="0" w:gutter="0"/>
          <w:cols w:space="720"/>
        </w:sectPr>
      </w:pPr>
    </w:p>
    <w:p w14:paraId="7C2ED526" w14:textId="77777777" w:rsidR="001D3EB5" w:rsidRDefault="001D3EB5">
      <w:pPr>
        <w:pStyle w:val="BodyText"/>
        <w:spacing w:before="8"/>
        <w:rPr>
          <w:sz w:val="8"/>
        </w:rPr>
      </w:pPr>
    </w:p>
    <w:tbl>
      <w:tblPr>
        <w:tblW w:w="9381"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915"/>
        <w:gridCol w:w="428"/>
        <w:gridCol w:w="1500"/>
        <w:gridCol w:w="150"/>
        <w:gridCol w:w="1290"/>
        <w:gridCol w:w="149"/>
        <w:gridCol w:w="1305"/>
        <w:gridCol w:w="135"/>
        <w:gridCol w:w="645"/>
        <w:gridCol w:w="645"/>
        <w:gridCol w:w="150"/>
        <w:gridCol w:w="796"/>
        <w:gridCol w:w="1273"/>
      </w:tblGrid>
      <w:tr w:rsidR="001D3EB5" w14:paraId="7C2ED529" w14:textId="77777777" w:rsidTr="65D27D43">
        <w:trPr>
          <w:trHeight w:val="555"/>
          <w:tblHeader/>
        </w:trPr>
        <w:tc>
          <w:tcPr>
            <w:tcW w:w="8108" w:type="dxa"/>
            <w:gridSpan w:val="12"/>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D1D1D1"/>
          </w:tcPr>
          <w:p w14:paraId="7C2ED527" w14:textId="77777777" w:rsidR="001D3EB5" w:rsidRDefault="003F63B5">
            <w:pPr>
              <w:pStyle w:val="TableParagraph"/>
              <w:spacing w:line="249" w:lineRule="exact"/>
              <w:ind w:left="105"/>
              <w:rPr>
                <w:b/>
              </w:rPr>
            </w:pPr>
            <w:r>
              <w:rPr>
                <w:b/>
              </w:rPr>
              <w:t>TC-6.7</w:t>
            </w:r>
            <w:r>
              <w:rPr>
                <w:b/>
                <w:spacing w:val="-4"/>
              </w:rPr>
              <w:t xml:space="preserve"> </w:t>
            </w:r>
            <w:r>
              <w:rPr>
                <w:b/>
              </w:rPr>
              <w:t>-</w:t>
            </w:r>
            <w:r>
              <w:rPr>
                <w:b/>
                <w:spacing w:val="-8"/>
              </w:rPr>
              <w:t xml:space="preserve"> </w:t>
            </w:r>
            <w:r>
              <w:rPr>
                <w:b/>
              </w:rPr>
              <w:t>Emergency</w:t>
            </w:r>
            <w:r>
              <w:rPr>
                <w:b/>
                <w:spacing w:val="-2"/>
              </w:rPr>
              <w:t xml:space="preserve"> </w:t>
            </w:r>
            <w:r>
              <w:rPr>
                <w:b/>
              </w:rPr>
              <w:t>SOS</w:t>
            </w:r>
            <w:r>
              <w:rPr>
                <w:b/>
                <w:spacing w:val="-2"/>
              </w:rPr>
              <w:t xml:space="preserve"> </w:t>
            </w:r>
            <w:r>
              <w:rPr>
                <w:b/>
              </w:rPr>
              <w:t>–</w:t>
            </w:r>
            <w:r>
              <w:rPr>
                <w:b/>
                <w:spacing w:val="-1"/>
              </w:rPr>
              <w:t xml:space="preserve"> </w:t>
            </w:r>
            <w:r>
              <w:rPr>
                <w:b/>
              </w:rPr>
              <w:t>Patient</w:t>
            </w:r>
            <w:r>
              <w:rPr>
                <w:b/>
                <w:spacing w:val="-4"/>
              </w:rPr>
              <w:t xml:space="preserve"> </w:t>
            </w:r>
            <w:r>
              <w:rPr>
                <w:b/>
              </w:rPr>
              <w:t>sends</w:t>
            </w:r>
            <w:r>
              <w:rPr>
                <w:b/>
                <w:spacing w:val="-2"/>
              </w:rPr>
              <w:t xml:space="preserve"> </w:t>
            </w:r>
            <w:r>
              <w:rPr>
                <w:b/>
              </w:rPr>
              <w:t>an</w:t>
            </w:r>
            <w:r>
              <w:rPr>
                <w:b/>
                <w:spacing w:val="-9"/>
              </w:rPr>
              <w:t xml:space="preserve"> </w:t>
            </w:r>
            <w:r>
              <w:rPr>
                <w:b/>
              </w:rPr>
              <w:t>Emergency</w:t>
            </w:r>
            <w:r>
              <w:rPr>
                <w:b/>
                <w:spacing w:val="-2"/>
              </w:rPr>
              <w:t xml:space="preserve"> </w:t>
            </w:r>
            <w:r>
              <w:rPr>
                <w:b/>
              </w:rPr>
              <w:t>SOS</w:t>
            </w:r>
            <w:r>
              <w:rPr>
                <w:b/>
                <w:spacing w:val="-4"/>
              </w:rPr>
              <w:t xml:space="preserve"> </w:t>
            </w:r>
            <w:r>
              <w:rPr>
                <w:b/>
                <w:spacing w:val="-2"/>
              </w:rPr>
              <w:t>alert</w:t>
            </w:r>
          </w:p>
        </w:tc>
        <w:tc>
          <w:tcPr>
            <w:tcW w:w="1273"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D1D1D1"/>
          </w:tcPr>
          <w:p w14:paraId="7C2ED528" w14:textId="77777777" w:rsidR="001D3EB5" w:rsidRDefault="001D3EB5">
            <w:pPr>
              <w:pStyle w:val="TableParagraph"/>
            </w:pPr>
          </w:p>
        </w:tc>
      </w:tr>
      <w:tr w:rsidR="001D3EB5" w14:paraId="7C2ED530" w14:textId="77777777" w:rsidTr="65D27D43">
        <w:trPr>
          <w:trHeight w:val="1200"/>
          <w:tblHeader/>
        </w:trPr>
        <w:tc>
          <w:tcPr>
            <w:tcW w:w="915" w:type="dxa"/>
            <w:tcBorders>
              <w:top w:val="single" w:sz="12" w:space="0" w:color="000000" w:themeColor="text1"/>
              <w:bottom w:val="single" w:sz="12" w:space="0" w:color="000000" w:themeColor="text1"/>
            </w:tcBorders>
            <w:vAlign w:val="center"/>
          </w:tcPr>
          <w:p w14:paraId="7C2ED52A" w14:textId="77777777" w:rsidR="001D3EB5" w:rsidRDefault="003F63B5" w:rsidP="757DACCB">
            <w:pPr>
              <w:pStyle w:val="TableParagraph"/>
              <w:spacing w:line="244" w:lineRule="exact"/>
              <w:ind w:left="105"/>
              <w:jc w:val="center"/>
            </w:pPr>
            <w:r>
              <w:rPr>
                <w:spacing w:val="-5"/>
              </w:rPr>
              <w:t>1.</w:t>
            </w:r>
          </w:p>
        </w:tc>
        <w:tc>
          <w:tcPr>
            <w:tcW w:w="2078" w:type="dxa"/>
            <w:gridSpan w:val="3"/>
            <w:tcBorders>
              <w:top w:val="single" w:sz="12" w:space="0" w:color="000000" w:themeColor="text1"/>
              <w:bottom w:val="single" w:sz="12" w:space="0" w:color="000000" w:themeColor="text1"/>
            </w:tcBorders>
            <w:vAlign w:val="center"/>
          </w:tcPr>
          <w:p w14:paraId="7C2ED52B" w14:textId="77777777" w:rsidR="001D3EB5" w:rsidRDefault="003F63B5" w:rsidP="757DACCB">
            <w:pPr>
              <w:pStyle w:val="TableParagraph"/>
              <w:spacing w:line="278" w:lineRule="auto"/>
              <w:ind w:left="104" w:right="234"/>
            </w:pPr>
            <w:r>
              <w:rPr>
                <w:spacing w:val="-2"/>
              </w:rPr>
              <w:t xml:space="preserve">Following </w:t>
            </w:r>
            <w:r>
              <w:t>success of test case</w:t>
            </w:r>
            <w:r>
              <w:rPr>
                <w:spacing w:val="-14"/>
              </w:rPr>
              <w:t xml:space="preserve"> </w:t>
            </w:r>
            <w:r>
              <w:t>8.8,</w:t>
            </w:r>
            <w:r>
              <w:rPr>
                <w:spacing w:val="-12"/>
              </w:rPr>
              <w:t xml:space="preserve"> </w:t>
            </w:r>
            <w:r>
              <w:t>patient taps</w:t>
            </w:r>
            <w:r>
              <w:rPr>
                <w:spacing w:val="-4"/>
              </w:rPr>
              <w:t xml:space="preserve"> </w:t>
            </w:r>
            <w:r>
              <w:t>SOS</w:t>
            </w:r>
            <w:r>
              <w:rPr>
                <w:spacing w:val="3"/>
              </w:rPr>
              <w:t xml:space="preserve"> </w:t>
            </w:r>
            <w:r>
              <w:rPr>
                <w:spacing w:val="-2"/>
              </w:rPr>
              <w:t>button</w:t>
            </w:r>
          </w:p>
        </w:tc>
        <w:tc>
          <w:tcPr>
            <w:tcW w:w="2744" w:type="dxa"/>
            <w:gridSpan w:val="3"/>
            <w:tcBorders>
              <w:top w:val="single" w:sz="12" w:space="0" w:color="000000" w:themeColor="text1"/>
              <w:bottom w:val="single" w:sz="12" w:space="0" w:color="000000" w:themeColor="text1"/>
              <w:right w:val="single" w:sz="6" w:space="0" w:color="000000" w:themeColor="text1"/>
            </w:tcBorders>
            <w:vAlign w:val="center"/>
          </w:tcPr>
          <w:p w14:paraId="7C2ED52C" w14:textId="77777777" w:rsidR="001D3EB5" w:rsidRDefault="003F63B5" w:rsidP="757DACCB">
            <w:pPr>
              <w:pStyle w:val="TableParagraph"/>
              <w:spacing w:line="278" w:lineRule="auto"/>
              <w:ind w:left="104"/>
            </w:pPr>
            <w:r>
              <w:t xml:space="preserve">Emergency alert </w:t>
            </w:r>
            <w:r>
              <w:rPr>
                <w:spacing w:val="-2"/>
              </w:rPr>
              <w:t xml:space="preserve">confirmation </w:t>
            </w:r>
            <w:r>
              <w:t>notification</w:t>
            </w:r>
            <w:r>
              <w:rPr>
                <w:spacing w:val="-14"/>
              </w:rPr>
              <w:t xml:space="preserve"> </w:t>
            </w:r>
            <w:r>
              <w:t>is</w:t>
            </w:r>
            <w:r>
              <w:rPr>
                <w:spacing w:val="-14"/>
              </w:rPr>
              <w:t xml:space="preserve"> </w:t>
            </w:r>
            <w:r>
              <w:t>visible.</w:t>
            </w:r>
          </w:p>
        </w:tc>
        <w:tc>
          <w:tcPr>
            <w:tcW w:w="780" w:type="dxa"/>
            <w:gridSpan w:val="2"/>
            <w:tcBorders>
              <w:top w:val="single" w:sz="12" w:space="0" w:color="000000" w:themeColor="text1"/>
              <w:left w:val="single" w:sz="6" w:space="0" w:color="000000" w:themeColor="text1"/>
              <w:bottom w:val="single" w:sz="12" w:space="0" w:color="000000" w:themeColor="text1"/>
            </w:tcBorders>
          </w:tcPr>
          <w:p w14:paraId="7C2ED52D" w14:textId="68902962" w:rsidR="001D3EB5" w:rsidRDefault="001D3EB5">
            <w:pPr>
              <w:pStyle w:val="TableParagraph"/>
              <w:spacing w:line="278" w:lineRule="auto"/>
              <w:ind w:left="108" w:right="143"/>
            </w:pPr>
          </w:p>
        </w:tc>
        <w:tc>
          <w:tcPr>
            <w:tcW w:w="1591" w:type="dxa"/>
            <w:gridSpan w:val="3"/>
            <w:tcBorders>
              <w:top w:val="single" w:sz="12" w:space="0" w:color="000000" w:themeColor="text1"/>
              <w:bottom w:val="single" w:sz="12" w:space="0" w:color="000000" w:themeColor="text1"/>
            </w:tcBorders>
          </w:tcPr>
          <w:p w14:paraId="7C2ED52E" w14:textId="3C74D159" w:rsidR="001D3EB5" w:rsidRDefault="001D3EB5">
            <w:pPr>
              <w:pStyle w:val="TableParagraph"/>
              <w:spacing w:line="244" w:lineRule="exact"/>
              <w:ind w:left="102"/>
            </w:pPr>
          </w:p>
        </w:tc>
        <w:tc>
          <w:tcPr>
            <w:tcW w:w="1273" w:type="dxa"/>
            <w:tcBorders>
              <w:top w:val="single" w:sz="12" w:space="0" w:color="000000" w:themeColor="text1"/>
              <w:bottom w:val="single" w:sz="12" w:space="0" w:color="000000" w:themeColor="text1"/>
            </w:tcBorders>
          </w:tcPr>
          <w:p w14:paraId="7C2ED52F" w14:textId="44FD1754" w:rsidR="001D3EB5" w:rsidRDefault="001D3EB5">
            <w:pPr>
              <w:pStyle w:val="TableParagraph"/>
              <w:spacing w:line="278" w:lineRule="auto"/>
              <w:ind w:left="102" w:right="144"/>
            </w:pPr>
          </w:p>
        </w:tc>
      </w:tr>
      <w:tr w:rsidR="001D3EB5" w14:paraId="7C2ED533" w14:textId="77777777" w:rsidTr="65D27D43">
        <w:trPr>
          <w:trHeight w:val="555"/>
          <w:tblHeader/>
        </w:trPr>
        <w:tc>
          <w:tcPr>
            <w:tcW w:w="8108" w:type="dxa"/>
            <w:gridSpan w:val="12"/>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D1D1D1"/>
          </w:tcPr>
          <w:p w14:paraId="7C2ED531" w14:textId="77777777" w:rsidR="001D3EB5" w:rsidRDefault="003F63B5">
            <w:pPr>
              <w:pStyle w:val="TableParagraph"/>
              <w:ind w:left="105"/>
              <w:rPr>
                <w:b/>
              </w:rPr>
            </w:pPr>
            <w:r>
              <w:rPr>
                <w:b/>
              </w:rPr>
              <w:t>TC-6.8</w:t>
            </w:r>
            <w:r>
              <w:rPr>
                <w:b/>
                <w:spacing w:val="-5"/>
              </w:rPr>
              <w:t xml:space="preserve"> </w:t>
            </w:r>
            <w:r>
              <w:rPr>
                <w:b/>
              </w:rPr>
              <w:t>-</w:t>
            </w:r>
            <w:r>
              <w:rPr>
                <w:b/>
                <w:spacing w:val="-9"/>
              </w:rPr>
              <w:t xml:space="preserve"> </w:t>
            </w:r>
            <w:r>
              <w:rPr>
                <w:b/>
              </w:rPr>
              <w:t>Emergency</w:t>
            </w:r>
            <w:r>
              <w:rPr>
                <w:b/>
                <w:spacing w:val="-3"/>
              </w:rPr>
              <w:t xml:space="preserve"> </w:t>
            </w:r>
            <w:r>
              <w:rPr>
                <w:b/>
              </w:rPr>
              <w:t>SOS</w:t>
            </w:r>
            <w:r>
              <w:rPr>
                <w:b/>
                <w:spacing w:val="-4"/>
              </w:rPr>
              <w:t xml:space="preserve"> </w:t>
            </w:r>
            <w:r>
              <w:rPr>
                <w:b/>
              </w:rPr>
              <w:t>–</w:t>
            </w:r>
            <w:r>
              <w:rPr>
                <w:b/>
                <w:spacing w:val="-2"/>
              </w:rPr>
              <w:t xml:space="preserve"> </w:t>
            </w:r>
            <w:r>
              <w:rPr>
                <w:b/>
              </w:rPr>
              <w:t>Caregiver</w:t>
            </w:r>
            <w:r>
              <w:rPr>
                <w:b/>
                <w:spacing w:val="-4"/>
              </w:rPr>
              <w:t xml:space="preserve"> </w:t>
            </w:r>
            <w:r>
              <w:rPr>
                <w:b/>
              </w:rPr>
              <w:t>receives</w:t>
            </w:r>
            <w:r>
              <w:rPr>
                <w:b/>
                <w:spacing w:val="-3"/>
              </w:rPr>
              <w:t xml:space="preserve"> </w:t>
            </w:r>
            <w:r>
              <w:rPr>
                <w:b/>
              </w:rPr>
              <w:t>Emergency</w:t>
            </w:r>
            <w:r>
              <w:rPr>
                <w:b/>
                <w:spacing w:val="-3"/>
              </w:rPr>
              <w:t xml:space="preserve"> </w:t>
            </w:r>
            <w:r>
              <w:rPr>
                <w:b/>
              </w:rPr>
              <w:t>SOS</w:t>
            </w:r>
            <w:r>
              <w:rPr>
                <w:b/>
                <w:spacing w:val="-1"/>
              </w:rPr>
              <w:t xml:space="preserve"> </w:t>
            </w:r>
            <w:r>
              <w:rPr>
                <w:b/>
                <w:spacing w:val="-2"/>
              </w:rPr>
              <w:t>alert</w:t>
            </w:r>
          </w:p>
        </w:tc>
        <w:tc>
          <w:tcPr>
            <w:tcW w:w="1273"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D1D1D1"/>
          </w:tcPr>
          <w:p w14:paraId="7C2ED532" w14:textId="77777777" w:rsidR="001D3EB5" w:rsidRDefault="001D3EB5">
            <w:pPr>
              <w:pStyle w:val="TableParagraph"/>
            </w:pPr>
          </w:p>
        </w:tc>
      </w:tr>
      <w:tr w:rsidR="001D3EB5" w14:paraId="7C2ED53A" w14:textId="77777777" w:rsidTr="65D27D43">
        <w:trPr>
          <w:trHeight w:val="1215"/>
          <w:tblHeader/>
        </w:trPr>
        <w:tc>
          <w:tcPr>
            <w:tcW w:w="915" w:type="dxa"/>
            <w:tcBorders>
              <w:top w:val="single" w:sz="12" w:space="0" w:color="000000" w:themeColor="text1"/>
            </w:tcBorders>
            <w:vAlign w:val="center"/>
          </w:tcPr>
          <w:p w14:paraId="7C2ED534" w14:textId="171DEFAB" w:rsidR="001D3EB5" w:rsidRDefault="003F63B5" w:rsidP="757DACCB">
            <w:pPr>
              <w:pStyle w:val="TableParagraph"/>
              <w:spacing w:line="244" w:lineRule="exact"/>
              <w:ind w:left="105"/>
              <w:jc w:val="center"/>
            </w:pPr>
            <w:r>
              <w:t>1.</w:t>
            </w:r>
            <w:r w:rsidR="28774FD0">
              <w:t> </w:t>
            </w:r>
          </w:p>
        </w:tc>
        <w:tc>
          <w:tcPr>
            <w:tcW w:w="2078" w:type="dxa"/>
            <w:gridSpan w:val="3"/>
            <w:tcBorders>
              <w:top w:val="single" w:sz="12" w:space="0" w:color="000000" w:themeColor="text1"/>
            </w:tcBorders>
            <w:vAlign w:val="center"/>
          </w:tcPr>
          <w:p w14:paraId="7C2ED535" w14:textId="3C356C26" w:rsidR="001D3EB5" w:rsidRDefault="003F63B5" w:rsidP="757DACCB">
            <w:pPr>
              <w:pStyle w:val="TableParagraph"/>
              <w:spacing w:line="280" w:lineRule="auto"/>
              <w:ind w:left="104" w:right="106"/>
            </w:pPr>
            <w:r>
              <w:t>Following success of test case 8.9, a patient sends an emergency SOS alert.</w:t>
            </w:r>
            <w:r w:rsidR="28774FD0">
              <w:t> </w:t>
            </w:r>
          </w:p>
        </w:tc>
        <w:tc>
          <w:tcPr>
            <w:tcW w:w="2744" w:type="dxa"/>
            <w:gridSpan w:val="3"/>
            <w:tcBorders>
              <w:top w:val="single" w:sz="12" w:space="0" w:color="000000" w:themeColor="text1"/>
              <w:right w:val="single" w:sz="6" w:space="0" w:color="000000" w:themeColor="text1"/>
            </w:tcBorders>
            <w:vAlign w:val="center"/>
          </w:tcPr>
          <w:p w14:paraId="7C2ED536" w14:textId="7946783C" w:rsidR="001D3EB5" w:rsidRDefault="003F63B5" w:rsidP="757DACCB">
            <w:pPr>
              <w:pStyle w:val="TableParagraph"/>
              <w:spacing w:line="278" w:lineRule="auto"/>
              <w:ind w:left="104" w:right="145"/>
            </w:pPr>
            <w:r>
              <w:t>Caregiver receives Emergency SOS alert pop up on their screen.</w:t>
            </w:r>
            <w:r w:rsidR="28774FD0">
              <w:t> (per REQ-5.9.1.2).</w:t>
            </w:r>
          </w:p>
        </w:tc>
        <w:tc>
          <w:tcPr>
            <w:tcW w:w="780" w:type="dxa"/>
            <w:gridSpan w:val="2"/>
            <w:tcBorders>
              <w:top w:val="single" w:sz="12" w:space="0" w:color="000000" w:themeColor="text1"/>
              <w:left w:val="single" w:sz="6" w:space="0" w:color="000000" w:themeColor="text1"/>
            </w:tcBorders>
          </w:tcPr>
          <w:p w14:paraId="7C2ED537" w14:textId="1F7F92DB" w:rsidR="001D3EB5" w:rsidRDefault="0034219F">
            <w:pPr>
              <w:pStyle w:val="TableParagraph"/>
              <w:spacing w:line="280" w:lineRule="auto"/>
              <w:ind w:left="108" w:right="81"/>
            </w:pPr>
            <w:r w:rsidRPr="004D1424">
              <w:t> </w:t>
            </w:r>
          </w:p>
        </w:tc>
        <w:tc>
          <w:tcPr>
            <w:tcW w:w="1591" w:type="dxa"/>
            <w:gridSpan w:val="3"/>
            <w:tcBorders>
              <w:top w:val="single" w:sz="12" w:space="0" w:color="000000" w:themeColor="text1"/>
            </w:tcBorders>
          </w:tcPr>
          <w:p w14:paraId="7C2ED538" w14:textId="7C31952D" w:rsidR="001D3EB5" w:rsidRDefault="0034219F">
            <w:pPr>
              <w:pStyle w:val="TableParagraph"/>
              <w:spacing w:line="244" w:lineRule="exact"/>
              <w:ind w:left="102"/>
            </w:pPr>
            <w:r w:rsidRPr="004D1424">
              <w:t> </w:t>
            </w:r>
          </w:p>
        </w:tc>
        <w:tc>
          <w:tcPr>
            <w:tcW w:w="1273" w:type="dxa"/>
            <w:tcBorders>
              <w:top w:val="single" w:sz="12" w:space="0" w:color="000000" w:themeColor="text1"/>
            </w:tcBorders>
          </w:tcPr>
          <w:p w14:paraId="7C2ED539" w14:textId="1534D357" w:rsidR="001D3EB5" w:rsidRDefault="0034219F">
            <w:pPr>
              <w:pStyle w:val="TableParagraph"/>
            </w:pPr>
            <w:r w:rsidRPr="004D1424">
              <w:t> </w:t>
            </w:r>
          </w:p>
        </w:tc>
      </w:tr>
      <w:tr w:rsidR="0034219F" w14:paraId="1C7B2E80" w14:textId="77777777" w:rsidTr="65D27D43">
        <w:trPr>
          <w:trHeight w:val="810"/>
          <w:tblHeader/>
        </w:trPr>
        <w:tc>
          <w:tcPr>
            <w:tcW w:w="915" w:type="dxa"/>
            <w:vAlign w:val="center"/>
          </w:tcPr>
          <w:p w14:paraId="26402335" w14:textId="269C6AFA" w:rsidR="0034219F" w:rsidRDefault="28774FD0" w:rsidP="757DACCB">
            <w:pPr>
              <w:pStyle w:val="TableParagraph"/>
              <w:spacing w:line="244" w:lineRule="exact"/>
              <w:ind w:left="105"/>
              <w:jc w:val="center"/>
            </w:pPr>
            <w:r>
              <w:t>2.</w:t>
            </w:r>
          </w:p>
        </w:tc>
        <w:tc>
          <w:tcPr>
            <w:tcW w:w="2078" w:type="dxa"/>
            <w:gridSpan w:val="3"/>
            <w:vAlign w:val="center"/>
          </w:tcPr>
          <w:p w14:paraId="059372A9" w14:textId="59C0BF67" w:rsidR="0034219F" w:rsidRDefault="28774FD0" w:rsidP="757DACCB">
            <w:pPr>
              <w:pStyle w:val="TableParagraph"/>
              <w:spacing w:line="280" w:lineRule="auto"/>
              <w:ind w:left="104" w:right="106"/>
            </w:pPr>
            <w:r>
              <w:t>Verify alert details (patient name/ID, timestamp, location if supported).</w:t>
            </w:r>
          </w:p>
        </w:tc>
        <w:tc>
          <w:tcPr>
            <w:tcW w:w="2744" w:type="dxa"/>
            <w:gridSpan w:val="3"/>
            <w:tcBorders>
              <w:right w:val="single" w:sz="6" w:space="0" w:color="000000" w:themeColor="text1"/>
            </w:tcBorders>
            <w:vAlign w:val="center"/>
          </w:tcPr>
          <w:p w14:paraId="04A27F09" w14:textId="527BB04D" w:rsidR="0034219F" w:rsidRDefault="28774FD0" w:rsidP="757DACCB">
            <w:pPr>
              <w:pStyle w:val="TableParagraph"/>
              <w:spacing w:line="278" w:lineRule="auto"/>
              <w:ind w:left="104" w:right="145"/>
            </w:pPr>
            <w:r>
              <w:t>Alert displays correct patient information and time of trigger.</w:t>
            </w:r>
          </w:p>
        </w:tc>
        <w:tc>
          <w:tcPr>
            <w:tcW w:w="780" w:type="dxa"/>
            <w:gridSpan w:val="2"/>
            <w:tcBorders>
              <w:left w:val="single" w:sz="6" w:space="0" w:color="000000" w:themeColor="text1"/>
            </w:tcBorders>
          </w:tcPr>
          <w:p w14:paraId="68F0343D" w14:textId="77777777" w:rsidR="0034219F" w:rsidRDefault="0034219F" w:rsidP="0034219F">
            <w:pPr>
              <w:pStyle w:val="TableParagraph"/>
              <w:spacing w:line="280" w:lineRule="auto"/>
              <w:ind w:left="108" w:right="81"/>
            </w:pPr>
          </w:p>
        </w:tc>
        <w:tc>
          <w:tcPr>
            <w:tcW w:w="1591" w:type="dxa"/>
            <w:gridSpan w:val="3"/>
          </w:tcPr>
          <w:p w14:paraId="6210FC4C" w14:textId="77777777" w:rsidR="0034219F" w:rsidRDefault="0034219F" w:rsidP="0034219F">
            <w:pPr>
              <w:pStyle w:val="TableParagraph"/>
              <w:spacing w:line="244" w:lineRule="exact"/>
              <w:ind w:left="102"/>
            </w:pPr>
          </w:p>
        </w:tc>
        <w:tc>
          <w:tcPr>
            <w:tcW w:w="1273" w:type="dxa"/>
          </w:tcPr>
          <w:p w14:paraId="40ABDE47" w14:textId="77777777" w:rsidR="0034219F" w:rsidRDefault="0034219F" w:rsidP="0034219F">
            <w:pPr>
              <w:pStyle w:val="TableParagraph"/>
            </w:pPr>
          </w:p>
        </w:tc>
      </w:tr>
      <w:tr w:rsidR="0034219F" w14:paraId="184E5AAC" w14:textId="77777777" w:rsidTr="65D27D43">
        <w:trPr>
          <w:trHeight w:val="960"/>
          <w:tblHeader/>
        </w:trPr>
        <w:tc>
          <w:tcPr>
            <w:tcW w:w="915" w:type="dxa"/>
            <w:vAlign w:val="center"/>
          </w:tcPr>
          <w:p w14:paraId="6ED9B41E" w14:textId="6E276AAA" w:rsidR="0034219F" w:rsidRDefault="28774FD0" w:rsidP="757DACCB">
            <w:pPr>
              <w:pStyle w:val="TableParagraph"/>
              <w:spacing w:line="244" w:lineRule="exact"/>
              <w:ind w:left="105"/>
              <w:jc w:val="center"/>
            </w:pPr>
            <w:r>
              <w:t>3.</w:t>
            </w:r>
          </w:p>
        </w:tc>
        <w:tc>
          <w:tcPr>
            <w:tcW w:w="2078" w:type="dxa"/>
            <w:gridSpan w:val="3"/>
            <w:vAlign w:val="center"/>
          </w:tcPr>
          <w:p w14:paraId="30DFE739" w14:textId="7933DCC9" w:rsidR="0034219F" w:rsidRDefault="28774FD0" w:rsidP="757DACCB">
            <w:pPr>
              <w:pStyle w:val="TableParagraph"/>
              <w:spacing w:line="280" w:lineRule="auto"/>
              <w:ind w:left="104" w:right="106"/>
            </w:pPr>
            <w:r>
              <w:t>Caregiver taps Acknowledge/Respond on the alert.</w:t>
            </w:r>
          </w:p>
        </w:tc>
        <w:tc>
          <w:tcPr>
            <w:tcW w:w="2744" w:type="dxa"/>
            <w:gridSpan w:val="3"/>
            <w:tcBorders>
              <w:right w:val="single" w:sz="6" w:space="0" w:color="000000" w:themeColor="text1"/>
            </w:tcBorders>
            <w:vAlign w:val="center"/>
          </w:tcPr>
          <w:p w14:paraId="18B64728" w14:textId="55AA13EA" w:rsidR="0034219F" w:rsidRDefault="28774FD0" w:rsidP="757DACCB">
            <w:pPr>
              <w:pStyle w:val="TableParagraph"/>
              <w:spacing w:line="278" w:lineRule="auto"/>
              <w:ind w:left="104" w:right="145"/>
            </w:pPr>
            <w:r>
              <w:t>System marks alert as acknowledged, patient sees confirmation, and caregiver is redirected to patient support workflow.</w:t>
            </w:r>
          </w:p>
        </w:tc>
        <w:tc>
          <w:tcPr>
            <w:tcW w:w="780" w:type="dxa"/>
            <w:gridSpan w:val="2"/>
            <w:tcBorders>
              <w:left w:val="single" w:sz="6" w:space="0" w:color="000000" w:themeColor="text1"/>
            </w:tcBorders>
          </w:tcPr>
          <w:p w14:paraId="23D48E05" w14:textId="77777777" w:rsidR="0034219F" w:rsidRDefault="0034219F" w:rsidP="0034219F">
            <w:pPr>
              <w:pStyle w:val="TableParagraph"/>
              <w:spacing w:line="280" w:lineRule="auto"/>
              <w:ind w:left="108" w:right="81"/>
            </w:pPr>
          </w:p>
        </w:tc>
        <w:tc>
          <w:tcPr>
            <w:tcW w:w="1591" w:type="dxa"/>
            <w:gridSpan w:val="3"/>
          </w:tcPr>
          <w:p w14:paraId="2C590A0B" w14:textId="77777777" w:rsidR="0034219F" w:rsidRDefault="0034219F" w:rsidP="0034219F">
            <w:pPr>
              <w:pStyle w:val="TableParagraph"/>
              <w:spacing w:line="244" w:lineRule="exact"/>
              <w:ind w:left="102"/>
            </w:pPr>
          </w:p>
        </w:tc>
        <w:tc>
          <w:tcPr>
            <w:tcW w:w="1273" w:type="dxa"/>
          </w:tcPr>
          <w:p w14:paraId="6EE3129F" w14:textId="77777777" w:rsidR="0034219F" w:rsidRDefault="0034219F" w:rsidP="0034219F">
            <w:pPr>
              <w:pStyle w:val="TableParagraph"/>
            </w:pPr>
          </w:p>
        </w:tc>
      </w:tr>
      <w:tr w:rsidR="00CC7514" w14:paraId="54FB774B" w14:textId="77777777" w:rsidTr="65D27D43">
        <w:trPr>
          <w:trHeight w:val="555"/>
          <w:tblHeader/>
        </w:trPr>
        <w:tc>
          <w:tcPr>
            <w:tcW w:w="9381" w:type="dxa"/>
            <w:gridSpan w:val="13"/>
            <w:shd w:val="clear" w:color="auto" w:fill="BFBFBF" w:themeFill="background1" w:themeFillShade="BF"/>
          </w:tcPr>
          <w:p w14:paraId="396074BD" w14:textId="7AB9AD64" w:rsidR="007322A7" w:rsidRDefault="22B7A9F4" w:rsidP="007322A7">
            <w:pPr>
              <w:rPr>
                <w:b/>
                <w:bCs/>
              </w:rPr>
            </w:pPr>
            <w:r w:rsidRPr="65D27D43">
              <w:rPr>
                <w:b/>
                <w:bCs/>
              </w:rPr>
              <w:t xml:space="preserve">TC-6.9 </w:t>
            </w:r>
            <w:r w:rsidR="31715CDB" w:rsidRPr="65D27D43">
              <w:rPr>
                <w:b/>
                <w:bCs/>
              </w:rPr>
              <w:t>ot</w:t>
            </w:r>
            <w:r w:rsidRPr="65D27D43">
              <w:rPr>
                <w:b/>
                <w:bCs/>
              </w:rPr>
              <w:t>-In – Navigate to “Create Check-In Questionnaire”</w:t>
            </w:r>
          </w:p>
          <w:p w14:paraId="5209973A" w14:textId="446B390C" w:rsidR="00CC7514" w:rsidRDefault="007322A7" w:rsidP="007322A7">
            <w:pPr>
              <w:pStyle w:val="TableParagraph"/>
            </w:pPr>
            <w:r w:rsidRPr="003818C2">
              <w:t>REQ-5.8.4.1.3.1, REQ-5.8.4.1.3.2, REQ-5.8.4.1.3.11</w:t>
            </w:r>
          </w:p>
        </w:tc>
      </w:tr>
      <w:tr w:rsidR="00C22449" w14:paraId="646C5084" w14:textId="77777777" w:rsidTr="65D27D43">
        <w:trPr>
          <w:trHeight w:val="1365"/>
        </w:trPr>
        <w:tc>
          <w:tcPr>
            <w:tcW w:w="1343" w:type="dxa"/>
            <w:gridSpan w:val="2"/>
            <w:vAlign w:val="center"/>
          </w:tcPr>
          <w:p w14:paraId="649D36F1" w14:textId="77777777" w:rsidR="00C22449" w:rsidRPr="00C22449" w:rsidRDefault="00C22449" w:rsidP="757DACCB">
            <w:pPr>
              <w:pStyle w:val="ListParagraph"/>
              <w:numPr>
                <w:ilvl w:val="0"/>
                <w:numId w:val="98"/>
              </w:numPr>
              <w:jc w:val="center"/>
            </w:pPr>
          </w:p>
        </w:tc>
        <w:tc>
          <w:tcPr>
            <w:tcW w:w="1500" w:type="dxa"/>
            <w:vAlign w:val="center"/>
          </w:tcPr>
          <w:p w14:paraId="7E51A499" w14:textId="1CBF4DB3" w:rsidR="00C22449" w:rsidRPr="00FF2608" w:rsidRDefault="16E23736" w:rsidP="757DACCB">
            <w:pPr>
              <w:rPr>
                <w:b/>
                <w:bCs/>
              </w:rPr>
            </w:pPr>
            <w:r>
              <w:t xml:space="preserve">From </w:t>
            </w:r>
            <w:r w:rsidR="6C6516AD">
              <w:t>the caregiver</w:t>
            </w:r>
            <w:r>
              <w:t xml:space="preserve"> dashboard, tap Create Check-In.</w:t>
            </w:r>
          </w:p>
        </w:tc>
        <w:tc>
          <w:tcPr>
            <w:tcW w:w="1440" w:type="dxa"/>
            <w:gridSpan w:val="2"/>
            <w:vAlign w:val="center"/>
          </w:tcPr>
          <w:p w14:paraId="1D2474C0" w14:textId="209FA286" w:rsidR="00C22449" w:rsidRPr="00FF2608" w:rsidRDefault="2B392B10" w:rsidP="757DACCB">
            <w:pPr>
              <w:rPr>
                <w:b/>
                <w:bCs/>
              </w:rPr>
            </w:pPr>
            <w:r>
              <w:t>Caregiver is directed to Create Check-In Questionnaire page.</w:t>
            </w:r>
          </w:p>
        </w:tc>
        <w:tc>
          <w:tcPr>
            <w:tcW w:w="1454" w:type="dxa"/>
            <w:gridSpan w:val="2"/>
          </w:tcPr>
          <w:p w14:paraId="1A9FA446" w14:textId="711BBF13" w:rsidR="00C22449" w:rsidRPr="00FF2608" w:rsidRDefault="16E23736" w:rsidP="757DACCB">
            <w:pPr>
              <w:pStyle w:val="TableParagraph"/>
              <w:spacing w:line="280" w:lineRule="auto"/>
              <w:ind w:left="108" w:right="81"/>
            </w:pPr>
            <w:r>
              <w:t> </w:t>
            </w:r>
            <w:r w:rsidR="161115D5">
              <w:t>Step moved to “configure questions” under patient details und</w:t>
            </w:r>
            <w:r w:rsidR="2FD9AF6E">
              <w:t>er assigned caregiver.</w:t>
            </w:r>
          </w:p>
        </w:tc>
        <w:tc>
          <w:tcPr>
            <w:tcW w:w="1425" w:type="dxa"/>
            <w:gridSpan w:val="3"/>
          </w:tcPr>
          <w:p w14:paraId="796DBF95" w14:textId="482BBAE9" w:rsidR="00C22449" w:rsidRPr="00FF2608" w:rsidRDefault="16E23736" w:rsidP="757DACCB">
            <w:pPr>
              <w:pStyle w:val="TableParagraph"/>
              <w:spacing w:line="280" w:lineRule="auto"/>
              <w:ind w:left="108" w:right="81"/>
              <w:rPr>
                <w:b/>
                <w:bCs/>
              </w:rPr>
            </w:pPr>
            <w:r>
              <w:t> </w:t>
            </w:r>
            <w:r w:rsidR="3E98C1E6">
              <w:t>PASS</w:t>
            </w:r>
          </w:p>
        </w:tc>
        <w:tc>
          <w:tcPr>
            <w:tcW w:w="2219" w:type="dxa"/>
            <w:gridSpan w:val="3"/>
          </w:tcPr>
          <w:p w14:paraId="3A6233DC" w14:textId="661736CF" w:rsidR="00C22449" w:rsidRPr="00FF2608" w:rsidRDefault="3E98C1E6" w:rsidP="757DACCB">
            <w:pPr>
              <w:pStyle w:val="TableParagraph"/>
              <w:spacing w:line="280" w:lineRule="auto"/>
              <w:ind w:right="81"/>
            </w:pPr>
            <w:r>
              <w:t xml:space="preserve">Due to </w:t>
            </w:r>
            <w:r w:rsidR="67CF4C96">
              <w:t>the movement</w:t>
            </w:r>
            <w:r>
              <w:t xml:space="preserve"> of </w:t>
            </w:r>
            <w:r w:rsidR="071D9C18">
              <w:t xml:space="preserve">the </w:t>
            </w:r>
            <w:r>
              <w:t xml:space="preserve">tab, original criteria </w:t>
            </w:r>
            <w:r w:rsidR="7F57E4BE">
              <w:t>have</w:t>
            </w:r>
            <w:r>
              <w:t xml:space="preserve"> shifted, but functional. </w:t>
            </w:r>
          </w:p>
        </w:tc>
      </w:tr>
      <w:tr w:rsidR="00C22449" w14:paraId="694D38CF" w14:textId="77777777" w:rsidTr="65D27D43">
        <w:trPr>
          <w:trHeight w:val="2048"/>
        </w:trPr>
        <w:tc>
          <w:tcPr>
            <w:tcW w:w="1343" w:type="dxa"/>
            <w:gridSpan w:val="2"/>
            <w:vAlign w:val="center"/>
          </w:tcPr>
          <w:p w14:paraId="76B2154E" w14:textId="77777777" w:rsidR="00C22449" w:rsidRPr="00C22449" w:rsidRDefault="00C22449" w:rsidP="757DACCB">
            <w:pPr>
              <w:pStyle w:val="ListParagraph"/>
              <w:numPr>
                <w:ilvl w:val="0"/>
                <w:numId w:val="98"/>
              </w:numPr>
              <w:jc w:val="center"/>
            </w:pPr>
          </w:p>
        </w:tc>
        <w:tc>
          <w:tcPr>
            <w:tcW w:w="1500" w:type="dxa"/>
            <w:vAlign w:val="center"/>
          </w:tcPr>
          <w:p w14:paraId="28E8384A" w14:textId="1A89B905" w:rsidR="00C22449" w:rsidRPr="00FF2608" w:rsidRDefault="2B392B10" w:rsidP="757DACCB">
            <w:pPr>
              <w:rPr>
                <w:b/>
                <w:bCs/>
              </w:rPr>
            </w:pPr>
            <w:r>
              <w:t>Verify form elements present.</w:t>
            </w:r>
          </w:p>
        </w:tc>
        <w:tc>
          <w:tcPr>
            <w:tcW w:w="1440" w:type="dxa"/>
            <w:gridSpan w:val="2"/>
            <w:vAlign w:val="center"/>
          </w:tcPr>
          <w:p w14:paraId="6FC43889" w14:textId="308BB93A" w:rsidR="00C22449" w:rsidRPr="00FF2608" w:rsidRDefault="2B392B10" w:rsidP="757DACCB">
            <w:pPr>
              <w:rPr>
                <w:b/>
                <w:bCs/>
              </w:rPr>
            </w:pPr>
            <w:r>
              <w:t>Page shows: title input (optional), structured Q&amp;A form (question fields), frequency control (dropdown or scheduler), and Review button.</w:t>
            </w:r>
          </w:p>
        </w:tc>
        <w:tc>
          <w:tcPr>
            <w:tcW w:w="1454" w:type="dxa"/>
            <w:gridSpan w:val="2"/>
          </w:tcPr>
          <w:p w14:paraId="55B9CED0" w14:textId="15D567D8" w:rsidR="00C22449" w:rsidRPr="00FF2608" w:rsidRDefault="3D71A79E" w:rsidP="65D27D43">
            <w:pPr>
              <w:pStyle w:val="TableParagraph"/>
              <w:spacing w:line="280" w:lineRule="auto"/>
              <w:ind w:left="108" w:right="81"/>
            </w:pPr>
            <w:r>
              <w:t xml:space="preserve">Pre-selected questions populate to choose from with option to click the check box below or be able to create your own questions and add. </w:t>
            </w:r>
          </w:p>
        </w:tc>
        <w:tc>
          <w:tcPr>
            <w:tcW w:w="1425" w:type="dxa"/>
            <w:gridSpan w:val="3"/>
          </w:tcPr>
          <w:p w14:paraId="543FE2E5" w14:textId="63C3D5B6" w:rsidR="00C22449" w:rsidRPr="00FF2608" w:rsidRDefault="3D71A79E" w:rsidP="65D27D43">
            <w:pPr>
              <w:pStyle w:val="TableParagraph"/>
              <w:spacing w:line="280" w:lineRule="auto"/>
              <w:ind w:left="108" w:right="81"/>
            </w:pPr>
            <w:r>
              <w:t>PASS</w:t>
            </w:r>
          </w:p>
        </w:tc>
        <w:tc>
          <w:tcPr>
            <w:tcW w:w="2219" w:type="dxa"/>
            <w:gridSpan w:val="3"/>
          </w:tcPr>
          <w:p w14:paraId="31F04329" w14:textId="77777777" w:rsidR="00C22449" w:rsidRPr="00FF2608" w:rsidRDefault="00C22449" w:rsidP="757DACCB">
            <w:pPr>
              <w:pStyle w:val="TableParagraph"/>
              <w:spacing w:line="280" w:lineRule="auto"/>
              <w:ind w:left="108" w:right="81"/>
              <w:rPr>
                <w:b/>
                <w:bCs/>
              </w:rPr>
            </w:pPr>
          </w:p>
        </w:tc>
      </w:tr>
      <w:tr w:rsidR="00C22449" w14:paraId="5D71D616" w14:textId="77777777" w:rsidTr="65D27D43">
        <w:trPr>
          <w:trHeight w:val="2048"/>
        </w:trPr>
        <w:tc>
          <w:tcPr>
            <w:tcW w:w="1343" w:type="dxa"/>
            <w:gridSpan w:val="2"/>
          </w:tcPr>
          <w:p w14:paraId="2DB8DDBC" w14:textId="77777777" w:rsidR="00C22449" w:rsidRPr="00C22449" w:rsidRDefault="00C22449" w:rsidP="757DACCB">
            <w:pPr>
              <w:pStyle w:val="ListParagraph"/>
              <w:numPr>
                <w:ilvl w:val="0"/>
                <w:numId w:val="98"/>
              </w:numPr>
            </w:pPr>
          </w:p>
        </w:tc>
        <w:tc>
          <w:tcPr>
            <w:tcW w:w="1500" w:type="dxa"/>
          </w:tcPr>
          <w:p w14:paraId="281F342A" w14:textId="7B4DB9B0" w:rsidR="00C22449" w:rsidRPr="00FF2608" w:rsidRDefault="00C22449" w:rsidP="00C22449">
            <w:pPr>
              <w:rPr>
                <w:b/>
                <w:bCs/>
              </w:rPr>
            </w:pPr>
            <w:r w:rsidRPr="0088618D">
              <w:t>Inspect field affordances.</w:t>
            </w:r>
          </w:p>
        </w:tc>
        <w:tc>
          <w:tcPr>
            <w:tcW w:w="1440" w:type="dxa"/>
            <w:gridSpan w:val="2"/>
          </w:tcPr>
          <w:p w14:paraId="5020F1F1" w14:textId="6FD98A0C" w:rsidR="00C22449" w:rsidRPr="00FF2608" w:rsidRDefault="00C22449" w:rsidP="00C22449">
            <w:pPr>
              <w:rPr>
                <w:b/>
                <w:bCs/>
              </w:rPr>
            </w:pPr>
            <w:r w:rsidRPr="0088618D">
              <w:t>Each question field is clearly labeled; add/remove question controls visible; frequency control enabled.</w:t>
            </w:r>
          </w:p>
        </w:tc>
        <w:tc>
          <w:tcPr>
            <w:tcW w:w="1454" w:type="dxa"/>
            <w:gridSpan w:val="2"/>
          </w:tcPr>
          <w:p w14:paraId="1AEE9DB8" w14:textId="784CB4FF" w:rsidR="00C22449" w:rsidRPr="00FF2608" w:rsidRDefault="1EDF49A9" w:rsidP="65D27D43">
            <w:pPr>
              <w:spacing w:line="259" w:lineRule="auto"/>
              <w:rPr>
                <w:b/>
                <w:bCs/>
              </w:rPr>
            </w:pPr>
            <w:r>
              <w:t>Questions are able to be added or removed</w:t>
            </w:r>
            <w:r w:rsidR="054AC9DD">
              <w:t>.</w:t>
            </w:r>
            <w:r w:rsidRPr="65D27D43">
              <w:rPr>
                <w:b/>
                <w:bCs/>
              </w:rPr>
              <w:t xml:space="preserve"> </w:t>
            </w:r>
          </w:p>
        </w:tc>
        <w:tc>
          <w:tcPr>
            <w:tcW w:w="1425" w:type="dxa"/>
            <w:gridSpan w:val="3"/>
          </w:tcPr>
          <w:p w14:paraId="4F25564A" w14:textId="6752EFA8" w:rsidR="00C22449" w:rsidRPr="00FF2608" w:rsidRDefault="6B5584B6" w:rsidP="65D27D43">
            <w:r>
              <w:t>PASS</w:t>
            </w:r>
          </w:p>
        </w:tc>
        <w:tc>
          <w:tcPr>
            <w:tcW w:w="2219" w:type="dxa"/>
            <w:gridSpan w:val="3"/>
          </w:tcPr>
          <w:p w14:paraId="666C226E" w14:textId="77777777" w:rsidR="00C22449" w:rsidRPr="00FF2608" w:rsidRDefault="00C22449" w:rsidP="00C22449">
            <w:pPr>
              <w:rPr>
                <w:b/>
                <w:bCs/>
              </w:rPr>
            </w:pPr>
          </w:p>
        </w:tc>
      </w:tr>
      <w:tr w:rsidR="00D64563" w14:paraId="19B79C3A" w14:textId="77777777" w:rsidTr="65D27D43">
        <w:trPr>
          <w:trHeight w:val="558"/>
        </w:trPr>
        <w:tc>
          <w:tcPr>
            <w:tcW w:w="9381" w:type="dxa"/>
            <w:gridSpan w:val="13"/>
            <w:shd w:val="clear" w:color="auto" w:fill="BFBFBF" w:themeFill="background1" w:themeFillShade="BF"/>
          </w:tcPr>
          <w:p w14:paraId="5B5037C4" w14:textId="77777777" w:rsidR="0040245A" w:rsidRDefault="0040245A" w:rsidP="0040245A">
            <w:pPr>
              <w:rPr>
                <w:b/>
                <w:bCs/>
              </w:rPr>
            </w:pPr>
            <w:r w:rsidRPr="00DC4FD9">
              <w:rPr>
                <w:b/>
                <w:bCs/>
              </w:rPr>
              <w:t>TC-</w:t>
            </w:r>
            <w:r>
              <w:rPr>
                <w:b/>
                <w:bCs/>
              </w:rPr>
              <w:t>6.10</w:t>
            </w:r>
            <w:r w:rsidRPr="00DC4FD9">
              <w:rPr>
                <w:b/>
                <w:bCs/>
              </w:rPr>
              <w:t xml:space="preserve"> Virtual Check-In – Compose Questions &amp; Frequency</w:t>
            </w:r>
          </w:p>
          <w:p w14:paraId="008C196A" w14:textId="2F784ABF" w:rsidR="00D64563" w:rsidRPr="00FF2608" w:rsidRDefault="0040245A" w:rsidP="0040245A">
            <w:pPr>
              <w:rPr>
                <w:b/>
                <w:bCs/>
              </w:rPr>
            </w:pPr>
            <w:r w:rsidRPr="003818C2">
              <w:t>REQ-5.8.4.1.3.2, REQ-5.8.4.1.3.3, REQ-5.8.4.1.3.11</w:t>
            </w:r>
          </w:p>
        </w:tc>
      </w:tr>
      <w:tr w:rsidR="00AE5716" w14:paraId="65AC2C77" w14:textId="77777777" w:rsidTr="65D27D43">
        <w:trPr>
          <w:trHeight w:val="2048"/>
        </w:trPr>
        <w:tc>
          <w:tcPr>
            <w:tcW w:w="1343" w:type="dxa"/>
            <w:gridSpan w:val="2"/>
          </w:tcPr>
          <w:p w14:paraId="33F110B3" w14:textId="77777777" w:rsidR="00AE5716" w:rsidRPr="00AE5716" w:rsidRDefault="00AE5716" w:rsidP="00AE5716">
            <w:pPr>
              <w:pStyle w:val="ListParagraph"/>
              <w:numPr>
                <w:ilvl w:val="0"/>
                <w:numId w:val="99"/>
              </w:numPr>
              <w:rPr>
                <w:b/>
                <w:bCs/>
              </w:rPr>
            </w:pPr>
          </w:p>
        </w:tc>
        <w:tc>
          <w:tcPr>
            <w:tcW w:w="1500" w:type="dxa"/>
          </w:tcPr>
          <w:p w14:paraId="421A67C6" w14:textId="4DC09BEA" w:rsidR="00AE5716" w:rsidRPr="0088618D" w:rsidRDefault="00AE5716" w:rsidP="00AE5716">
            <w:r w:rsidRPr="00994203">
              <w:t>Enter 3 questions in the structured Q&amp;A form.</w:t>
            </w:r>
          </w:p>
        </w:tc>
        <w:tc>
          <w:tcPr>
            <w:tcW w:w="1440" w:type="dxa"/>
            <w:gridSpan w:val="2"/>
          </w:tcPr>
          <w:p w14:paraId="0A0BF6BB" w14:textId="712A36C6" w:rsidR="00AE5716" w:rsidRPr="0088618D" w:rsidRDefault="00AE5716" w:rsidP="00AE5716">
            <w:r w:rsidRPr="00994203">
              <w:t>Questions are captured in form; no truncation; live validation passes.</w:t>
            </w:r>
          </w:p>
        </w:tc>
        <w:tc>
          <w:tcPr>
            <w:tcW w:w="1454" w:type="dxa"/>
            <w:gridSpan w:val="2"/>
          </w:tcPr>
          <w:p w14:paraId="08050CFF" w14:textId="5609AC20" w:rsidR="00AE5716" w:rsidRPr="00FF2608" w:rsidRDefault="09C132CC" w:rsidP="00AE5716">
            <w:pPr>
              <w:rPr>
                <w:b/>
                <w:bCs/>
              </w:rPr>
            </w:pPr>
            <w:r>
              <w:t> </w:t>
            </w:r>
            <w:r w:rsidR="0DFBB8AB">
              <w:t>Questions are typed accordingly with no truncation.</w:t>
            </w:r>
          </w:p>
        </w:tc>
        <w:tc>
          <w:tcPr>
            <w:tcW w:w="1425" w:type="dxa"/>
            <w:gridSpan w:val="3"/>
          </w:tcPr>
          <w:p w14:paraId="44D05ACB" w14:textId="6180C0B1" w:rsidR="00AE5716" w:rsidRPr="00FF2608" w:rsidRDefault="09C132CC" w:rsidP="00AE5716">
            <w:pPr>
              <w:rPr>
                <w:b/>
                <w:bCs/>
              </w:rPr>
            </w:pPr>
            <w:r>
              <w:t> </w:t>
            </w:r>
            <w:r w:rsidR="50DE4164">
              <w:t>PASS</w:t>
            </w:r>
          </w:p>
        </w:tc>
        <w:tc>
          <w:tcPr>
            <w:tcW w:w="2219" w:type="dxa"/>
            <w:gridSpan w:val="3"/>
          </w:tcPr>
          <w:p w14:paraId="0837F484" w14:textId="5BD6EC78" w:rsidR="00AE5716" w:rsidRPr="00FF2608" w:rsidRDefault="00AE5716" w:rsidP="00AE5716">
            <w:pPr>
              <w:rPr>
                <w:b/>
                <w:bCs/>
              </w:rPr>
            </w:pPr>
            <w:r w:rsidRPr="004D1424">
              <w:t> </w:t>
            </w:r>
          </w:p>
        </w:tc>
      </w:tr>
      <w:tr w:rsidR="00AE5716" w14:paraId="28693C0D" w14:textId="77777777" w:rsidTr="65D27D43">
        <w:trPr>
          <w:trHeight w:val="2048"/>
        </w:trPr>
        <w:tc>
          <w:tcPr>
            <w:tcW w:w="1343" w:type="dxa"/>
            <w:gridSpan w:val="2"/>
            <w:vAlign w:val="center"/>
          </w:tcPr>
          <w:p w14:paraId="1932BA22" w14:textId="77777777" w:rsidR="00AE5716" w:rsidRPr="00AE5716" w:rsidRDefault="00AE5716" w:rsidP="757DACCB">
            <w:pPr>
              <w:pStyle w:val="ListParagraph"/>
              <w:numPr>
                <w:ilvl w:val="0"/>
                <w:numId w:val="99"/>
              </w:numPr>
              <w:jc w:val="center"/>
            </w:pPr>
          </w:p>
        </w:tc>
        <w:tc>
          <w:tcPr>
            <w:tcW w:w="1500" w:type="dxa"/>
          </w:tcPr>
          <w:p w14:paraId="4A1B6937" w14:textId="5F3AA37D" w:rsidR="00AE5716" w:rsidRPr="0088618D" w:rsidRDefault="00AE5716" w:rsidP="00AE5716">
            <w:r w:rsidRPr="004B2E1C">
              <w:t>Select frequency (e.g., Daily at 09:00).</w:t>
            </w:r>
          </w:p>
        </w:tc>
        <w:tc>
          <w:tcPr>
            <w:tcW w:w="1440" w:type="dxa"/>
            <w:gridSpan w:val="2"/>
          </w:tcPr>
          <w:p w14:paraId="18A04C08" w14:textId="679EE1D4" w:rsidR="00AE5716" w:rsidRPr="0088618D" w:rsidRDefault="00AE5716" w:rsidP="00AE5716">
            <w:r w:rsidRPr="00994203">
              <w:t>Frequency value is stored in form state and displayed in summary widget.</w:t>
            </w:r>
          </w:p>
        </w:tc>
        <w:tc>
          <w:tcPr>
            <w:tcW w:w="1454" w:type="dxa"/>
            <w:gridSpan w:val="2"/>
          </w:tcPr>
          <w:p w14:paraId="58919BB5" w14:textId="542506B0" w:rsidR="00AE5716" w:rsidRPr="00FF2608" w:rsidRDefault="3A396070" w:rsidP="65D27D43">
            <w:r>
              <w:t>No frequency selection at this time.</w:t>
            </w:r>
          </w:p>
        </w:tc>
        <w:tc>
          <w:tcPr>
            <w:tcW w:w="1425" w:type="dxa"/>
            <w:gridSpan w:val="3"/>
          </w:tcPr>
          <w:p w14:paraId="650F4F8F" w14:textId="64C5DA84" w:rsidR="00AE5716" w:rsidRPr="00FF2608" w:rsidRDefault="3A396070" w:rsidP="65D27D43">
            <w:r>
              <w:t>FAIL</w:t>
            </w:r>
          </w:p>
        </w:tc>
        <w:tc>
          <w:tcPr>
            <w:tcW w:w="2219" w:type="dxa"/>
            <w:gridSpan w:val="3"/>
          </w:tcPr>
          <w:p w14:paraId="176C14DE" w14:textId="5DB880E7" w:rsidR="00AE5716" w:rsidRPr="00FF2608" w:rsidRDefault="3A396070" w:rsidP="00AE5716">
            <w:pPr>
              <w:rPr>
                <w:b/>
                <w:bCs/>
              </w:rPr>
            </w:pPr>
            <w:r>
              <w:t>Currently, frequency is based off the caregiver typing questions each time.</w:t>
            </w:r>
            <w:r w:rsidRPr="65D27D43">
              <w:rPr>
                <w:b/>
                <w:bCs/>
              </w:rPr>
              <w:t xml:space="preserve"> </w:t>
            </w:r>
          </w:p>
        </w:tc>
      </w:tr>
      <w:tr w:rsidR="00AE5716" w14:paraId="238DD339" w14:textId="77777777" w:rsidTr="65D27D43">
        <w:trPr>
          <w:trHeight w:val="2048"/>
        </w:trPr>
        <w:tc>
          <w:tcPr>
            <w:tcW w:w="1343" w:type="dxa"/>
            <w:gridSpan w:val="2"/>
            <w:vAlign w:val="center"/>
          </w:tcPr>
          <w:p w14:paraId="5E0139F4" w14:textId="77777777" w:rsidR="00AE5716" w:rsidRPr="00AE5716" w:rsidRDefault="00AE5716" w:rsidP="757DACCB">
            <w:pPr>
              <w:pStyle w:val="ListParagraph"/>
              <w:numPr>
                <w:ilvl w:val="0"/>
                <w:numId w:val="99"/>
              </w:numPr>
              <w:jc w:val="center"/>
            </w:pPr>
          </w:p>
        </w:tc>
        <w:tc>
          <w:tcPr>
            <w:tcW w:w="1500" w:type="dxa"/>
          </w:tcPr>
          <w:p w14:paraId="7019385A" w14:textId="554A5FAD" w:rsidR="00AE5716" w:rsidRPr="0088618D" w:rsidRDefault="00AE5716" w:rsidP="00AE5716">
            <w:r w:rsidRPr="004B2E1C">
              <w:t>Attempt to leave a question blank and tap Review.</w:t>
            </w:r>
          </w:p>
        </w:tc>
        <w:tc>
          <w:tcPr>
            <w:tcW w:w="1440" w:type="dxa"/>
            <w:gridSpan w:val="2"/>
          </w:tcPr>
          <w:p w14:paraId="1293D86C" w14:textId="21454BA3" w:rsidR="00AE5716" w:rsidRPr="0088618D" w:rsidRDefault="00AE5716" w:rsidP="00AE5716">
            <w:r w:rsidRPr="00740840">
              <w:t>Inline validation prompts to complete/remove blank items; cannot proceed with invalid entries.</w:t>
            </w:r>
          </w:p>
        </w:tc>
        <w:tc>
          <w:tcPr>
            <w:tcW w:w="1454" w:type="dxa"/>
            <w:gridSpan w:val="2"/>
          </w:tcPr>
          <w:p w14:paraId="4CE2674C" w14:textId="250D6664" w:rsidR="00AE5716" w:rsidRPr="00FF2608" w:rsidRDefault="2B1AEBC2" w:rsidP="65D27D43">
            <w:r>
              <w:t>Does not let you add blank questions.</w:t>
            </w:r>
          </w:p>
        </w:tc>
        <w:tc>
          <w:tcPr>
            <w:tcW w:w="1425" w:type="dxa"/>
            <w:gridSpan w:val="3"/>
          </w:tcPr>
          <w:p w14:paraId="24A1B410" w14:textId="72D026B4" w:rsidR="00AE5716" w:rsidRPr="00FF2608" w:rsidRDefault="2B1AEBC2" w:rsidP="65D27D43">
            <w:r>
              <w:t>PASS</w:t>
            </w:r>
          </w:p>
        </w:tc>
        <w:tc>
          <w:tcPr>
            <w:tcW w:w="2219" w:type="dxa"/>
            <w:gridSpan w:val="3"/>
          </w:tcPr>
          <w:p w14:paraId="6A85A167" w14:textId="0BDD7DB9" w:rsidR="00AE5716" w:rsidRPr="00FF2608" w:rsidRDefault="2B1AEBC2" w:rsidP="65D27D43">
            <w:r>
              <w:t xml:space="preserve">No prompt to fill out blank questions. </w:t>
            </w:r>
          </w:p>
        </w:tc>
      </w:tr>
      <w:tr w:rsidR="00AE5716" w14:paraId="7157AA84" w14:textId="77777777" w:rsidTr="65D27D43">
        <w:trPr>
          <w:trHeight w:val="1008"/>
        </w:trPr>
        <w:tc>
          <w:tcPr>
            <w:tcW w:w="9381" w:type="dxa"/>
            <w:gridSpan w:val="13"/>
            <w:shd w:val="clear" w:color="auto" w:fill="BFBFBF" w:themeFill="background1" w:themeFillShade="BF"/>
          </w:tcPr>
          <w:p w14:paraId="106709A4" w14:textId="77777777" w:rsidR="00455B1E" w:rsidRDefault="00455B1E" w:rsidP="00455B1E">
            <w:pPr>
              <w:rPr>
                <w:b/>
                <w:bCs/>
              </w:rPr>
            </w:pPr>
            <w:r w:rsidRPr="00A23BFC">
              <w:rPr>
                <w:b/>
                <w:bCs/>
              </w:rPr>
              <w:t>TC-</w:t>
            </w:r>
            <w:r>
              <w:rPr>
                <w:b/>
                <w:bCs/>
              </w:rPr>
              <w:t>6.11</w:t>
            </w:r>
            <w:r w:rsidRPr="00A23BFC">
              <w:rPr>
                <w:b/>
                <w:bCs/>
              </w:rPr>
              <w:t xml:space="preserve"> Virtual Check-In – Review &amp; Confirmation Options</w:t>
            </w:r>
          </w:p>
          <w:p w14:paraId="1B10DF6A" w14:textId="5BE997D1" w:rsidR="00AE5716" w:rsidRPr="00FF2608" w:rsidRDefault="00455B1E" w:rsidP="00AE5716">
            <w:pPr>
              <w:rPr>
                <w:b/>
                <w:bCs/>
              </w:rPr>
            </w:pPr>
            <w:r w:rsidRPr="00D30A26">
              <w:t>REQ-5.8.4.1.3.2, REQ-5.8.4.1.3.3, REQ-5.8.4.1.3.11</w:t>
            </w:r>
          </w:p>
        </w:tc>
      </w:tr>
      <w:tr w:rsidR="00455B1E" w14:paraId="1AABD067" w14:textId="77777777" w:rsidTr="65D27D43">
        <w:trPr>
          <w:trHeight w:val="2048"/>
        </w:trPr>
        <w:tc>
          <w:tcPr>
            <w:tcW w:w="1343" w:type="dxa"/>
            <w:gridSpan w:val="2"/>
            <w:vAlign w:val="center"/>
          </w:tcPr>
          <w:p w14:paraId="1CB8AF87" w14:textId="2AE9DE6A" w:rsidR="00455B1E" w:rsidRPr="00455B1E" w:rsidRDefault="0F742E55" w:rsidP="757DACCB">
            <w:pPr>
              <w:jc w:val="center"/>
            </w:pPr>
            <w:r>
              <w:lastRenderedPageBreak/>
              <w:t>1.</w:t>
            </w:r>
          </w:p>
        </w:tc>
        <w:tc>
          <w:tcPr>
            <w:tcW w:w="1500" w:type="dxa"/>
          </w:tcPr>
          <w:p w14:paraId="74328988" w14:textId="523ACAB3" w:rsidR="00455B1E" w:rsidRPr="0088618D" w:rsidRDefault="00455B1E" w:rsidP="00455B1E">
            <w:r w:rsidRPr="00740840">
              <w:t xml:space="preserve">Tap </w:t>
            </w:r>
            <w:r w:rsidRPr="00740840">
              <w:rPr>
                <w:b/>
                <w:bCs/>
              </w:rPr>
              <w:t>Review</w:t>
            </w:r>
            <w:r w:rsidRPr="00740840">
              <w:t>.</w:t>
            </w:r>
          </w:p>
        </w:tc>
        <w:tc>
          <w:tcPr>
            <w:tcW w:w="1440" w:type="dxa"/>
            <w:gridSpan w:val="2"/>
          </w:tcPr>
          <w:p w14:paraId="51D32F26" w14:textId="347F17B5" w:rsidR="00455B1E" w:rsidRPr="0088618D" w:rsidRDefault="00455B1E" w:rsidP="00455B1E">
            <w:r w:rsidRPr="00740840">
              <w:t>Review screen shows all questions and selected frequency exactly as entered.</w:t>
            </w:r>
          </w:p>
        </w:tc>
        <w:tc>
          <w:tcPr>
            <w:tcW w:w="1454" w:type="dxa"/>
            <w:gridSpan w:val="2"/>
          </w:tcPr>
          <w:p w14:paraId="2DC4B1AD" w14:textId="0ABD5D10" w:rsidR="00455B1E" w:rsidRPr="00FF2608" w:rsidRDefault="00455B1E" w:rsidP="00455B1E">
            <w:pPr>
              <w:rPr>
                <w:b/>
                <w:bCs/>
              </w:rPr>
            </w:pPr>
            <w:r w:rsidRPr="004D1424">
              <w:t> </w:t>
            </w:r>
          </w:p>
        </w:tc>
        <w:tc>
          <w:tcPr>
            <w:tcW w:w="1425" w:type="dxa"/>
            <w:gridSpan w:val="3"/>
          </w:tcPr>
          <w:p w14:paraId="6DE110C3" w14:textId="1DA7EE47" w:rsidR="00455B1E" w:rsidRPr="00FF2608" w:rsidRDefault="00455B1E" w:rsidP="00455B1E">
            <w:pPr>
              <w:rPr>
                <w:b/>
                <w:bCs/>
              </w:rPr>
            </w:pPr>
            <w:r w:rsidRPr="004D1424">
              <w:t> </w:t>
            </w:r>
          </w:p>
        </w:tc>
        <w:tc>
          <w:tcPr>
            <w:tcW w:w="2219" w:type="dxa"/>
            <w:gridSpan w:val="3"/>
          </w:tcPr>
          <w:p w14:paraId="6E4CFDA7" w14:textId="4E6CEDDD" w:rsidR="00455B1E" w:rsidRPr="00FF2608" w:rsidRDefault="00455B1E" w:rsidP="00455B1E">
            <w:pPr>
              <w:rPr>
                <w:b/>
                <w:bCs/>
              </w:rPr>
            </w:pPr>
            <w:r w:rsidRPr="004D1424">
              <w:t> </w:t>
            </w:r>
          </w:p>
        </w:tc>
      </w:tr>
      <w:tr w:rsidR="00455B1E" w14:paraId="14EDB827" w14:textId="77777777" w:rsidTr="65D27D43">
        <w:trPr>
          <w:trHeight w:val="2048"/>
        </w:trPr>
        <w:tc>
          <w:tcPr>
            <w:tcW w:w="1343" w:type="dxa"/>
            <w:gridSpan w:val="2"/>
            <w:vAlign w:val="center"/>
          </w:tcPr>
          <w:p w14:paraId="4C66C613" w14:textId="0FCCD407" w:rsidR="00455B1E" w:rsidRPr="00455B1E" w:rsidRDefault="485F3F88" w:rsidP="757DACCB">
            <w:pPr>
              <w:jc w:val="center"/>
            </w:pPr>
            <w:r>
              <w:t>2.</w:t>
            </w:r>
          </w:p>
        </w:tc>
        <w:tc>
          <w:tcPr>
            <w:tcW w:w="1500" w:type="dxa"/>
          </w:tcPr>
          <w:p w14:paraId="1DC9ABC2" w14:textId="43EE097B" w:rsidR="00455B1E" w:rsidRPr="0088618D" w:rsidRDefault="00455B1E" w:rsidP="00455B1E">
            <w:r w:rsidRPr="002E2825">
              <w:t>Verify action controls.</w:t>
            </w:r>
          </w:p>
        </w:tc>
        <w:tc>
          <w:tcPr>
            <w:tcW w:w="1440" w:type="dxa"/>
            <w:gridSpan w:val="2"/>
          </w:tcPr>
          <w:p w14:paraId="5CCEF7AF" w14:textId="1DEE977E" w:rsidR="00455B1E" w:rsidRPr="0088618D" w:rsidRDefault="00455B1E" w:rsidP="00455B1E">
            <w:r w:rsidRPr="004B2E1C">
              <w:t>Confirm and Cancel buttons are visible and enabled.</w:t>
            </w:r>
          </w:p>
        </w:tc>
        <w:tc>
          <w:tcPr>
            <w:tcW w:w="1454" w:type="dxa"/>
            <w:gridSpan w:val="2"/>
          </w:tcPr>
          <w:p w14:paraId="0B00D5FC" w14:textId="77777777" w:rsidR="00455B1E" w:rsidRPr="00FF2608" w:rsidRDefault="00455B1E" w:rsidP="00455B1E">
            <w:pPr>
              <w:rPr>
                <w:b/>
                <w:bCs/>
              </w:rPr>
            </w:pPr>
          </w:p>
        </w:tc>
        <w:tc>
          <w:tcPr>
            <w:tcW w:w="1425" w:type="dxa"/>
            <w:gridSpan w:val="3"/>
          </w:tcPr>
          <w:p w14:paraId="3A1DDD1E" w14:textId="77777777" w:rsidR="00455B1E" w:rsidRPr="00FF2608" w:rsidRDefault="00455B1E" w:rsidP="00455B1E">
            <w:pPr>
              <w:rPr>
                <w:b/>
                <w:bCs/>
              </w:rPr>
            </w:pPr>
          </w:p>
        </w:tc>
        <w:tc>
          <w:tcPr>
            <w:tcW w:w="2219" w:type="dxa"/>
            <w:gridSpan w:val="3"/>
          </w:tcPr>
          <w:p w14:paraId="26B8A70F" w14:textId="77777777" w:rsidR="00455B1E" w:rsidRPr="00FF2608" w:rsidRDefault="00455B1E" w:rsidP="00455B1E">
            <w:pPr>
              <w:rPr>
                <w:b/>
                <w:bCs/>
              </w:rPr>
            </w:pPr>
          </w:p>
        </w:tc>
      </w:tr>
      <w:tr w:rsidR="00455B1E" w14:paraId="7A05D780" w14:textId="77777777" w:rsidTr="65D27D43">
        <w:trPr>
          <w:trHeight w:val="594"/>
        </w:trPr>
        <w:tc>
          <w:tcPr>
            <w:tcW w:w="9381" w:type="dxa"/>
            <w:gridSpan w:val="13"/>
            <w:shd w:val="clear" w:color="auto" w:fill="BFBFBF" w:themeFill="background1" w:themeFillShade="BF"/>
          </w:tcPr>
          <w:p w14:paraId="6B97848E" w14:textId="77777777" w:rsidR="00F65D28" w:rsidRDefault="00F65D28" w:rsidP="00F65D28">
            <w:pPr>
              <w:rPr>
                <w:b/>
                <w:bCs/>
              </w:rPr>
            </w:pPr>
            <w:r w:rsidRPr="00363A37">
              <w:rPr>
                <w:b/>
                <w:bCs/>
              </w:rPr>
              <w:t>TC-</w:t>
            </w:r>
            <w:r>
              <w:rPr>
                <w:b/>
                <w:bCs/>
              </w:rPr>
              <w:t>6.12</w:t>
            </w:r>
            <w:r w:rsidRPr="00363A37">
              <w:rPr>
                <w:b/>
                <w:bCs/>
              </w:rPr>
              <w:t xml:space="preserve"> Virtual Check-In – Confirm, Save Locally, Schedule Delivery</w:t>
            </w:r>
          </w:p>
          <w:p w14:paraId="6B865C92" w14:textId="77777777" w:rsidR="00F65D28" w:rsidRPr="00D64563" w:rsidRDefault="00F65D28" w:rsidP="00F65D28">
            <w:pPr>
              <w:rPr>
                <w:b/>
                <w:bCs/>
              </w:rPr>
            </w:pPr>
            <w:r w:rsidRPr="00D30A26">
              <w:t>REQ-5.8.4.1.3.6</w:t>
            </w:r>
          </w:p>
          <w:p w14:paraId="676A748B" w14:textId="0E9B011D" w:rsidR="00455B1E" w:rsidRPr="00FF2608" w:rsidRDefault="00F65D28" w:rsidP="00455B1E">
            <w:pPr>
              <w:rPr>
                <w:b/>
                <w:bCs/>
              </w:rPr>
            </w:pPr>
            <w:r w:rsidRPr="004D1424">
              <w:t> </w:t>
            </w:r>
          </w:p>
        </w:tc>
      </w:tr>
      <w:tr w:rsidR="00455B1E" w14:paraId="1CF2D723" w14:textId="77777777" w:rsidTr="65D27D43">
        <w:trPr>
          <w:trHeight w:val="2048"/>
        </w:trPr>
        <w:tc>
          <w:tcPr>
            <w:tcW w:w="1343" w:type="dxa"/>
            <w:gridSpan w:val="2"/>
            <w:vAlign w:val="center"/>
          </w:tcPr>
          <w:p w14:paraId="4D2955FD" w14:textId="3C9E49D7" w:rsidR="00455B1E" w:rsidRPr="00D64563" w:rsidRDefault="00455B1E" w:rsidP="757DACCB">
            <w:pPr>
              <w:pStyle w:val="ListParagraph"/>
              <w:numPr>
                <w:ilvl w:val="0"/>
                <w:numId w:val="101"/>
              </w:numPr>
              <w:jc w:val="center"/>
            </w:pPr>
          </w:p>
        </w:tc>
        <w:tc>
          <w:tcPr>
            <w:tcW w:w="1500" w:type="dxa"/>
          </w:tcPr>
          <w:p w14:paraId="45D4BAEE" w14:textId="68DA16A8" w:rsidR="00455B1E" w:rsidRPr="0088618D" w:rsidRDefault="00F65D28" w:rsidP="00455B1E">
            <w:r w:rsidRPr="004B2E1C">
              <w:t>On Review screen, tap Confirm.</w:t>
            </w:r>
          </w:p>
        </w:tc>
        <w:tc>
          <w:tcPr>
            <w:tcW w:w="1440" w:type="dxa"/>
            <w:gridSpan w:val="2"/>
          </w:tcPr>
          <w:p w14:paraId="0D140525" w14:textId="11A42BD6" w:rsidR="00455B1E" w:rsidRPr="0088618D" w:rsidRDefault="00F65D28" w:rsidP="00455B1E">
            <w:r w:rsidRPr="004B2E1C">
              <w:t>App saves caregiver inputs locally (visible in Drafts/Scheduled) and schedules per selected frequency.</w:t>
            </w:r>
          </w:p>
        </w:tc>
        <w:tc>
          <w:tcPr>
            <w:tcW w:w="1454" w:type="dxa"/>
            <w:gridSpan w:val="2"/>
          </w:tcPr>
          <w:p w14:paraId="54161742" w14:textId="1CB12E25" w:rsidR="00455B1E" w:rsidRPr="00FF2608" w:rsidRDefault="688B1A38" w:rsidP="00455B1E">
            <w:r>
              <w:t> </w:t>
            </w:r>
            <w:r w:rsidR="587CEAE5">
              <w:t xml:space="preserve">Application has </w:t>
            </w:r>
            <w:r w:rsidR="00DC63FC">
              <w:t>a “Save</w:t>
            </w:r>
            <w:r w:rsidR="587CEAE5">
              <w:t xml:space="preserve">” button ready, but unable to save at this time. </w:t>
            </w:r>
          </w:p>
        </w:tc>
        <w:tc>
          <w:tcPr>
            <w:tcW w:w="1425" w:type="dxa"/>
            <w:gridSpan w:val="3"/>
          </w:tcPr>
          <w:p w14:paraId="6E872F5E" w14:textId="2C72BA59" w:rsidR="00455B1E" w:rsidRPr="00FF2608" w:rsidRDefault="688B1A38" w:rsidP="00455B1E">
            <w:pPr>
              <w:rPr>
                <w:b/>
                <w:bCs/>
              </w:rPr>
            </w:pPr>
            <w:r>
              <w:t> </w:t>
            </w:r>
            <w:r w:rsidR="6A105C78">
              <w:t>FAIL</w:t>
            </w:r>
          </w:p>
        </w:tc>
        <w:tc>
          <w:tcPr>
            <w:tcW w:w="2219" w:type="dxa"/>
            <w:gridSpan w:val="3"/>
          </w:tcPr>
          <w:p w14:paraId="533114AB" w14:textId="0030AAE8" w:rsidR="00455B1E" w:rsidRPr="00FF2608" w:rsidRDefault="688B1A38" w:rsidP="00455B1E">
            <w:pPr>
              <w:rPr>
                <w:b/>
                <w:bCs/>
              </w:rPr>
            </w:pPr>
            <w:r>
              <w:t> </w:t>
            </w:r>
            <w:r w:rsidR="0859DA4C">
              <w:t xml:space="preserve">The backend is not fully enabled to save with configuration and Save repositories at this time. </w:t>
            </w:r>
          </w:p>
        </w:tc>
      </w:tr>
      <w:tr w:rsidR="00455B1E" w14:paraId="76520CA3" w14:textId="77777777" w:rsidTr="65D27D43">
        <w:trPr>
          <w:trHeight w:val="2048"/>
        </w:trPr>
        <w:tc>
          <w:tcPr>
            <w:tcW w:w="1343" w:type="dxa"/>
            <w:gridSpan w:val="2"/>
            <w:vAlign w:val="center"/>
          </w:tcPr>
          <w:p w14:paraId="2B342C96" w14:textId="77777777" w:rsidR="00455B1E" w:rsidRPr="00D64563" w:rsidRDefault="00455B1E" w:rsidP="757DACCB">
            <w:pPr>
              <w:pStyle w:val="ListParagraph"/>
              <w:numPr>
                <w:ilvl w:val="0"/>
                <w:numId w:val="101"/>
              </w:numPr>
              <w:jc w:val="center"/>
            </w:pPr>
          </w:p>
        </w:tc>
        <w:tc>
          <w:tcPr>
            <w:tcW w:w="1500" w:type="dxa"/>
          </w:tcPr>
          <w:p w14:paraId="0B9F4C4A" w14:textId="6F4779A2" w:rsidR="00455B1E" w:rsidRPr="0088618D" w:rsidRDefault="00F65D28" w:rsidP="00455B1E">
            <w:r w:rsidRPr="00B37A99">
              <w:t>Inspect scheduled item.</w:t>
            </w:r>
          </w:p>
        </w:tc>
        <w:tc>
          <w:tcPr>
            <w:tcW w:w="1440" w:type="dxa"/>
            <w:gridSpan w:val="2"/>
          </w:tcPr>
          <w:p w14:paraId="793E6588" w14:textId="241222E1" w:rsidR="00455B1E" w:rsidRPr="0088618D" w:rsidRDefault="00F65D28" w:rsidP="00455B1E">
            <w:r w:rsidRPr="00B37A99">
              <w:t>Scheduled check-in shows next run time; status “Scheduled.”</w:t>
            </w:r>
          </w:p>
        </w:tc>
        <w:tc>
          <w:tcPr>
            <w:tcW w:w="1454" w:type="dxa"/>
            <w:gridSpan w:val="2"/>
          </w:tcPr>
          <w:p w14:paraId="69CA0A84" w14:textId="77777777" w:rsidR="00455B1E" w:rsidRPr="00FF2608" w:rsidRDefault="00455B1E" w:rsidP="00455B1E">
            <w:pPr>
              <w:rPr>
                <w:b/>
                <w:bCs/>
              </w:rPr>
            </w:pPr>
          </w:p>
        </w:tc>
        <w:tc>
          <w:tcPr>
            <w:tcW w:w="1425" w:type="dxa"/>
            <w:gridSpan w:val="3"/>
          </w:tcPr>
          <w:p w14:paraId="07024A64" w14:textId="77777777" w:rsidR="00455B1E" w:rsidRPr="00FF2608" w:rsidRDefault="00455B1E" w:rsidP="00455B1E">
            <w:pPr>
              <w:rPr>
                <w:b/>
                <w:bCs/>
              </w:rPr>
            </w:pPr>
          </w:p>
        </w:tc>
        <w:tc>
          <w:tcPr>
            <w:tcW w:w="2219" w:type="dxa"/>
            <w:gridSpan w:val="3"/>
          </w:tcPr>
          <w:p w14:paraId="7DEC8909" w14:textId="77777777" w:rsidR="00455B1E" w:rsidRPr="00FF2608" w:rsidRDefault="00455B1E" w:rsidP="00455B1E">
            <w:pPr>
              <w:rPr>
                <w:b/>
                <w:bCs/>
              </w:rPr>
            </w:pPr>
          </w:p>
        </w:tc>
      </w:tr>
      <w:tr w:rsidR="00455B1E" w14:paraId="37D464F0" w14:textId="77777777" w:rsidTr="65D27D43">
        <w:trPr>
          <w:trHeight w:val="2175"/>
        </w:trPr>
        <w:tc>
          <w:tcPr>
            <w:tcW w:w="1343" w:type="dxa"/>
            <w:gridSpan w:val="2"/>
            <w:vAlign w:val="center"/>
          </w:tcPr>
          <w:p w14:paraId="6CC58D74" w14:textId="0EDD55CF" w:rsidR="00455B1E" w:rsidRPr="00D64563" w:rsidRDefault="55C96730" w:rsidP="757DACCB">
            <w:pPr>
              <w:pStyle w:val="ListParagraph"/>
              <w:ind w:left="720"/>
              <w:jc w:val="center"/>
            </w:pPr>
            <w:r>
              <w:t>1.</w:t>
            </w:r>
          </w:p>
        </w:tc>
        <w:tc>
          <w:tcPr>
            <w:tcW w:w="1500" w:type="dxa"/>
            <w:vAlign w:val="center"/>
          </w:tcPr>
          <w:p w14:paraId="71D089CF" w14:textId="66D0E249" w:rsidR="00455B1E" w:rsidRPr="0088618D" w:rsidRDefault="1B78351B" w:rsidP="757DACCB">
            <w:r>
              <w:t>Toggle device offline, reopen app, view scheduled item.</w:t>
            </w:r>
          </w:p>
        </w:tc>
        <w:tc>
          <w:tcPr>
            <w:tcW w:w="1440" w:type="dxa"/>
            <w:gridSpan w:val="2"/>
            <w:vAlign w:val="center"/>
          </w:tcPr>
          <w:p w14:paraId="6843AEFA" w14:textId="7685EE79" w:rsidR="00455B1E" w:rsidRPr="0088618D" w:rsidRDefault="1B78351B" w:rsidP="757DACCB">
            <w:r>
              <w:t>Item remains visible locally; schedule persists; will sync when online.</w:t>
            </w:r>
          </w:p>
        </w:tc>
        <w:tc>
          <w:tcPr>
            <w:tcW w:w="1454" w:type="dxa"/>
            <w:gridSpan w:val="2"/>
          </w:tcPr>
          <w:p w14:paraId="079C9280" w14:textId="77777777" w:rsidR="00455B1E" w:rsidRPr="00FF2608" w:rsidRDefault="00455B1E" w:rsidP="00455B1E">
            <w:pPr>
              <w:rPr>
                <w:b/>
                <w:bCs/>
              </w:rPr>
            </w:pPr>
          </w:p>
        </w:tc>
        <w:tc>
          <w:tcPr>
            <w:tcW w:w="1425" w:type="dxa"/>
            <w:gridSpan w:val="3"/>
          </w:tcPr>
          <w:p w14:paraId="1CACFEA3" w14:textId="77777777" w:rsidR="00455B1E" w:rsidRPr="00FF2608" w:rsidRDefault="00455B1E" w:rsidP="00455B1E">
            <w:pPr>
              <w:rPr>
                <w:b/>
                <w:bCs/>
              </w:rPr>
            </w:pPr>
          </w:p>
        </w:tc>
        <w:tc>
          <w:tcPr>
            <w:tcW w:w="2219" w:type="dxa"/>
            <w:gridSpan w:val="3"/>
          </w:tcPr>
          <w:p w14:paraId="33B1674B" w14:textId="77777777" w:rsidR="00455B1E" w:rsidRPr="00FF2608" w:rsidRDefault="00455B1E" w:rsidP="00455B1E">
            <w:pPr>
              <w:rPr>
                <w:b/>
                <w:bCs/>
              </w:rPr>
            </w:pPr>
          </w:p>
        </w:tc>
      </w:tr>
      <w:tr w:rsidR="00455B1E" w14:paraId="07FE3BD5" w14:textId="77777777" w:rsidTr="65D27D43">
        <w:trPr>
          <w:trHeight w:val="144"/>
        </w:trPr>
        <w:tc>
          <w:tcPr>
            <w:tcW w:w="9381" w:type="dxa"/>
            <w:gridSpan w:val="13"/>
            <w:shd w:val="clear" w:color="auto" w:fill="BFBFBF" w:themeFill="background1" w:themeFillShade="BF"/>
          </w:tcPr>
          <w:p w14:paraId="5D58802C" w14:textId="77777777" w:rsidR="00E730C2" w:rsidRDefault="00E730C2" w:rsidP="00F65D28">
            <w:pPr>
              <w:rPr>
                <w:b/>
                <w:bCs/>
              </w:rPr>
            </w:pPr>
            <w:r w:rsidRPr="00D23222">
              <w:rPr>
                <w:b/>
                <w:bCs/>
              </w:rPr>
              <w:lastRenderedPageBreak/>
              <w:t>TC-</w:t>
            </w:r>
            <w:r>
              <w:rPr>
                <w:b/>
                <w:bCs/>
              </w:rPr>
              <w:t>6.13</w:t>
            </w:r>
            <w:r w:rsidRPr="00D23222">
              <w:rPr>
                <w:b/>
                <w:bCs/>
              </w:rPr>
              <w:t xml:space="preserve"> Virtual Check-In – Cancel Preparation Flow</w:t>
            </w:r>
          </w:p>
          <w:p w14:paraId="47F326E1" w14:textId="77777777" w:rsidR="00E730C2" w:rsidRPr="00D64563" w:rsidRDefault="00E730C2" w:rsidP="00F65D28">
            <w:pPr>
              <w:rPr>
                <w:b/>
                <w:bCs/>
              </w:rPr>
            </w:pPr>
            <w:r w:rsidRPr="00760ADE">
              <w:t>REQ-5.8.4.1.3.7</w:t>
            </w:r>
          </w:p>
          <w:p w14:paraId="4E720A34" w14:textId="2FAE2CA3" w:rsidR="00455B1E" w:rsidRPr="00FF2608" w:rsidRDefault="00E730C2" w:rsidP="00455B1E">
            <w:pPr>
              <w:rPr>
                <w:b/>
                <w:bCs/>
              </w:rPr>
            </w:pPr>
            <w:r w:rsidRPr="004D1424">
              <w:t> </w:t>
            </w:r>
          </w:p>
        </w:tc>
      </w:tr>
      <w:tr w:rsidR="00455B1E" w14:paraId="232C875C" w14:textId="77777777" w:rsidTr="65D27D43">
        <w:trPr>
          <w:trHeight w:val="1650"/>
        </w:trPr>
        <w:tc>
          <w:tcPr>
            <w:tcW w:w="1343" w:type="dxa"/>
            <w:gridSpan w:val="2"/>
            <w:vAlign w:val="center"/>
          </w:tcPr>
          <w:p w14:paraId="3F4A0863" w14:textId="77777777" w:rsidR="00455B1E" w:rsidRPr="00D64563" w:rsidRDefault="00455B1E" w:rsidP="757DACCB">
            <w:pPr>
              <w:pStyle w:val="ListParagraph"/>
              <w:numPr>
                <w:ilvl w:val="0"/>
                <w:numId w:val="102"/>
              </w:numPr>
              <w:jc w:val="center"/>
            </w:pPr>
          </w:p>
        </w:tc>
        <w:tc>
          <w:tcPr>
            <w:tcW w:w="1500" w:type="dxa"/>
            <w:vAlign w:val="center"/>
          </w:tcPr>
          <w:p w14:paraId="163085AD" w14:textId="79FCDAA4" w:rsidR="00455B1E" w:rsidRPr="0088618D" w:rsidRDefault="6F098CCB" w:rsidP="757DACCB">
            <w:pPr>
              <w:jc w:val="center"/>
            </w:pPr>
            <w:r>
              <w:t xml:space="preserve">On Review screen, tap </w:t>
            </w:r>
            <w:r w:rsidRPr="757DACCB">
              <w:rPr>
                <w:b/>
                <w:bCs/>
              </w:rPr>
              <w:t>Cancel</w:t>
            </w:r>
            <w:r>
              <w:t>.</w:t>
            </w:r>
          </w:p>
        </w:tc>
        <w:tc>
          <w:tcPr>
            <w:tcW w:w="1440" w:type="dxa"/>
            <w:gridSpan w:val="2"/>
            <w:vAlign w:val="center"/>
          </w:tcPr>
          <w:p w14:paraId="5E84EACE" w14:textId="745CBA8A" w:rsidR="00455B1E" w:rsidRPr="0088618D" w:rsidRDefault="6F098CCB" w:rsidP="757DACCB">
            <w:pPr>
              <w:jc w:val="center"/>
            </w:pPr>
            <w:r>
              <w:t>Preparation flow ends; preliminary inputs are deleted (no draft saved).</w:t>
            </w:r>
          </w:p>
        </w:tc>
        <w:tc>
          <w:tcPr>
            <w:tcW w:w="1454" w:type="dxa"/>
            <w:gridSpan w:val="2"/>
            <w:vAlign w:val="center"/>
          </w:tcPr>
          <w:p w14:paraId="2C30BA14" w14:textId="246D2ECE" w:rsidR="00455B1E" w:rsidRPr="00FF2608" w:rsidRDefault="6F098CCB" w:rsidP="757DACCB">
            <w:pPr>
              <w:jc w:val="center"/>
              <w:rPr>
                <w:b/>
                <w:bCs/>
              </w:rPr>
            </w:pPr>
            <w:r>
              <w:t> </w:t>
            </w:r>
          </w:p>
        </w:tc>
        <w:tc>
          <w:tcPr>
            <w:tcW w:w="1425" w:type="dxa"/>
            <w:gridSpan w:val="3"/>
            <w:vAlign w:val="center"/>
          </w:tcPr>
          <w:p w14:paraId="645F518D" w14:textId="0BA95341" w:rsidR="00455B1E" w:rsidRPr="00FF2608" w:rsidRDefault="6F098CCB" w:rsidP="757DACCB">
            <w:pPr>
              <w:jc w:val="center"/>
              <w:rPr>
                <w:b/>
                <w:bCs/>
              </w:rPr>
            </w:pPr>
            <w:r>
              <w:t> </w:t>
            </w:r>
          </w:p>
        </w:tc>
        <w:tc>
          <w:tcPr>
            <w:tcW w:w="2219" w:type="dxa"/>
            <w:gridSpan w:val="3"/>
          </w:tcPr>
          <w:p w14:paraId="37C88895" w14:textId="77777777" w:rsidR="00455B1E" w:rsidRPr="00FF2608" w:rsidRDefault="00455B1E" w:rsidP="00455B1E">
            <w:pPr>
              <w:rPr>
                <w:b/>
                <w:bCs/>
              </w:rPr>
            </w:pPr>
          </w:p>
        </w:tc>
      </w:tr>
      <w:tr w:rsidR="00455B1E" w14:paraId="1330F97C" w14:textId="77777777" w:rsidTr="65D27D43">
        <w:trPr>
          <w:trHeight w:val="2048"/>
        </w:trPr>
        <w:tc>
          <w:tcPr>
            <w:tcW w:w="1343" w:type="dxa"/>
            <w:gridSpan w:val="2"/>
            <w:vAlign w:val="center"/>
          </w:tcPr>
          <w:p w14:paraId="7E5195FB" w14:textId="77777777" w:rsidR="00455B1E" w:rsidRPr="00D64563" w:rsidRDefault="00455B1E" w:rsidP="757DACCB">
            <w:pPr>
              <w:pStyle w:val="ListParagraph"/>
              <w:numPr>
                <w:ilvl w:val="0"/>
                <w:numId w:val="102"/>
              </w:numPr>
              <w:jc w:val="center"/>
            </w:pPr>
          </w:p>
        </w:tc>
        <w:tc>
          <w:tcPr>
            <w:tcW w:w="1500" w:type="dxa"/>
            <w:vAlign w:val="center"/>
          </w:tcPr>
          <w:p w14:paraId="1AF3BBEA" w14:textId="79EBA3D9" w:rsidR="00455B1E" w:rsidRPr="0088618D" w:rsidRDefault="6F098CCB" w:rsidP="757DACCB">
            <w:r>
              <w:t>Verify redirect.</w:t>
            </w:r>
          </w:p>
        </w:tc>
        <w:tc>
          <w:tcPr>
            <w:tcW w:w="1440" w:type="dxa"/>
            <w:gridSpan w:val="2"/>
            <w:vAlign w:val="center"/>
          </w:tcPr>
          <w:p w14:paraId="137CD20F" w14:textId="5FF9C7B9" w:rsidR="00455B1E" w:rsidRPr="0088618D" w:rsidRDefault="6F098CCB" w:rsidP="757DACCB">
            <w:r>
              <w:t>User is redirected to Check-In Questionnaire page (or previous list page per UX).</w:t>
            </w:r>
          </w:p>
        </w:tc>
        <w:tc>
          <w:tcPr>
            <w:tcW w:w="1454" w:type="dxa"/>
            <w:gridSpan w:val="2"/>
          </w:tcPr>
          <w:p w14:paraId="369338F4" w14:textId="77777777" w:rsidR="00455B1E" w:rsidRPr="00FF2608" w:rsidRDefault="00455B1E" w:rsidP="00455B1E">
            <w:pPr>
              <w:rPr>
                <w:b/>
                <w:bCs/>
              </w:rPr>
            </w:pPr>
          </w:p>
        </w:tc>
        <w:tc>
          <w:tcPr>
            <w:tcW w:w="1425" w:type="dxa"/>
            <w:gridSpan w:val="3"/>
          </w:tcPr>
          <w:p w14:paraId="48FCC8A0" w14:textId="77777777" w:rsidR="00455B1E" w:rsidRPr="00FF2608" w:rsidRDefault="00455B1E" w:rsidP="00455B1E">
            <w:pPr>
              <w:rPr>
                <w:b/>
                <w:bCs/>
              </w:rPr>
            </w:pPr>
          </w:p>
        </w:tc>
        <w:tc>
          <w:tcPr>
            <w:tcW w:w="2219" w:type="dxa"/>
            <w:gridSpan w:val="3"/>
          </w:tcPr>
          <w:p w14:paraId="24A96FC1" w14:textId="77777777" w:rsidR="00455B1E" w:rsidRPr="00FF2608" w:rsidRDefault="00455B1E" w:rsidP="00455B1E">
            <w:pPr>
              <w:rPr>
                <w:b/>
                <w:bCs/>
              </w:rPr>
            </w:pPr>
          </w:p>
        </w:tc>
      </w:tr>
      <w:tr w:rsidR="00455B1E" w14:paraId="7BF2D1B7" w14:textId="77777777" w:rsidTr="65D27D43">
        <w:trPr>
          <w:trHeight w:val="2048"/>
        </w:trPr>
        <w:tc>
          <w:tcPr>
            <w:tcW w:w="1343" w:type="dxa"/>
            <w:gridSpan w:val="2"/>
            <w:vAlign w:val="center"/>
          </w:tcPr>
          <w:p w14:paraId="58DFD0A1" w14:textId="77777777" w:rsidR="00455B1E" w:rsidRPr="00D64563" w:rsidRDefault="00455B1E" w:rsidP="757DACCB">
            <w:pPr>
              <w:pStyle w:val="ListParagraph"/>
              <w:numPr>
                <w:ilvl w:val="0"/>
                <w:numId w:val="102"/>
              </w:numPr>
              <w:jc w:val="center"/>
            </w:pPr>
          </w:p>
        </w:tc>
        <w:tc>
          <w:tcPr>
            <w:tcW w:w="1500" w:type="dxa"/>
            <w:vAlign w:val="center"/>
          </w:tcPr>
          <w:p w14:paraId="1D538E60" w14:textId="0C6FE2D8" w:rsidR="00455B1E" w:rsidRPr="0088618D" w:rsidRDefault="6F098CCB" w:rsidP="757DACCB">
            <w:r>
              <w:t>Return to Create page.</w:t>
            </w:r>
          </w:p>
        </w:tc>
        <w:tc>
          <w:tcPr>
            <w:tcW w:w="1440" w:type="dxa"/>
            <w:gridSpan w:val="2"/>
            <w:vAlign w:val="center"/>
          </w:tcPr>
          <w:p w14:paraId="2989C335" w14:textId="3B5E3BC1" w:rsidR="00455B1E" w:rsidRPr="0088618D" w:rsidRDefault="6F098CCB" w:rsidP="757DACCB">
            <w:r>
              <w:t>Form is empty (no residual questions/frequency).</w:t>
            </w:r>
          </w:p>
        </w:tc>
        <w:tc>
          <w:tcPr>
            <w:tcW w:w="1454" w:type="dxa"/>
            <w:gridSpan w:val="2"/>
          </w:tcPr>
          <w:p w14:paraId="251282ED" w14:textId="77777777" w:rsidR="00455B1E" w:rsidRPr="00FF2608" w:rsidRDefault="00455B1E" w:rsidP="00455B1E">
            <w:pPr>
              <w:rPr>
                <w:b/>
                <w:bCs/>
              </w:rPr>
            </w:pPr>
          </w:p>
        </w:tc>
        <w:tc>
          <w:tcPr>
            <w:tcW w:w="1425" w:type="dxa"/>
            <w:gridSpan w:val="3"/>
          </w:tcPr>
          <w:p w14:paraId="52357A30" w14:textId="77777777" w:rsidR="00455B1E" w:rsidRPr="00FF2608" w:rsidRDefault="00455B1E" w:rsidP="00455B1E">
            <w:pPr>
              <w:rPr>
                <w:b/>
                <w:bCs/>
              </w:rPr>
            </w:pPr>
          </w:p>
        </w:tc>
        <w:tc>
          <w:tcPr>
            <w:tcW w:w="2219" w:type="dxa"/>
            <w:gridSpan w:val="3"/>
          </w:tcPr>
          <w:p w14:paraId="689D7733" w14:textId="77777777" w:rsidR="00455B1E" w:rsidRPr="00FF2608" w:rsidRDefault="00455B1E" w:rsidP="00455B1E">
            <w:pPr>
              <w:rPr>
                <w:b/>
                <w:bCs/>
              </w:rPr>
            </w:pPr>
          </w:p>
        </w:tc>
      </w:tr>
      <w:tr w:rsidR="001D6F51" w14:paraId="27DDC032" w14:textId="77777777" w:rsidTr="65D27D43">
        <w:trPr>
          <w:trHeight w:val="594"/>
        </w:trPr>
        <w:tc>
          <w:tcPr>
            <w:tcW w:w="9381" w:type="dxa"/>
            <w:gridSpan w:val="13"/>
            <w:shd w:val="clear" w:color="auto" w:fill="BFBFBF" w:themeFill="background1" w:themeFillShade="BF"/>
          </w:tcPr>
          <w:p w14:paraId="35ED0B64" w14:textId="77777777" w:rsidR="00494FAD" w:rsidRDefault="00494FAD" w:rsidP="001D6F51">
            <w:pPr>
              <w:rPr>
                <w:b/>
                <w:bCs/>
              </w:rPr>
            </w:pPr>
            <w:r w:rsidRPr="00D23222">
              <w:rPr>
                <w:b/>
                <w:bCs/>
              </w:rPr>
              <w:lastRenderedPageBreak/>
              <w:t>TC-</w:t>
            </w:r>
            <w:r>
              <w:rPr>
                <w:b/>
                <w:bCs/>
              </w:rPr>
              <w:t>6.14</w:t>
            </w:r>
            <w:r w:rsidRPr="00D23222">
              <w:rPr>
                <w:b/>
                <w:bCs/>
              </w:rPr>
              <w:t xml:space="preserve"> Virtual Check-In – Patient Receives &amp; Completes; Caregiver Notified</w:t>
            </w:r>
          </w:p>
          <w:p w14:paraId="7B9F4317" w14:textId="775D2BE2" w:rsidR="001D6F51" w:rsidRPr="00FF2608" w:rsidRDefault="00494FAD" w:rsidP="001D6F51">
            <w:pPr>
              <w:rPr>
                <w:b/>
                <w:bCs/>
              </w:rPr>
            </w:pPr>
            <w:r w:rsidRPr="00760ADE">
              <w:t>REQ-5.8.4.1.3.6, REQ-5.8.4.1.3.8</w:t>
            </w:r>
          </w:p>
        </w:tc>
      </w:tr>
      <w:tr w:rsidR="00AB748F" w14:paraId="2A73D826" w14:textId="77777777" w:rsidTr="65D27D43">
        <w:trPr>
          <w:trHeight w:val="2048"/>
        </w:trPr>
        <w:tc>
          <w:tcPr>
            <w:tcW w:w="1343" w:type="dxa"/>
            <w:gridSpan w:val="2"/>
          </w:tcPr>
          <w:p w14:paraId="1E8689B7" w14:textId="77777777" w:rsidR="00AB748F" w:rsidRPr="00D23222" w:rsidRDefault="00AB748F" w:rsidP="00AE2F2E">
            <w:pPr>
              <w:pStyle w:val="ListParagraph"/>
              <w:numPr>
                <w:ilvl w:val="0"/>
                <w:numId w:val="103"/>
              </w:numPr>
              <w:rPr>
                <w:b/>
                <w:bCs/>
              </w:rPr>
            </w:pPr>
          </w:p>
        </w:tc>
        <w:tc>
          <w:tcPr>
            <w:tcW w:w="1650" w:type="dxa"/>
            <w:gridSpan w:val="2"/>
          </w:tcPr>
          <w:p w14:paraId="2A5DFCA3" w14:textId="7573140D" w:rsidR="00AB748F" w:rsidRPr="000F0F6C" w:rsidRDefault="00494FAD" w:rsidP="001D6F51">
            <w:r w:rsidRPr="00621F89">
              <w:t>Allow scheduled time to elapse (or trigger send now).</w:t>
            </w:r>
          </w:p>
        </w:tc>
        <w:tc>
          <w:tcPr>
            <w:tcW w:w="1439" w:type="dxa"/>
            <w:gridSpan w:val="2"/>
          </w:tcPr>
          <w:p w14:paraId="72B1B3CE" w14:textId="5AD5204C" w:rsidR="00AB748F" w:rsidRPr="00621F89" w:rsidRDefault="00494FAD" w:rsidP="001D6F51">
            <w:r w:rsidRPr="00621F89">
              <w:t>Patient receives the questionnaire notification and form.</w:t>
            </w:r>
          </w:p>
        </w:tc>
        <w:tc>
          <w:tcPr>
            <w:tcW w:w="1440" w:type="dxa"/>
            <w:gridSpan w:val="2"/>
          </w:tcPr>
          <w:p w14:paraId="264BE7B0" w14:textId="3BA6B8B9" w:rsidR="00AB748F" w:rsidRPr="00FF2608" w:rsidRDefault="4894AC86" w:rsidP="001D6F51">
            <w:pPr>
              <w:rPr>
                <w:b/>
                <w:bCs/>
              </w:rPr>
            </w:pPr>
            <w:r>
              <w:t> </w:t>
            </w:r>
            <w:r w:rsidR="381C5965">
              <w:t xml:space="preserve">Upon Saving, trigger has not been set yet. </w:t>
            </w:r>
          </w:p>
        </w:tc>
        <w:tc>
          <w:tcPr>
            <w:tcW w:w="1440" w:type="dxa"/>
            <w:gridSpan w:val="3"/>
          </w:tcPr>
          <w:p w14:paraId="49041C89" w14:textId="71C9A6B4" w:rsidR="00AB748F" w:rsidRPr="00FF2608" w:rsidRDefault="4894AC86" w:rsidP="001D6F51">
            <w:pPr>
              <w:rPr>
                <w:b/>
                <w:bCs/>
              </w:rPr>
            </w:pPr>
            <w:r>
              <w:t> </w:t>
            </w:r>
            <w:r w:rsidR="7C28A4E6">
              <w:t>FAIL</w:t>
            </w:r>
          </w:p>
        </w:tc>
        <w:tc>
          <w:tcPr>
            <w:tcW w:w="2069" w:type="dxa"/>
            <w:gridSpan w:val="2"/>
          </w:tcPr>
          <w:p w14:paraId="3DC78631" w14:textId="7E28AEDB" w:rsidR="00AB748F" w:rsidRPr="00FF2608" w:rsidRDefault="4894AC86" w:rsidP="001D6F51">
            <w:r>
              <w:t> </w:t>
            </w:r>
            <w:r w:rsidR="57BA662A">
              <w:t xml:space="preserve">Additional files needed for Patient to receive notification upon submission. </w:t>
            </w:r>
          </w:p>
        </w:tc>
      </w:tr>
      <w:tr w:rsidR="00494FAD" w14:paraId="3929823D" w14:textId="77777777" w:rsidTr="65D27D43">
        <w:trPr>
          <w:trHeight w:val="2048"/>
        </w:trPr>
        <w:tc>
          <w:tcPr>
            <w:tcW w:w="1343" w:type="dxa"/>
            <w:gridSpan w:val="2"/>
          </w:tcPr>
          <w:p w14:paraId="6E405567" w14:textId="77777777" w:rsidR="00494FAD" w:rsidRPr="00494FAD" w:rsidRDefault="00494FAD" w:rsidP="00AE2F2E">
            <w:pPr>
              <w:pStyle w:val="ListParagraph"/>
              <w:numPr>
                <w:ilvl w:val="0"/>
                <w:numId w:val="103"/>
              </w:numPr>
              <w:rPr>
                <w:b/>
                <w:bCs/>
              </w:rPr>
            </w:pPr>
          </w:p>
        </w:tc>
        <w:tc>
          <w:tcPr>
            <w:tcW w:w="1650" w:type="dxa"/>
            <w:gridSpan w:val="2"/>
          </w:tcPr>
          <w:p w14:paraId="35194994" w14:textId="0876360E" w:rsidR="00494FAD" w:rsidRPr="00621F89" w:rsidRDefault="00494FAD" w:rsidP="00494FAD">
            <w:r w:rsidRPr="0038765E">
              <w:t>On patient device, complete and submit the check-in.</w:t>
            </w:r>
          </w:p>
        </w:tc>
        <w:tc>
          <w:tcPr>
            <w:tcW w:w="1439" w:type="dxa"/>
            <w:gridSpan w:val="2"/>
          </w:tcPr>
          <w:p w14:paraId="262881AB" w14:textId="3A046D09" w:rsidR="00494FAD" w:rsidRPr="00621F89" w:rsidRDefault="00494FAD" w:rsidP="00494FAD">
            <w:r w:rsidRPr="0038765E">
              <w:t>Submission succeeds; patient sees confirmation.</w:t>
            </w:r>
          </w:p>
        </w:tc>
        <w:tc>
          <w:tcPr>
            <w:tcW w:w="1440" w:type="dxa"/>
            <w:gridSpan w:val="2"/>
          </w:tcPr>
          <w:p w14:paraId="7B033ADC" w14:textId="0B6102AE" w:rsidR="00494FAD" w:rsidRPr="004D1424" w:rsidRDefault="25402112" w:rsidP="00494FAD">
            <w:r>
              <w:t xml:space="preserve">Patient has check-in page but contains mock data. </w:t>
            </w:r>
          </w:p>
        </w:tc>
        <w:tc>
          <w:tcPr>
            <w:tcW w:w="1440" w:type="dxa"/>
            <w:gridSpan w:val="3"/>
          </w:tcPr>
          <w:p w14:paraId="45F5FD89" w14:textId="04A8B5C3" w:rsidR="00494FAD" w:rsidRPr="004D1424" w:rsidRDefault="25402112" w:rsidP="00494FAD">
            <w:r>
              <w:t>FAIL</w:t>
            </w:r>
          </w:p>
        </w:tc>
        <w:tc>
          <w:tcPr>
            <w:tcW w:w="2069" w:type="dxa"/>
            <w:gridSpan w:val="2"/>
          </w:tcPr>
          <w:p w14:paraId="090C551A" w14:textId="45CD8182" w:rsidR="00494FAD" w:rsidRPr="004D1424" w:rsidRDefault="25402112" w:rsidP="00494FAD">
            <w:r>
              <w:t xml:space="preserve">More work required to enable Patient virtual check in option with the caregiver. </w:t>
            </w:r>
          </w:p>
        </w:tc>
      </w:tr>
      <w:tr w:rsidR="00494FAD" w14:paraId="133EE13A" w14:textId="77777777" w:rsidTr="65D27D43">
        <w:trPr>
          <w:trHeight w:val="2048"/>
        </w:trPr>
        <w:tc>
          <w:tcPr>
            <w:tcW w:w="1343" w:type="dxa"/>
            <w:gridSpan w:val="2"/>
          </w:tcPr>
          <w:p w14:paraId="7E34A5AD" w14:textId="77777777" w:rsidR="00494FAD" w:rsidRPr="00494FAD" w:rsidRDefault="00494FAD" w:rsidP="00AE2F2E">
            <w:pPr>
              <w:pStyle w:val="ListParagraph"/>
              <w:numPr>
                <w:ilvl w:val="0"/>
                <w:numId w:val="103"/>
              </w:numPr>
              <w:rPr>
                <w:b/>
                <w:bCs/>
              </w:rPr>
            </w:pPr>
          </w:p>
        </w:tc>
        <w:tc>
          <w:tcPr>
            <w:tcW w:w="1650" w:type="dxa"/>
            <w:gridSpan w:val="2"/>
          </w:tcPr>
          <w:p w14:paraId="44C4E851" w14:textId="6E531CAC" w:rsidR="00494FAD" w:rsidRPr="0038765E" w:rsidRDefault="00494FAD" w:rsidP="00494FAD">
            <w:r w:rsidRPr="0038765E">
              <w:t>On caregiver device, observe notifications.</w:t>
            </w:r>
          </w:p>
        </w:tc>
        <w:tc>
          <w:tcPr>
            <w:tcW w:w="1439" w:type="dxa"/>
            <w:gridSpan w:val="2"/>
          </w:tcPr>
          <w:p w14:paraId="511138AD" w14:textId="057FF1F1" w:rsidR="00494FAD" w:rsidRPr="0038765E" w:rsidRDefault="00494FAD" w:rsidP="00494FAD">
            <w:r w:rsidRPr="004B2E1C">
              <w:t>Caregiver receives completion notification; tapping it opens the completed check-in details.</w:t>
            </w:r>
          </w:p>
        </w:tc>
        <w:tc>
          <w:tcPr>
            <w:tcW w:w="1440" w:type="dxa"/>
            <w:gridSpan w:val="2"/>
          </w:tcPr>
          <w:p w14:paraId="1CB8291B" w14:textId="1D648130" w:rsidR="00494FAD" w:rsidRPr="004D1424" w:rsidRDefault="3D58C8BA" w:rsidP="00494FAD">
            <w:r>
              <w:t xml:space="preserve">No notification abilities at this time relating to virtual check in feature. </w:t>
            </w:r>
          </w:p>
        </w:tc>
        <w:tc>
          <w:tcPr>
            <w:tcW w:w="1440" w:type="dxa"/>
            <w:gridSpan w:val="3"/>
          </w:tcPr>
          <w:p w14:paraId="600DA5A2" w14:textId="50C5112C" w:rsidR="00494FAD" w:rsidRPr="004D1424" w:rsidRDefault="3D58C8BA" w:rsidP="00494FAD">
            <w:r>
              <w:t>FAIL</w:t>
            </w:r>
          </w:p>
        </w:tc>
        <w:tc>
          <w:tcPr>
            <w:tcW w:w="2069" w:type="dxa"/>
            <w:gridSpan w:val="2"/>
          </w:tcPr>
          <w:p w14:paraId="069813DE" w14:textId="7CFE227B" w:rsidR="00494FAD" w:rsidRPr="004D1424" w:rsidRDefault="3D58C8BA" w:rsidP="00494FAD">
            <w:r>
              <w:t xml:space="preserve">More files needed for notifications to be enabled upon patient completion of questions. </w:t>
            </w:r>
          </w:p>
        </w:tc>
      </w:tr>
      <w:tr w:rsidR="00494FAD" w14:paraId="7FC615EF" w14:textId="77777777" w:rsidTr="65D27D43">
        <w:trPr>
          <w:trHeight w:val="2048"/>
        </w:trPr>
        <w:tc>
          <w:tcPr>
            <w:tcW w:w="1343" w:type="dxa"/>
            <w:gridSpan w:val="2"/>
          </w:tcPr>
          <w:p w14:paraId="3A58388C" w14:textId="77777777" w:rsidR="00494FAD" w:rsidRPr="00494FAD" w:rsidRDefault="00494FAD" w:rsidP="00AE2F2E">
            <w:pPr>
              <w:pStyle w:val="ListParagraph"/>
              <w:numPr>
                <w:ilvl w:val="0"/>
                <w:numId w:val="103"/>
              </w:numPr>
              <w:rPr>
                <w:b/>
                <w:bCs/>
              </w:rPr>
            </w:pPr>
          </w:p>
        </w:tc>
        <w:tc>
          <w:tcPr>
            <w:tcW w:w="1650" w:type="dxa"/>
            <w:gridSpan w:val="2"/>
          </w:tcPr>
          <w:p w14:paraId="657E3889" w14:textId="6D446E21" w:rsidR="00494FAD" w:rsidRPr="0038765E" w:rsidRDefault="00494FAD" w:rsidP="00494FAD">
            <w:r w:rsidRPr="0050538D">
              <w:t>Verify storage for analytics/reporting.</w:t>
            </w:r>
          </w:p>
        </w:tc>
        <w:tc>
          <w:tcPr>
            <w:tcW w:w="1439" w:type="dxa"/>
            <w:gridSpan w:val="2"/>
          </w:tcPr>
          <w:p w14:paraId="364BCC44" w14:textId="7541CF03" w:rsidR="00494FAD" w:rsidRPr="004B2E1C" w:rsidRDefault="00494FAD" w:rsidP="00494FAD">
            <w:r w:rsidRPr="004B2E1C">
              <w:t>Completed responses are saved locally on caregiver device and visible in Analytics/Reports.</w:t>
            </w:r>
          </w:p>
        </w:tc>
        <w:tc>
          <w:tcPr>
            <w:tcW w:w="1440" w:type="dxa"/>
            <w:gridSpan w:val="2"/>
          </w:tcPr>
          <w:p w14:paraId="14E82725" w14:textId="77777777" w:rsidR="00494FAD" w:rsidRPr="004D1424" w:rsidRDefault="00494FAD" w:rsidP="00494FAD"/>
        </w:tc>
        <w:tc>
          <w:tcPr>
            <w:tcW w:w="1440" w:type="dxa"/>
            <w:gridSpan w:val="3"/>
          </w:tcPr>
          <w:p w14:paraId="29327323" w14:textId="77777777" w:rsidR="00494FAD" w:rsidRPr="004D1424" w:rsidRDefault="00494FAD" w:rsidP="00494FAD"/>
        </w:tc>
        <w:tc>
          <w:tcPr>
            <w:tcW w:w="2069" w:type="dxa"/>
            <w:gridSpan w:val="2"/>
          </w:tcPr>
          <w:p w14:paraId="0F77BE24" w14:textId="77777777" w:rsidR="00494FAD" w:rsidRPr="004D1424" w:rsidRDefault="00494FAD" w:rsidP="00494FAD"/>
        </w:tc>
      </w:tr>
      <w:tr w:rsidR="00494FAD" w14:paraId="6E2B8D73" w14:textId="77777777" w:rsidTr="65D27D43">
        <w:trPr>
          <w:trHeight w:val="423"/>
        </w:trPr>
        <w:tc>
          <w:tcPr>
            <w:tcW w:w="9381" w:type="dxa"/>
            <w:gridSpan w:val="13"/>
            <w:shd w:val="clear" w:color="auto" w:fill="BFBFBF" w:themeFill="background1" w:themeFillShade="BF"/>
          </w:tcPr>
          <w:p w14:paraId="0FCC37FC" w14:textId="77777777" w:rsidR="00494FAD" w:rsidRDefault="00494FAD" w:rsidP="00494FAD">
            <w:pPr>
              <w:rPr>
                <w:b/>
                <w:bCs/>
              </w:rPr>
            </w:pPr>
            <w:r w:rsidRPr="0034788B">
              <w:rPr>
                <w:b/>
                <w:bCs/>
              </w:rPr>
              <w:t>TC-</w:t>
            </w:r>
            <w:r>
              <w:rPr>
                <w:b/>
                <w:bCs/>
              </w:rPr>
              <w:t>6.15</w:t>
            </w:r>
            <w:r w:rsidRPr="0034788B">
              <w:rPr>
                <w:b/>
                <w:bCs/>
              </w:rPr>
              <w:t xml:space="preserve"> Virtual Check-In – Incomplete After 1 Hour Notification</w:t>
            </w:r>
          </w:p>
          <w:p w14:paraId="2CCF7ED3" w14:textId="77777777" w:rsidR="00494FAD" w:rsidRPr="00D23222" w:rsidRDefault="00494FAD" w:rsidP="00494FAD">
            <w:pPr>
              <w:rPr>
                <w:b/>
                <w:bCs/>
              </w:rPr>
            </w:pPr>
            <w:r w:rsidRPr="00760ADE">
              <w:t>REQ-5.8.4.1.3.9</w:t>
            </w:r>
          </w:p>
          <w:p w14:paraId="51B37F68" w14:textId="6768714D" w:rsidR="00494FAD" w:rsidRPr="004D1424" w:rsidRDefault="00494FAD" w:rsidP="00494FAD">
            <w:r w:rsidRPr="004D1424">
              <w:t> </w:t>
            </w:r>
          </w:p>
        </w:tc>
      </w:tr>
      <w:tr w:rsidR="00494FAD" w14:paraId="20DDAAB9" w14:textId="77777777" w:rsidTr="65D27D43">
        <w:trPr>
          <w:trHeight w:val="2048"/>
        </w:trPr>
        <w:tc>
          <w:tcPr>
            <w:tcW w:w="1343" w:type="dxa"/>
            <w:gridSpan w:val="2"/>
          </w:tcPr>
          <w:p w14:paraId="70038654" w14:textId="77777777" w:rsidR="00494FAD" w:rsidRPr="0034788B" w:rsidRDefault="00494FAD" w:rsidP="00892D05">
            <w:pPr>
              <w:pStyle w:val="ListParagraph"/>
              <w:numPr>
                <w:ilvl w:val="0"/>
                <w:numId w:val="104"/>
              </w:numPr>
              <w:rPr>
                <w:b/>
                <w:bCs/>
              </w:rPr>
            </w:pPr>
          </w:p>
        </w:tc>
        <w:tc>
          <w:tcPr>
            <w:tcW w:w="1650" w:type="dxa"/>
            <w:gridSpan w:val="2"/>
          </w:tcPr>
          <w:p w14:paraId="52454312" w14:textId="72EB477B" w:rsidR="00494FAD" w:rsidRPr="004D1424" w:rsidRDefault="00494FAD" w:rsidP="00494FAD">
            <w:r w:rsidRPr="004B2E1C">
              <w:t>Deliver questionnaire to patient; do not complete it.</w:t>
            </w:r>
          </w:p>
        </w:tc>
        <w:tc>
          <w:tcPr>
            <w:tcW w:w="1439" w:type="dxa"/>
            <w:gridSpan w:val="2"/>
          </w:tcPr>
          <w:p w14:paraId="462ADB70" w14:textId="47223670" w:rsidR="00494FAD" w:rsidRPr="004B2E1C" w:rsidRDefault="00494FAD" w:rsidP="00494FAD">
            <w:r w:rsidRPr="00F35EF9">
              <w:t>Timer starts at delivery time.</w:t>
            </w:r>
          </w:p>
        </w:tc>
        <w:tc>
          <w:tcPr>
            <w:tcW w:w="1440" w:type="dxa"/>
            <w:gridSpan w:val="2"/>
          </w:tcPr>
          <w:p w14:paraId="75311F9E" w14:textId="068F512A" w:rsidR="00494FAD" w:rsidRPr="004D1424" w:rsidRDefault="00494FAD" w:rsidP="00494FAD">
            <w:r w:rsidRPr="004D1424">
              <w:t> </w:t>
            </w:r>
          </w:p>
        </w:tc>
        <w:tc>
          <w:tcPr>
            <w:tcW w:w="1440" w:type="dxa"/>
            <w:gridSpan w:val="3"/>
          </w:tcPr>
          <w:p w14:paraId="7896D89F" w14:textId="43297001" w:rsidR="00494FAD" w:rsidRPr="004D1424" w:rsidRDefault="00494FAD" w:rsidP="00494FAD">
            <w:r w:rsidRPr="004D1424">
              <w:t> </w:t>
            </w:r>
          </w:p>
        </w:tc>
        <w:tc>
          <w:tcPr>
            <w:tcW w:w="2069" w:type="dxa"/>
            <w:gridSpan w:val="2"/>
          </w:tcPr>
          <w:p w14:paraId="4E013F13" w14:textId="27BAB599" w:rsidR="00494FAD" w:rsidRPr="004D1424" w:rsidRDefault="00494FAD" w:rsidP="00494FAD">
            <w:r w:rsidRPr="004D1424">
              <w:t> </w:t>
            </w:r>
          </w:p>
        </w:tc>
      </w:tr>
      <w:tr w:rsidR="00494FAD" w14:paraId="42B30EEC" w14:textId="77777777" w:rsidTr="65D27D43">
        <w:trPr>
          <w:trHeight w:val="2048"/>
        </w:trPr>
        <w:tc>
          <w:tcPr>
            <w:tcW w:w="1343" w:type="dxa"/>
            <w:gridSpan w:val="2"/>
          </w:tcPr>
          <w:p w14:paraId="43095023" w14:textId="77777777" w:rsidR="00494FAD" w:rsidRPr="0034788B" w:rsidRDefault="00494FAD" w:rsidP="00892D05">
            <w:pPr>
              <w:pStyle w:val="ListParagraph"/>
              <w:numPr>
                <w:ilvl w:val="0"/>
                <w:numId w:val="104"/>
              </w:numPr>
              <w:rPr>
                <w:b/>
                <w:bCs/>
              </w:rPr>
            </w:pPr>
          </w:p>
        </w:tc>
        <w:tc>
          <w:tcPr>
            <w:tcW w:w="1650" w:type="dxa"/>
            <w:gridSpan w:val="2"/>
          </w:tcPr>
          <w:p w14:paraId="57541692" w14:textId="6A50390A" w:rsidR="00494FAD" w:rsidRPr="004B2E1C" w:rsidRDefault="00494FAD" w:rsidP="00494FAD">
            <w:r w:rsidRPr="00F35EF9">
              <w:t>Wait 1 hour (simulate via test clock if available).</w:t>
            </w:r>
          </w:p>
        </w:tc>
        <w:tc>
          <w:tcPr>
            <w:tcW w:w="1439" w:type="dxa"/>
            <w:gridSpan w:val="2"/>
          </w:tcPr>
          <w:p w14:paraId="4FF2C04C" w14:textId="22A93583" w:rsidR="00494FAD" w:rsidRPr="00F35EF9" w:rsidRDefault="00494FAD" w:rsidP="00494FAD">
            <w:r w:rsidRPr="004B2E1C">
              <w:t>Caregiver receives notification: “Virtual check-in not completed” with timestamp/patient ID.</w:t>
            </w:r>
          </w:p>
        </w:tc>
        <w:tc>
          <w:tcPr>
            <w:tcW w:w="1440" w:type="dxa"/>
            <w:gridSpan w:val="2"/>
          </w:tcPr>
          <w:p w14:paraId="2EC7F49C" w14:textId="77777777" w:rsidR="00494FAD" w:rsidRPr="004D1424" w:rsidRDefault="00494FAD" w:rsidP="00494FAD"/>
        </w:tc>
        <w:tc>
          <w:tcPr>
            <w:tcW w:w="1440" w:type="dxa"/>
            <w:gridSpan w:val="3"/>
          </w:tcPr>
          <w:p w14:paraId="47FFC5B6" w14:textId="77777777" w:rsidR="00494FAD" w:rsidRPr="004D1424" w:rsidRDefault="00494FAD" w:rsidP="00494FAD"/>
        </w:tc>
        <w:tc>
          <w:tcPr>
            <w:tcW w:w="2069" w:type="dxa"/>
            <w:gridSpan w:val="2"/>
          </w:tcPr>
          <w:p w14:paraId="3A50A412" w14:textId="77777777" w:rsidR="00494FAD" w:rsidRPr="004D1424" w:rsidRDefault="00494FAD" w:rsidP="00494FAD"/>
        </w:tc>
      </w:tr>
      <w:tr w:rsidR="00494FAD" w14:paraId="1278FDEC" w14:textId="77777777" w:rsidTr="65D27D43">
        <w:trPr>
          <w:trHeight w:val="2048"/>
        </w:trPr>
        <w:tc>
          <w:tcPr>
            <w:tcW w:w="1343" w:type="dxa"/>
            <w:gridSpan w:val="2"/>
          </w:tcPr>
          <w:p w14:paraId="40F8F179" w14:textId="77777777" w:rsidR="00494FAD" w:rsidRPr="0034788B" w:rsidRDefault="00494FAD" w:rsidP="00892D05">
            <w:pPr>
              <w:pStyle w:val="ListParagraph"/>
              <w:numPr>
                <w:ilvl w:val="0"/>
                <w:numId w:val="104"/>
              </w:numPr>
              <w:rPr>
                <w:b/>
                <w:bCs/>
              </w:rPr>
            </w:pPr>
          </w:p>
        </w:tc>
        <w:tc>
          <w:tcPr>
            <w:tcW w:w="1650" w:type="dxa"/>
            <w:gridSpan w:val="2"/>
          </w:tcPr>
          <w:p w14:paraId="29549190" w14:textId="46B20D3C" w:rsidR="00494FAD" w:rsidRPr="00F35EF9" w:rsidRDefault="00494FAD" w:rsidP="00494FAD">
            <w:r w:rsidRPr="00F35EF9">
              <w:t>Open the alert.</w:t>
            </w:r>
          </w:p>
        </w:tc>
        <w:tc>
          <w:tcPr>
            <w:tcW w:w="1439" w:type="dxa"/>
            <w:gridSpan w:val="2"/>
          </w:tcPr>
          <w:p w14:paraId="2C611CA7" w14:textId="37B27E77" w:rsidR="00494FAD" w:rsidRPr="004B2E1C" w:rsidRDefault="00494FAD" w:rsidP="00494FAD">
            <w:r w:rsidRPr="00685E4D">
              <w:t>App deep-links to patient’s check-in status page with options to resend or contact.</w:t>
            </w:r>
          </w:p>
        </w:tc>
        <w:tc>
          <w:tcPr>
            <w:tcW w:w="1440" w:type="dxa"/>
            <w:gridSpan w:val="2"/>
          </w:tcPr>
          <w:p w14:paraId="2494F641" w14:textId="77777777" w:rsidR="00494FAD" w:rsidRPr="004D1424" w:rsidRDefault="00494FAD" w:rsidP="00494FAD"/>
        </w:tc>
        <w:tc>
          <w:tcPr>
            <w:tcW w:w="1440" w:type="dxa"/>
            <w:gridSpan w:val="3"/>
          </w:tcPr>
          <w:p w14:paraId="01B7EF50" w14:textId="77777777" w:rsidR="00494FAD" w:rsidRPr="004D1424" w:rsidRDefault="00494FAD" w:rsidP="00494FAD"/>
        </w:tc>
        <w:tc>
          <w:tcPr>
            <w:tcW w:w="2069" w:type="dxa"/>
            <w:gridSpan w:val="2"/>
          </w:tcPr>
          <w:p w14:paraId="08647F6C" w14:textId="77777777" w:rsidR="00494FAD" w:rsidRPr="004D1424" w:rsidRDefault="00494FAD" w:rsidP="00494FAD"/>
        </w:tc>
      </w:tr>
      <w:tr w:rsidR="00494FAD" w14:paraId="74F7DBFE" w14:textId="77777777" w:rsidTr="65D27D43">
        <w:trPr>
          <w:trHeight w:val="486"/>
        </w:trPr>
        <w:tc>
          <w:tcPr>
            <w:tcW w:w="9381" w:type="dxa"/>
            <w:gridSpan w:val="13"/>
            <w:shd w:val="clear" w:color="auto" w:fill="BFBFBF" w:themeFill="background1" w:themeFillShade="BF"/>
          </w:tcPr>
          <w:p w14:paraId="06BC0981" w14:textId="77777777" w:rsidR="00892D05" w:rsidRDefault="00892D05" w:rsidP="00494FAD">
            <w:pPr>
              <w:rPr>
                <w:b/>
                <w:bCs/>
              </w:rPr>
            </w:pPr>
            <w:r w:rsidRPr="0034788B">
              <w:rPr>
                <w:b/>
                <w:bCs/>
              </w:rPr>
              <w:lastRenderedPageBreak/>
              <w:t>TC-</w:t>
            </w:r>
            <w:r>
              <w:rPr>
                <w:b/>
                <w:bCs/>
              </w:rPr>
              <w:t>6.16</w:t>
            </w:r>
            <w:r w:rsidRPr="0034788B">
              <w:rPr>
                <w:b/>
                <w:bCs/>
              </w:rPr>
              <w:t xml:space="preserve"> Virtual Check-In – Manual Entry (Caregiver &amp; Patient</w:t>
            </w:r>
            <w:r>
              <w:rPr>
                <w:b/>
                <w:bCs/>
              </w:rPr>
              <w:t>)</w:t>
            </w:r>
          </w:p>
          <w:p w14:paraId="699B225A" w14:textId="77777777" w:rsidR="00892D05" w:rsidRPr="0034788B" w:rsidRDefault="00892D05" w:rsidP="00494FAD">
            <w:pPr>
              <w:rPr>
                <w:b/>
                <w:bCs/>
              </w:rPr>
            </w:pPr>
            <w:r w:rsidRPr="000B72CC">
              <w:t>REQ-5.8.4.1.3.10</w:t>
            </w:r>
          </w:p>
          <w:p w14:paraId="6E029AC1" w14:textId="07FC0010" w:rsidR="00494FAD" w:rsidRPr="004D1424" w:rsidRDefault="00892D05" w:rsidP="00494FAD">
            <w:r w:rsidRPr="004D1424">
              <w:t> </w:t>
            </w:r>
          </w:p>
        </w:tc>
      </w:tr>
      <w:tr w:rsidR="00494FAD" w14:paraId="6AFE3557" w14:textId="77777777" w:rsidTr="65D27D43">
        <w:trPr>
          <w:trHeight w:val="2048"/>
        </w:trPr>
        <w:tc>
          <w:tcPr>
            <w:tcW w:w="1343" w:type="dxa"/>
            <w:gridSpan w:val="2"/>
          </w:tcPr>
          <w:p w14:paraId="03037E19" w14:textId="77777777" w:rsidR="00494FAD" w:rsidRPr="0034788B" w:rsidRDefault="00494FAD" w:rsidP="00D445D2">
            <w:pPr>
              <w:pStyle w:val="ListParagraph"/>
              <w:numPr>
                <w:ilvl w:val="0"/>
                <w:numId w:val="105"/>
              </w:numPr>
              <w:rPr>
                <w:b/>
                <w:bCs/>
              </w:rPr>
            </w:pPr>
          </w:p>
        </w:tc>
        <w:tc>
          <w:tcPr>
            <w:tcW w:w="1650" w:type="dxa"/>
            <w:gridSpan w:val="2"/>
          </w:tcPr>
          <w:p w14:paraId="38093197" w14:textId="35513621" w:rsidR="00494FAD" w:rsidRPr="004D1424" w:rsidRDefault="00494FAD" w:rsidP="00494FAD">
            <w:r w:rsidRPr="004B2E1C">
              <w:t>On caregiver device, open a check-in and select Manual Entry.</w:t>
            </w:r>
          </w:p>
        </w:tc>
        <w:tc>
          <w:tcPr>
            <w:tcW w:w="1439" w:type="dxa"/>
            <w:gridSpan w:val="2"/>
          </w:tcPr>
          <w:p w14:paraId="53C043A6" w14:textId="07965CA5" w:rsidR="00494FAD" w:rsidRPr="00685E4D" w:rsidRDefault="00494FAD" w:rsidP="00494FAD">
            <w:r w:rsidRPr="00685E4D">
              <w:t>Manual entry UI appears; fields match structured Q&amp;A schema.</w:t>
            </w:r>
          </w:p>
        </w:tc>
        <w:tc>
          <w:tcPr>
            <w:tcW w:w="1440" w:type="dxa"/>
            <w:gridSpan w:val="2"/>
          </w:tcPr>
          <w:p w14:paraId="11F02753" w14:textId="78DDF190" w:rsidR="00494FAD" w:rsidRPr="004D1424" w:rsidRDefault="4894AC86" w:rsidP="00494FAD">
            <w:r>
              <w:t> </w:t>
            </w:r>
            <w:r w:rsidR="3F9F264D">
              <w:t>Manual entry integrated with pre-selected question option.</w:t>
            </w:r>
          </w:p>
        </w:tc>
        <w:tc>
          <w:tcPr>
            <w:tcW w:w="1440" w:type="dxa"/>
            <w:gridSpan w:val="3"/>
          </w:tcPr>
          <w:p w14:paraId="452163D5" w14:textId="3A2E68BF" w:rsidR="00494FAD" w:rsidRPr="004D1424" w:rsidRDefault="4894AC86" w:rsidP="00494FAD">
            <w:r>
              <w:t> </w:t>
            </w:r>
            <w:r w:rsidR="23161AD8">
              <w:t>PASS</w:t>
            </w:r>
          </w:p>
        </w:tc>
        <w:tc>
          <w:tcPr>
            <w:tcW w:w="2069" w:type="dxa"/>
            <w:gridSpan w:val="2"/>
          </w:tcPr>
          <w:p w14:paraId="2CFFC390" w14:textId="640FC90D" w:rsidR="00494FAD" w:rsidRPr="004D1424" w:rsidRDefault="00494FAD" w:rsidP="00494FAD">
            <w:r w:rsidRPr="004D1424">
              <w:t> </w:t>
            </w:r>
          </w:p>
        </w:tc>
      </w:tr>
      <w:tr w:rsidR="00494FAD" w14:paraId="5BC6DE0C" w14:textId="77777777" w:rsidTr="65D27D43">
        <w:trPr>
          <w:trHeight w:val="2048"/>
        </w:trPr>
        <w:tc>
          <w:tcPr>
            <w:tcW w:w="1343" w:type="dxa"/>
            <w:gridSpan w:val="2"/>
          </w:tcPr>
          <w:p w14:paraId="2E5BBDB6" w14:textId="77777777" w:rsidR="00494FAD" w:rsidRPr="0034788B" w:rsidRDefault="00494FAD" w:rsidP="00D445D2">
            <w:pPr>
              <w:pStyle w:val="ListParagraph"/>
              <w:numPr>
                <w:ilvl w:val="0"/>
                <w:numId w:val="105"/>
              </w:numPr>
              <w:rPr>
                <w:b/>
                <w:bCs/>
              </w:rPr>
            </w:pPr>
          </w:p>
        </w:tc>
        <w:tc>
          <w:tcPr>
            <w:tcW w:w="1650" w:type="dxa"/>
            <w:gridSpan w:val="2"/>
          </w:tcPr>
          <w:p w14:paraId="1089B328" w14:textId="77414B39" w:rsidR="00494FAD" w:rsidRPr="004B2E1C" w:rsidRDefault="00494FAD" w:rsidP="00494FAD">
            <w:r w:rsidRPr="00685E4D">
              <w:t>Enter responses and save.</w:t>
            </w:r>
          </w:p>
        </w:tc>
        <w:tc>
          <w:tcPr>
            <w:tcW w:w="1439" w:type="dxa"/>
            <w:gridSpan w:val="2"/>
          </w:tcPr>
          <w:p w14:paraId="0DAAB650" w14:textId="1EEFB3E2" w:rsidR="00494FAD" w:rsidRPr="00685E4D" w:rsidRDefault="00494FAD" w:rsidP="00494FAD">
            <w:r w:rsidRPr="004B2E1C">
              <w:t>Manual responses are saved and appear in patient timeline/analytics with Manual tag.</w:t>
            </w:r>
          </w:p>
        </w:tc>
        <w:tc>
          <w:tcPr>
            <w:tcW w:w="1440" w:type="dxa"/>
            <w:gridSpan w:val="2"/>
          </w:tcPr>
          <w:p w14:paraId="6920D80D" w14:textId="4F7FC3AF" w:rsidR="00494FAD" w:rsidRPr="004D1424" w:rsidRDefault="1D728F2C" w:rsidP="00494FAD">
            <w:r>
              <w:t xml:space="preserve">The ability to save at this time is not enabled, due to missing files. </w:t>
            </w:r>
          </w:p>
        </w:tc>
        <w:tc>
          <w:tcPr>
            <w:tcW w:w="1440" w:type="dxa"/>
            <w:gridSpan w:val="3"/>
          </w:tcPr>
          <w:p w14:paraId="2C0D6562" w14:textId="2505DE68" w:rsidR="00494FAD" w:rsidRPr="004D1424" w:rsidRDefault="1D728F2C" w:rsidP="00494FAD">
            <w:r>
              <w:t>FAIL</w:t>
            </w:r>
          </w:p>
        </w:tc>
        <w:tc>
          <w:tcPr>
            <w:tcW w:w="2069" w:type="dxa"/>
            <w:gridSpan w:val="2"/>
          </w:tcPr>
          <w:p w14:paraId="18F72158" w14:textId="7546960C" w:rsidR="00494FAD" w:rsidRPr="004D1424" w:rsidRDefault="1D728F2C" w:rsidP="00494FAD">
            <w:r>
              <w:t>Save button not fully connected to patient side</w:t>
            </w:r>
            <w:r w:rsidR="1BAD9241">
              <w:t xml:space="preserve"> from caregiver, due to missing files</w:t>
            </w:r>
            <w:r>
              <w:t xml:space="preserve">. </w:t>
            </w:r>
          </w:p>
        </w:tc>
      </w:tr>
      <w:tr w:rsidR="00494FAD" w14:paraId="74E7B5DC" w14:textId="77777777" w:rsidTr="65D27D43">
        <w:trPr>
          <w:trHeight w:val="2048"/>
        </w:trPr>
        <w:tc>
          <w:tcPr>
            <w:tcW w:w="1343" w:type="dxa"/>
            <w:gridSpan w:val="2"/>
          </w:tcPr>
          <w:p w14:paraId="6F7ECD47" w14:textId="77777777" w:rsidR="00494FAD" w:rsidRPr="0034788B" w:rsidRDefault="00494FAD" w:rsidP="00D445D2">
            <w:pPr>
              <w:pStyle w:val="ListParagraph"/>
              <w:numPr>
                <w:ilvl w:val="0"/>
                <w:numId w:val="105"/>
              </w:numPr>
              <w:rPr>
                <w:b/>
                <w:bCs/>
              </w:rPr>
            </w:pPr>
          </w:p>
        </w:tc>
        <w:tc>
          <w:tcPr>
            <w:tcW w:w="1650" w:type="dxa"/>
            <w:gridSpan w:val="2"/>
          </w:tcPr>
          <w:p w14:paraId="6E961C52" w14:textId="7838A8F0" w:rsidR="00494FAD" w:rsidRPr="00685E4D" w:rsidRDefault="00494FAD" w:rsidP="00494FAD">
            <w:r w:rsidRPr="004B2E1C">
              <w:t>On patient device, open Manual Entry (if exposed to patients).</w:t>
            </w:r>
          </w:p>
        </w:tc>
        <w:tc>
          <w:tcPr>
            <w:tcW w:w="1439" w:type="dxa"/>
            <w:gridSpan w:val="2"/>
          </w:tcPr>
          <w:p w14:paraId="0FC955A0" w14:textId="30B5EE4F" w:rsidR="00494FAD" w:rsidRPr="004B2E1C" w:rsidRDefault="00494FAD" w:rsidP="00494FAD">
            <w:r w:rsidRPr="00B46F28">
              <w:t>Same schema; saving marks entry as patient-submitted.</w:t>
            </w:r>
          </w:p>
        </w:tc>
        <w:tc>
          <w:tcPr>
            <w:tcW w:w="1440" w:type="dxa"/>
            <w:gridSpan w:val="2"/>
          </w:tcPr>
          <w:p w14:paraId="39E69AE4" w14:textId="36DB40A5" w:rsidR="00494FAD" w:rsidRPr="004D1424" w:rsidRDefault="5910F34F" w:rsidP="00494FAD">
            <w:r>
              <w:t>For Virtual Check in, mock data still exists</w:t>
            </w:r>
          </w:p>
        </w:tc>
        <w:tc>
          <w:tcPr>
            <w:tcW w:w="1440" w:type="dxa"/>
            <w:gridSpan w:val="3"/>
          </w:tcPr>
          <w:p w14:paraId="5ED0E668" w14:textId="6E55921F" w:rsidR="00494FAD" w:rsidRPr="004D1424" w:rsidRDefault="5910F34F" w:rsidP="00494FAD">
            <w:r>
              <w:t>FAIL</w:t>
            </w:r>
          </w:p>
        </w:tc>
        <w:tc>
          <w:tcPr>
            <w:tcW w:w="2069" w:type="dxa"/>
            <w:gridSpan w:val="2"/>
          </w:tcPr>
          <w:p w14:paraId="0F240BDC" w14:textId="77524FA3" w:rsidR="00494FAD" w:rsidRPr="004D1424" w:rsidRDefault="5910F34F" w:rsidP="00494FAD">
            <w:r>
              <w:t xml:space="preserve">Needs front to back connection for compliance. </w:t>
            </w:r>
          </w:p>
        </w:tc>
      </w:tr>
      <w:tr w:rsidR="00494FAD" w14:paraId="23D7E1C1" w14:textId="77777777" w:rsidTr="65D27D43">
        <w:trPr>
          <w:trHeight w:val="513"/>
        </w:trPr>
        <w:tc>
          <w:tcPr>
            <w:tcW w:w="9381" w:type="dxa"/>
            <w:gridSpan w:val="13"/>
            <w:shd w:val="clear" w:color="auto" w:fill="BFBFBF" w:themeFill="background1" w:themeFillShade="BF"/>
          </w:tcPr>
          <w:p w14:paraId="5C3C5669" w14:textId="77777777" w:rsidR="00E81CE8" w:rsidRDefault="00E81CE8" w:rsidP="00494FAD">
            <w:pPr>
              <w:rPr>
                <w:b/>
                <w:bCs/>
              </w:rPr>
            </w:pPr>
            <w:r w:rsidRPr="009E1F9E">
              <w:rPr>
                <w:b/>
                <w:bCs/>
              </w:rPr>
              <w:t>TC-</w:t>
            </w:r>
            <w:r>
              <w:rPr>
                <w:b/>
                <w:bCs/>
              </w:rPr>
              <w:t>6.17</w:t>
            </w:r>
            <w:r w:rsidRPr="009E1F9E">
              <w:rPr>
                <w:b/>
                <w:bCs/>
              </w:rPr>
              <w:t xml:space="preserve"> Virtual Check-In – Data Persistence &amp; Reporting Integrity</w:t>
            </w:r>
          </w:p>
          <w:p w14:paraId="37191240" w14:textId="77777777" w:rsidR="00E81CE8" w:rsidRPr="0034788B" w:rsidRDefault="00E81CE8" w:rsidP="00494FAD">
            <w:pPr>
              <w:rPr>
                <w:b/>
                <w:bCs/>
              </w:rPr>
            </w:pPr>
            <w:r w:rsidRPr="00B12DBF">
              <w:t>REQ-5.8.4.1.3.6, REQ-5.8.4.1.3.8 (persistence/analytics specifics)</w:t>
            </w:r>
          </w:p>
          <w:p w14:paraId="180C1D97" w14:textId="1F9BCD20" w:rsidR="00494FAD" w:rsidRPr="004D1424" w:rsidRDefault="00E81CE8" w:rsidP="00494FAD">
            <w:r w:rsidRPr="004D1424">
              <w:t> </w:t>
            </w:r>
          </w:p>
        </w:tc>
      </w:tr>
      <w:tr w:rsidR="00494FAD" w14:paraId="0BB3DDBB" w14:textId="77777777" w:rsidTr="65D27D43">
        <w:trPr>
          <w:trHeight w:val="2048"/>
        </w:trPr>
        <w:tc>
          <w:tcPr>
            <w:tcW w:w="1343" w:type="dxa"/>
            <w:gridSpan w:val="2"/>
          </w:tcPr>
          <w:p w14:paraId="2D9804E1" w14:textId="77777777" w:rsidR="00494FAD" w:rsidRPr="009E1F9E" w:rsidRDefault="00494FAD" w:rsidP="00E81CE8">
            <w:pPr>
              <w:pStyle w:val="ListParagraph"/>
              <w:numPr>
                <w:ilvl w:val="0"/>
                <w:numId w:val="106"/>
              </w:numPr>
              <w:rPr>
                <w:b/>
                <w:bCs/>
              </w:rPr>
            </w:pPr>
          </w:p>
        </w:tc>
        <w:tc>
          <w:tcPr>
            <w:tcW w:w="1650" w:type="dxa"/>
            <w:gridSpan w:val="2"/>
          </w:tcPr>
          <w:p w14:paraId="3C000102" w14:textId="0E4E0A48" w:rsidR="00494FAD" w:rsidRPr="004D1424" w:rsidRDefault="00494FAD" w:rsidP="00494FAD">
            <w:r w:rsidRPr="00185A38">
              <w:t>Complete several check-ins over 2 cycles.</w:t>
            </w:r>
          </w:p>
        </w:tc>
        <w:tc>
          <w:tcPr>
            <w:tcW w:w="1439" w:type="dxa"/>
            <w:gridSpan w:val="2"/>
          </w:tcPr>
          <w:p w14:paraId="67337853" w14:textId="62ED1A3C" w:rsidR="00494FAD" w:rsidRPr="00B46F28" w:rsidRDefault="00494FAD" w:rsidP="00494FAD">
            <w:r w:rsidRPr="00374607">
              <w:t>All instances appear in caregiver’s local storage list/history.</w:t>
            </w:r>
          </w:p>
        </w:tc>
        <w:tc>
          <w:tcPr>
            <w:tcW w:w="1440" w:type="dxa"/>
            <w:gridSpan w:val="2"/>
          </w:tcPr>
          <w:p w14:paraId="3C9BF6BF" w14:textId="3D1464D6" w:rsidR="00494FAD" w:rsidRPr="004D1424" w:rsidRDefault="00494FAD" w:rsidP="00494FAD">
            <w:r w:rsidRPr="004D1424">
              <w:t> </w:t>
            </w:r>
          </w:p>
        </w:tc>
        <w:tc>
          <w:tcPr>
            <w:tcW w:w="1440" w:type="dxa"/>
            <w:gridSpan w:val="3"/>
          </w:tcPr>
          <w:p w14:paraId="4655DB1F" w14:textId="526D34F1" w:rsidR="00494FAD" w:rsidRPr="004D1424" w:rsidRDefault="00494FAD" w:rsidP="00494FAD">
            <w:r w:rsidRPr="004D1424">
              <w:t> </w:t>
            </w:r>
          </w:p>
        </w:tc>
        <w:tc>
          <w:tcPr>
            <w:tcW w:w="2069" w:type="dxa"/>
            <w:gridSpan w:val="2"/>
          </w:tcPr>
          <w:p w14:paraId="66C41704" w14:textId="4294DB2A" w:rsidR="00494FAD" w:rsidRPr="004D1424" w:rsidRDefault="00494FAD" w:rsidP="00494FAD">
            <w:r w:rsidRPr="004D1424">
              <w:t> </w:t>
            </w:r>
          </w:p>
        </w:tc>
      </w:tr>
      <w:tr w:rsidR="00494FAD" w14:paraId="14EF2516" w14:textId="77777777" w:rsidTr="65D27D43">
        <w:trPr>
          <w:trHeight w:val="2048"/>
        </w:trPr>
        <w:tc>
          <w:tcPr>
            <w:tcW w:w="1343" w:type="dxa"/>
            <w:gridSpan w:val="2"/>
          </w:tcPr>
          <w:p w14:paraId="14AB01FE" w14:textId="77777777" w:rsidR="00494FAD" w:rsidRPr="009E1F9E" w:rsidRDefault="00494FAD" w:rsidP="00E81CE8">
            <w:pPr>
              <w:pStyle w:val="ListParagraph"/>
              <w:numPr>
                <w:ilvl w:val="0"/>
                <w:numId w:val="106"/>
              </w:numPr>
              <w:rPr>
                <w:b/>
                <w:bCs/>
              </w:rPr>
            </w:pPr>
          </w:p>
        </w:tc>
        <w:tc>
          <w:tcPr>
            <w:tcW w:w="1650" w:type="dxa"/>
            <w:gridSpan w:val="2"/>
          </w:tcPr>
          <w:p w14:paraId="7F782CA9" w14:textId="356E6AED" w:rsidR="00494FAD" w:rsidRPr="00185A38" w:rsidRDefault="00494FAD" w:rsidP="00494FAD">
            <w:r w:rsidRPr="00374607">
              <w:t>Force close app; relaunch and sign in.</w:t>
            </w:r>
          </w:p>
        </w:tc>
        <w:tc>
          <w:tcPr>
            <w:tcW w:w="1439" w:type="dxa"/>
            <w:gridSpan w:val="2"/>
          </w:tcPr>
          <w:p w14:paraId="405642DC" w14:textId="6808C6D5" w:rsidR="00494FAD" w:rsidRPr="00374607" w:rsidRDefault="00494FAD" w:rsidP="00494FAD">
            <w:r w:rsidRPr="00374607">
              <w:t>History persists; no duplicates/loss.</w:t>
            </w:r>
          </w:p>
        </w:tc>
        <w:tc>
          <w:tcPr>
            <w:tcW w:w="1440" w:type="dxa"/>
            <w:gridSpan w:val="2"/>
          </w:tcPr>
          <w:p w14:paraId="484FC850" w14:textId="77777777" w:rsidR="00494FAD" w:rsidRPr="004D1424" w:rsidRDefault="00494FAD" w:rsidP="00494FAD"/>
        </w:tc>
        <w:tc>
          <w:tcPr>
            <w:tcW w:w="1440" w:type="dxa"/>
            <w:gridSpan w:val="3"/>
          </w:tcPr>
          <w:p w14:paraId="37C48F76" w14:textId="77777777" w:rsidR="00494FAD" w:rsidRPr="004D1424" w:rsidRDefault="00494FAD" w:rsidP="00494FAD"/>
        </w:tc>
        <w:tc>
          <w:tcPr>
            <w:tcW w:w="2069" w:type="dxa"/>
            <w:gridSpan w:val="2"/>
          </w:tcPr>
          <w:p w14:paraId="0AC07903" w14:textId="77777777" w:rsidR="00494FAD" w:rsidRPr="004D1424" w:rsidRDefault="00494FAD" w:rsidP="00494FAD"/>
        </w:tc>
      </w:tr>
      <w:tr w:rsidR="00494FAD" w14:paraId="0DB9D9F9" w14:textId="77777777" w:rsidTr="65D27D43">
        <w:trPr>
          <w:trHeight w:val="2048"/>
        </w:trPr>
        <w:tc>
          <w:tcPr>
            <w:tcW w:w="1343" w:type="dxa"/>
            <w:gridSpan w:val="2"/>
          </w:tcPr>
          <w:p w14:paraId="4E4532B9" w14:textId="77777777" w:rsidR="00494FAD" w:rsidRPr="009E1F9E" w:rsidRDefault="00494FAD" w:rsidP="00E81CE8">
            <w:pPr>
              <w:pStyle w:val="ListParagraph"/>
              <w:numPr>
                <w:ilvl w:val="0"/>
                <w:numId w:val="106"/>
              </w:numPr>
              <w:rPr>
                <w:b/>
                <w:bCs/>
              </w:rPr>
            </w:pPr>
          </w:p>
        </w:tc>
        <w:tc>
          <w:tcPr>
            <w:tcW w:w="1650" w:type="dxa"/>
            <w:gridSpan w:val="2"/>
          </w:tcPr>
          <w:p w14:paraId="4FB7CDFB" w14:textId="2DEBE153" w:rsidR="00494FAD" w:rsidRPr="00374607" w:rsidRDefault="00494FAD" w:rsidP="00494FAD">
            <w:r w:rsidRPr="00374607">
              <w:t>Open Analytics/Reports and filter by patient/date.</w:t>
            </w:r>
          </w:p>
        </w:tc>
        <w:tc>
          <w:tcPr>
            <w:tcW w:w="1439" w:type="dxa"/>
            <w:gridSpan w:val="2"/>
          </w:tcPr>
          <w:p w14:paraId="5965E9CD" w14:textId="4D300C03" w:rsidR="00494FAD" w:rsidRPr="00374607" w:rsidRDefault="00494FAD" w:rsidP="00494FAD">
            <w:r w:rsidRPr="00374607">
              <w:t>Aggregates match raw entries; timestamps/timezone consistent</w:t>
            </w:r>
          </w:p>
        </w:tc>
        <w:tc>
          <w:tcPr>
            <w:tcW w:w="1440" w:type="dxa"/>
            <w:gridSpan w:val="2"/>
          </w:tcPr>
          <w:p w14:paraId="35C75296" w14:textId="77777777" w:rsidR="00494FAD" w:rsidRPr="004D1424" w:rsidRDefault="00494FAD" w:rsidP="00494FAD"/>
        </w:tc>
        <w:tc>
          <w:tcPr>
            <w:tcW w:w="1440" w:type="dxa"/>
            <w:gridSpan w:val="3"/>
          </w:tcPr>
          <w:p w14:paraId="3AB81AA9" w14:textId="77777777" w:rsidR="00494FAD" w:rsidRPr="004D1424" w:rsidRDefault="00494FAD" w:rsidP="00494FAD"/>
        </w:tc>
        <w:tc>
          <w:tcPr>
            <w:tcW w:w="2069" w:type="dxa"/>
            <w:gridSpan w:val="2"/>
          </w:tcPr>
          <w:p w14:paraId="43E39AE3" w14:textId="77777777" w:rsidR="00494FAD" w:rsidRPr="004D1424" w:rsidRDefault="00494FAD" w:rsidP="00494FAD"/>
        </w:tc>
      </w:tr>
    </w:tbl>
    <w:p w14:paraId="7C2ED53B" w14:textId="77777777" w:rsidR="00E109D0" w:rsidRDefault="00E109D0">
      <w:pPr>
        <w:pStyle w:val="BodyText"/>
        <w:spacing w:before="227"/>
        <w:rPr>
          <w:ins w:id="797" w:author="Lidia Rocha" w:date="2025-10-29T22:03:00Z" w16du:dateUtc="2025-10-30T05:03:00Z"/>
          <w:sz w:val="32"/>
        </w:rPr>
      </w:pPr>
    </w:p>
    <w:p w14:paraId="67602DC4" w14:textId="77777777" w:rsidR="00E109D0" w:rsidRDefault="00E109D0">
      <w:pPr>
        <w:rPr>
          <w:ins w:id="798" w:author="Lidia Rocha" w:date="2025-10-29T22:03:00Z" w16du:dateUtc="2025-10-30T05:03:00Z"/>
          <w:sz w:val="32"/>
          <w:szCs w:val="24"/>
        </w:rPr>
      </w:pPr>
      <w:ins w:id="799" w:author="Lidia Rocha" w:date="2025-10-29T22:03:00Z" w16du:dateUtc="2025-10-30T05:03:00Z">
        <w:r>
          <w:rPr>
            <w:sz w:val="32"/>
          </w:rPr>
          <w:br w:type="page"/>
        </w:r>
      </w:ins>
    </w:p>
    <w:p w14:paraId="71BF5F03" w14:textId="776146C9" w:rsidR="001D3EB5" w:rsidDel="00E109D0" w:rsidRDefault="001D3EB5">
      <w:pPr>
        <w:pStyle w:val="BodyText"/>
        <w:spacing w:before="227"/>
        <w:rPr>
          <w:del w:id="800" w:author="Lidia Rocha" w:date="2025-10-29T22:03:00Z" w16du:dateUtc="2025-10-30T05:03:00Z"/>
          <w:sz w:val="32"/>
        </w:rPr>
      </w:pPr>
    </w:p>
    <w:p w14:paraId="7C2ED53C" w14:textId="77777777" w:rsidR="001D3EB5" w:rsidRDefault="38837A4E" w:rsidP="00D27F2D">
      <w:pPr>
        <w:pStyle w:val="Heading2"/>
      </w:pPr>
      <w:bookmarkStart w:id="801" w:name="_Toc42327441"/>
      <w:bookmarkStart w:id="802" w:name="_Toc271321588"/>
      <w:r>
        <w:t>Device</w:t>
      </w:r>
      <w:r>
        <w:rPr>
          <w:spacing w:val="-15"/>
        </w:rPr>
        <w:t xml:space="preserve"> </w:t>
      </w:r>
      <w:r>
        <w:t>and</w:t>
      </w:r>
      <w:r>
        <w:rPr>
          <w:spacing w:val="-11"/>
        </w:rPr>
        <w:t xml:space="preserve"> </w:t>
      </w:r>
      <w:r>
        <w:t>Third-Party</w:t>
      </w:r>
      <w:r>
        <w:rPr>
          <w:spacing w:val="-10"/>
        </w:rPr>
        <w:t xml:space="preserve"> </w:t>
      </w:r>
      <w:r>
        <w:t>Integration</w:t>
      </w:r>
      <w:r>
        <w:rPr>
          <w:spacing w:val="-7"/>
        </w:rPr>
        <w:t xml:space="preserve"> </w:t>
      </w:r>
      <w:r>
        <w:t>Test</w:t>
      </w:r>
      <w:r>
        <w:rPr>
          <w:spacing w:val="-8"/>
        </w:rPr>
        <w:t xml:space="preserve"> </w:t>
      </w:r>
      <w:r>
        <w:rPr>
          <w:spacing w:val="-2"/>
        </w:rPr>
        <w:t>Suite</w:t>
      </w:r>
      <w:bookmarkEnd w:id="801"/>
      <w:bookmarkEnd w:id="802"/>
    </w:p>
    <w:p w14:paraId="7C2ED53D" w14:textId="5C0E534F" w:rsidR="001D3EB5" w:rsidRDefault="003F63B5">
      <w:pPr>
        <w:pStyle w:val="BodyText"/>
        <w:spacing w:before="143"/>
      </w:pPr>
      <w:r w:rsidRPr="6FA64F12">
        <w:rPr>
          <w:b/>
          <w:bCs/>
        </w:rPr>
        <w:t>Scope</w:t>
      </w:r>
      <w:r>
        <w:t>:</w:t>
      </w:r>
      <w:r>
        <w:rPr>
          <w:spacing w:val="-6"/>
        </w:rPr>
        <w:t xml:space="preserve"> </w:t>
      </w:r>
      <w:r w:rsidR="39C5CF57" w:rsidRPr="6FA64F12">
        <w:t xml:space="preserve"> Read Fitbit (Sense 2/Versa 4) via Fitbit Web API, ingest steps, heart rate, SpO₂ as inbound data; no direct device pairing in our app. OAuth 2.0 device‑first grant, then server pull. Time‑series stored in a write‑optimized store (DynamoDB/Timestream per PMP/SRS infra).  </w:t>
      </w:r>
    </w:p>
    <w:p w14:paraId="612503CE" w14:textId="46D420B6" w:rsidR="39C5CF57" w:rsidRPr="00453C19" w:rsidRDefault="39C5CF57" w:rsidP="00453C19">
      <w:pPr>
        <w:shd w:val="clear" w:color="auto" w:fill="FFFFFF" w:themeFill="background1"/>
        <w:spacing w:after="180"/>
        <w:rPr>
          <w:color w:val="222222"/>
          <w:sz w:val="24"/>
          <w:szCs w:val="24"/>
        </w:rPr>
      </w:pPr>
      <w:r w:rsidRPr="00453C19">
        <w:rPr>
          <w:color w:val="222222"/>
          <w:sz w:val="24"/>
          <w:szCs w:val="24"/>
        </w:rPr>
        <w:t>Key decisions.</w:t>
      </w:r>
    </w:p>
    <w:p w14:paraId="2D0B1840" w14:textId="0060050A" w:rsidR="39C5CF57" w:rsidRPr="00453C19" w:rsidRDefault="39C5CF57" w:rsidP="00453C19">
      <w:pPr>
        <w:pStyle w:val="ListParagraph"/>
        <w:numPr>
          <w:ilvl w:val="0"/>
          <w:numId w:val="93"/>
        </w:numPr>
        <w:shd w:val="clear" w:color="auto" w:fill="FFFFFF" w:themeFill="background1"/>
        <w:rPr>
          <w:color w:val="222222"/>
          <w:sz w:val="24"/>
          <w:szCs w:val="24"/>
        </w:rPr>
      </w:pPr>
      <w:r w:rsidRPr="00453C19">
        <w:rPr>
          <w:color w:val="222222"/>
          <w:sz w:val="24"/>
          <w:szCs w:val="24"/>
        </w:rPr>
        <w:t>Server‑centric polling on user consented scopes; client never sees Fitbit client secrets.</w:t>
      </w:r>
    </w:p>
    <w:p w14:paraId="3207EB5C" w14:textId="386FE2D9" w:rsidR="39C5CF57" w:rsidRPr="00453C19" w:rsidRDefault="39C5CF57" w:rsidP="00453C19">
      <w:pPr>
        <w:pStyle w:val="ListParagraph"/>
        <w:numPr>
          <w:ilvl w:val="0"/>
          <w:numId w:val="93"/>
        </w:numPr>
        <w:shd w:val="clear" w:color="auto" w:fill="FFFFFF" w:themeFill="background1"/>
        <w:rPr>
          <w:color w:val="222222"/>
          <w:sz w:val="24"/>
          <w:szCs w:val="24"/>
        </w:rPr>
      </w:pPr>
      <w:r w:rsidRPr="00453C19">
        <w:rPr>
          <w:color w:val="222222"/>
          <w:sz w:val="24"/>
          <w:szCs w:val="24"/>
        </w:rPr>
        <w:t>Normalization to wearables_timeseries(user_id, source, metric, t, value, unit); late data allowed (out‑of‑order upserts).</w:t>
      </w:r>
    </w:p>
    <w:p w14:paraId="3DD34797" w14:textId="73A14AB9" w:rsidR="39C5CF57" w:rsidRPr="00453C19" w:rsidRDefault="39C5CF57" w:rsidP="00453C19">
      <w:pPr>
        <w:pStyle w:val="ListParagraph"/>
        <w:numPr>
          <w:ilvl w:val="0"/>
          <w:numId w:val="93"/>
        </w:numPr>
        <w:shd w:val="clear" w:color="auto" w:fill="FFFFFF" w:themeFill="background1"/>
        <w:rPr>
          <w:color w:val="222222"/>
          <w:sz w:val="24"/>
          <w:szCs w:val="24"/>
        </w:rPr>
      </w:pPr>
      <w:r w:rsidRPr="00453C19">
        <w:rPr>
          <w:color w:val="222222"/>
          <w:sz w:val="24"/>
          <w:szCs w:val="24"/>
        </w:rPr>
        <w:t>Privacy: revoke tokens from settings; soft‑delete time‑series (tombstone + 30‑day purge).</w:t>
      </w:r>
    </w:p>
    <w:p w14:paraId="1319F059" w14:textId="0A5AE1FB" w:rsidR="39C5CF57" w:rsidRPr="00453C19" w:rsidRDefault="39C5CF57" w:rsidP="00453C19">
      <w:pPr>
        <w:shd w:val="clear" w:color="auto" w:fill="FFFFFF" w:themeFill="background1"/>
        <w:spacing w:after="180"/>
        <w:rPr>
          <w:color w:val="222222"/>
          <w:sz w:val="24"/>
          <w:szCs w:val="24"/>
        </w:rPr>
      </w:pPr>
      <w:r w:rsidRPr="00453C19">
        <w:rPr>
          <w:color w:val="222222"/>
          <w:sz w:val="24"/>
          <w:szCs w:val="24"/>
        </w:rPr>
        <w:t>APIs (excerpt).</w:t>
      </w:r>
    </w:p>
    <w:p w14:paraId="79031367" w14:textId="38BCC35F" w:rsidR="39C5CF57" w:rsidRPr="00453C19" w:rsidRDefault="39C5CF57" w:rsidP="00453C19">
      <w:pPr>
        <w:pStyle w:val="ListParagraph"/>
        <w:numPr>
          <w:ilvl w:val="0"/>
          <w:numId w:val="92"/>
        </w:numPr>
        <w:shd w:val="clear" w:color="auto" w:fill="FFFFFF" w:themeFill="background1"/>
        <w:rPr>
          <w:color w:val="222222"/>
          <w:sz w:val="24"/>
          <w:szCs w:val="24"/>
        </w:rPr>
      </w:pPr>
      <w:r w:rsidRPr="00453C19">
        <w:rPr>
          <w:color w:val="222222"/>
          <w:sz w:val="24"/>
          <w:szCs w:val="24"/>
        </w:rPr>
        <w:t>POST /wearables/fitbit/connect → URL for consent (server generates code_verifier)</w:t>
      </w:r>
    </w:p>
    <w:p w14:paraId="2CF173A0" w14:textId="7F645FFA" w:rsidR="39C5CF57" w:rsidRPr="00453C19" w:rsidRDefault="39C5CF57" w:rsidP="00453C19">
      <w:pPr>
        <w:pStyle w:val="ListParagraph"/>
        <w:numPr>
          <w:ilvl w:val="0"/>
          <w:numId w:val="92"/>
        </w:numPr>
        <w:shd w:val="clear" w:color="auto" w:fill="FFFFFF" w:themeFill="background1"/>
        <w:rPr>
          <w:color w:val="222222"/>
          <w:sz w:val="24"/>
          <w:szCs w:val="24"/>
        </w:rPr>
      </w:pPr>
      <w:r w:rsidRPr="00453C19">
        <w:rPr>
          <w:color w:val="222222"/>
          <w:sz w:val="24"/>
          <w:szCs w:val="24"/>
        </w:rPr>
        <w:t>GET /wearables/fitbit/callback?code=… → exchange to tokens (encrypted at rest)</w:t>
      </w:r>
    </w:p>
    <w:p w14:paraId="5A401448" w14:textId="74DADD76" w:rsidR="39C5CF57" w:rsidRPr="00453C19" w:rsidRDefault="39C5CF57" w:rsidP="00453C19">
      <w:pPr>
        <w:pStyle w:val="ListParagraph"/>
        <w:numPr>
          <w:ilvl w:val="0"/>
          <w:numId w:val="92"/>
        </w:numPr>
        <w:shd w:val="clear" w:color="auto" w:fill="FFFFFF" w:themeFill="background1"/>
        <w:rPr>
          <w:color w:val="222222"/>
          <w:sz w:val="24"/>
          <w:szCs w:val="24"/>
        </w:rPr>
      </w:pPr>
      <w:r w:rsidRPr="00453C19">
        <w:rPr>
          <w:color w:val="222222"/>
          <w:sz w:val="24"/>
          <w:szCs w:val="24"/>
        </w:rPr>
        <w:t>POST /wearables/sync (job) → pulls new data windows</w:t>
      </w:r>
    </w:p>
    <w:p w14:paraId="7CC53B7A" w14:textId="63D29C3C" w:rsidR="39C5CF57" w:rsidRPr="00453C19" w:rsidRDefault="39C5CF57" w:rsidP="00453C19">
      <w:pPr>
        <w:pStyle w:val="ListParagraph"/>
        <w:numPr>
          <w:ilvl w:val="0"/>
          <w:numId w:val="92"/>
        </w:numPr>
        <w:shd w:val="clear" w:color="auto" w:fill="FFFFFF" w:themeFill="background1"/>
        <w:rPr>
          <w:color w:val="222222"/>
          <w:sz w:val="24"/>
          <w:szCs w:val="24"/>
        </w:rPr>
      </w:pPr>
      <w:r w:rsidRPr="00453C19">
        <w:rPr>
          <w:color w:val="222222"/>
          <w:sz w:val="24"/>
          <w:szCs w:val="24"/>
        </w:rPr>
        <w:t>GET /wearables/metrics?metric=hr&amp;from=…&amp;to=…</w:t>
      </w:r>
    </w:p>
    <w:p w14:paraId="586D4B71" w14:textId="27946EEA" w:rsidR="39C5CF57" w:rsidRPr="00453C19" w:rsidRDefault="39C5CF57" w:rsidP="00453C19">
      <w:pPr>
        <w:shd w:val="clear" w:color="auto" w:fill="FFFFFF" w:themeFill="background1"/>
        <w:spacing w:after="180"/>
        <w:rPr>
          <w:color w:val="222222"/>
          <w:sz w:val="24"/>
          <w:szCs w:val="24"/>
        </w:rPr>
      </w:pPr>
      <w:r w:rsidRPr="00453C19">
        <w:rPr>
          <w:color w:val="222222"/>
          <w:sz w:val="24"/>
          <w:szCs w:val="24"/>
        </w:rPr>
        <w:t>Non‑functional.</w:t>
      </w:r>
    </w:p>
    <w:p w14:paraId="6FEAC836" w14:textId="5D788A04" w:rsidR="39C5CF57" w:rsidRPr="00453C19" w:rsidRDefault="39C5CF57" w:rsidP="00453C19">
      <w:pPr>
        <w:pStyle w:val="ListParagraph"/>
        <w:numPr>
          <w:ilvl w:val="0"/>
          <w:numId w:val="91"/>
        </w:numPr>
        <w:shd w:val="clear" w:color="auto" w:fill="FFFFFF" w:themeFill="background1"/>
        <w:rPr>
          <w:color w:val="222222"/>
          <w:sz w:val="24"/>
          <w:szCs w:val="24"/>
        </w:rPr>
      </w:pPr>
      <w:r w:rsidRPr="00453C19">
        <w:rPr>
          <w:color w:val="222222"/>
          <w:sz w:val="24"/>
          <w:szCs w:val="24"/>
        </w:rPr>
        <w:t>Resiliency: circuit breaker on Fitbit API; retries with jitter; idempotent writes keyed by (user_id, metric, t).</w:t>
      </w:r>
    </w:p>
    <w:p w14:paraId="45FF5B1B" w14:textId="12EC0EF4" w:rsidR="39C5CF57" w:rsidRPr="00453C19" w:rsidRDefault="39C5CF57" w:rsidP="00453C19">
      <w:pPr>
        <w:pStyle w:val="ListParagraph"/>
        <w:numPr>
          <w:ilvl w:val="0"/>
          <w:numId w:val="91"/>
        </w:numPr>
        <w:shd w:val="clear" w:color="auto" w:fill="FFFFFF" w:themeFill="background1"/>
        <w:rPr>
          <w:color w:val="222222"/>
          <w:sz w:val="24"/>
          <w:szCs w:val="24"/>
        </w:rPr>
      </w:pPr>
      <w:r w:rsidRPr="00453C19">
        <w:rPr>
          <w:color w:val="222222"/>
          <w:sz w:val="24"/>
          <w:szCs w:val="24"/>
        </w:rPr>
        <w:t>Security: store refresh tokens encrypted (KMS); rotate client secret yearly; strict scopes.</w:t>
      </w:r>
    </w:p>
    <w:p w14:paraId="23AF4516" w14:textId="3C723E20" w:rsidR="6FA64F12" w:rsidRDefault="6FA64F12" w:rsidP="6FA64F12">
      <w:pPr>
        <w:pStyle w:val="BodyText"/>
        <w:spacing w:before="143"/>
      </w:pPr>
    </w:p>
    <w:p w14:paraId="7C2ED53E" w14:textId="77777777" w:rsidR="001D3EB5" w:rsidRDefault="003F63B5" w:rsidP="00D27F2D">
      <w:pPr>
        <w:rPr>
          <w:b/>
        </w:rPr>
      </w:pPr>
      <w:r>
        <w:t>Total</w:t>
      </w:r>
      <w:r>
        <w:rPr>
          <w:spacing w:val="-6"/>
        </w:rPr>
        <w:t xml:space="preserve"> </w:t>
      </w:r>
      <w:r>
        <w:t xml:space="preserve">Test Cases: </w:t>
      </w:r>
      <w:r>
        <w:rPr>
          <w:spacing w:val="-10"/>
        </w:rPr>
        <w:t>6</w:t>
      </w:r>
    </w:p>
    <w:p w14:paraId="7C2ED53F" w14:textId="77777777" w:rsidR="001D3EB5" w:rsidRDefault="003F63B5">
      <w:pPr>
        <w:spacing w:before="41"/>
        <w:rPr>
          <w:b/>
          <w:sz w:val="24"/>
        </w:rPr>
      </w:pPr>
      <w:r>
        <w:rPr>
          <w:b/>
          <w:sz w:val="24"/>
        </w:rPr>
        <w:t>Requirements</w:t>
      </w:r>
      <w:r>
        <w:rPr>
          <w:b/>
          <w:spacing w:val="-5"/>
          <w:sz w:val="24"/>
        </w:rPr>
        <w:t xml:space="preserve"> </w:t>
      </w:r>
      <w:r>
        <w:rPr>
          <w:b/>
          <w:sz w:val="24"/>
        </w:rPr>
        <w:t>Coverage</w:t>
      </w:r>
      <w:r>
        <w:rPr>
          <w:sz w:val="24"/>
        </w:rPr>
        <w:t>:</w:t>
      </w:r>
      <w:r>
        <w:rPr>
          <w:spacing w:val="-2"/>
          <w:sz w:val="24"/>
        </w:rPr>
        <w:t xml:space="preserve"> </w:t>
      </w:r>
      <w:r>
        <w:rPr>
          <w:sz w:val="24"/>
        </w:rPr>
        <w:t>REQ-5.6.1.2.1,</w:t>
      </w:r>
      <w:r>
        <w:rPr>
          <w:spacing w:val="53"/>
          <w:sz w:val="24"/>
        </w:rPr>
        <w:t xml:space="preserve"> </w:t>
      </w:r>
      <w:r>
        <w:rPr>
          <w:sz w:val="24"/>
        </w:rPr>
        <w:t>REQ-5.6.1.2.2,</w:t>
      </w:r>
      <w:r>
        <w:rPr>
          <w:spacing w:val="-1"/>
          <w:sz w:val="24"/>
        </w:rPr>
        <w:t xml:space="preserve"> </w:t>
      </w:r>
      <w:r>
        <w:rPr>
          <w:sz w:val="24"/>
        </w:rPr>
        <w:t>REQ-5.6.1.2.3, REQ-5.6.1.2.4,</w:t>
      </w:r>
      <w:r>
        <w:rPr>
          <w:spacing w:val="-3"/>
          <w:sz w:val="24"/>
        </w:rPr>
        <w:t xml:space="preserve"> </w:t>
      </w:r>
      <w:r>
        <w:rPr>
          <w:spacing w:val="-4"/>
          <w:sz w:val="24"/>
        </w:rPr>
        <w:t>REQ</w:t>
      </w:r>
      <w:r>
        <w:rPr>
          <w:b/>
          <w:spacing w:val="-4"/>
          <w:sz w:val="24"/>
        </w:rPr>
        <w:t>-</w:t>
      </w:r>
    </w:p>
    <w:p w14:paraId="7C2ED540" w14:textId="77777777" w:rsidR="001D3EB5" w:rsidRPr="004413F9" w:rsidRDefault="003F63B5">
      <w:pPr>
        <w:pStyle w:val="BodyText"/>
        <w:spacing w:before="46"/>
        <w:rPr>
          <w:lang w:val="fr-CA"/>
        </w:rPr>
      </w:pPr>
      <w:r w:rsidRPr="004413F9">
        <w:rPr>
          <w:b/>
          <w:lang w:val="fr-CA"/>
        </w:rPr>
        <w:t xml:space="preserve">5.6.1.2.5, </w:t>
      </w:r>
      <w:r w:rsidRPr="004413F9">
        <w:rPr>
          <w:lang w:val="fr-CA"/>
        </w:rPr>
        <w:t>REQ-5.9.1.2.6,</w:t>
      </w:r>
      <w:r w:rsidRPr="004413F9">
        <w:rPr>
          <w:spacing w:val="-1"/>
          <w:lang w:val="fr-CA"/>
        </w:rPr>
        <w:t xml:space="preserve"> </w:t>
      </w:r>
      <w:r w:rsidRPr="004413F9">
        <w:rPr>
          <w:lang w:val="fr-CA"/>
        </w:rPr>
        <w:t>REQ-5.9.1.2.7,</w:t>
      </w:r>
      <w:r w:rsidRPr="004413F9">
        <w:rPr>
          <w:spacing w:val="-5"/>
          <w:lang w:val="fr-CA"/>
        </w:rPr>
        <w:t xml:space="preserve"> </w:t>
      </w:r>
      <w:r w:rsidRPr="004413F9">
        <w:rPr>
          <w:lang w:val="fr-CA"/>
        </w:rPr>
        <w:t>REQ-5.9.1.2.8,</w:t>
      </w:r>
      <w:r w:rsidRPr="004413F9">
        <w:rPr>
          <w:spacing w:val="-6"/>
          <w:lang w:val="fr-CA"/>
        </w:rPr>
        <w:t xml:space="preserve"> </w:t>
      </w:r>
      <w:r w:rsidRPr="004413F9">
        <w:rPr>
          <w:lang w:val="fr-CA"/>
        </w:rPr>
        <w:t>REQ-5.9.2.2.1,</w:t>
      </w:r>
      <w:r w:rsidRPr="004413F9">
        <w:rPr>
          <w:spacing w:val="-4"/>
          <w:lang w:val="fr-CA"/>
        </w:rPr>
        <w:t xml:space="preserve"> </w:t>
      </w:r>
      <w:r w:rsidRPr="004413F9">
        <w:rPr>
          <w:lang w:val="fr-CA"/>
        </w:rPr>
        <w:t xml:space="preserve">REQ-5.9.2.2.2, </w:t>
      </w:r>
      <w:r w:rsidRPr="004413F9">
        <w:rPr>
          <w:spacing w:val="-4"/>
          <w:lang w:val="fr-CA"/>
        </w:rPr>
        <w:t>REQ-</w:t>
      </w:r>
    </w:p>
    <w:p w14:paraId="7C2ED541" w14:textId="77777777" w:rsidR="001D3EB5" w:rsidRPr="004413F9" w:rsidRDefault="003F63B5">
      <w:pPr>
        <w:pStyle w:val="BodyText"/>
        <w:spacing w:before="45"/>
        <w:rPr>
          <w:lang w:val="fr-CA"/>
        </w:rPr>
      </w:pPr>
      <w:r w:rsidRPr="004413F9">
        <w:rPr>
          <w:lang w:val="fr-CA"/>
        </w:rPr>
        <w:t>5.9.2.2.3,</w:t>
      </w:r>
      <w:r w:rsidRPr="004413F9">
        <w:rPr>
          <w:spacing w:val="-1"/>
          <w:lang w:val="fr-CA"/>
        </w:rPr>
        <w:t xml:space="preserve"> </w:t>
      </w:r>
      <w:r w:rsidRPr="004413F9">
        <w:rPr>
          <w:lang w:val="fr-CA"/>
        </w:rPr>
        <w:t>REQ-5.9.2.2.4,</w:t>
      </w:r>
      <w:r w:rsidRPr="004413F9">
        <w:rPr>
          <w:spacing w:val="-1"/>
          <w:lang w:val="fr-CA"/>
        </w:rPr>
        <w:t xml:space="preserve"> </w:t>
      </w:r>
      <w:r w:rsidRPr="004413F9">
        <w:rPr>
          <w:lang w:val="fr-CA"/>
        </w:rPr>
        <w:t>REQ-5.9.2.2.5,</w:t>
      </w:r>
      <w:r w:rsidRPr="004413F9">
        <w:rPr>
          <w:spacing w:val="-5"/>
          <w:lang w:val="fr-CA"/>
        </w:rPr>
        <w:t xml:space="preserve"> </w:t>
      </w:r>
      <w:r w:rsidRPr="004413F9">
        <w:rPr>
          <w:lang w:val="fr-CA"/>
        </w:rPr>
        <w:t>REQ-5.9.3.2.6,</w:t>
      </w:r>
      <w:r w:rsidRPr="004413F9">
        <w:rPr>
          <w:spacing w:val="-5"/>
          <w:lang w:val="fr-CA"/>
        </w:rPr>
        <w:t xml:space="preserve"> </w:t>
      </w:r>
      <w:r w:rsidRPr="004413F9">
        <w:rPr>
          <w:lang w:val="fr-CA"/>
        </w:rPr>
        <w:t>REQ-5.9.3.2.7,</w:t>
      </w:r>
      <w:r w:rsidRPr="004413F9">
        <w:rPr>
          <w:spacing w:val="-5"/>
          <w:lang w:val="fr-CA"/>
        </w:rPr>
        <w:t xml:space="preserve"> </w:t>
      </w:r>
      <w:r w:rsidRPr="004413F9">
        <w:rPr>
          <w:lang w:val="fr-CA"/>
        </w:rPr>
        <w:t xml:space="preserve">REQ-5.9.3.2.1, </w:t>
      </w:r>
      <w:r w:rsidRPr="004413F9">
        <w:rPr>
          <w:spacing w:val="-4"/>
          <w:lang w:val="fr-CA"/>
        </w:rPr>
        <w:t>REQ-</w:t>
      </w:r>
    </w:p>
    <w:p w14:paraId="7C2ED542" w14:textId="77777777" w:rsidR="001D3EB5" w:rsidRPr="004413F9" w:rsidRDefault="003F63B5">
      <w:pPr>
        <w:pStyle w:val="BodyText"/>
        <w:spacing w:before="46"/>
        <w:rPr>
          <w:lang w:val="fr-CA"/>
        </w:rPr>
      </w:pPr>
      <w:r w:rsidRPr="004413F9">
        <w:rPr>
          <w:lang w:val="fr-CA"/>
        </w:rPr>
        <w:t>5.9.3.2.2,</w:t>
      </w:r>
      <w:r w:rsidRPr="004413F9">
        <w:rPr>
          <w:spacing w:val="-2"/>
          <w:lang w:val="fr-CA"/>
        </w:rPr>
        <w:t xml:space="preserve"> </w:t>
      </w:r>
      <w:r w:rsidRPr="004413F9">
        <w:rPr>
          <w:lang w:val="fr-CA"/>
        </w:rPr>
        <w:t>REQ-5.9.3.2.3, REQ-5.9.3.2.4,</w:t>
      </w:r>
      <w:r w:rsidRPr="004413F9">
        <w:rPr>
          <w:spacing w:val="-5"/>
          <w:lang w:val="fr-CA"/>
        </w:rPr>
        <w:t xml:space="preserve"> </w:t>
      </w:r>
      <w:r w:rsidRPr="004413F9">
        <w:rPr>
          <w:lang w:val="fr-CA"/>
        </w:rPr>
        <w:t>REQ-5.9.3.2.5,</w:t>
      </w:r>
      <w:r w:rsidRPr="004413F9">
        <w:rPr>
          <w:spacing w:val="-5"/>
          <w:lang w:val="fr-CA"/>
        </w:rPr>
        <w:t xml:space="preserve"> </w:t>
      </w:r>
      <w:r w:rsidRPr="004413F9">
        <w:rPr>
          <w:lang w:val="fr-CA"/>
        </w:rPr>
        <w:t>REQ-5.9.3.2.6,</w:t>
      </w:r>
      <w:r w:rsidRPr="004413F9">
        <w:rPr>
          <w:spacing w:val="-4"/>
          <w:lang w:val="fr-CA"/>
        </w:rPr>
        <w:t xml:space="preserve"> </w:t>
      </w:r>
      <w:r w:rsidRPr="004413F9">
        <w:rPr>
          <w:lang w:val="fr-CA"/>
        </w:rPr>
        <w:t>REQ-</w:t>
      </w:r>
      <w:r w:rsidRPr="004413F9">
        <w:rPr>
          <w:spacing w:val="-2"/>
          <w:lang w:val="fr-CA"/>
        </w:rPr>
        <w:t>5.9.3.2.7</w:t>
      </w:r>
    </w:p>
    <w:p w14:paraId="7C2ED543" w14:textId="77777777" w:rsidR="001D3EB5" w:rsidRPr="004413F9" w:rsidRDefault="001D3EB5">
      <w:pPr>
        <w:pStyle w:val="BodyText"/>
        <w:spacing w:before="107"/>
        <w:rPr>
          <w:sz w:val="20"/>
          <w:lang w:val="fr-CA"/>
        </w:rPr>
      </w:pPr>
    </w:p>
    <w:tbl>
      <w:tblPr>
        <w:tblW w:w="0" w:type="auto"/>
        <w:tblInd w:w="1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80"/>
        <w:gridCol w:w="4413"/>
      </w:tblGrid>
      <w:tr w:rsidR="001D3EB5" w14:paraId="7C2ED549" w14:textId="77777777">
        <w:trPr>
          <w:trHeight w:val="1175"/>
        </w:trPr>
        <w:tc>
          <w:tcPr>
            <w:tcW w:w="4980" w:type="dxa"/>
            <w:vMerge w:val="restart"/>
            <w:tcBorders>
              <w:bottom w:val="single" w:sz="2" w:space="0" w:color="000000"/>
            </w:tcBorders>
          </w:tcPr>
          <w:p w14:paraId="7C2ED544" w14:textId="77777777" w:rsidR="001D3EB5" w:rsidRDefault="003F63B5">
            <w:pPr>
              <w:pStyle w:val="TableParagraph"/>
              <w:spacing w:line="278" w:lineRule="auto"/>
              <w:ind w:left="119" w:right="1936"/>
            </w:pPr>
            <w:r>
              <w:rPr>
                <w:b/>
              </w:rPr>
              <w:t xml:space="preserve">Prerequisites for this test: </w:t>
            </w:r>
            <w:r>
              <w:t>Valid</w:t>
            </w:r>
            <w:r>
              <w:rPr>
                <w:spacing w:val="-14"/>
              </w:rPr>
              <w:t xml:space="preserve"> </w:t>
            </w:r>
            <w:r>
              <w:t>Fitbit</w:t>
            </w:r>
            <w:r>
              <w:rPr>
                <w:spacing w:val="-9"/>
              </w:rPr>
              <w:t xml:space="preserve"> </w:t>
            </w:r>
            <w:r>
              <w:t>account</w:t>
            </w:r>
            <w:r>
              <w:rPr>
                <w:spacing w:val="-9"/>
              </w:rPr>
              <w:t xml:space="preserve"> </w:t>
            </w:r>
            <w:r>
              <w:t>and</w:t>
            </w:r>
            <w:r>
              <w:rPr>
                <w:spacing w:val="-10"/>
              </w:rPr>
              <w:t xml:space="preserve"> </w:t>
            </w:r>
            <w:r>
              <w:t>device Valid Apple Health account</w:t>
            </w:r>
          </w:p>
          <w:p w14:paraId="7C2ED545" w14:textId="77777777" w:rsidR="001D3EB5" w:rsidRDefault="003F63B5">
            <w:pPr>
              <w:pStyle w:val="TableParagraph"/>
              <w:spacing w:line="278" w:lineRule="auto"/>
              <w:ind w:left="119" w:right="989"/>
            </w:pPr>
            <w:r>
              <w:t>Valid</w:t>
            </w:r>
            <w:r>
              <w:rPr>
                <w:spacing w:val="-13"/>
              </w:rPr>
              <w:t xml:space="preserve"> </w:t>
            </w:r>
            <w:r>
              <w:t>Google</w:t>
            </w:r>
            <w:r>
              <w:rPr>
                <w:spacing w:val="-14"/>
              </w:rPr>
              <w:t xml:space="preserve"> </w:t>
            </w:r>
            <w:r>
              <w:t>Health</w:t>
            </w:r>
            <w:r>
              <w:rPr>
                <w:spacing w:val="-13"/>
              </w:rPr>
              <w:t xml:space="preserve"> </w:t>
            </w:r>
            <w:r>
              <w:t>Connect</w:t>
            </w:r>
            <w:r>
              <w:rPr>
                <w:spacing w:val="-8"/>
              </w:rPr>
              <w:t xml:space="preserve"> </w:t>
            </w:r>
            <w:r>
              <w:t>account Stable internet connectivity</w:t>
            </w:r>
          </w:p>
          <w:p w14:paraId="7C2ED546" w14:textId="77777777" w:rsidR="001D3EB5" w:rsidRDefault="003F63B5">
            <w:pPr>
              <w:pStyle w:val="TableParagraph"/>
              <w:spacing w:line="252" w:lineRule="exact"/>
              <w:ind w:left="119"/>
            </w:pPr>
            <w:r>
              <w:t>No</w:t>
            </w:r>
            <w:r>
              <w:rPr>
                <w:spacing w:val="-12"/>
              </w:rPr>
              <w:t xml:space="preserve"> </w:t>
            </w:r>
            <w:r>
              <w:t>current devices</w:t>
            </w:r>
            <w:r>
              <w:rPr>
                <w:spacing w:val="-4"/>
              </w:rPr>
              <w:t xml:space="preserve"> added</w:t>
            </w:r>
          </w:p>
        </w:tc>
        <w:tc>
          <w:tcPr>
            <w:tcW w:w="4413" w:type="dxa"/>
          </w:tcPr>
          <w:p w14:paraId="7C2ED547" w14:textId="77777777" w:rsidR="001D3EB5" w:rsidRDefault="003F63B5">
            <w:pPr>
              <w:pStyle w:val="TableParagraph"/>
              <w:spacing w:line="278" w:lineRule="auto"/>
              <w:ind w:left="104" w:right="1969"/>
            </w:pPr>
            <w:r>
              <w:rPr>
                <w:b/>
              </w:rPr>
              <w:t xml:space="preserve">Software Versions: </w:t>
            </w:r>
            <w:r>
              <w:t>Application:</w:t>
            </w:r>
            <w:r>
              <w:rPr>
                <w:spacing w:val="-14"/>
              </w:rPr>
              <w:t xml:space="preserve"> </w:t>
            </w:r>
            <w:r>
              <w:t>CareConnect Software Version: 1.0</w:t>
            </w:r>
          </w:p>
          <w:p w14:paraId="7C2ED548" w14:textId="77777777" w:rsidR="001D3EB5" w:rsidRDefault="003F63B5">
            <w:pPr>
              <w:pStyle w:val="TableParagraph"/>
              <w:spacing w:line="251" w:lineRule="exact"/>
              <w:ind w:left="104"/>
            </w:pPr>
            <w:r>
              <w:t>Operating</w:t>
            </w:r>
            <w:r>
              <w:rPr>
                <w:spacing w:val="-9"/>
              </w:rPr>
              <w:t xml:space="preserve"> </w:t>
            </w:r>
            <w:r>
              <w:t>System:</w:t>
            </w:r>
            <w:r>
              <w:rPr>
                <w:spacing w:val="-3"/>
              </w:rPr>
              <w:t xml:space="preserve"> </w:t>
            </w:r>
            <w:r>
              <w:rPr>
                <w:spacing w:val="-2"/>
              </w:rPr>
              <w:t>iOS/Android</w:t>
            </w:r>
          </w:p>
        </w:tc>
      </w:tr>
      <w:tr w:rsidR="001D3EB5" w14:paraId="7C2ED54C" w14:textId="77777777">
        <w:trPr>
          <w:trHeight w:val="560"/>
        </w:trPr>
        <w:tc>
          <w:tcPr>
            <w:tcW w:w="4980" w:type="dxa"/>
            <w:vMerge/>
            <w:tcBorders>
              <w:top w:val="nil"/>
              <w:bottom w:val="single" w:sz="2" w:space="0" w:color="000000"/>
            </w:tcBorders>
          </w:tcPr>
          <w:p w14:paraId="7C2ED54A" w14:textId="77777777" w:rsidR="001D3EB5" w:rsidRDefault="001D3EB5">
            <w:pPr>
              <w:rPr>
                <w:sz w:val="2"/>
                <w:szCs w:val="2"/>
              </w:rPr>
            </w:pPr>
          </w:p>
        </w:tc>
        <w:tc>
          <w:tcPr>
            <w:tcW w:w="4413" w:type="dxa"/>
          </w:tcPr>
          <w:p w14:paraId="7C2ED54B" w14:textId="77777777" w:rsidR="001D3EB5" w:rsidRDefault="003F63B5">
            <w:pPr>
              <w:pStyle w:val="TableParagraph"/>
              <w:spacing w:line="244" w:lineRule="exact"/>
              <w:ind w:left="104"/>
            </w:pPr>
            <w:r>
              <w:rPr>
                <w:b/>
              </w:rPr>
              <w:t>Priority:</w:t>
            </w:r>
            <w:r>
              <w:rPr>
                <w:b/>
                <w:spacing w:val="-13"/>
              </w:rPr>
              <w:t xml:space="preserve"> </w:t>
            </w:r>
            <w:r>
              <w:rPr>
                <w:spacing w:val="-4"/>
              </w:rPr>
              <w:t>High</w:t>
            </w:r>
          </w:p>
        </w:tc>
      </w:tr>
      <w:tr w:rsidR="001D3EB5" w:rsidRPr="00BA6A9D" w14:paraId="7C2ED54F" w14:textId="77777777">
        <w:trPr>
          <w:trHeight w:val="641"/>
        </w:trPr>
        <w:tc>
          <w:tcPr>
            <w:tcW w:w="9393" w:type="dxa"/>
            <w:gridSpan w:val="2"/>
          </w:tcPr>
          <w:p w14:paraId="7C2ED54D" w14:textId="77777777" w:rsidR="001D3EB5" w:rsidRDefault="003F63B5">
            <w:pPr>
              <w:pStyle w:val="TableParagraph"/>
              <w:spacing w:line="267" w:lineRule="exact"/>
              <w:ind w:left="119"/>
              <w:rPr>
                <w:b/>
                <w:sz w:val="24"/>
              </w:rPr>
            </w:pPr>
            <w:r>
              <w:rPr>
                <w:b/>
              </w:rPr>
              <w:t>Requirements</w:t>
            </w:r>
            <w:r>
              <w:rPr>
                <w:b/>
                <w:spacing w:val="-4"/>
              </w:rPr>
              <w:t xml:space="preserve"> </w:t>
            </w:r>
            <w:r>
              <w:rPr>
                <w:b/>
              </w:rPr>
              <w:t>validated:</w:t>
            </w:r>
            <w:r>
              <w:rPr>
                <w:b/>
                <w:spacing w:val="-2"/>
              </w:rPr>
              <w:t xml:space="preserve"> </w:t>
            </w:r>
            <w:r>
              <w:rPr>
                <w:sz w:val="24"/>
              </w:rPr>
              <w:t>REQ-5.6.1.2.1,</w:t>
            </w:r>
            <w:r>
              <w:rPr>
                <w:spacing w:val="49"/>
                <w:sz w:val="24"/>
              </w:rPr>
              <w:t xml:space="preserve"> </w:t>
            </w:r>
            <w:r>
              <w:rPr>
                <w:sz w:val="24"/>
              </w:rPr>
              <w:t>REQ-5.6.1.2.2,</w:t>
            </w:r>
            <w:r>
              <w:rPr>
                <w:spacing w:val="-2"/>
                <w:sz w:val="24"/>
              </w:rPr>
              <w:t xml:space="preserve"> </w:t>
            </w:r>
            <w:r>
              <w:rPr>
                <w:sz w:val="24"/>
              </w:rPr>
              <w:t>REQ-5.6.1.2.3,</w:t>
            </w:r>
            <w:r>
              <w:rPr>
                <w:spacing w:val="-2"/>
                <w:sz w:val="24"/>
              </w:rPr>
              <w:t xml:space="preserve"> </w:t>
            </w:r>
            <w:r>
              <w:rPr>
                <w:sz w:val="24"/>
              </w:rPr>
              <w:t>REQ-5.6.1.2.4,</w:t>
            </w:r>
            <w:r>
              <w:rPr>
                <w:spacing w:val="-4"/>
                <w:sz w:val="24"/>
              </w:rPr>
              <w:t xml:space="preserve"> REQ</w:t>
            </w:r>
            <w:r>
              <w:rPr>
                <w:b/>
                <w:spacing w:val="-4"/>
                <w:sz w:val="24"/>
              </w:rPr>
              <w:t>-</w:t>
            </w:r>
          </w:p>
          <w:p w14:paraId="7C2ED54E" w14:textId="77777777" w:rsidR="001D3EB5" w:rsidRPr="004413F9" w:rsidRDefault="003F63B5">
            <w:pPr>
              <w:pStyle w:val="TableParagraph"/>
              <w:spacing w:before="45"/>
              <w:ind w:left="119"/>
              <w:rPr>
                <w:sz w:val="24"/>
                <w:lang w:val="fr-CA"/>
              </w:rPr>
            </w:pPr>
            <w:r w:rsidRPr="004413F9">
              <w:rPr>
                <w:b/>
                <w:sz w:val="24"/>
                <w:lang w:val="fr-CA"/>
              </w:rPr>
              <w:t>5.6.1.2.5,</w:t>
            </w:r>
            <w:r w:rsidRPr="004413F9">
              <w:rPr>
                <w:b/>
                <w:spacing w:val="1"/>
                <w:sz w:val="24"/>
                <w:lang w:val="fr-CA"/>
              </w:rPr>
              <w:t xml:space="preserve"> </w:t>
            </w:r>
            <w:r w:rsidRPr="004413F9">
              <w:rPr>
                <w:sz w:val="24"/>
                <w:lang w:val="fr-CA"/>
              </w:rPr>
              <w:t>REQ-5.9.1.2.6,</w:t>
            </w:r>
            <w:r w:rsidRPr="004413F9">
              <w:rPr>
                <w:spacing w:val="-1"/>
                <w:sz w:val="24"/>
                <w:lang w:val="fr-CA"/>
              </w:rPr>
              <w:t xml:space="preserve"> </w:t>
            </w:r>
            <w:r w:rsidRPr="004413F9">
              <w:rPr>
                <w:sz w:val="24"/>
                <w:lang w:val="fr-CA"/>
              </w:rPr>
              <w:t>REQ-5.9.1.2.7,</w:t>
            </w:r>
            <w:r w:rsidRPr="004413F9">
              <w:rPr>
                <w:spacing w:val="-5"/>
                <w:sz w:val="24"/>
                <w:lang w:val="fr-CA"/>
              </w:rPr>
              <w:t xml:space="preserve"> </w:t>
            </w:r>
            <w:r w:rsidRPr="004413F9">
              <w:rPr>
                <w:sz w:val="24"/>
                <w:lang w:val="fr-CA"/>
              </w:rPr>
              <w:t>REQ-5.9.1.2.8,</w:t>
            </w:r>
            <w:r w:rsidRPr="004413F9">
              <w:rPr>
                <w:spacing w:val="-6"/>
                <w:sz w:val="24"/>
                <w:lang w:val="fr-CA"/>
              </w:rPr>
              <w:t xml:space="preserve"> </w:t>
            </w:r>
            <w:r w:rsidRPr="004413F9">
              <w:rPr>
                <w:sz w:val="24"/>
                <w:lang w:val="fr-CA"/>
              </w:rPr>
              <w:t>REQ-5.9.2.2.1,</w:t>
            </w:r>
            <w:r w:rsidRPr="004413F9">
              <w:rPr>
                <w:spacing w:val="-5"/>
                <w:sz w:val="24"/>
                <w:lang w:val="fr-CA"/>
              </w:rPr>
              <w:t xml:space="preserve"> </w:t>
            </w:r>
            <w:r w:rsidRPr="004413F9">
              <w:rPr>
                <w:sz w:val="24"/>
                <w:lang w:val="fr-CA"/>
              </w:rPr>
              <w:t xml:space="preserve">REQ-5.9.2.2.2, </w:t>
            </w:r>
            <w:r w:rsidRPr="004413F9">
              <w:rPr>
                <w:spacing w:val="-4"/>
                <w:sz w:val="24"/>
                <w:lang w:val="fr-CA"/>
              </w:rPr>
              <w:t>REQ-</w:t>
            </w:r>
          </w:p>
        </w:tc>
      </w:tr>
    </w:tbl>
    <w:p w14:paraId="7C2ED550" w14:textId="77777777" w:rsidR="001D3EB5" w:rsidRPr="004413F9" w:rsidDel="00E109D0" w:rsidRDefault="001D3EB5">
      <w:pPr>
        <w:pStyle w:val="TableParagraph"/>
        <w:rPr>
          <w:del w:id="803" w:author="Lidia Rocha" w:date="2025-10-29T22:03:00Z" w16du:dateUtc="2025-10-30T05:03:00Z"/>
          <w:sz w:val="24"/>
          <w:lang w:val="fr-CA"/>
        </w:rPr>
        <w:sectPr w:rsidR="001D3EB5" w:rsidRPr="004413F9" w:rsidDel="00E109D0">
          <w:footerReference w:type="default" r:id="rId96"/>
          <w:headerReference w:type="first" r:id="rId97"/>
          <w:footerReference w:type="first" r:id="rId98"/>
          <w:pgSz w:w="12240" w:h="15840"/>
          <w:pgMar w:top="1320" w:right="720" w:bottom="280" w:left="1440" w:header="723" w:footer="0" w:gutter="0"/>
          <w:cols w:space="720"/>
        </w:sectPr>
      </w:pPr>
    </w:p>
    <w:p w14:paraId="7C2ED551" w14:textId="77777777" w:rsidR="001D3EB5" w:rsidRPr="004413F9" w:rsidDel="00E109D0" w:rsidRDefault="001D3EB5">
      <w:pPr>
        <w:pStyle w:val="BodyText"/>
        <w:spacing w:before="6"/>
        <w:rPr>
          <w:del w:id="804" w:author="Lidia Rocha" w:date="2025-10-29T22:03:00Z" w16du:dateUtc="2025-10-30T05:03:00Z"/>
          <w:sz w:val="7"/>
          <w:lang w:val="fr-CA"/>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378"/>
      </w:tblGrid>
      <w:tr w:rsidR="001D3EB5" w:rsidRPr="00BA6A9D" w14:paraId="7C2ED554" w14:textId="77777777">
        <w:trPr>
          <w:trHeight w:val="935"/>
        </w:trPr>
        <w:tc>
          <w:tcPr>
            <w:tcW w:w="9378" w:type="dxa"/>
            <w:tcBorders>
              <w:top w:val="nil"/>
            </w:tcBorders>
          </w:tcPr>
          <w:p w14:paraId="7C2ED552" w14:textId="77777777" w:rsidR="001D3EB5" w:rsidRPr="004413F9" w:rsidRDefault="003F63B5">
            <w:pPr>
              <w:pStyle w:val="TableParagraph"/>
              <w:spacing w:line="268" w:lineRule="exact"/>
              <w:ind w:left="105"/>
              <w:rPr>
                <w:sz w:val="24"/>
                <w:lang w:val="fr-CA"/>
              </w:rPr>
            </w:pPr>
            <w:r w:rsidRPr="004413F9">
              <w:rPr>
                <w:sz w:val="24"/>
                <w:lang w:val="fr-CA"/>
              </w:rPr>
              <w:t>5.9.2.2.3,</w:t>
            </w:r>
            <w:r w:rsidRPr="004413F9">
              <w:rPr>
                <w:spacing w:val="-1"/>
                <w:sz w:val="24"/>
                <w:lang w:val="fr-CA"/>
              </w:rPr>
              <w:t xml:space="preserve"> </w:t>
            </w:r>
            <w:r w:rsidRPr="004413F9">
              <w:rPr>
                <w:sz w:val="24"/>
                <w:lang w:val="fr-CA"/>
              </w:rPr>
              <w:t>REQ-5.9.2.2.4, REQ-5.9.2.2.5,</w:t>
            </w:r>
            <w:r w:rsidRPr="004413F9">
              <w:rPr>
                <w:spacing w:val="-5"/>
                <w:sz w:val="24"/>
                <w:lang w:val="fr-CA"/>
              </w:rPr>
              <w:t xml:space="preserve"> </w:t>
            </w:r>
            <w:r w:rsidRPr="004413F9">
              <w:rPr>
                <w:sz w:val="24"/>
                <w:lang w:val="fr-CA"/>
              </w:rPr>
              <w:t>REQ-5.9.3.2.6,</w:t>
            </w:r>
            <w:r w:rsidRPr="004413F9">
              <w:rPr>
                <w:spacing w:val="-5"/>
                <w:sz w:val="24"/>
                <w:lang w:val="fr-CA"/>
              </w:rPr>
              <w:t xml:space="preserve"> </w:t>
            </w:r>
            <w:r w:rsidRPr="004413F9">
              <w:rPr>
                <w:sz w:val="24"/>
                <w:lang w:val="fr-CA"/>
              </w:rPr>
              <w:t>REQ-5.9.3.2.7,</w:t>
            </w:r>
            <w:r w:rsidRPr="004413F9">
              <w:rPr>
                <w:spacing w:val="-5"/>
                <w:sz w:val="24"/>
                <w:lang w:val="fr-CA"/>
              </w:rPr>
              <w:t xml:space="preserve"> </w:t>
            </w:r>
            <w:r w:rsidRPr="004413F9">
              <w:rPr>
                <w:sz w:val="24"/>
                <w:lang w:val="fr-CA"/>
              </w:rPr>
              <w:t xml:space="preserve">REQ-5.9.3.2.1, </w:t>
            </w:r>
            <w:r w:rsidRPr="004413F9">
              <w:rPr>
                <w:spacing w:val="-4"/>
                <w:sz w:val="24"/>
                <w:lang w:val="fr-CA"/>
              </w:rPr>
              <w:t>REQ-</w:t>
            </w:r>
          </w:p>
          <w:p w14:paraId="7C2ED553" w14:textId="77777777" w:rsidR="001D3EB5" w:rsidRPr="004413F9" w:rsidRDefault="003F63B5">
            <w:pPr>
              <w:pStyle w:val="TableParagraph"/>
              <w:spacing w:before="45"/>
              <w:ind w:left="105"/>
              <w:rPr>
                <w:sz w:val="24"/>
                <w:lang w:val="fr-CA"/>
              </w:rPr>
            </w:pPr>
            <w:r w:rsidRPr="004413F9">
              <w:rPr>
                <w:sz w:val="24"/>
                <w:lang w:val="fr-CA"/>
              </w:rPr>
              <w:t>5.9.3.2.2,</w:t>
            </w:r>
            <w:r w:rsidRPr="004413F9">
              <w:rPr>
                <w:spacing w:val="-1"/>
                <w:sz w:val="24"/>
                <w:lang w:val="fr-CA"/>
              </w:rPr>
              <w:t xml:space="preserve"> </w:t>
            </w:r>
            <w:r w:rsidRPr="004413F9">
              <w:rPr>
                <w:sz w:val="24"/>
                <w:lang w:val="fr-CA"/>
              </w:rPr>
              <w:t>REQ-5.9.3.2.3, REQ-5.9.3.2.4,</w:t>
            </w:r>
            <w:r w:rsidRPr="004413F9">
              <w:rPr>
                <w:spacing w:val="-5"/>
                <w:sz w:val="24"/>
                <w:lang w:val="fr-CA"/>
              </w:rPr>
              <w:t xml:space="preserve"> </w:t>
            </w:r>
            <w:r w:rsidRPr="004413F9">
              <w:rPr>
                <w:sz w:val="24"/>
                <w:lang w:val="fr-CA"/>
              </w:rPr>
              <w:t>REQ-5.9.3.2.5,</w:t>
            </w:r>
            <w:r w:rsidRPr="004413F9">
              <w:rPr>
                <w:spacing w:val="-5"/>
                <w:sz w:val="24"/>
                <w:lang w:val="fr-CA"/>
              </w:rPr>
              <w:t xml:space="preserve"> </w:t>
            </w:r>
            <w:r w:rsidRPr="004413F9">
              <w:rPr>
                <w:sz w:val="24"/>
                <w:lang w:val="fr-CA"/>
              </w:rPr>
              <w:t>REQ-5.9.3.2.6,</w:t>
            </w:r>
            <w:r w:rsidRPr="004413F9">
              <w:rPr>
                <w:spacing w:val="-4"/>
                <w:sz w:val="24"/>
                <w:lang w:val="fr-CA"/>
              </w:rPr>
              <w:t xml:space="preserve"> </w:t>
            </w:r>
            <w:r w:rsidRPr="004413F9">
              <w:rPr>
                <w:sz w:val="24"/>
                <w:lang w:val="fr-CA"/>
              </w:rPr>
              <w:t>REQ-</w:t>
            </w:r>
            <w:r w:rsidRPr="004413F9">
              <w:rPr>
                <w:spacing w:val="-2"/>
                <w:sz w:val="24"/>
                <w:lang w:val="fr-CA"/>
              </w:rPr>
              <w:t>5.9.3.2.7</w:t>
            </w:r>
          </w:p>
        </w:tc>
      </w:tr>
      <w:tr w:rsidR="001D3EB5" w14:paraId="7C2ED556" w14:textId="77777777">
        <w:trPr>
          <w:trHeight w:val="555"/>
        </w:trPr>
        <w:tc>
          <w:tcPr>
            <w:tcW w:w="9378" w:type="dxa"/>
          </w:tcPr>
          <w:p w14:paraId="7C2ED555" w14:textId="77777777" w:rsidR="001D3EB5" w:rsidRDefault="003F63B5">
            <w:pPr>
              <w:pStyle w:val="TableParagraph"/>
              <w:spacing w:line="249" w:lineRule="exact"/>
              <w:ind w:left="105"/>
              <w:rPr>
                <w:b/>
              </w:rPr>
            </w:pPr>
            <w:r>
              <w:rPr>
                <w:b/>
              </w:rPr>
              <w:t>TEST</w:t>
            </w:r>
            <w:r>
              <w:rPr>
                <w:b/>
                <w:spacing w:val="-8"/>
              </w:rPr>
              <w:t xml:space="preserve"> </w:t>
            </w:r>
            <w:r>
              <w:rPr>
                <w:b/>
              </w:rPr>
              <w:t>EXECUTOR:</w:t>
            </w:r>
            <w:r>
              <w:rPr>
                <w:b/>
                <w:spacing w:val="-4"/>
              </w:rPr>
              <w:t xml:space="preserve"> </w:t>
            </w:r>
            <w:r>
              <w:rPr>
                <w:b/>
              </w:rPr>
              <w:t>Juan</w:t>
            </w:r>
            <w:r>
              <w:rPr>
                <w:b/>
                <w:spacing w:val="-11"/>
              </w:rPr>
              <w:t xml:space="preserve"> </w:t>
            </w:r>
            <w:r>
              <w:rPr>
                <w:b/>
                <w:spacing w:val="-2"/>
              </w:rPr>
              <w:t>Gaucin</w:t>
            </w:r>
          </w:p>
        </w:tc>
      </w:tr>
      <w:tr w:rsidR="001D3EB5" w14:paraId="7C2ED558" w14:textId="77777777">
        <w:trPr>
          <w:trHeight w:val="824"/>
        </w:trPr>
        <w:tc>
          <w:tcPr>
            <w:tcW w:w="9378" w:type="dxa"/>
          </w:tcPr>
          <w:p w14:paraId="7C2ED557" w14:textId="77777777" w:rsidR="001D3EB5" w:rsidRDefault="003F63B5">
            <w:pPr>
              <w:pStyle w:val="TableParagraph"/>
              <w:spacing w:line="254" w:lineRule="auto"/>
              <w:ind w:left="105"/>
            </w:pPr>
            <w:r>
              <w:rPr>
                <w:b/>
              </w:rPr>
              <w:t>TEST</w:t>
            </w:r>
            <w:r>
              <w:rPr>
                <w:b/>
                <w:spacing w:val="-5"/>
              </w:rPr>
              <w:t xml:space="preserve"> </w:t>
            </w:r>
            <w:r>
              <w:rPr>
                <w:b/>
              </w:rPr>
              <w:t>SCRIPT</w:t>
            </w:r>
            <w:r>
              <w:rPr>
                <w:b/>
                <w:spacing w:val="-1"/>
              </w:rPr>
              <w:t xml:space="preserve"> </w:t>
            </w:r>
            <w:r>
              <w:rPr>
                <w:b/>
              </w:rPr>
              <w:t>STEPS/RESULTS</w:t>
            </w:r>
            <w:r>
              <w:rPr>
                <w:b/>
                <w:spacing w:val="40"/>
              </w:rPr>
              <w:t xml:space="preserve"> </w:t>
            </w:r>
            <w:r>
              <w:t>3</w:t>
            </w:r>
            <w:r>
              <w:rPr>
                <w:spacing w:val="-11"/>
              </w:rPr>
              <w:t xml:space="preserve"> </w:t>
            </w:r>
            <w:r>
              <w:t>Tests</w:t>
            </w:r>
            <w:r>
              <w:rPr>
                <w:spacing w:val="-2"/>
              </w:rPr>
              <w:t xml:space="preserve"> </w:t>
            </w:r>
            <w:r>
              <w:t>passed, 1</w:t>
            </w:r>
            <w:r>
              <w:rPr>
                <w:spacing w:val="-2"/>
              </w:rPr>
              <w:t xml:space="preserve"> </w:t>
            </w:r>
            <w:r>
              <w:t>test</w:t>
            </w:r>
            <w:r>
              <w:rPr>
                <w:spacing w:val="-1"/>
              </w:rPr>
              <w:t xml:space="preserve"> </w:t>
            </w:r>
            <w:r>
              <w:t>was</w:t>
            </w:r>
            <w:r>
              <w:rPr>
                <w:spacing w:val="-2"/>
              </w:rPr>
              <w:t xml:space="preserve"> </w:t>
            </w:r>
            <w:r>
              <w:t>not</w:t>
            </w:r>
            <w:r>
              <w:rPr>
                <w:spacing w:val="-1"/>
              </w:rPr>
              <w:t xml:space="preserve"> </w:t>
            </w:r>
            <w:r>
              <w:t>completed</w:t>
            </w:r>
            <w:r>
              <w:rPr>
                <w:spacing w:val="-7"/>
              </w:rPr>
              <w:t xml:space="preserve"> </w:t>
            </w:r>
            <w:r>
              <w:t>(9.2)</w:t>
            </w:r>
            <w:r>
              <w:rPr>
                <w:spacing w:val="-3"/>
              </w:rPr>
              <w:t xml:space="preserve"> </w:t>
            </w:r>
            <w:r>
              <w:t>, 1</w:t>
            </w:r>
            <w:r>
              <w:rPr>
                <w:spacing w:val="-7"/>
              </w:rPr>
              <w:t xml:space="preserve"> </w:t>
            </w:r>
            <w:r>
              <w:t>test</w:t>
            </w:r>
            <w:r>
              <w:rPr>
                <w:spacing w:val="-1"/>
              </w:rPr>
              <w:t xml:space="preserve"> </w:t>
            </w:r>
            <w:r>
              <w:t xml:space="preserve">partially </w:t>
            </w:r>
            <w:r>
              <w:rPr>
                <w:spacing w:val="-2"/>
              </w:rPr>
              <w:t>complete</w:t>
            </w:r>
          </w:p>
        </w:tc>
      </w:tr>
    </w:tbl>
    <w:p w14:paraId="7C2ED559" w14:textId="77777777" w:rsidR="001D3EB5" w:rsidRDefault="001D3EB5">
      <w:pPr>
        <w:pStyle w:val="BodyText"/>
        <w:rPr>
          <w:sz w:val="20"/>
        </w:rPr>
      </w:pPr>
    </w:p>
    <w:p w14:paraId="7C2ED55A" w14:textId="77777777" w:rsidR="001D3EB5" w:rsidRDefault="001D3EB5">
      <w:pPr>
        <w:pStyle w:val="BodyText"/>
        <w:spacing w:before="160"/>
        <w:rPr>
          <w:sz w:val="20"/>
        </w:rPr>
      </w:pPr>
    </w:p>
    <w:tbl>
      <w:tblPr>
        <w:tblW w:w="9367"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825"/>
        <w:gridCol w:w="2427"/>
        <w:gridCol w:w="2185"/>
        <w:gridCol w:w="1365"/>
        <w:gridCol w:w="840"/>
        <w:gridCol w:w="1725"/>
      </w:tblGrid>
      <w:tr w:rsidR="001D3EB5" w14:paraId="7C2ED561" w14:textId="77777777" w:rsidTr="65D27D43">
        <w:trPr>
          <w:trHeight w:val="435"/>
        </w:trPr>
        <w:tc>
          <w:tcPr>
            <w:tcW w:w="825" w:type="dxa"/>
            <w:vAlign w:val="center"/>
          </w:tcPr>
          <w:p w14:paraId="7C2ED55B" w14:textId="77777777" w:rsidR="001D3EB5" w:rsidRDefault="38837A4E" w:rsidP="65D27D43">
            <w:pPr>
              <w:pStyle w:val="TableParagraph"/>
              <w:spacing w:line="249" w:lineRule="exact"/>
              <w:ind w:left="105"/>
              <w:jc w:val="center"/>
              <w:rPr>
                <w:b/>
                <w:bCs/>
              </w:rPr>
            </w:pPr>
            <w:r w:rsidRPr="65D27D43">
              <w:rPr>
                <w:b/>
                <w:bCs/>
                <w:spacing w:val="-4"/>
              </w:rPr>
              <w:lastRenderedPageBreak/>
              <w:t>STEP</w:t>
            </w:r>
          </w:p>
        </w:tc>
        <w:tc>
          <w:tcPr>
            <w:tcW w:w="2427" w:type="dxa"/>
            <w:vAlign w:val="center"/>
          </w:tcPr>
          <w:p w14:paraId="7C2ED55C" w14:textId="77777777" w:rsidR="001D3EB5" w:rsidRDefault="38837A4E" w:rsidP="65D27D43">
            <w:pPr>
              <w:pStyle w:val="TableParagraph"/>
              <w:spacing w:line="254" w:lineRule="auto"/>
              <w:ind w:left="104" w:right="168"/>
              <w:jc w:val="center"/>
              <w:rPr>
                <w:b/>
                <w:bCs/>
              </w:rPr>
            </w:pPr>
            <w:r w:rsidRPr="65D27D43">
              <w:rPr>
                <w:b/>
                <w:bCs/>
                <w:spacing w:val="-4"/>
              </w:rPr>
              <w:t xml:space="preserve">TEST </w:t>
            </w:r>
            <w:r w:rsidRPr="65D27D43">
              <w:rPr>
                <w:b/>
                <w:bCs/>
                <w:spacing w:val="-2"/>
              </w:rPr>
              <w:t>STEP/INPUT</w:t>
            </w:r>
          </w:p>
        </w:tc>
        <w:tc>
          <w:tcPr>
            <w:tcW w:w="2185" w:type="dxa"/>
            <w:vAlign w:val="center"/>
          </w:tcPr>
          <w:p w14:paraId="7C2ED55D" w14:textId="77777777" w:rsidR="001D3EB5" w:rsidRDefault="38837A4E" w:rsidP="65D27D43">
            <w:pPr>
              <w:pStyle w:val="TableParagraph"/>
              <w:spacing w:line="254" w:lineRule="auto"/>
              <w:ind w:left="104" w:right="74"/>
              <w:jc w:val="center"/>
              <w:rPr>
                <w:b/>
                <w:bCs/>
              </w:rPr>
            </w:pPr>
            <w:r w:rsidRPr="65D27D43">
              <w:rPr>
                <w:b/>
                <w:bCs/>
                <w:spacing w:val="-2"/>
              </w:rPr>
              <w:t>EXPECTED RESULTS</w:t>
            </w:r>
          </w:p>
        </w:tc>
        <w:tc>
          <w:tcPr>
            <w:tcW w:w="1365" w:type="dxa"/>
            <w:vAlign w:val="center"/>
          </w:tcPr>
          <w:p w14:paraId="7C2ED55E" w14:textId="77777777" w:rsidR="001D3EB5" w:rsidRDefault="38837A4E" w:rsidP="65D27D43">
            <w:pPr>
              <w:pStyle w:val="TableParagraph"/>
              <w:spacing w:line="256" w:lineRule="auto"/>
              <w:ind w:left="103" w:right="92"/>
              <w:jc w:val="center"/>
              <w:rPr>
                <w:b/>
                <w:bCs/>
              </w:rPr>
            </w:pPr>
            <w:r w:rsidRPr="65D27D43">
              <w:rPr>
                <w:b/>
                <w:bCs/>
                <w:spacing w:val="-2"/>
              </w:rPr>
              <w:t>ACTUAL RESULT</w:t>
            </w:r>
            <w:r w:rsidRPr="65D27D43">
              <w:rPr>
                <w:b/>
                <w:bCs/>
                <w:spacing w:val="-10"/>
              </w:rPr>
              <w:t>S</w:t>
            </w:r>
          </w:p>
        </w:tc>
        <w:tc>
          <w:tcPr>
            <w:tcW w:w="840" w:type="dxa"/>
            <w:vAlign w:val="center"/>
          </w:tcPr>
          <w:p w14:paraId="7C2ED55F" w14:textId="77777777" w:rsidR="001D3EB5" w:rsidRDefault="38837A4E" w:rsidP="65D27D43">
            <w:pPr>
              <w:pStyle w:val="TableParagraph"/>
              <w:spacing w:line="249" w:lineRule="exact"/>
              <w:ind w:left="103"/>
              <w:jc w:val="center"/>
              <w:rPr>
                <w:b/>
                <w:bCs/>
              </w:rPr>
            </w:pPr>
            <w:r w:rsidRPr="65D27D43">
              <w:rPr>
                <w:b/>
                <w:bCs/>
                <w:spacing w:val="-2"/>
              </w:rPr>
              <w:t>PASS/FAIL</w:t>
            </w:r>
          </w:p>
        </w:tc>
        <w:tc>
          <w:tcPr>
            <w:tcW w:w="1725" w:type="dxa"/>
            <w:vAlign w:val="center"/>
          </w:tcPr>
          <w:p w14:paraId="7C2ED560" w14:textId="77777777" w:rsidR="001D3EB5" w:rsidRDefault="38837A4E" w:rsidP="65D27D43">
            <w:pPr>
              <w:pStyle w:val="TableParagraph"/>
              <w:spacing w:line="254" w:lineRule="auto"/>
              <w:ind w:left="97" w:right="568"/>
              <w:jc w:val="center"/>
              <w:rPr>
                <w:b/>
                <w:bCs/>
              </w:rPr>
            </w:pPr>
            <w:r w:rsidRPr="65D27D43">
              <w:rPr>
                <w:b/>
                <w:bCs/>
                <w:spacing w:val="-2"/>
              </w:rPr>
              <w:t>Defects Found</w:t>
            </w:r>
          </w:p>
        </w:tc>
      </w:tr>
      <w:tr w:rsidR="001D3EB5" w14:paraId="7C2ED564" w14:textId="77777777" w:rsidTr="65D27D43">
        <w:trPr>
          <w:trHeight w:val="555"/>
        </w:trPr>
        <w:tc>
          <w:tcPr>
            <w:tcW w:w="7642" w:type="dxa"/>
            <w:gridSpan w:val="5"/>
            <w:shd w:val="clear" w:color="auto" w:fill="C0C0C0"/>
          </w:tcPr>
          <w:p w14:paraId="7C2ED562" w14:textId="77777777" w:rsidR="001D3EB5" w:rsidRDefault="003F63B5">
            <w:pPr>
              <w:pStyle w:val="TableParagraph"/>
              <w:spacing w:line="249" w:lineRule="exact"/>
              <w:ind w:left="105"/>
              <w:rPr>
                <w:b/>
              </w:rPr>
            </w:pPr>
            <w:r>
              <w:rPr>
                <w:b/>
              </w:rPr>
              <w:t>TC-7.1:</w:t>
            </w:r>
            <w:r>
              <w:rPr>
                <w:b/>
                <w:spacing w:val="-8"/>
              </w:rPr>
              <w:t xml:space="preserve"> </w:t>
            </w:r>
            <w:r>
              <w:rPr>
                <w:b/>
              </w:rPr>
              <w:t>Fitbit</w:t>
            </w:r>
            <w:r>
              <w:rPr>
                <w:b/>
                <w:spacing w:val="-7"/>
              </w:rPr>
              <w:t xml:space="preserve"> </w:t>
            </w:r>
            <w:r>
              <w:rPr>
                <w:b/>
                <w:spacing w:val="-2"/>
              </w:rPr>
              <w:t>Integration</w:t>
            </w:r>
          </w:p>
        </w:tc>
        <w:tc>
          <w:tcPr>
            <w:tcW w:w="1725" w:type="dxa"/>
            <w:shd w:val="clear" w:color="auto" w:fill="C0C0C0"/>
          </w:tcPr>
          <w:p w14:paraId="7C2ED563" w14:textId="77777777" w:rsidR="001D3EB5" w:rsidRDefault="001D3EB5">
            <w:pPr>
              <w:pStyle w:val="TableParagraph"/>
            </w:pPr>
          </w:p>
        </w:tc>
      </w:tr>
      <w:tr w:rsidR="001D3EB5" w14:paraId="7C2ED56C" w14:textId="77777777" w:rsidTr="65D27D43">
        <w:trPr>
          <w:trHeight w:val="1367"/>
        </w:trPr>
        <w:tc>
          <w:tcPr>
            <w:tcW w:w="825" w:type="dxa"/>
            <w:vAlign w:val="center"/>
          </w:tcPr>
          <w:p w14:paraId="7C2ED565" w14:textId="77777777" w:rsidR="001D3EB5" w:rsidRDefault="38837A4E" w:rsidP="65D27D43">
            <w:pPr>
              <w:pStyle w:val="TableParagraph"/>
              <w:spacing w:line="244" w:lineRule="exact"/>
              <w:ind w:left="105"/>
              <w:jc w:val="center"/>
            </w:pPr>
            <w:r>
              <w:rPr>
                <w:spacing w:val="-5"/>
              </w:rPr>
              <w:t>1.</w:t>
            </w:r>
          </w:p>
        </w:tc>
        <w:tc>
          <w:tcPr>
            <w:tcW w:w="2427" w:type="dxa"/>
            <w:vAlign w:val="center"/>
          </w:tcPr>
          <w:p w14:paraId="7C2ED566" w14:textId="77777777" w:rsidR="001D3EB5" w:rsidRDefault="38837A4E" w:rsidP="65D27D43">
            <w:pPr>
              <w:pStyle w:val="TableParagraph"/>
              <w:spacing w:line="256" w:lineRule="auto"/>
              <w:ind w:left="104" w:right="72"/>
            </w:pPr>
            <w:r>
              <w:t>Access</w:t>
            </w:r>
            <w:r>
              <w:rPr>
                <w:spacing w:val="-12"/>
              </w:rPr>
              <w:t xml:space="preserve"> </w:t>
            </w:r>
            <w:r>
              <w:t>wearables option</w:t>
            </w:r>
            <w:r>
              <w:rPr>
                <w:spacing w:val="-14"/>
              </w:rPr>
              <w:t xml:space="preserve"> </w:t>
            </w:r>
            <w:r>
              <w:t>from</w:t>
            </w:r>
            <w:r>
              <w:rPr>
                <w:spacing w:val="-14"/>
              </w:rPr>
              <w:t xml:space="preserve"> </w:t>
            </w:r>
            <w:r>
              <w:t xml:space="preserve">menu in the patient </w:t>
            </w:r>
            <w:r>
              <w:rPr>
                <w:spacing w:val="-2"/>
              </w:rPr>
              <w:t>dashboar</w:t>
            </w:r>
          </w:p>
        </w:tc>
        <w:tc>
          <w:tcPr>
            <w:tcW w:w="2185" w:type="dxa"/>
            <w:vAlign w:val="center"/>
          </w:tcPr>
          <w:p w14:paraId="7C2ED567" w14:textId="77777777" w:rsidR="001D3EB5" w:rsidRDefault="38837A4E" w:rsidP="65D27D43">
            <w:pPr>
              <w:pStyle w:val="TableParagraph"/>
              <w:spacing w:line="259" w:lineRule="auto"/>
              <w:ind w:left="104" w:right="194"/>
            </w:pPr>
            <w:r>
              <w:t>Wearable</w:t>
            </w:r>
            <w:r>
              <w:rPr>
                <w:spacing w:val="-14"/>
              </w:rPr>
              <w:t xml:space="preserve"> </w:t>
            </w:r>
            <w:r>
              <w:t>integration displays “Add new</w:t>
            </w:r>
          </w:p>
          <w:p w14:paraId="7C2ED568" w14:textId="77777777" w:rsidR="001D3EB5" w:rsidRDefault="38837A4E" w:rsidP="65D27D43">
            <w:pPr>
              <w:pStyle w:val="TableParagraph"/>
              <w:spacing w:line="249" w:lineRule="exact"/>
              <w:ind w:left="104"/>
            </w:pPr>
            <w:r>
              <w:t>device”</w:t>
            </w:r>
            <w:r>
              <w:rPr>
                <w:spacing w:val="-6"/>
              </w:rPr>
              <w:t xml:space="preserve"> </w:t>
            </w:r>
            <w:r>
              <w:rPr>
                <w:spacing w:val="-2"/>
              </w:rPr>
              <w:t>button.</w:t>
            </w:r>
          </w:p>
        </w:tc>
        <w:tc>
          <w:tcPr>
            <w:tcW w:w="1365" w:type="dxa"/>
            <w:vAlign w:val="center"/>
          </w:tcPr>
          <w:p w14:paraId="7C2ED569" w14:textId="3A762FDB" w:rsidR="001D3EB5" w:rsidRDefault="001D3EB5" w:rsidP="65D27D43">
            <w:pPr>
              <w:pStyle w:val="TableParagraph"/>
              <w:spacing w:line="256" w:lineRule="auto"/>
              <w:ind w:left="103" w:right="179" w:firstLine="57"/>
            </w:pPr>
          </w:p>
        </w:tc>
        <w:tc>
          <w:tcPr>
            <w:tcW w:w="840" w:type="dxa"/>
            <w:vAlign w:val="center"/>
          </w:tcPr>
          <w:p w14:paraId="7C2ED56A" w14:textId="7DE44D4B" w:rsidR="001D3EB5" w:rsidRDefault="001D3EB5" w:rsidP="65D27D43">
            <w:pPr>
              <w:pStyle w:val="TableParagraph"/>
              <w:spacing w:line="244" w:lineRule="exact"/>
              <w:ind w:left="103"/>
              <w:jc w:val="center"/>
            </w:pPr>
          </w:p>
        </w:tc>
        <w:tc>
          <w:tcPr>
            <w:tcW w:w="1725" w:type="dxa"/>
          </w:tcPr>
          <w:p w14:paraId="7C2ED56B" w14:textId="77777777" w:rsidR="001D3EB5" w:rsidRDefault="001D3EB5">
            <w:pPr>
              <w:pStyle w:val="TableParagraph"/>
            </w:pPr>
          </w:p>
        </w:tc>
      </w:tr>
      <w:tr w:rsidR="001D3EB5" w14:paraId="7C2ED573" w14:textId="77777777" w:rsidTr="65D27D43">
        <w:trPr>
          <w:trHeight w:val="1093"/>
        </w:trPr>
        <w:tc>
          <w:tcPr>
            <w:tcW w:w="825" w:type="dxa"/>
            <w:vAlign w:val="center"/>
          </w:tcPr>
          <w:p w14:paraId="7C2ED56D" w14:textId="77777777" w:rsidR="001D3EB5" w:rsidRDefault="38837A4E" w:rsidP="65D27D43">
            <w:pPr>
              <w:pStyle w:val="TableParagraph"/>
              <w:spacing w:line="244" w:lineRule="exact"/>
              <w:ind w:left="105"/>
              <w:jc w:val="center"/>
            </w:pPr>
            <w:r>
              <w:rPr>
                <w:spacing w:val="-5"/>
              </w:rPr>
              <w:t>2.</w:t>
            </w:r>
          </w:p>
        </w:tc>
        <w:tc>
          <w:tcPr>
            <w:tcW w:w="2427" w:type="dxa"/>
            <w:vAlign w:val="center"/>
          </w:tcPr>
          <w:p w14:paraId="7C2ED56E" w14:textId="77777777" w:rsidR="001D3EB5" w:rsidRDefault="38837A4E" w:rsidP="65D27D43">
            <w:pPr>
              <w:pStyle w:val="TableParagraph"/>
              <w:spacing w:line="259" w:lineRule="auto"/>
              <w:ind w:left="104" w:right="168"/>
            </w:pPr>
            <w:r>
              <w:t>Select</w:t>
            </w:r>
            <w:r>
              <w:rPr>
                <w:spacing w:val="-14"/>
              </w:rPr>
              <w:t xml:space="preserve"> </w:t>
            </w:r>
            <w:r>
              <w:t>"Add</w:t>
            </w:r>
            <w:r>
              <w:rPr>
                <w:spacing w:val="-14"/>
              </w:rPr>
              <w:t xml:space="preserve"> </w:t>
            </w:r>
            <w:r>
              <w:t>new device" option</w:t>
            </w:r>
          </w:p>
        </w:tc>
        <w:tc>
          <w:tcPr>
            <w:tcW w:w="2185" w:type="dxa"/>
            <w:vAlign w:val="center"/>
          </w:tcPr>
          <w:p w14:paraId="7C2ED56F" w14:textId="77777777" w:rsidR="001D3EB5" w:rsidRDefault="38837A4E" w:rsidP="65D27D43">
            <w:pPr>
              <w:pStyle w:val="TableParagraph"/>
              <w:spacing w:line="259" w:lineRule="auto"/>
              <w:ind w:left="104" w:right="74"/>
            </w:pPr>
            <w:r>
              <w:t>App</w:t>
            </w:r>
            <w:r>
              <w:rPr>
                <w:spacing w:val="-14"/>
              </w:rPr>
              <w:t xml:space="preserve"> </w:t>
            </w:r>
            <w:r>
              <w:t>displays</w:t>
            </w:r>
            <w:r>
              <w:rPr>
                <w:spacing w:val="-14"/>
              </w:rPr>
              <w:t xml:space="preserve"> </w:t>
            </w:r>
            <w:r>
              <w:t xml:space="preserve">Fitbit </w:t>
            </w:r>
            <w:r>
              <w:rPr>
                <w:spacing w:val="-2"/>
              </w:rPr>
              <w:t>options</w:t>
            </w:r>
          </w:p>
        </w:tc>
        <w:tc>
          <w:tcPr>
            <w:tcW w:w="1365" w:type="dxa"/>
            <w:vAlign w:val="center"/>
          </w:tcPr>
          <w:p w14:paraId="7C2ED570" w14:textId="7973ADA8" w:rsidR="001D3EB5" w:rsidRDefault="001D3EB5" w:rsidP="65D27D43">
            <w:pPr>
              <w:pStyle w:val="TableParagraph"/>
              <w:spacing w:line="256" w:lineRule="auto"/>
              <w:ind w:left="103" w:right="179"/>
            </w:pPr>
          </w:p>
        </w:tc>
        <w:tc>
          <w:tcPr>
            <w:tcW w:w="840" w:type="dxa"/>
            <w:vAlign w:val="center"/>
          </w:tcPr>
          <w:p w14:paraId="7C2ED571" w14:textId="6316B6E7" w:rsidR="001D3EB5" w:rsidRDefault="001D3EB5" w:rsidP="65D27D43">
            <w:pPr>
              <w:pStyle w:val="TableParagraph"/>
              <w:spacing w:line="244" w:lineRule="exact"/>
              <w:ind w:left="103"/>
              <w:jc w:val="center"/>
            </w:pPr>
          </w:p>
        </w:tc>
        <w:tc>
          <w:tcPr>
            <w:tcW w:w="1725" w:type="dxa"/>
          </w:tcPr>
          <w:p w14:paraId="7C2ED572" w14:textId="77777777" w:rsidR="001D3EB5" w:rsidRDefault="001D3EB5">
            <w:pPr>
              <w:pStyle w:val="TableParagraph"/>
            </w:pPr>
          </w:p>
        </w:tc>
      </w:tr>
      <w:tr w:rsidR="001D3EB5" w14:paraId="7C2ED57A" w14:textId="77777777" w:rsidTr="65D27D43">
        <w:trPr>
          <w:trHeight w:val="1367"/>
        </w:trPr>
        <w:tc>
          <w:tcPr>
            <w:tcW w:w="825" w:type="dxa"/>
            <w:vAlign w:val="center"/>
          </w:tcPr>
          <w:p w14:paraId="7C2ED574" w14:textId="77777777" w:rsidR="001D3EB5" w:rsidRDefault="38837A4E" w:rsidP="65D27D43">
            <w:pPr>
              <w:pStyle w:val="TableParagraph"/>
              <w:spacing w:line="249" w:lineRule="exact"/>
              <w:ind w:left="105"/>
              <w:jc w:val="center"/>
            </w:pPr>
            <w:r>
              <w:rPr>
                <w:spacing w:val="-5"/>
              </w:rPr>
              <w:t>3.</w:t>
            </w:r>
          </w:p>
        </w:tc>
        <w:tc>
          <w:tcPr>
            <w:tcW w:w="2427" w:type="dxa"/>
            <w:vAlign w:val="center"/>
          </w:tcPr>
          <w:p w14:paraId="7C2ED575" w14:textId="77777777" w:rsidR="001D3EB5" w:rsidRDefault="38837A4E" w:rsidP="65D27D43">
            <w:pPr>
              <w:pStyle w:val="TableParagraph"/>
              <w:spacing w:line="254" w:lineRule="auto"/>
              <w:ind w:left="104" w:right="97"/>
            </w:pPr>
            <w:r>
              <w:t>User</w:t>
            </w:r>
            <w:r>
              <w:rPr>
                <w:spacing w:val="-14"/>
              </w:rPr>
              <w:t xml:space="preserve"> </w:t>
            </w:r>
            <w:r>
              <w:t>selects</w:t>
            </w:r>
            <w:r>
              <w:rPr>
                <w:spacing w:val="-14"/>
              </w:rPr>
              <w:t xml:space="preserve"> </w:t>
            </w:r>
            <w:r>
              <w:t xml:space="preserve">fitbit </w:t>
            </w:r>
            <w:r>
              <w:rPr>
                <w:spacing w:val="-2"/>
              </w:rPr>
              <w:t>option</w:t>
            </w:r>
          </w:p>
        </w:tc>
        <w:tc>
          <w:tcPr>
            <w:tcW w:w="2185" w:type="dxa"/>
            <w:vAlign w:val="center"/>
          </w:tcPr>
          <w:p w14:paraId="7C2ED576" w14:textId="77777777" w:rsidR="001D3EB5" w:rsidRDefault="38837A4E" w:rsidP="65D27D43">
            <w:pPr>
              <w:pStyle w:val="TableParagraph"/>
              <w:spacing w:line="254" w:lineRule="auto"/>
              <w:ind w:left="104" w:right="266"/>
            </w:pPr>
            <w:r>
              <w:t>Fitbit</w:t>
            </w:r>
            <w:r>
              <w:rPr>
                <w:spacing w:val="-14"/>
              </w:rPr>
              <w:t xml:space="preserve"> </w:t>
            </w:r>
            <w:r>
              <w:t>authentication page displays</w:t>
            </w:r>
          </w:p>
        </w:tc>
        <w:tc>
          <w:tcPr>
            <w:tcW w:w="1365" w:type="dxa"/>
            <w:vAlign w:val="center"/>
          </w:tcPr>
          <w:p w14:paraId="7C2ED577" w14:textId="76A14F63" w:rsidR="001D3EB5" w:rsidRDefault="001D3EB5" w:rsidP="65D27D43">
            <w:pPr>
              <w:pStyle w:val="TableParagraph"/>
              <w:spacing w:line="256" w:lineRule="auto"/>
              <w:ind w:left="103" w:right="121"/>
            </w:pPr>
          </w:p>
        </w:tc>
        <w:tc>
          <w:tcPr>
            <w:tcW w:w="840" w:type="dxa"/>
            <w:vAlign w:val="center"/>
          </w:tcPr>
          <w:p w14:paraId="7C2ED578" w14:textId="65D9FBE4" w:rsidR="001D3EB5" w:rsidRDefault="001D3EB5" w:rsidP="65D27D43">
            <w:pPr>
              <w:pStyle w:val="TableParagraph"/>
              <w:spacing w:line="249" w:lineRule="exact"/>
              <w:ind w:left="103"/>
              <w:jc w:val="center"/>
            </w:pPr>
          </w:p>
        </w:tc>
        <w:tc>
          <w:tcPr>
            <w:tcW w:w="1725" w:type="dxa"/>
          </w:tcPr>
          <w:p w14:paraId="7C2ED579" w14:textId="77777777" w:rsidR="001D3EB5" w:rsidRDefault="001D3EB5">
            <w:pPr>
              <w:pStyle w:val="TableParagraph"/>
            </w:pPr>
          </w:p>
        </w:tc>
      </w:tr>
      <w:tr w:rsidR="001D3EB5" w14:paraId="7C2ED581" w14:textId="77777777" w:rsidTr="65D27D43">
        <w:trPr>
          <w:trHeight w:val="1098"/>
        </w:trPr>
        <w:tc>
          <w:tcPr>
            <w:tcW w:w="825" w:type="dxa"/>
            <w:vAlign w:val="center"/>
          </w:tcPr>
          <w:p w14:paraId="7C2ED57B" w14:textId="77777777" w:rsidR="001D3EB5" w:rsidRDefault="38837A4E" w:rsidP="65D27D43">
            <w:pPr>
              <w:pStyle w:val="TableParagraph"/>
              <w:spacing w:line="249" w:lineRule="exact"/>
              <w:ind w:left="105"/>
              <w:jc w:val="center"/>
            </w:pPr>
            <w:r>
              <w:rPr>
                <w:spacing w:val="-5"/>
              </w:rPr>
              <w:t>4.</w:t>
            </w:r>
          </w:p>
        </w:tc>
        <w:tc>
          <w:tcPr>
            <w:tcW w:w="2427" w:type="dxa"/>
            <w:vAlign w:val="center"/>
          </w:tcPr>
          <w:p w14:paraId="7C2ED57C" w14:textId="77777777" w:rsidR="001D3EB5" w:rsidRDefault="38837A4E" w:rsidP="65D27D43">
            <w:pPr>
              <w:pStyle w:val="TableParagraph"/>
              <w:spacing w:line="249" w:lineRule="exact"/>
              <w:ind w:left="104"/>
            </w:pPr>
            <w:r>
              <w:t>Access</w:t>
            </w:r>
            <w:r>
              <w:rPr>
                <w:spacing w:val="-4"/>
              </w:rPr>
              <w:t xml:space="preserve"> </w:t>
            </w:r>
            <w:r>
              <w:t>is</w:t>
            </w:r>
            <w:r>
              <w:rPr>
                <w:spacing w:val="-4"/>
              </w:rPr>
              <w:t xml:space="preserve"> </w:t>
            </w:r>
            <w:r>
              <w:rPr>
                <w:spacing w:val="-2"/>
              </w:rPr>
              <w:t>granted</w:t>
            </w:r>
          </w:p>
        </w:tc>
        <w:tc>
          <w:tcPr>
            <w:tcW w:w="2185" w:type="dxa"/>
            <w:vAlign w:val="center"/>
          </w:tcPr>
          <w:p w14:paraId="7C2ED57D" w14:textId="77777777" w:rsidR="001D3EB5" w:rsidRDefault="38837A4E" w:rsidP="65D27D43">
            <w:pPr>
              <w:pStyle w:val="TableParagraph"/>
              <w:spacing w:line="254" w:lineRule="auto"/>
              <w:ind w:left="104" w:right="71"/>
            </w:pPr>
            <w:r>
              <w:t>Connection</w:t>
            </w:r>
            <w:r>
              <w:rPr>
                <w:spacing w:val="-14"/>
              </w:rPr>
              <w:t xml:space="preserve"> </w:t>
            </w:r>
            <w:r>
              <w:t>successful appears on the wearable screen</w:t>
            </w:r>
          </w:p>
        </w:tc>
        <w:tc>
          <w:tcPr>
            <w:tcW w:w="1365" w:type="dxa"/>
            <w:vAlign w:val="center"/>
          </w:tcPr>
          <w:p w14:paraId="7C2ED57E" w14:textId="42E568AE" w:rsidR="001D3EB5" w:rsidRDefault="001D3EB5" w:rsidP="65D27D43">
            <w:pPr>
              <w:pStyle w:val="TableParagraph"/>
              <w:spacing w:line="254" w:lineRule="auto"/>
              <w:ind w:left="103" w:right="299"/>
            </w:pPr>
          </w:p>
        </w:tc>
        <w:tc>
          <w:tcPr>
            <w:tcW w:w="840" w:type="dxa"/>
            <w:vAlign w:val="center"/>
          </w:tcPr>
          <w:p w14:paraId="7C2ED57F" w14:textId="256F88F2" w:rsidR="001D3EB5" w:rsidRDefault="001D3EB5" w:rsidP="65D27D43">
            <w:pPr>
              <w:pStyle w:val="TableParagraph"/>
              <w:spacing w:line="249" w:lineRule="exact"/>
              <w:ind w:left="103"/>
              <w:jc w:val="center"/>
            </w:pPr>
          </w:p>
        </w:tc>
        <w:tc>
          <w:tcPr>
            <w:tcW w:w="1725" w:type="dxa"/>
          </w:tcPr>
          <w:p w14:paraId="7C2ED580" w14:textId="77777777" w:rsidR="001D3EB5" w:rsidRDefault="001D3EB5">
            <w:pPr>
              <w:pStyle w:val="TableParagraph"/>
            </w:pPr>
          </w:p>
        </w:tc>
      </w:tr>
      <w:tr w:rsidR="001D3EB5" w14:paraId="7C2ED588" w14:textId="77777777" w:rsidTr="65D27D43">
        <w:trPr>
          <w:trHeight w:val="1910"/>
        </w:trPr>
        <w:tc>
          <w:tcPr>
            <w:tcW w:w="825" w:type="dxa"/>
            <w:vAlign w:val="center"/>
          </w:tcPr>
          <w:p w14:paraId="7C2ED582" w14:textId="77777777" w:rsidR="001D3EB5" w:rsidRDefault="38837A4E" w:rsidP="65D27D43">
            <w:pPr>
              <w:pStyle w:val="TableParagraph"/>
              <w:spacing w:line="244" w:lineRule="exact"/>
              <w:ind w:left="105"/>
              <w:jc w:val="center"/>
            </w:pPr>
            <w:r>
              <w:rPr>
                <w:spacing w:val="-5"/>
              </w:rPr>
              <w:t>5.</w:t>
            </w:r>
          </w:p>
        </w:tc>
        <w:tc>
          <w:tcPr>
            <w:tcW w:w="2427" w:type="dxa"/>
            <w:vAlign w:val="center"/>
          </w:tcPr>
          <w:p w14:paraId="7C2ED583" w14:textId="1CAF9DC9" w:rsidR="001D3EB5" w:rsidRDefault="38837A4E" w:rsidP="65D27D43">
            <w:pPr>
              <w:pStyle w:val="TableParagraph"/>
              <w:spacing w:line="259" w:lineRule="auto"/>
              <w:ind w:left="104" w:right="108"/>
            </w:pPr>
            <w:r>
              <w:t>Select “Got to Dashboar</w:t>
            </w:r>
            <w:r w:rsidR="1ABE42B4">
              <w:t>d</w:t>
            </w:r>
            <w:r>
              <w:t>”</w:t>
            </w:r>
            <w:r>
              <w:rPr>
                <w:spacing w:val="-14"/>
              </w:rPr>
              <w:t xml:space="preserve"> </w:t>
            </w:r>
            <w:r>
              <w:t>button</w:t>
            </w:r>
          </w:p>
        </w:tc>
        <w:tc>
          <w:tcPr>
            <w:tcW w:w="2185" w:type="dxa"/>
            <w:vAlign w:val="center"/>
          </w:tcPr>
          <w:p w14:paraId="7C2ED584" w14:textId="77777777" w:rsidR="001D3EB5" w:rsidRDefault="38837A4E" w:rsidP="65D27D43">
            <w:pPr>
              <w:pStyle w:val="TableParagraph"/>
              <w:spacing w:line="256" w:lineRule="auto"/>
              <w:ind w:left="104" w:right="74"/>
            </w:pPr>
            <w:r>
              <w:t>Redirected</w:t>
            </w:r>
            <w:r>
              <w:rPr>
                <w:spacing w:val="-14"/>
              </w:rPr>
              <w:t xml:space="preserve"> </w:t>
            </w:r>
            <w:r>
              <w:t>back</w:t>
            </w:r>
            <w:r>
              <w:rPr>
                <w:spacing w:val="-14"/>
              </w:rPr>
              <w:t xml:space="preserve"> </w:t>
            </w:r>
            <w:r>
              <w:t>to main wearables dashboard to see connected device</w:t>
            </w:r>
          </w:p>
        </w:tc>
        <w:tc>
          <w:tcPr>
            <w:tcW w:w="1365" w:type="dxa"/>
            <w:vAlign w:val="center"/>
          </w:tcPr>
          <w:p w14:paraId="7C2ED585" w14:textId="3D1090D5" w:rsidR="001D3EB5" w:rsidRDefault="001D3EB5" w:rsidP="65D27D43">
            <w:pPr>
              <w:pStyle w:val="TableParagraph"/>
              <w:spacing w:line="256" w:lineRule="auto"/>
              <w:ind w:left="103" w:right="129"/>
            </w:pPr>
          </w:p>
        </w:tc>
        <w:tc>
          <w:tcPr>
            <w:tcW w:w="840" w:type="dxa"/>
            <w:vAlign w:val="center"/>
          </w:tcPr>
          <w:p w14:paraId="7C2ED586" w14:textId="75EDC0F6" w:rsidR="001D3EB5" w:rsidRDefault="001D3EB5" w:rsidP="65D27D43">
            <w:pPr>
              <w:pStyle w:val="TableParagraph"/>
              <w:spacing w:line="244" w:lineRule="exact"/>
              <w:ind w:left="103"/>
              <w:jc w:val="center"/>
            </w:pPr>
          </w:p>
        </w:tc>
        <w:tc>
          <w:tcPr>
            <w:tcW w:w="1725" w:type="dxa"/>
          </w:tcPr>
          <w:p w14:paraId="7C2ED587" w14:textId="77777777" w:rsidR="001D3EB5" w:rsidRDefault="001D3EB5">
            <w:pPr>
              <w:pStyle w:val="TableParagraph"/>
            </w:pPr>
          </w:p>
        </w:tc>
      </w:tr>
      <w:tr w:rsidR="001D3EB5" w14:paraId="7C2ED58F" w14:textId="77777777" w:rsidTr="65D27D43">
        <w:trPr>
          <w:trHeight w:val="1093"/>
        </w:trPr>
        <w:tc>
          <w:tcPr>
            <w:tcW w:w="825" w:type="dxa"/>
            <w:vAlign w:val="center"/>
          </w:tcPr>
          <w:p w14:paraId="7C2ED589" w14:textId="77777777" w:rsidR="001D3EB5" w:rsidRDefault="38837A4E" w:rsidP="65D27D43">
            <w:pPr>
              <w:pStyle w:val="TableParagraph"/>
              <w:spacing w:line="244" w:lineRule="exact"/>
              <w:ind w:left="105"/>
              <w:jc w:val="center"/>
            </w:pPr>
            <w:r>
              <w:rPr>
                <w:spacing w:val="-5"/>
              </w:rPr>
              <w:t>6.</w:t>
            </w:r>
          </w:p>
        </w:tc>
        <w:tc>
          <w:tcPr>
            <w:tcW w:w="2427" w:type="dxa"/>
            <w:vAlign w:val="center"/>
          </w:tcPr>
          <w:p w14:paraId="7C2ED58A" w14:textId="77777777" w:rsidR="001D3EB5" w:rsidRDefault="38837A4E" w:rsidP="65D27D43">
            <w:pPr>
              <w:pStyle w:val="TableParagraph"/>
              <w:spacing w:line="254" w:lineRule="auto"/>
              <w:ind w:left="104" w:right="389"/>
            </w:pPr>
            <w:r>
              <w:t>Verify</w:t>
            </w:r>
            <w:r>
              <w:rPr>
                <w:spacing w:val="-14"/>
              </w:rPr>
              <w:t xml:space="preserve"> </w:t>
            </w:r>
            <w:r>
              <w:t>metrics were pulled</w:t>
            </w:r>
          </w:p>
        </w:tc>
        <w:tc>
          <w:tcPr>
            <w:tcW w:w="2185" w:type="dxa"/>
            <w:vAlign w:val="center"/>
          </w:tcPr>
          <w:p w14:paraId="7C2ED58B" w14:textId="77777777" w:rsidR="001D3EB5" w:rsidRDefault="38837A4E" w:rsidP="65D27D43">
            <w:pPr>
              <w:pStyle w:val="TableParagraph"/>
              <w:spacing w:line="256" w:lineRule="auto"/>
              <w:ind w:left="104" w:right="74"/>
            </w:pPr>
            <w:r>
              <w:t>Fitbit card shows current metrics retrieved</w:t>
            </w:r>
            <w:r>
              <w:rPr>
                <w:spacing w:val="-14"/>
              </w:rPr>
              <w:t xml:space="preserve"> </w:t>
            </w:r>
            <w:r>
              <w:t>from</w:t>
            </w:r>
            <w:r>
              <w:rPr>
                <w:spacing w:val="-14"/>
              </w:rPr>
              <w:t xml:space="preserve"> </w:t>
            </w:r>
            <w:r>
              <w:t>Fitbit</w:t>
            </w:r>
          </w:p>
        </w:tc>
        <w:tc>
          <w:tcPr>
            <w:tcW w:w="1365" w:type="dxa"/>
            <w:vAlign w:val="center"/>
          </w:tcPr>
          <w:p w14:paraId="7C2ED58C" w14:textId="3B639CF7" w:rsidR="001D3EB5" w:rsidRDefault="001D3EB5" w:rsidP="65D27D43">
            <w:pPr>
              <w:pStyle w:val="TableParagraph"/>
              <w:spacing w:line="256" w:lineRule="auto"/>
              <w:ind w:left="103" w:right="366"/>
            </w:pPr>
          </w:p>
        </w:tc>
        <w:tc>
          <w:tcPr>
            <w:tcW w:w="840" w:type="dxa"/>
            <w:vAlign w:val="center"/>
          </w:tcPr>
          <w:p w14:paraId="7C2ED58D" w14:textId="3F9111C6" w:rsidR="001D3EB5" w:rsidRDefault="001D3EB5" w:rsidP="65D27D43">
            <w:pPr>
              <w:pStyle w:val="TableParagraph"/>
              <w:spacing w:line="244" w:lineRule="exact"/>
              <w:ind w:left="103"/>
              <w:jc w:val="center"/>
            </w:pPr>
          </w:p>
        </w:tc>
        <w:tc>
          <w:tcPr>
            <w:tcW w:w="1725" w:type="dxa"/>
          </w:tcPr>
          <w:p w14:paraId="7C2ED58E" w14:textId="77777777" w:rsidR="001D3EB5" w:rsidRDefault="001D3EB5">
            <w:pPr>
              <w:pStyle w:val="TableParagraph"/>
            </w:pPr>
          </w:p>
        </w:tc>
      </w:tr>
    </w:tbl>
    <w:p w14:paraId="7C2ED590" w14:textId="77777777" w:rsidR="001D3EB5" w:rsidRDefault="001D3EB5">
      <w:pPr>
        <w:pStyle w:val="TableParagraph"/>
        <w:sectPr w:rsidR="001D3EB5">
          <w:footerReference w:type="default" r:id="rId99"/>
          <w:headerReference w:type="first" r:id="rId100"/>
          <w:footerReference w:type="first" r:id="rId101"/>
          <w:pgSz w:w="12240" w:h="15840"/>
          <w:pgMar w:top="1320" w:right="720" w:bottom="280" w:left="1440" w:header="723" w:footer="0" w:gutter="0"/>
          <w:cols w:space="720"/>
        </w:sectPr>
      </w:pPr>
    </w:p>
    <w:p w14:paraId="7C2ED591" w14:textId="77777777" w:rsidR="001D3EB5" w:rsidRDefault="001D3EB5">
      <w:pPr>
        <w:pStyle w:val="BodyText"/>
        <w:spacing w:before="1"/>
        <w:rPr>
          <w:sz w:val="8"/>
        </w:rPr>
      </w:pPr>
    </w:p>
    <w:tbl>
      <w:tblPr>
        <w:tblW w:w="9367" w:type="dxa"/>
        <w:tblInd w:w="13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615"/>
        <w:gridCol w:w="2637"/>
        <w:gridCol w:w="2185"/>
        <w:gridCol w:w="1725"/>
        <w:gridCol w:w="826"/>
        <w:gridCol w:w="1379"/>
      </w:tblGrid>
      <w:tr w:rsidR="001D3EB5" w14:paraId="7C2ED594" w14:textId="77777777" w:rsidTr="65D27D43">
        <w:trPr>
          <w:trHeight w:val="555"/>
        </w:trPr>
        <w:tc>
          <w:tcPr>
            <w:tcW w:w="7988"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C0C0C0"/>
          </w:tcPr>
          <w:p w14:paraId="7C2ED592" w14:textId="77777777" w:rsidR="001D3EB5" w:rsidRDefault="003F63B5">
            <w:pPr>
              <w:pStyle w:val="TableParagraph"/>
              <w:spacing w:line="249" w:lineRule="exact"/>
              <w:ind w:left="105"/>
              <w:rPr>
                <w:b/>
              </w:rPr>
            </w:pPr>
            <w:r>
              <w:rPr>
                <w:b/>
              </w:rPr>
              <w:t>TC-7.2:</w:t>
            </w:r>
            <w:r>
              <w:rPr>
                <w:b/>
                <w:spacing w:val="-6"/>
              </w:rPr>
              <w:t xml:space="preserve"> </w:t>
            </w:r>
            <w:r>
              <w:rPr>
                <w:b/>
              </w:rPr>
              <w:t>Apple</w:t>
            </w:r>
            <w:r>
              <w:rPr>
                <w:b/>
                <w:spacing w:val="-5"/>
              </w:rPr>
              <w:t xml:space="preserve"> </w:t>
            </w:r>
            <w:r>
              <w:rPr>
                <w:b/>
              </w:rPr>
              <w:t>Health</w:t>
            </w:r>
            <w:r>
              <w:rPr>
                <w:b/>
                <w:spacing w:val="-10"/>
              </w:rPr>
              <w:t xml:space="preserve"> </w:t>
            </w:r>
            <w:r>
              <w:rPr>
                <w:b/>
                <w:spacing w:val="-2"/>
              </w:rPr>
              <w:t>Integration</w:t>
            </w:r>
          </w:p>
        </w:tc>
        <w:tc>
          <w:tcPr>
            <w:tcW w:w="1379"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C0C0C0"/>
          </w:tcPr>
          <w:p w14:paraId="7C2ED593" w14:textId="77777777" w:rsidR="001D3EB5" w:rsidRDefault="001D3EB5">
            <w:pPr>
              <w:pStyle w:val="TableParagraph"/>
            </w:pPr>
          </w:p>
        </w:tc>
      </w:tr>
      <w:tr w:rsidR="001D3EB5" w14:paraId="7C2ED59B" w14:textId="77777777" w:rsidTr="65D27D43">
        <w:trPr>
          <w:trHeight w:val="1165"/>
        </w:trPr>
        <w:tc>
          <w:tcPr>
            <w:tcW w:w="6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5" w14:textId="77777777" w:rsidR="001D3EB5" w:rsidRDefault="003F63B5">
            <w:pPr>
              <w:pStyle w:val="TableParagraph"/>
              <w:spacing w:line="244" w:lineRule="exact"/>
              <w:ind w:left="105"/>
            </w:pPr>
            <w:r>
              <w:rPr>
                <w:spacing w:val="-5"/>
              </w:rPr>
              <w:t>1.</w:t>
            </w:r>
          </w:p>
        </w:tc>
        <w:tc>
          <w:tcPr>
            <w:tcW w:w="26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6" w14:textId="77777777" w:rsidR="001D3EB5" w:rsidRDefault="003F63B5">
            <w:pPr>
              <w:pStyle w:val="TableParagraph"/>
              <w:spacing w:line="278" w:lineRule="auto"/>
              <w:ind w:left="104" w:right="255"/>
            </w:pPr>
            <w:r>
              <w:t>On iOS device, access</w:t>
            </w:r>
            <w:r>
              <w:rPr>
                <w:spacing w:val="-14"/>
              </w:rPr>
              <w:t xml:space="preserve"> </w:t>
            </w:r>
            <w:r>
              <w:t xml:space="preserve">wearable </w:t>
            </w:r>
            <w:r>
              <w:rPr>
                <w:spacing w:val="-2"/>
              </w:rPr>
              <w:t>settings</w:t>
            </w:r>
          </w:p>
        </w:tc>
        <w:tc>
          <w:tcPr>
            <w:tcW w:w="2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7" w14:textId="77777777" w:rsidR="001D3EB5" w:rsidRDefault="003F63B5">
            <w:pPr>
              <w:pStyle w:val="TableParagraph"/>
              <w:spacing w:line="278" w:lineRule="auto"/>
              <w:ind w:left="104" w:right="74"/>
            </w:pPr>
            <w:r>
              <w:t>"Connect Apple Health"</w:t>
            </w:r>
            <w:r>
              <w:rPr>
                <w:spacing w:val="-14"/>
              </w:rPr>
              <w:t xml:space="preserve"> </w:t>
            </w:r>
            <w:r>
              <w:t>option</w:t>
            </w:r>
            <w:r>
              <w:rPr>
                <w:spacing w:val="-14"/>
              </w:rPr>
              <w:t xml:space="preserve"> </w:t>
            </w:r>
            <w:r>
              <w:t>visible</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8" w14:textId="77777777" w:rsidR="001D3EB5" w:rsidRDefault="001D3EB5">
            <w:pPr>
              <w:pStyle w:val="TableParagraph"/>
            </w:pPr>
          </w:p>
        </w:tc>
        <w:tc>
          <w:tcPr>
            <w:tcW w:w="8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9" w14:textId="21A0E86C" w:rsidR="001D3EB5" w:rsidRDefault="001D3EB5">
            <w:pPr>
              <w:pStyle w:val="TableParagraph"/>
              <w:spacing w:line="244" w:lineRule="exact"/>
              <w:ind w:left="103"/>
            </w:pPr>
          </w:p>
        </w:tc>
        <w:tc>
          <w:tcPr>
            <w:tcW w:w="13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A" w14:textId="77777777" w:rsidR="001D3EB5" w:rsidRDefault="001D3EB5">
            <w:pPr>
              <w:pStyle w:val="TableParagraph"/>
            </w:pPr>
          </w:p>
        </w:tc>
      </w:tr>
      <w:tr w:rsidR="001D3EB5" w14:paraId="7C2ED5A2" w14:textId="77777777" w:rsidTr="65D27D43">
        <w:trPr>
          <w:trHeight w:val="1151"/>
        </w:trPr>
        <w:tc>
          <w:tcPr>
            <w:tcW w:w="6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C" w14:textId="77777777" w:rsidR="001D3EB5" w:rsidRDefault="003F63B5">
            <w:pPr>
              <w:pStyle w:val="TableParagraph"/>
              <w:spacing w:line="244" w:lineRule="exact"/>
              <w:ind w:left="105"/>
            </w:pPr>
            <w:r>
              <w:rPr>
                <w:spacing w:val="-5"/>
              </w:rPr>
              <w:t>2.</w:t>
            </w:r>
          </w:p>
        </w:tc>
        <w:tc>
          <w:tcPr>
            <w:tcW w:w="26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D" w14:textId="77777777" w:rsidR="001D3EB5" w:rsidRDefault="003F63B5">
            <w:pPr>
              <w:pStyle w:val="TableParagraph"/>
              <w:spacing w:line="278" w:lineRule="auto"/>
              <w:ind w:left="104" w:right="168"/>
            </w:pPr>
            <w:r>
              <w:t>Tap "Connect Apple</w:t>
            </w:r>
            <w:r>
              <w:rPr>
                <w:spacing w:val="-9"/>
              </w:rPr>
              <w:t xml:space="preserve"> </w:t>
            </w:r>
            <w:r>
              <w:rPr>
                <w:spacing w:val="-2"/>
              </w:rPr>
              <w:t>Health"</w:t>
            </w:r>
          </w:p>
        </w:tc>
        <w:tc>
          <w:tcPr>
            <w:tcW w:w="2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E" w14:textId="77777777" w:rsidR="001D3EB5" w:rsidRDefault="003F63B5">
            <w:pPr>
              <w:pStyle w:val="TableParagraph"/>
              <w:spacing w:line="278" w:lineRule="auto"/>
              <w:ind w:left="104" w:right="74"/>
            </w:pPr>
            <w:r>
              <w:t>iOS</w:t>
            </w:r>
            <w:r>
              <w:rPr>
                <w:spacing w:val="-14"/>
              </w:rPr>
              <w:t xml:space="preserve"> </w:t>
            </w:r>
            <w:r>
              <w:t>permission</w:t>
            </w:r>
            <w:r>
              <w:rPr>
                <w:spacing w:val="-14"/>
              </w:rPr>
              <w:t xml:space="preserve"> </w:t>
            </w:r>
            <w:r>
              <w:t>dialog appears for HealthKit</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9F" w14:textId="77777777" w:rsidR="001D3EB5" w:rsidRDefault="001D3EB5">
            <w:pPr>
              <w:pStyle w:val="TableParagraph"/>
            </w:pPr>
          </w:p>
        </w:tc>
        <w:tc>
          <w:tcPr>
            <w:tcW w:w="8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0" w14:textId="35013F64" w:rsidR="001D3EB5" w:rsidRDefault="001D3EB5">
            <w:pPr>
              <w:pStyle w:val="TableParagraph"/>
              <w:spacing w:line="244" w:lineRule="exact"/>
              <w:ind w:left="103"/>
            </w:pPr>
          </w:p>
        </w:tc>
        <w:tc>
          <w:tcPr>
            <w:tcW w:w="13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1" w14:textId="77777777" w:rsidR="001D3EB5" w:rsidRDefault="001D3EB5">
            <w:pPr>
              <w:pStyle w:val="TableParagraph"/>
            </w:pPr>
          </w:p>
        </w:tc>
      </w:tr>
      <w:tr w:rsidR="001D3EB5" w14:paraId="7C2ED5A9" w14:textId="77777777" w:rsidTr="65D27D43">
        <w:trPr>
          <w:trHeight w:val="1463"/>
        </w:trPr>
        <w:tc>
          <w:tcPr>
            <w:tcW w:w="6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3" w14:textId="77777777" w:rsidR="001D3EB5" w:rsidRDefault="003F63B5">
            <w:pPr>
              <w:pStyle w:val="TableParagraph"/>
              <w:spacing w:line="244" w:lineRule="exact"/>
              <w:ind w:left="105"/>
            </w:pPr>
            <w:r>
              <w:rPr>
                <w:spacing w:val="-5"/>
              </w:rPr>
              <w:t>3.</w:t>
            </w:r>
          </w:p>
        </w:tc>
        <w:tc>
          <w:tcPr>
            <w:tcW w:w="26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4" w14:textId="77777777" w:rsidR="001D3EB5" w:rsidRDefault="003F63B5">
            <w:pPr>
              <w:pStyle w:val="TableParagraph"/>
              <w:spacing w:line="278" w:lineRule="auto"/>
              <w:ind w:left="104" w:right="168"/>
            </w:pPr>
            <w:r>
              <w:t xml:space="preserve">Toggle ON </w:t>
            </w:r>
            <w:r>
              <w:rPr>
                <w:spacing w:val="-2"/>
              </w:rPr>
              <w:t xml:space="preserve">permissions </w:t>
            </w:r>
            <w:r>
              <w:t>(heart</w:t>
            </w:r>
            <w:r>
              <w:rPr>
                <w:spacing w:val="-14"/>
              </w:rPr>
              <w:t xml:space="preserve"> </w:t>
            </w:r>
            <w:r>
              <w:t>rate,</w:t>
            </w:r>
            <w:r>
              <w:rPr>
                <w:spacing w:val="-14"/>
              </w:rPr>
              <w:t xml:space="preserve"> </w:t>
            </w:r>
            <w:r>
              <w:t>steps, sleep data)</w:t>
            </w:r>
          </w:p>
        </w:tc>
        <w:tc>
          <w:tcPr>
            <w:tcW w:w="2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5" w14:textId="77777777" w:rsidR="001D3EB5" w:rsidRDefault="003F63B5">
            <w:pPr>
              <w:pStyle w:val="TableParagraph"/>
              <w:spacing w:line="244" w:lineRule="exact"/>
              <w:ind w:left="104"/>
            </w:pPr>
            <w:r>
              <w:t>Permissions</w:t>
            </w:r>
            <w:r>
              <w:rPr>
                <w:spacing w:val="-10"/>
              </w:rPr>
              <w:t xml:space="preserve"> </w:t>
            </w:r>
            <w:r>
              <w:rPr>
                <w:spacing w:val="-2"/>
              </w:rPr>
              <w:t>granted</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6" w14:textId="77777777" w:rsidR="001D3EB5" w:rsidRDefault="001D3EB5">
            <w:pPr>
              <w:pStyle w:val="TableParagraph"/>
            </w:pPr>
          </w:p>
        </w:tc>
        <w:tc>
          <w:tcPr>
            <w:tcW w:w="8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7" w14:textId="0BE9B619" w:rsidR="001D3EB5" w:rsidRDefault="001D3EB5">
            <w:pPr>
              <w:pStyle w:val="TableParagraph"/>
              <w:spacing w:line="244" w:lineRule="exact"/>
              <w:ind w:left="103"/>
            </w:pPr>
          </w:p>
        </w:tc>
        <w:tc>
          <w:tcPr>
            <w:tcW w:w="13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8" w14:textId="77777777" w:rsidR="001D3EB5" w:rsidRDefault="001D3EB5">
            <w:pPr>
              <w:pStyle w:val="TableParagraph"/>
            </w:pPr>
          </w:p>
        </w:tc>
      </w:tr>
      <w:tr w:rsidR="001D3EB5" w14:paraId="7C2ED5B0" w14:textId="77777777" w:rsidTr="65D27D43">
        <w:trPr>
          <w:trHeight w:val="1165"/>
        </w:trPr>
        <w:tc>
          <w:tcPr>
            <w:tcW w:w="6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A" w14:textId="77777777" w:rsidR="001D3EB5" w:rsidRDefault="003F63B5">
            <w:pPr>
              <w:pStyle w:val="TableParagraph"/>
              <w:spacing w:line="244" w:lineRule="exact"/>
              <w:ind w:left="105"/>
            </w:pPr>
            <w:r>
              <w:rPr>
                <w:spacing w:val="-5"/>
              </w:rPr>
              <w:t>4.</w:t>
            </w:r>
          </w:p>
        </w:tc>
        <w:tc>
          <w:tcPr>
            <w:tcW w:w="26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B" w14:textId="77777777" w:rsidR="001D3EB5" w:rsidRDefault="003F63B5">
            <w:pPr>
              <w:pStyle w:val="TableParagraph"/>
              <w:spacing w:line="278" w:lineRule="auto"/>
              <w:ind w:left="104" w:right="168"/>
            </w:pPr>
            <w:r>
              <w:t>Tap</w:t>
            </w:r>
            <w:r>
              <w:rPr>
                <w:spacing w:val="-14"/>
              </w:rPr>
              <w:t xml:space="preserve"> </w:t>
            </w:r>
            <w:r>
              <w:t>"Allow"</w:t>
            </w:r>
            <w:r>
              <w:rPr>
                <w:spacing w:val="-14"/>
              </w:rPr>
              <w:t xml:space="preserve"> </w:t>
            </w:r>
            <w:r>
              <w:t xml:space="preserve">to </w:t>
            </w:r>
            <w:r>
              <w:rPr>
                <w:spacing w:val="-2"/>
              </w:rPr>
              <w:t>confirm</w:t>
            </w:r>
          </w:p>
        </w:tc>
        <w:tc>
          <w:tcPr>
            <w:tcW w:w="2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C" w14:textId="77777777" w:rsidR="001D3EB5" w:rsidRDefault="003F63B5">
            <w:pPr>
              <w:pStyle w:val="TableParagraph"/>
              <w:spacing w:line="278" w:lineRule="auto"/>
              <w:ind w:left="104" w:right="74"/>
            </w:pPr>
            <w:r>
              <w:t>Returns</w:t>
            </w:r>
            <w:r>
              <w:rPr>
                <w:spacing w:val="-14"/>
              </w:rPr>
              <w:t xml:space="preserve"> </w:t>
            </w:r>
            <w:r>
              <w:t>to</w:t>
            </w:r>
            <w:r>
              <w:rPr>
                <w:spacing w:val="-14"/>
              </w:rPr>
              <w:t xml:space="preserve"> </w:t>
            </w:r>
            <w:r>
              <w:t>app</w:t>
            </w:r>
            <w:r>
              <w:rPr>
                <w:spacing w:val="-13"/>
              </w:rPr>
              <w:t xml:space="preserve"> </w:t>
            </w:r>
            <w:r>
              <w:t>with "Apple Health Connected" status</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D" w14:textId="77777777" w:rsidR="001D3EB5" w:rsidRDefault="001D3EB5">
            <w:pPr>
              <w:pStyle w:val="TableParagraph"/>
            </w:pPr>
          </w:p>
        </w:tc>
        <w:tc>
          <w:tcPr>
            <w:tcW w:w="8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E" w14:textId="1FFB9D99" w:rsidR="001D3EB5" w:rsidRDefault="001D3EB5">
            <w:pPr>
              <w:pStyle w:val="TableParagraph"/>
              <w:spacing w:line="244" w:lineRule="exact"/>
              <w:ind w:left="103"/>
            </w:pPr>
          </w:p>
        </w:tc>
        <w:tc>
          <w:tcPr>
            <w:tcW w:w="13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AF" w14:textId="77777777" w:rsidR="001D3EB5" w:rsidRDefault="001D3EB5">
            <w:pPr>
              <w:pStyle w:val="TableParagraph"/>
            </w:pPr>
          </w:p>
        </w:tc>
      </w:tr>
      <w:tr w:rsidR="001D3EB5" w14:paraId="7C2ED5B7" w14:textId="77777777" w:rsidTr="65D27D43">
        <w:trPr>
          <w:trHeight w:val="1669"/>
        </w:trPr>
        <w:tc>
          <w:tcPr>
            <w:tcW w:w="6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1" w14:textId="77777777" w:rsidR="001D3EB5" w:rsidRDefault="003F63B5">
            <w:pPr>
              <w:pStyle w:val="TableParagraph"/>
              <w:spacing w:line="244" w:lineRule="exact"/>
              <w:ind w:left="105"/>
            </w:pPr>
            <w:r>
              <w:rPr>
                <w:spacing w:val="-5"/>
              </w:rPr>
              <w:t>5.</w:t>
            </w:r>
          </w:p>
        </w:tc>
        <w:tc>
          <w:tcPr>
            <w:tcW w:w="26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2" w14:textId="77777777" w:rsidR="001D3EB5" w:rsidRDefault="003F63B5">
            <w:pPr>
              <w:pStyle w:val="TableParagraph"/>
              <w:spacing w:line="278" w:lineRule="auto"/>
              <w:ind w:left="104" w:right="670"/>
            </w:pPr>
            <w:r>
              <w:t>Verify</w:t>
            </w:r>
            <w:r>
              <w:rPr>
                <w:spacing w:val="-14"/>
              </w:rPr>
              <w:t xml:space="preserve"> </w:t>
            </w:r>
            <w:r>
              <w:t xml:space="preserve">data appears in </w:t>
            </w:r>
            <w:r>
              <w:rPr>
                <w:spacing w:val="-2"/>
              </w:rPr>
              <w:t>dashboard</w:t>
            </w:r>
          </w:p>
        </w:tc>
        <w:tc>
          <w:tcPr>
            <w:tcW w:w="2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3" w14:textId="77777777" w:rsidR="001D3EB5" w:rsidRDefault="003F63B5">
            <w:pPr>
              <w:pStyle w:val="TableParagraph"/>
              <w:spacing w:line="256" w:lineRule="auto"/>
              <w:ind w:left="104" w:right="245"/>
              <w:jc w:val="both"/>
            </w:pPr>
            <w:r>
              <w:t>Apple</w:t>
            </w:r>
            <w:r>
              <w:rPr>
                <w:spacing w:val="-11"/>
              </w:rPr>
              <w:t xml:space="preserve"> </w:t>
            </w:r>
            <w:r>
              <w:t>Health</w:t>
            </w:r>
            <w:r>
              <w:rPr>
                <w:spacing w:val="-9"/>
              </w:rPr>
              <w:t xml:space="preserve"> </w:t>
            </w:r>
            <w:r>
              <w:t>shows as</w:t>
            </w:r>
            <w:r>
              <w:rPr>
                <w:spacing w:val="-14"/>
              </w:rPr>
              <w:t xml:space="preserve"> </w:t>
            </w:r>
            <w:r>
              <w:t>"Connected"</w:t>
            </w:r>
            <w:r>
              <w:rPr>
                <w:spacing w:val="-14"/>
              </w:rPr>
              <w:t xml:space="preserve"> </w:t>
            </w:r>
            <w:r>
              <w:t>with last sync timestamp</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4" w14:textId="77777777" w:rsidR="001D3EB5" w:rsidRDefault="001D3EB5">
            <w:pPr>
              <w:pStyle w:val="TableParagraph"/>
            </w:pPr>
          </w:p>
        </w:tc>
        <w:tc>
          <w:tcPr>
            <w:tcW w:w="8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5" w14:textId="12D9B91F" w:rsidR="001D3EB5" w:rsidRDefault="001D3EB5">
            <w:pPr>
              <w:pStyle w:val="TableParagraph"/>
              <w:spacing w:line="244" w:lineRule="exact"/>
              <w:ind w:left="103"/>
            </w:pPr>
          </w:p>
        </w:tc>
        <w:tc>
          <w:tcPr>
            <w:tcW w:w="13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6" w14:textId="77777777" w:rsidR="001D3EB5" w:rsidRDefault="001D3EB5">
            <w:pPr>
              <w:pStyle w:val="TableParagraph"/>
            </w:pPr>
          </w:p>
        </w:tc>
      </w:tr>
      <w:tr w:rsidR="001D3EB5" w14:paraId="7C2ED5BA" w14:textId="77777777" w:rsidTr="65D27D43">
        <w:trPr>
          <w:trHeight w:val="555"/>
        </w:trPr>
        <w:tc>
          <w:tcPr>
            <w:tcW w:w="7988"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C0C0C0"/>
          </w:tcPr>
          <w:p w14:paraId="7C2ED5B8" w14:textId="77777777" w:rsidR="001D3EB5" w:rsidRDefault="003F63B5">
            <w:pPr>
              <w:pStyle w:val="TableParagraph"/>
              <w:ind w:left="105"/>
              <w:rPr>
                <w:b/>
              </w:rPr>
            </w:pPr>
            <w:r>
              <w:rPr>
                <w:b/>
              </w:rPr>
              <w:t>TC-7.3:</w:t>
            </w:r>
            <w:r>
              <w:rPr>
                <w:b/>
                <w:spacing w:val="-5"/>
              </w:rPr>
              <w:t xml:space="preserve"> </w:t>
            </w:r>
            <w:r>
              <w:rPr>
                <w:b/>
              </w:rPr>
              <w:t>Google</w:t>
            </w:r>
            <w:r>
              <w:rPr>
                <w:b/>
                <w:spacing w:val="-4"/>
              </w:rPr>
              <w:t xml:space="preserve"> </w:t>
            </w:r>
            <w:r>
              <w:rPr>
                <w:b/>
              </w:rPr>
              <w:t>Health</w:t>
            </w:r>
            <w:r>
              <w:rPr>
                <w:b/>
                <w:spacing w:val="-9"/>
              </w:rPr>
              <w:t xml:space="preserve"> </w:t>
            </w:r>
            <w:r>
              <w:rPr>
                <w:b/>
              </w:rPr>
              <w:t>Connect</w:t>
            </w:r>
            <w:r>
              <w:rPr>
                <w:b/>
                <w:spacing w:val="-4"/>
              </w:rPr>
              <w:t xml:space="preserve"> </w:t>
            </w:r>
            <w:r>
              <w:rPr>
                <w:b/>
                <w:spacing w:val="-2"/>
              </w:rPr>
              <w:t>Integration</w:t>
            </w:r>
          </w:p>
        </w:tc>
        <w:tc>
          <w:tcPr>
            <w:tcW w:w="1379"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C0C0C0"/>
          </w:tcPr>
          <w:p w14:paraId="7C2ED5B9" w14:textId="77777777" w:rsidR="001D3EB5" w:rsidRDefault="001D3EB5">
            <w:pPr>
              <w:pStyle w:val="TableParagraph"/>
            </w:pPr>
          </w:p>
        </w:tc>
      </w:tr>
      <w:tr w:rsidR="001D3EB5" w14:paraId="7C2ED5C2" w14:textId="77777777" w:rsidTr="65D27D43">
        <w:trPr>
          <w:trHeight w:val="1674"/>
        </w:trPr>
        <w:tc>
          <w:tcPr>
            <w:tcW w:w="6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B" w14:textId="77777777" w:rsidR="001D3EB5" w:rsidRDefault="003F63B5">
            <w:pPr>
              <w:pStyle w:val="TableParagraph"/>
              <w:spacing w:line="244" w:lineRule="exact"/>
              <w:ind w:left="105"/>
            </w:pPr>
            <w:r>
              <w:rPr>
                <w:spacing w:val="-5"/>
              </w:rPr>
              <w:t>1.</w:t>
            </w:r>
          </w:p>
        </w:tc>
        <w:tc>
          <w:tcPr>
            <w:tcW w:w="26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C" w14:textId="77777777" w:rsidR="001D3EB5" w:rsidRDefault="003F63B5">
            <w:pPr>
              <w:pStyle w:val="TableParagraph"/>
              <w:spacing w:line="280" w:lineRule="auto"/>
              <w:ind w:left="104" w:right="144"/>
            </w:pPr>
            <w:r>
              <w:t>On Android device, access wearable</w:t>
            </w:r>
            <w:r>
              <w:rPr>
                <w:spacing w:val="-14"/>
              </w:rPr>
              <w:t xml:space="preserve"> </w:t>
            </w:r>
            <w:r>
              <w:t>settings</w:t>
            </w:r>
          </w:p>
        </w:tc>
        <w:tc>
          <w:tcPr>
            <w:tcW w:w="2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D" w14:textId="77777777" w:rsidR="001D3EB5" w:rsidRDefault="003F63B5">
            <w:pPr>
              <w:pStyle w:val="TableParagraph"/>
              <w:spacing w:line="259" w:lineRule="auto"/>
              <w:ind w:left="104" w:right="194"/>
            </w:pPr>
            <w:r>
              <w:t>Wearable</w:t>
            </w:r>
            <w:r>
              <w:rPr>
                <w:spacing w:val="-14"/>
              </w:rPr>
              <w:t xml:space="preserve"> </w:t>
            </w:r>
            <w:r>
              <w:t>integration displays “Add new</w:t>
            </w:r>
          </w:p>
          <w:p w14:paraId="7C2ED5BE" w14:textId="77777777" w:rsidR="001D3EB5" w:rsidRDefault="003F63B5">
            <w:pPr>
              <w:pStyle w:val="TableParagraph"/>
              <w:spacing w:line="250" w:lineRule="exact"/>
              <w:ind w:left="104"/>
            </w:pPr>
            <w:r>
              <w:t>device”</w:t>
            </w:r>
            <w:r>
              <w:rPr>
                <w:spacing w:val="-6"/>
              </w:rPr>
              <w:t xml:space="preserve"> </w:t>
            </w:r>
            <w:r>
              <w:rPr>
                <w:spacing w:val="-2"/>
              </w:rPr>
              <w:t>button.</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BF" w14:textId="16C249AD" w:rsidR="001D3EB5" w:rsidRDefault="001D3EB5">
            <w:pPr>
              <w:pStyle w:val="TableParagraph"/>
              <w:spacing w:line="280" w:lineRule="auto"/>
              <w:ind w:left="103" w:right="299"/>
            </w:pPr>
          </w:p>
        </w:tc>
        <w:tc>
          <w:tcPr>
            <w:tcW w:w="8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0" w14:textId="459F9920" w:rsidR="001D3EB5" w:rsidRDefault="001D3EB5">
            <w:pPr>
              <w:pStyle w:val="TableParagraph"/>
              <w:spacing w:line="244" w:lineRule="exact"/>
              <w:ind w:left="103"/>
            </w:pPr>
          </w:p>
        </w:tc>
        <w:tc>
          <w:tcPr>
            <w:tcW w:w="13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1" w14:textId="77777777" w:rsidR="001D3EB5" w:rsidRDefault="001D3EB5">
            <w:pPr>
              <w:pStyle w:val="TableParagraph"/>
            </w:pPr>
          </w:p>
        </w:tc>
      </w:tr>
      <w:tr w:rsidR="001D3EB5" w14:paraId="7C2ED5C9" w14:textId="77777777" w:rsidTr="65D27D43">
        <w:trPr>
          <w:trHeight w:val="1400"/>
        </w:trPr>
        <w:tc>
          <w:tcPr>
            <w:tcW w:w="6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3" w14:textId="77777777" w:rsidR="001D3EB5" w:rsidRDefault="003F63B5">
            <w:pPr>
              <w:pStyle w:val="TableParagraph"/>
              <w:spacing w:line="244" w:lineRule="exact"/>
              <w:ind w:left="105"/>
            </w:pPr>
            <w:r>
              <w:rPr>
                <w:spacing w:val="-5"/>
              </w:rPr>
              <w:t>2.</w:t>
            </w:r>
          </w:p>
        </w:tc>
        <w:tc>
          <w:tcPr>
            <w:tcW w:w="26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4" w14:textId="77777777" w:rsidR="001D3EB5" w:rsidRDefault="003F63B5">
            <w:pPr>
              <w:pStyle w:val="TableParagraph"/>
              <w:spacing w:line="254" w:lineRule="auto"/>
              <w:ind w:left="104" w:right="168"/>
            </w:pPr>
            <w:r>
              <w:t>Select</w:t>
            </w:r>
            <w:r>
              <w:rPr>
                <w:spacing w:val="-14"/>
              </w:rPr>
              <w:t xml:space="preserve"> </w:t>
            </w:r>
            <w:r>
              <w:t>"Add</w:t>
            </w:r>
            <w:r>
              <w:rPr>
                <w:spacing w:val="-14"/>
              </w:rPr>
              <w:t xml:space="preserve"> </w:t>
            </w:r>
            <w:r>
              <w:t>new device" option</w:t>
            </w:r>
          </w:p>
        </w:tc>
        <w:tc>
          <w:tcPr>
            <w:tcW w:w="2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5" w14:textId="77777777" w:rsidR="001D3EB5" w:rsidRDefault="003F63B5">
            <w:pPr>
              <w:pStyle w:val="TableParagraph"/>
              <w:spacing w:line="278" w:lineRule="auto"/>
              <w:ind w:left="104" w:right="74"/>
            </w:pPr>
            <w:r>
              <w:t>Google</w:t>
            </w:r>
            <w:r>
              <w:rPr>
                <w:spacing w:val="-14"/>
              </w:rPr>
              <w:t xml:space="preserve"> </w:t>
            </w:r>
            <w:r>
              <w:t>Health</w:t>
            </w:r>
            <w:r>
              <w:rPr>
                <w:spacing w:val="-14"/>
              </w:rPr>
              <w:t xml:space="preserve"> </w:t>
            </w:r>
            <w:r>
              <w:t xml:space="preserve">option </w:t>
            </w:r>
            <w:r>
              <w:rPr>
                <w:spacing w:val="-2"/>
              </w:rPr>
              <w:t>displays</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6" w14:textId="7D1D471C" w:rsidR="001D3EB5" w:rsidRDefault="001D3EB5">
            <w:pPr>
              <w:pStyle w:val="TableParagraph"/>
              <w:spacing w:line="278" w:lineRule="auto"/>
              <w:ind w:left="103" w:right="299"/>
            </w:pPr>
          </w:p>
        </w:tc>
        <w:tc>
          <w:tcPr>
            <w:tcW w:w="8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7" w14:textId="36913EA6" w:rsidR="001D3EB5" w:rsidRDefault="001D3EB5">
            <w:pPr>
              <w:pStyle w:val="TableParagraph"/>
              <w:spacing w:line="249" w:lineRule="exact"/>
              <w:ind w:left="103"/>
            </w:pPr>
          </w:p>
        </w:tc>
        <w:tc>
          <w:tcPr>
            <w:tcW w:w="13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8" w14:textId="77777777" w:rsidR="001D3EB5" w:rsidRDefault="001D3EB5">
            <w:pPr>
              <w:pStyle w:val="TableParagraph"/>
            </w:pPr>
          </w:p>
        </w:tc>
      </w:tr>
      <w:tr w:rsidR="001D3EB5" w14:paraId="7C2ED5D0" w14:textId="77777777" w:rsidTr="65D27D43">
        <w:trPr>
          <w:trHeight w:val="1621"/>
        </w:trPr>
        <w:tc>
          <w:tcPr>
            <w:tcW w:w="6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A" w14:textId="77777777" w:rsidR="001D3EB5" w:rsidRDefault="003F63B5">
            <w:pPr>
              <w:pStyle w:val="TableParagraph"/>
              <w:spacing w:line="244" w:lineRule="exact"/>
              <w:ind w:left="105"/>
            </w:pPr>
            <w:r>
              <w:rPr>
                <w:spacing w:val="-5"/>
              </w:rPr>
              <w:t>3.</w:t>
            </w:r>
          </w:p>
        </w:tc>
        <w:tc>
          <w:tcPr>
            <w:tcW w:w="26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B" w14:textId="77777777" w:rsidR="001D3EB5" w:rsidRDefault="003F63B5">
            <w:pPr>
              <w:pStyle w:val="TableParagraph"/>
              <w:spacing w:line="360" w:lineRule="auto"/>
              <w:ind w:left="104" w:right="425"/>
            </w:pPr>
            <w:r>
              <w:t>Select</w:t>
            </w:r>
            <w:r>
              <w:rPr>
                <w:spacing w:val="-14"/>
              </w:rPr>
              <w:t xml:space="preserve"> </w:t>
            </w:r>
            <w:r>
              <w:t>Google Health</w:t>
            </w:r>
            <w:r>
              <w:rPr>
                <w:spacing w:val="-4"/>
              </w:rPr>
              <w:t xml:space="preserve"> </w:t>
            </w:r>
            <w:r>
              <w:rPr>
                <w:spacing w:val="-2"/>
              </w:rPr>
              <w:t>option</w:t>
            </w:r>
          </w:p>
        </w:tc>
        <w:tc>
          <w:tcPr>
            <w:tcW w:w="21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C" w14:textId="77777777" w:rsidR="001D3EB5" w:rsidRDefault="003F63B5">
            <w:pPr>
              <w:pStyle w:val="TableParagraph"/>
              <w:spacing w:line="360" w:lineRule="auto"/>
              <w:ind w:left="104" w:right="74"/>
            </w:pPr>
            <w:r>
              <w:rPr>
                <w:spacing w:val="-2"/>
              </w:rPr>
              <w:t>Permissions</w:t>
            </w:r>
            <w:r>
              <w:rPr>
                <w:spacing w:val="-9"/>
              </w:rPr>
              <w:t xml:space="preserve"> </w:t>
            </w:r>
            <w:r>
              <w:rPr>
                <w:spacing w:val="-2"/>
              </w:rPr>
              <w:t xml:space="preserve">screens </w:t>
            </w:r>
            <w:r>
              <w:t>comes up</w:t>
            </w:r>
          </w:p>
        </w:tc>
        <w:tc>
          <w:tcPr>
            <w:tcW w:w="17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D" w14:textId="4E56B2D5" w:rsidR="001D3EB5" w:rsidRDefault="001D3EB5">
            <w:pPr>
              <w:pStyle w:val="TableParagraph"/>
              <w:spacing w:line="280" w:lineRule="auto"/>
              <w:ind w:left="103" w:right="299"/>
            </w:pPr>
          </w:p>
        </w:tc>
        <w:tc>
          <w:tcPr>
            <w:tcW w:w="82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E" w14:textId="673DF115" w:rsidR="001D3EB5" w:rsidRDefault="001D3EB5">
            <w:pPr>
              <w:pStyle w:val="TableParagraph"/>
              <w:spacing w:line="249" w:lineRule="exact"/>
              <w:ind w:left="103"/>
            </w:pPr>
          </w:p>
        </w:tc>
        <w:tc>
          <w:tcPr>
            <w:tcW w:w="13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2ED5CF" w14:textId="77777777" w:rsidR="001D3EB5" w:rsidRDefault="001D3EB5">
            <w:pPr>
              <w:pStyle w:val="TableParagraph"/>
            </w:pPr>
          </w:p>
        </w:tc>
      </w:tr>
    </w:tbl>
    <w:p w14:paraId="7C2ED5D1" w14:textId="77777777" w:rsidR="001D3EB5" w:rsidRDefault="001D3EB5">
      <w:pPr>
        <w:pStyle w:val="TableParagraph"/>
        <w:sectPr w:rsidR="001D3EB5">
          <w:footerReference w:type="default" r:id="rId102"/>
          <w:headerReference w:type="first" r:id="rId103"/>
          <w:footerReference w:type="first" r:id="rId104"/>
          <w:pgSz w:w="12240" w:h="15840"/>
          <w:pgMar w:top="1320" w:right="720" w:bottom="280" w:left="1440" w:header="723" w:footer="0" w:gutter="0"/>
          <w:cols w:space="720"/>
        </w:sectPr>
      </w:pPr>
    </w:p>
    <w:p w14:paraId="7C2ED5D2" w14:textId="77777777" w:rsidR="001D3EB5" w:rsidRDefault="001D3EB5">
      <w:pPr>
        <w:pStyle w:val="BodyText"/>
        <w:spacing w:before="8" w:after="1"/>
        <w:rPr>
          <w:sz w:val="8"/>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46"/>
        <w:gridCol w:w="1806"/>
        <w:gridCol w:w="2185"/>
        <w:gridCol w:w="1158"/>
        <w:gridCol w:w="1393"/>
        <w:gridCol w:w="1379"/>
      </w:tblGrid>
      <w:tr w:rsidR="001D3EB5" w14:paraId="7C2ED5D9" w14:textId="77777777">
        <w:trPr>
          <w:trHeight w:val="1943"/>
        </w:trPr>
        <w:tc>
          <w:tcPr>
            <w:tcW w:w="1446" w:type="dxa"/>
          </w:tcPr>
          <w:p w14:paraId="7C2ED5D3" w14:textId="77777777" w:rsidR="001D3EB5" w:rsidRDefault="003F63B5">
            <w:pPr>
              <w:pStyle w:val="TableParagraph"/>
              <w:spacing w:line="244" w:lineRule="exact"/>
              <w:ind w:left="105"/>
            </w:pPr>
            <w:r>
              <w:rPr>
                <w:spacing w:val="-5"/>
              </w:rPr>
              <w:t>4.</w:t>
            </w:r>
          </w:p>
        </w:tc>
        <w:tc>
          <w:tcPr>
            <w:tcW w:w="1806" w:type="dxa"/>
          </w:tcPr>
          <w:p w14:paraId="7C2ED5D4" w14:textId="77777777" w:rsidR="001D3EB5" w:rsidRDefault="003F63B5">
            <w:pPr>
              <w:pStyle w:val="TableParagraph"/>
              <w:spacing w:line="283" w:lineRule="auto"/>
              <w:ind w:left="104" w:right="168"/>
            </w:pPr>
            <w:r>
              <w:rPr>
                <w:spacing w:val="-2"/>
              </w:rPr>
              <w:t>Complete authorization</w:t>
            </w:r>
          </w:p>
        </w:tc>
        <w:tc>
          <w:tcPr>
            <w:tcW w:w="2185" w:type="dxa"/>
          </w:tcPr>
          <w:p w14:paraId="7C2ED5D5" w14:textId="77777777" w:rsidR="001D3EB5" w:rsidRDefault="003F63B5">
            <w:pPr>
              <w:pStyle w:val="TableParagraph"/>
              <w:spacing w:line="259" w:lineRule="auto"/>
              <w:ind w:left="104" w:right="74"/>
            </w:pPr>
            <w:r>
              <w:t>Google Health shows as</w:t>
            </w:r>
            <w:r>
              <w:rPr>
                <w:spacing w:val="-14"/>
              </w:rPr>
              <w:t xml:space="preserve"> </w:t>
            </w:r>
            <w:r>
              <w:t>"Connected"</w:t>
            </w:r>
            <w:r>
              <w:rPr>
                <w:spacing w:val="-12"/>
              </w:rPr>
              <w:t xml:space="preserve"> </w:t>
            </w:r>
            <w:r>
              <w:t>with</w:t>
            </w:r>
            <w:r>
              <w:rPr>
                <w:spacing w:val="-14"/>
              </w:rPr>
              <w:t xml:space="preserve"> </w:t>
            </w:r>
            <w:r>
              <w:t xml:space="preserve">a back to dashboard </w:t>
            </w:r>
            <w:r>
              <w:rPr>
                <w:spacing w:val="-2"/>
              </w:rPr>
              <w:t>option</w:t>
            </w:r>
          </w:p>
        </w:tc>
        <w:tc>
          <w:tcPr>
            <w:tcW w:w="1158" w:type="dxa"/>
          </w:tcPr>
          <w:p w14:paraId="7C2ED5D6" w14:textId="6FD9371C" w:rsidR="001D3EB5" w:rsidRDefault="001D3EB5">
            <w:pPr>
              <w:pStyle w:val="TableParagraph"/>
              <w:spacing w:line="280" w:lineRule="auto"/>
              <w:ind w:left="103" w:right="299"/>
            </w:pPr>
          </w:p>
        </w:tc>
        <w:tc>
          <w:tcPr>
            <w:tcW w:w="1393" w:type="dxa"/>
          </w:tcPr>
          <w:p w14:paraId="7C2ED5D7" w14:textId="6F17670C" w:rsidR="001D3EB5" w:rsidRDefault="001D3EB5">
            <w:pPr>
              <w:pStyle w:val="TableParagraph"/>
              <w:spacing w:line="244" w:lineRule="exact"/>
              <w:ind w:left="103"/>
            </w:pPr>
          </w:p>
        </w:tc>
        <w:tc>
          <w:tcPr>
            <w:tcW w:w="1379" w:type="dxa"/>
          </w:tcPr>
          <w:p w14:paraId="7C2ED5D8" w14:textId="77777777" w:rsidR="001D3EB5" w:rsidRDefault="001D3EB5">
            <w:pPr>
              <w:pStyle w:val="TableParagraph"/>
            </w:pPr>
          </w:p>
        </w:tc>
      </w:tr>
      <w:tr w:rsidR="001D3EB5" w14:paraId="7C2ED5E0" w14:textId="77777777">
        <w:trPr>
          <w:trHeight w:val="1165"/>
        </w:trPr>
        <w:tc>
          <w:tcPr>
            <w:tcW w:w="1446" w:type="dxa"/>
          </w:tcPr>
          <w:p w14:paraId="7C2ED5DA" w14:textId="77777777" w:rsidR="001D3EB5" w:rsidRDefault="003F63B5">
            <w:pPr>
              <w:pStyle w:val="TableParagraph"/>
              <w:spacing w:line="244" w:lineRule="exact"/>
              <w:ind w:left="105"/>
            </w:pPr>
            <w:r>
              <w:rPr>
                <w:spacing w:val="-5"/>
              </w:rPr>
              <w:t>5.</w:t>
            </w:r>
          </w:p>
        </w:tc>
        <w:tc>
          <w:tcPr>
            <w:tcW w:w="1806" w:type="dxa"/>
          </w:tcPr>
          <w:p w14:paraId="7C2ED5DB" w14:textId="77777777" w:rsidR="001D3EB5" w:rsidRDefault="003F63B5">
            <w:pPr>
              <w:pStyle w:val="TableParagraph"/>
              <w:spacing w:line="280" w:lineRule="auto"/>
              <w:ind w:left="104" w:right="168"/>
            </w:pPr>
            <w:r>
              <w:t>Select</w:t>
            </w:r>
            <w:r>
              <w:rPr>
                <w:spacing w:val="-14"/>
              </w:rPr>
              <w:t xml:space="preserve"> </w:t>
            </w:r>
            <w:r>
              <w:t>“Go</w:t>
            </w:r>
            <w:r>
              <w:rPr>
                <w:spacing w:val="-14"/>
              </w:rPr>
              <w:t xml:space="preserve"> </w:t>
            </w:r>
            <w:r>
              <w:t xml:space="preserve">to </w:t>
            </w:r>
            <w:r>
              <w:rPr>
                <w:spacing w:val="-2"/>
              </w:rPr>
              <w:t>Dashboard” button</w:t>
            </w:r>
          </w:p>
        </w:tc>
        <w:tc>
          <w:tcPr>
            <w:tcW w:w="2185" w:type="dxa"/>
          </w:tcPr>
          <w:p w14:paraId="7C2ED5DC" w14:textId="77777777" w:rsidR="001D3EB5" w:rsidRDefault="003F63B5">
            <w:pPr>
              <w:pStyle w:val="TableParagraph"/>
              <w:spacing w:line="256" w:lineRule="auto"/>
              <w:ind w:left="104" w:right="74"/>
            </w:pPr>
            <w:r>
              <w:t>Google health shows connected</w:t>
            </w:r>
            <w:r>
              <w:rPr>
                <w:spacing w:val="-14"/>
              </w:rPr>
              <w:t xml:space="preserve"> </w:t>
            </w:r>
            <w:r>
              <w:t>and</w:t>
            </w:r>
            <w:r>
              <w:rPr>
                <w:spacing w:val="-14"/>
              </w:rPr>
              <w:t xml:space="preserve"> </w:t>
            </w:r>
            <w:r>
              <w:t>metrics pulled are displayed</w:t>
            </w:r>
          </w:p>
        </w:tc>
        <w:tc>
          <w:tcPr>
            <w:tcW w:w="1158" w:type="dxa"/>
          </w:tcPr>
          <w:p w14:paraId="7C2ED5DD" w14:textId="3432E18A" w:rsidR="001D3EB5" w:rsidRDefault="001D3EB5">
            <w:pPr>
              <w:pStyle w:val="TableParagraph"/>
              <w:spacing w:line="280" w:lineRule="auto"/>
              <w:ind w:left="103" w:right="179"/>
            </w:pPr>
          </w:p>
        </w:tc>
        <w:tc>
          <w:tcPr>
            <w:tcW w:w="1393" w:type="dxa"/>
          </w:tcPr>
          <w:p w14:paraId="7C2ED5DE" w14:textId="7B2421D5" w:rsidR="001D3EB5" w:rsidRDefault="001D3EB5">
            <w:pPr>
              <w:pStyle w:val="TableParagraph"/>
              <w:spacing w:line="244" w:lineRule="exact"/>
              <w:ind w:left="103"/>
            </w:pPr>
          </w:p>
        </w:tc>
        <w:tc>
          <w:tcPr>
            <w:tcW w:w="1379" w:type="dxa"/>
          </w:tcPr>
          <w:p w14:paraId="7C2ED5DF" w14:textId="77777777" w:rsidR="001D3EB5" w:rsidRDefault="001D3EB5">
            <w:pPr>
              <w:pStyle w:val="TableParagraph"/>
            </w:pPr>
          </w:p>
        </w:tc>
      </w:tr>
      <w:tr w:rsidR="001D3EB5" w14:paraId="7C2ED5E3" w14:textId="77777777">
        <w:trPr>
          <w:trHeight w:val="555"/>
        </w:trPr>
        <w:tc>
          <w:tcPr>
            <w:tcW w:w="7988" w:type="dxa"/>
            <w:gridSpan w:val="5"/>
            <w:shd w:val="clear" w:color="auto" w:fill="D1D1D1"/>
          </w:tcPr>
          <w:p w14:paraId="7C2ED5E1" w14:textId="77777777" w:rsidR="001D3EB5" w:rsidRDefault="003F63B5">
            <w:pPr>
              <w:pStyle w:val="TableParagraph"/>
              <w:spacing w:line="249" w:lineRule="exact"/>
              <w:ind w:left="105"/>
              <w:rPr>
                <w:b/>
              </w:rPr>
            </w:pPr>
            <w:r>
              <w:rPr>
                <w:b/>
              </w:rPr>
              <w:t>TC-7.4:</w:t>
            </w:r>
            <w:r>
              <w:rPr>
                <w:b/>
                <w:spacing w:val="-6"/>
              </w:rPr>
              <w:t xml:space="preserve"> </w:t>
            </w:r>
            <w:r>
              <w:rPr>
                <w:b/>
              </w:rPr>
              <w:t>Medication</w:t>
            </w:r>
            <w:r>
              <w:rPr>
                <w:b/>
                <w:spacing w:val="-10"/>
              </w:rPr>
              <w:t xml:space="preserve"> </w:t>
            </w:r>
            <w:r>
              <w:rPr>
                <w:b/>
              </w:rPr>
              <w:t>Management</w:t>
            </w:r>
            <w:r>
              <w:rPr>
                <w:b/>
                <w:spacing w:val="-3"/>
              </w:rPr>
              <w:t xml:space="preserve"> </w:t>
            </w:r>
            <w:r>
              <w:rPr>
                <w:b/>
              </w:rPr>
              <w:t>–Scan</w:t>
            </w:r>
            <w:r>
              <w:rPr>
                <w:b/>
                <w:spacing w:val="-10"/>
              </w:rPr>
              <w:t xml:space="preserve"> </w:t>
            </w:r>
            <w:r>
              <w:rPr>
                <w:b/>
                <w:spacing w:val="-4"/>
              </w:rPr>
              <w:t>code</w:t>
            </w:r>
          </w:p>
        </w:tc>
        <w:tc>
          <w:tcPr>
            <w:tcW w:w="1379" w:type="dxa"/>
            <w:shd w:val="clear" w:color="auto" w:fill="D1D1D1"/>
          </w:tcPr>
          <w:p w14:paraId="7C2ED5E2" w14:textId="77777777" w:rsidR="001D3EB5" w:rsidRDefault="001D3EB5">
            <w:pPr>
              <w:pStyle w:val="TableParagraph"/>
            </w:pPr>
          </w:p>
        </w:tc>
      </w:tr>
      <w:tr w:rsidR="001D3EB5" w14:paraId="7C2ED5EA" w14:textId="77777777">
        <w:trPr>
          <w:trHeight w:val="1165"/>
        </w:trPr>
        <w:tc>
          <w:tcPr>
            <w:tcW w:w="1446" w:type="dxa"/>
          </w:tcPr>
          <w:p w14:paraId="7C2ED5E4" w14:textId="77777777" w:rsidR="001D3EB5" w:rsidRDefault="003F63B5">
            <w:pPr>
              <w:pStyle w:val="TableParagraph"/>
              <w:spacing w:line="244" w:lineRule="exact"/>
              <w:ind w:left="105"/>
            </w:pPr>
            <w:r>
              <w:rPr>
                <w:spacing w:val="-5"/>
              </w:rPr>
              <w:t>1.</w:t>
            </w:r>
          </w:p>
        </w:tc>
        <w:tc>
          <w:tcPr>
            <w:tcW w:w="1806" w:type="dxa"/>
          </w:tcPr>
          <w:p w14:paraId="7C2ED5E5" w14:textId="77777777" w:rsidR="001D3EB5" w:rsidRDefault="003F63B5">
            <w:pPr>
              <w:pStyle w:val="TableParagraph"/>
              <w:spacing w:line="280" w:lineRule="auto"/>
              <w:ind w:left="104" w:right="523"/>
            </w:pPr>
            <w:r>
              <w:t xml:space="preserve">Navigate to </w:t>
            </w:r>
            <w:r>
              <w:rPr>
                <w:spacing w:val="-2"/>
              </w:rPr>
              <w:t>Medication Management</w:t>
            </w:r>
          </w:p>
        </w:tc>
        <w:tc>
          <w:tcPr>
            <w:tcW w:w="2185" w:type="dxa"/>
          </w:tcPr>
          <w:p w14:paraId="7C2ED5E6" w14:textId="77777777" w:rsidR="001D3EB5" w:rsidRDefault="003F63B5">
            <w:pPr>
              <w:pStyle w:val="TableParagraph"/>
              <w:spacing w:line="278" w:lineRule="auto"/>
              <w:ind w:left="104" w:right="609"/>
            </w:pPr>
            <w:r>
              <w:t>Add</w:t>
            </w:r>
            <w:r>
              <w:rPr>
                <w:spacing w:val="-14"/>
              </w:rPr>
              <w:t xml:space="preserve"> </w:t>
            </w:r>
            <w:r>
              <w:t>Medication button visible</w:t>
            </w:r>
          </w:p>
        </w:tc>
        <w:tc>
          <w:tcPr>
            <w:tcW w:w="1158" w:type="dxa"/>
          </w:tcPr>
          <w:p w14:paraId="7C2ED5E7" w14:textId="59D62902" w:rsidR="001D3EB5" w:rsidRDefault="001D3EB5">
            <w:pPr>
              <w:pStyle w:val="TableParagraph"/>
              <w:spacing w:line="280" w:lineRule="auto"/>
              <w:ind w:left="103" w:right="179"/>
            </w:pPr>
          </w:p>
        </w:tc>
        <w:tc>
          <w:tcPr>
            <w:tcW w:w="1393" w:type="dxa"/>
          </w:tcPr>
          <w:p w14:paraId="7C2ED5E8" w14:textId="1F033A09" w:rsidR="001D3EB5" w:rsidRDefault="001D3EB5">
            <w:pPr>
              <w:pStyle w:val="TableParagraph"/>
              <w:spacing w:line="244" w:lineRule="exact"/>
              <w:ind w:left="103"/>
            </w:pPr>
          </w:p>
        </w:tc>
        <w:tc>
          <w:tcPr>
            <w:tcW w:w="1379" w:type="dxa"/>
          </w:tcPr>
          <w:p w14:paraId="7C2ED5E9" w14:textId="77777777" w:rsidR="001D3EB5" w:rsidRDefault="001D3EB5">
            <w:pPr>
              <w:pStyle w:val="TableParagraph"/>
            </w:pPr>
          </w:p>
        </w:tc>
      </w:tr>
      <w:tr w:rsidR="001D3EB5" w14:paraId="7C2ED5F1" w14:textId="77777777">
        <w:trPr>
          <w:trHeight w:val="1165"/>
        </w:trPr>
        <w:tc>
          <w:tcPr>
            <w:tcW w:w="1446" w:type="dxa"/>
          </w:tcPr>
          <w:p w14:paraId="7C2ED5EB" w14:textId="77777777" w:rsidR="001D3EB5" w:rsidRDefault="003F63B5">
            <w:pPr>
              <w:pStyle w:val="TableParagraph"/>
              <w:spacing w:line="244" w:lineRule="exact"/>
              <w:ind w:left="105"/>
            </w:pPr>
            <w:r>
              <w:rPr>
                <w:spacing w:val="-5"/>
              </w:rPr>
              <w:t>2.</w:t>
            </w:r>
          </w:p>
        </w:tc>
        <w:tc>
          <w:tcPr>
            <w:tcW w:w="1806" w:type="dxa"/>
          </w:tcPr>
          <w:p w14:paraId="7C2ED5EC" w14:textId="77777777" w:rsidR="001D3EB5" w:rsidRDefault="003F63B5">
            <w:pPr>
              <w:pStyle w:val="TableParagraph"/>
              <w:spacing w:line="278" w:lineRule="auto"/>
              <w:ind w:left="104" w:right="168"/>
            </w:pPr>
            <w:r>
              <w:t>Tap</w:t>
            </w:r>
            <w:r>
              <w:rPr>
                <w:spacing w:val="-14"/>
              </w:rPr>
              <w:t xml:space="preserve"> </w:t>
            </w:r>
            <w:r>
              <w:t>"Scan</w:t>
            </w:r>
            <w:r>
              <w:rPr>
                <w:spacing w:val="-14"/>
              </w:rPr>
              <w:t xml:space="preserve"> </w:t>
            </w:r>
            <w:r>
              <w:t xml:space="preserve">NDC </w:t>
            </w:r>
            <w:r>
              <w:rPr>
                <w:spacing w:val="-2"/>
              </w:rPr>
              <w:t>Barcode"</w:t>
            </w:r>
          </w:p>
        </w:tc>
        <w:tc>
          <w:tcPr>
            <w:tcW w:w="2185" w:type="dxa"/>
          </w:tcPr>
          <w:p w14:paraId="7C2ED5ED" w14:textId="77777777" w:rsidR="001D3EB5" w:rsidRDefault="003F63B5">
            <w:pPr>
              <w:pStyle w:val="TableParagraph"/>
              <w:spacing w:line="280" w:lineRule="auto"/>
              <w:ind w:left="104" w:right="74"/>
            </w:pPr>
            <w:r>
              <w:t>Camera</w:t>
            </w:r>
            <w:r>
              <w:rPr>
                <w:spacing w:val="-14"/>
              </w:rPr>
              <w:t xml:space="preserve"> </w:t>
            </w:r>
            <w:r>
              <w:t>opens</w:t>
            </w:r>
            <w:r>
              <w:rPr>
                <w:spacing w:val="-14"/>
              </w:rPr>
              <w:t xml:space="preserve"> </w:t>
            </w:r>
            <w:r>
              <w:t xml:space="preserve">with barcode scanner </w:t>
            </w:r>
            <w:r>
              <w:rPr>
                <w:spacing w:val="-2"/>
              </w:rPr>
              <w:t>overlay</w:t>
            </w:r>
          </w:p>
        </w:tc>
        <w:tc>
          <w:tcPr>
            <w:tcW w:w="1158" w:type="dxa"/>
          </w:tcPr>
          <w:p w14:paraId="7C2ED5EE" w14:textId="22D55EDD" w:rsidR="001D3EB5" w:rsidRDefault="001D3EB5">
            <w:pPr>
              <w:pStyle w:val="TableParagraph"/>
              <w:spacing w:line="278" w:lineRule="auto"/>
              <w:ind w:left="103" w:right="438"/>
            </w:pPr>
          </w:p>
        </w:tc>
        <w:tc>
          <w:tcPr>
            <w:tcW w:w="1393" w:type="dxa"/>
          </w:tcPr>
          <w:p w14:paraId="7C2ED5EF" w14:textId="07F02558" w:rsidR="001D3EB5" w:rsidRDefault="001D3EB5">
            <w:pPr>
              <w:pStyle w:val="TableParagraph"/>
              <w:spacing w:line="244" w:lineRule="exact"/>
              <w:ind w:left="103"/>
            </w:pPr>
          </w:p>
        </w:tc>
        <w:tc>
          <w:tcPr>
            <w:tcW w:w="1379" w:type="dxa"/>
          </w:tcPr>
          <w:p w14:paraId="7C2ED5F0" w14:textId="77777777" w:rsidR="001D3EB5" w:rsidRDefault="001D3EB5">
            <w:pPr>
              <w:pStyle w:val="TableParagraph"/>
            </w:pPr>
          </w:p>
        </w:tc>
      </w:tr>
      <w:tr w:rsidR="001D3EB5" w14:paraId="7C2ED5F8" w14:textId="77777777">
        <w:trPr>
          <w:trHeight w:val="1165"/>
        </w:trPr>
        <w:tc>
          <w:tcPr>
            <w:tcW w:w="1446" w:type="dxa"/>
          </w:tcPr>
          <w:p w14:paraId="7C2ED5F2" w14:textId="77777777" w:rsidR="001D3EB5" w:rsidRDefault="003F63B5">
            <w:pPr>
              <w:pStyle w:val="TableParagraph"/>
              <w:spacing w:line="244" w:lineRule="exact"/>
              <w:ind w:left="105"/>
            </w:pPr>
            <w:r>
              <w:rPr>
                <w:spacing w:val="-5"/>
              </w:rPr>
              <w:t>3.</w:t>
            </w:r>
          </w:p>
        </w:tc>
        <w:tc>
          <w:tcPr>
            <w:tcW w:w="1806" w:type="dxa"/>
          </w:tcPr>
          <w:p w14:paraId="7C2ED5F3" w14:textId="77777777" w:rsidR="001D3EB5" w:rsidRDefault="003F63B5">
            <w:pPr>
              <w:pStyle w:val="TableParagraph"/>
              <w:spacing w:line="278" w:lineRule="auto"/>
              <w:ind w:left="104" w:right="168"/>
            </w:pPr>
            <w:r>
              <w:t>Scan</w:t>
            </w:r>
            <w:r>
              <w:rPr>
                <w:spacing w:val="-14"/>
              </w:rPr>
              <w:t xml:space="preserve"> </w:t>
            </w:r>
            <w:r>
              <w:t>test</w:t>
            </w:r>
            <w:r>
              <w:rPr>
                <w:spacing w:val="-14"/>
              </w:rPr>
              <w:t xml:space="preserve"> </w:t>
            </w:r>
            <w:r>
              <w:t xml:space="preserve">NDC </w:t>
            </w:r>
            <w:r>
              <w:rPr>
                <w:spacing w:val="-4"/>
              </w:rPr>
              <w:t>code</w:t>
            </w:r>
          </w:p>
        </w:tc>
        <w:tc>
          <w:tcPr>
            <w:tcW w:w="2185" w:type="dxa"/>
          </w:tcPr>
          <w:p w14:paraId="7C2ED5F4" w14:textId="77777777" w:rsidR="001D3EB5" w:rsidRDefault="003F63B5">
            <w:pPr>
              <w:pStyle w:val="TableParagraph"/>
              <w:spacing w:line="280" w:lineRule="auto"/>
              <w:ind w:left="104" w:right="74"/>
            </w:pPr>
            <w:r>
              <w:rPr>
                <w:spacing w:val="-2"/>
              </w:rPr>
              <w:t>|Barcode</w:t>
            </w:r>
            <w:r>
              <w:rPr>
                <w:spacing w:val="-8"/>
              </w:rPr>
              <w:t xml:space="preserve"> </w:t>
            </w:r>
            <w:r>
              <w:rPr>
                <w:spacing w:val="-2"/>
              </w:rPr>
              <w:t xml:space="preserve">recognized, </w:t>
            </w:r>
            <w:r>
              <w:t xml:space="preserve">processing message </w:t>
            </w:r>
            <w:r>
              <w:rPr>
                <w:spacing w:val="-2"/>
              </w:rPr>
              <w:t>appears</w:t>
            </w:r>
          </w:p>
        </w:tc>
        <w:tc>
          <w:tcPr>
            <w:tcW w:w="1158" w:type="dxa"/>
          </w:tcPr>
          <w:p w14:paraId="7C2ED5F5" w14:textId="49F5832F" w:rsidR="001D3EB5" w:rsidRDefault="001D3EB5">
            <w:pPr>
              <w:pStyle w:val="TableParagraph"/>
              <w:spacing w:line="278" w:lineRule="auto"/>
              <w:ind w:left="103" w:right="157"/>
            </w:pPr>
          </w:p>
        </w:tc>
        <w:tc>
          <w:tcPr>
            <w:tcW w:w="1393" w:type="dxa"/>
          </w:tcPr>
          <w:p w14:paraId="7C2ED5F6" w14:textId="6EA4F91B" w:rsidR="001D3EB5" w:rsidRDefault="001D3EB5">
            <w:pPr>
              <w:pStyle w:val="TableParagraph"/>
              <w:spacing w:line="244" w:lineRule="exact"/>
              <w:ind w:left="103"/>
            </w:pPr>
          </w:p>
        </w:tc>
        <w:tc>
          <w:tcPr>
            <w:tcW w:w="1379" w:type="dxa"/>
          </w:tcPr>
          <w:p w14:paraId="7C2ED5F7" w14:textId="77777777" w:rsidR="001D3EB5" w:rsidRDefault="001D3EB5">
            <w:pPr>
              <w:pStyle w:val="TableParagraph"/>
            </w:pPr>
          </w:p>
        </w:tc>
      </w:tr>
      <w:tr w:rsidR="001D3EB5" w14:paraId="7C2ED5FF" w14:textId="77777777">
        <w:trPr>
          <w:trHeight w:val="1165"/>
        </w:trPr>
        <w:tc>
          <w:tcPr>
            <w:tcW w:w="1446" w:type="dxa"/>
          </w:tcPr>
          <w:p w14:paraId="7C2ED5F9" w14:textId="77777777" w:rsidR="001D3EB5" w:rsidRDefault="003F63B5">
            <w:pPr>
              <w:pStyle w:val="TableParagraph"/>
              <w:spacing w:line="244" w:lineRule="exact"/>
              <w:ind w:left="105"/>
            </w:pPr>
            <w:r>
              <w:rPr>
                <w:spacing w:val="-5"/>
              </w:rPr>
              <w:t>4.</w:t>
            </w:r>
          </w:p>
        </w:tc>
        <w:tc>
          <w:tcPr>
            <w:tcW w:w="1806" w:type="dxa"/>
          </w:tcPr>
          <w:p w14:paraId="7C2ED5FA" w14:textId="77777777" w:rsidR="001D3EB5" w:rsidRDefault="003F63B5">
            <w:pPr>
              <w:pStyle w:val="TableParagraph"/>
              <w:spacing w:line="280" w:lineRule="auto"/>
              <w:ind w:left="104" w:right="339"/>
            </w:pPr>
            <w:r>
              <w:t>Wait for OpenFDA</w:t>
            </w:r>
            <w:r>
              <w:rPr>
                <w:spacing w:val="-14"/>
              </w:rPr>
              <w:t xml:space="preserve"> </w:t>
            </w:r>
            <w:r>
              <w:t xml:space="preserve">API </w:t>
            </w:r>
            <w:r>
              <w:rPr>
                <w:spacing w:val="-2"/>
              </w:rPr>
              <w:t>response</w:t>
            </w:r>
          </w:p>
        </w:tc>
        <w:tc>
          <w:tcPr>
            <w:tcW w:w="2185" w:type="dxa"/>
          </w:tcPr>
          <w:p w14:paraId="7C2ED5FB" w14:textId="77777777" w:rsidR="001D3EB5" w:rsidRDefault="003F63B5">
            <w:pPr>
              <w:pStyle w:val="TableParagraph"/>
              <w:spacing w:line="278" w:lineRule="auto"/>
              <w:ind w:left="104" w:right="515"/>
            </w:pPr>
            <w:r>
              <w:t>Medication</w:t>
            </w:r>
            <w:r>
              <w:rPr>
                <w:spacing w:val="-14"/>
              </w:rPr>
              <w:t xml:space="preserve"> </w:t>
            </w:r>
            <w:r>
              <w:t xml:space="preserve">name </w:t>
            </w:r>
            <w:r>
              <w:rPr>
                <w:spacing w:val="-2"/>
              </w:rPr>
              <w:t>auto-populates</w:t>
            </w:r>
          </w:p>
        </w:tc>
        <w:tc>
          <w:tcPr>
            <w:tcW w:w="1158" w:type="dxa"/>
          </w:tcPr>
          <w:p w14:paraId="7C2ED5FC" w14:textId="760D0E0E" w:rsidR="001D3EB5" w:rsidRDefault="001D3EB5">
            <w:pPr>
              <w:pStyle w:val="TableParagraph"/>
              <w:spacing w:line="278" w:lineRule="auto"/>
              <w:ind w:left="103" w:right="157"/>
            </w:pPr>
          </w:p>
        </w:tc>
        <w:tc>
          <w:tcPr>
            <w:tcW w:w="1393" w:type="dxa"/>
          </w:tcPr>
          <w:p w14:paraId="7C2ED5FD" w14:textId="6AB67E02" w:rsidR="001D3EB5" w:rsidRDefault="001D3EB5">
            <w:pPr>
              <w:pStyle w:val="TableParagraph"/>
              <w:spacing w:line="244" w:lineRule="exact"/>
              <w:ind w:left="103"/>
            </w:pPr>
          </w:p>
        </w:tc>
        <w:tc>
          <w:tcPr>
            <w:tcW w:w="1379" w:type="dxa"/>
          </w:tcPr>
          <w:p w14:paraId="7C2ED5FE" w14:textId="77777777" w:rsidR="001D3EB5" w:rsidRDefault="001D3EB5">
            <w:pPr>
              <w:pStyle w:val="TableParagraph"/>
            </w:pPr>
          </w:p>
        </w:tc>
      </w:tr>
      <w:tr w:rsidR="001D3EB5" w14:paraId="7C2ED606" w14:textId="77777777">
        <w:trPr>
          <w:trHeight w:val="1165"/>
        </w:trPr>
        <w:tc>
          <w:tcPr>
            <w:tcW w:w="1446" w:type="dxa"/>
          </w:tcPr>
          <w:p w14:paraId="7C2ED600" w14:textId="77777777" w:rsidR="001D3EB5" w:rsidRDefault="003F63B5">
            <w:pPr>
              <w:pStyle w:val="TableParagraph"/>
              <w:spacing w:line="244" w:lineRule="exact"/>
              <w:ind w:left="105"/>
            </w:pPr>
            <w:r>
              <w:rPr>
                <w:spacing w:val="-5"/>
              </w:rPr>
              <w:t>5.</w:t>
            </w:r>
          </w:p>
        </w:tc>
        <w:tc>
          <w:tcPr>
            <w:tcW w:w="1806" w:type="dxa"/>
          </w:tcPr>
          <w:p w14:paraId="7C2ED601" w14:textId="77777777" w:rsidR="001D3EB5" w:rsidRDefault="003F63B5">
            <w:pPr>
              <w:pStyle w:val="TableParagraph"/>
              <w:spacing w:line="278" w:lineRule="auto"/>
              <w:ind w:left="104" w:right="120"/>
            </w:pPr>
            <w:r>
              <w:t>Verify</w:t>
            </w:r>
            <w:r>
              <w:rPr>
                <w:spacing w:val="-14"/>
              </w:rPr>
              <w:t xml:space="preserve"> </w:t>
            </w:r>
            <w:r>
              <w:t xml:space="preserve">auto-filled </w:t>
            </w:r>
            <w:r>
              <w:rPr>
                <w:spacing w:val="-2"/>
              </w:rPr>
              <w:t>fields</w:t>
            </w:r>
          </w:p>
        </w:tc>
        <w:tc>
          <w:tcPr>
            <w:tcW w:w="2185" w:type="dxa"/>
          </w:tcPr>
          <w:p w14:paraId="7C2ED602" w14:textId="77777777" w:rsidR="001D3EB5" w:rsidRDefault="003F63B5">
            <w:pPr>
              <w:pStyle w:val="TableParagraph"/>
              <w:spacing w:line="280" w:lineRule="auto"/>
              <w:ind w:left="104" w:right="94"/>
            </w:pPr>
            <w:r>
              <w:rPr>
                <w:spacing w:val="-2"/>
              </w:rPr>
              <w:t xml:space="preserve">Manufacturer, </w:t>
            </w:r>
            <w:r>
              <w:t>strength,</w:t>
            </w:r>
            <w:r>
              <w:rPr>
                <w:spacing w:val="-14"/>
              </w:rPr>
              <w:t xml:space="preserve"> </w:t>
            </w:r>
            <w:r>
              <w:t>and</w:t>
            </w:r>
            <w:r>
              <w:rPr>
                <w:spacing w:val="-14"/>
              </w:rPr>
              <w:t xml:space="preserve"> </w:t>
            </w:r>
            <w:r>
              <w:t>form fields filled</w:t>
            </w:r>
          </w:p>
        </w:tc>
        <w:tc>
          <w:tcPr>
            <w:tcW w:w="1158" w:type="dxa"/>
          </w:tcPr>
          <w:p w14:paraId="7C2ED603" w14:textId="72C33CEC" w:rsidR="001D3EB5" w:rsidRDefault="001D3EB5">
            <w:pPr>
              <w:pStyle w:val="TableParagraph"/>
              <w:spacing w:line="278" w:lineRule="auto"/>
              <w:ind w:left="103" w:right="157"/>
            </w:pPr>
          </w:p>
        </w:tc>
        <w:tc>
          <w:tcPr>
            <w:tcW w:w="1393" w:type="dxa"/>
          </w:tcPr>
          <w:p w14:paraId="7C2ED604" w14:textId="6DE12E89" w:rsidR="001D3EB5" w:rsidRDefault="001D3EB5">
            <w:pPr>
              <w:pStyle w:val="TableParagraph"/>
              <w:spacing w:line="244" w:lineRule="exact"/>
              <w:ind w:left="103"/>
            </w:pPr>
          </w:p>
        </w:tc>
        <w:tc>
          <w:tcPr>
            <w:tcW w:w="1379" w:type="dxa"/>
          </w:tcPr>
          <w:p w14:paraId="7C2ED605" w14:textId="77777777" w:rsidR="001D3EB5" w:rsidRDefault="001D3EB5">
            <w:pPr>
              <w:pStyle w:val="TableParagraph"/>
            </w:pPr>
          </w:p>
        </w:tc>
      </w:tr>
      <w:tr w:rsidR="001D3EB5" w14:paraId="7C2ED60D" w14:textId="77777777">
        <w:trPr>
          <w:trHeight w:val="872"/>
        </w:trPr>
        <w:tc>
          <w:tcPr>
            <w:tcW w:w="1446" w:type="dxa"/>
          </w:tcPr>
          <w:p w14:paraId="7C2ED607" w14:textId="77777777" w:rsidR="001D3EB5" w:rsidRDefault="003F63B5">
            <w:pPr>
              <w:pStyle w:val="TableParagraph"/>
              <w:spacing w:line="244" w:lineRule="exact"/>
              <w:ind w:left="105"/>
            </w:pPr>
            <w:r>
              <w:rPr>
                <w:spacing w:val="-5"/>
              </w:rPr>
              <w:t>6.</w:t>
            </w:r>
          </w:p>
        </w:tc>
        <w:tc>
          <w:tcPr>
            <w:tcW w:w="1806" w:type="dxa"/>
          </w:tcPr>
          <w:p w14:paraId="7C2ED608" w14:textId="77777777" w:rsidR="001D3EB5" w:rsidRDefault="003F63B5">
            <w:pPr>
              <w:pStyle w:val="TableParagraph"/>
              <w:spacing w:line="278" w:lineRule="auto"/>
              <w:ind w:left="104" w:right="621"/>
            </w:pPr>
            <w:r>
              <w:t>Add</w:t>
            </w:r>
            <w:r>
              <w:rPr>
                <w:spacing w:val="-14"/>
              </w:rPr>
              <w:t xml:space="preserve"> </w:t>
            </w:r>
            <w:r>
              <w:t xml:space="preserve">dosage </w:t>
            </w:r>
            <w:r>
              <w:rPr>
                <w:spacing w:val="-2"/>
              </w:rPr>
              <w:t>frequency</w:t>
            </w:r>
          </w:p>
        </w:tc>
        <w:tc>
          <w:tcPr>
            <w:tcW w:w="2185" w:type="dxa"/>
          </w:tcPr>
          <w:p w14:paraId="7C2ED609" w14:textId="77777777" w:rsidR="001D3EB5" w:rsidRDefault="003F63B5">
            <w:pPr>
              <w:pStyle w:val="TableParagraph"/>
              <w:spacing w:line="278" w:lineRule="auto"/>
              <w:ind w:left="104" w:right="74"/>
            </w:pPr>
            <w:r>
              <w:t>Custom</w:t>
            </w:r>
            <w:r>
              <w:rPr>
                <w:spacing w:val="-14"/>
              </w:rPr>
              <w:t xml:space="preserve"> </w:t>
            </w:r>
            <w:r>
              <w:t>fields</w:t>
            </w:r>
            <w:r>
              <w:rPr>
                <w:spacing w:val="-14"/>
              </w:rPr>
              <w:t xml:space="preserve"> </w:t>
            </w:r>
            <w:r>
              <w:t xml:space="preserve">accept </w:t>
            </w:r>
            <w:r>
              <w:rPr>
                <w:spacing w:val="-2"/>
              </w:rPr>
              <w:t>input</w:t>
            </w:r>
          </w:p>
        </w:tc>
        <w:tc>
          <w:tcPr>
            <w:tcW w:w="1158" w:type="dxa"/>
          </w:tcPr>
          <w:p w14:paraId="7C2ED60A" w14:textId="27D11FDB" w:rsidR="001D3EB5" w:rsidRDefault="001D3EB5">
            <w:pPr>
              <w:pStyle w:val="TableParagraph"/>
              <w:spacing w:line="278" w:lineRule="auto"/>
              <w:ind w:left="103" w:right="157"/>
            </w:pPr>
          </w:p>
        </w:tc>
        <w:tc>
          <w:tcPr>
            <w:tcW w:w="1393" w:type="dxa"/>
          </w:tcPr>
          <w:p w14:paraId="7C2ED60B" w14:textId="47050D04" w:rsidR="001D3EB5" w:rsidRDefault="001D3EB5">
            <w:pPr>
              <w:pStyle w:val="TableParagraph"/>
              <w:spacing w:line="244" w:lineRule="exact"/>
              <w:ind w:left="103"/>
            </w:pPr>
          </w:p>
        </w:tc>
        <w:tc>
          <w:tcPr>
            <w:tcW w:w="1379" w:type="dxa"/>
          </w:tcPr>
          <w:p w14:paraId="7C2ED60C" w14:textId="77777777" w:rsidR="001D3EB5" w:rsidRDefault="001D3EB5">
            <w:pPr>
              <w:pStyle w:val="TableParagraph"/>
            </w:pPr>
          </w:p>
        </w:tc>
      </w:tr>
      <w:tr w:rsidR="001D3EB5" w14:paraId="7C2ED614" w14:textId="77777777">
        <w:trPr>
          <w:trHeight w:val="868"/>
        </w:trPr>
        <w:tc>
          <w:tcPr>
            <w:tcW w:w="1446" w:type="dxa"/>
          </w:tcPr>
          <w:p w14:paraId="7C2ED60E" w14:textId="77777777" w:rsidR="001D3EB5" w:rsidRDefault="003F63B5">
            <w:pPr>
              <w:pStyle w:val="TableParagraph"/>
              <w:spacing w:line="244" w:lineRule="exact"/>
              <w:ind w:left="105"/>
            </w:pPr>
            <w:r>
              <w:rPr>
                <w:spacing w:val="-5"/>
              </w:rPr>
              <w:t>7.</w:t>
            </w:r>
          </w:p>
        </w:tc>
        <w:tc>
          <w:tcPr>
            <w:tcW w:w="1806" w:type="dxa"/>
          </w:tcPr>
          <w:p w14:paraId="7C2ED60F" w14:textId="77777777" w:rsidR="001D3EB5" w:rsidRDefault="003F63B5">
            <w:pPr>
              <w:pStyle w:val="TableParagraph"/>
              <w:spacing w:line="244" w:lineRule="exact"/>
              <w:ind w:left="104"/>
            </w:pPr>
            <w:r>
              <w:t>Save</w:t>
            </w:r>
            <w:r>
              <w:rPr>
                <w:spacing w:val="-4"/>
              </w:rPr>
              <w:t xml:space="preserve"> </w:t>
            </w:r>
            <w:r>
              <w:rPr>
                <w:spacing w:val="-2"/>
              </w:rPr>
              <w:t>medication</w:t>
            </w:r>
          </w:p>
        </w:tc>
        <w:tc>
          <w:tcPr>
            <w:tcW w:w="2185" w:type="dxa"/>
          </w:tcPr>
          <w:p w14:paraId="7C2ED610" w14:textId="77777777" w:rsidR="001D3EB5" w:rsidRDefault="003F63B5">
            <w:pPr>
              <w:pStyle w:val="TableParagraph"/>
              <w:spacing w:line="278" w:lineRule="auto"/>
              <w:ind w:left="104" w:right="74"/>
            </w:pPr>
            <w:r>
              <w:t>Medication</w:t>
            </w:r>
            <w:r>
              <w:rPr>
                <w:spacing w:val="-14"/>
              </w:rPr>
              <w:t xml:space="preserve"> </w:t>
            </w:r>
            <w:r>
              <w:t>added</w:t>
            </w:r>
            <w:r>
              <w:rPr>
                <w:spacing w:val="-14"/>
              </w:rPr>
              <w:t xml:space="preserve"> </w:t>
            </w:r>
            <w:r>
              <w:t xml:space="preserve">to </w:t>
            </w:r>
            <w:r>
              <w:rPr>
                <w:spacing w:val="-4"/>
              </w:rPr>
              <w:t>list</w:t>
            </w:r>
          </w:p>
        </w:tc>
        <w:tc>
          <w:tcPr>
            <w:tcW w:w="1158" w:type="dxa"/>
          </w:tcPr>
          <w:p w14:paraId="7C2ED611" w14:textId="081008EA" w:rsidR="001D3EB5" w:rsidRDefault="001D3EB5">
            <w:pPr>
              <w:pStyle w:val="TableParagraph"/>
              <w:spacing w:line="278" w:lineRule="auto"/>
              <w:ind w:left="103" w:right="157"/>
            </w:pPr>
          </w:p>
        </w:tc>
        <w:tc>
          <w:tcPr>
            <w:tcW w:w="1393" w:type="dxa"/>
          </w:tcPr>
          <w:p w14:paraId="7C2ED612" w14:textId="1CBFE063" w:rsidR="001D3EB5" w:rsidRDefault="001D3EB5">
            <w:pPr>
              <w:pStyle w:val="TableParagraph"/>
              <w:spacing w:line="244" w:lineRule="exact"/>
              <w:ind w:left="103"/>
            </w:pPr>
          </w:p>
        </w:tc>
        <w:tc>
          <w:tcPr>
            <w:tcW w:w="1379" w:type="dxa"/>
          </w:tcPr>
          <w:p w14:paraId="7C2ED613" w14:textId="77777777" w:rsidR="001D3EB5" w:rsidRDefault="001D3EB5">
            <w:pPr>
              <w:pStyle w:val="TableParagraph"/>
            </w:pPr>
          </w:p>
        </w:tc>
      </w:tr>
      <w:tr w:rsidR="001D3EB5" w14:paraId="7C2ED616" w14:textId="77777777">
        <w:trPr>
          <w:trHeight w:val="555"/>
        </w:trPr>
        <w:tc>
          <w:tcPr>
            <w:tcW w:w="9367" w:type="dxa"/>
            <w:gridSpan w:val="6"/>
            <w:shd w:val="clear" w:color="auto" w:fill="D1D1D1"/>
          </w:tcPr>
          <w:p w14:paraId="7C2ED615" w14:textId="77777777" w:rsidR="001D3EB5" w:rsidRDefault="003F63B5">
            <w:pPr>
              <w:pStyle w:val="TableParagraph"/>
              <w:ind w:left="105"/>
              <w:rPr>
                <w:b/>
              </w:rPr>
            </w:pPr>
            <w:r>
              <w:rPr>
                <w:b/>
              </w:rPr>
              <w:t>TC-7.5:</w:t>
            </w:r>
            <w:r>
              <w:rPr>
                <w:b/>
                <w:spacing w:val="-5"/>
              </w:rPr>
              <w:t xml:space="preserve"> </w:t>
            </w:r>
            <w:r>
              <w:rPr>
                <w:b/>
              </w:rPr>
              <w:t>Medication</w:t>
            </w:r>
            <w:r>
              <w:rPr>
                <w:b/>
                <w:spacing w:val="-10"/>
              </w:rPr>
              <w:t xml:space="preserve"> </w:t>
            </w:r>
            <w:r>
              <w:rPr>
                <w:b/>
              </w:rPr>
              <w:t>Management</w:t>
            </w:r>
            <w:r>
              <w:rPr>
                <w:b/>
                <w:spacing w:val="-2"/>
              </w:rPr>
              <w:t xml:space="preserve"> </w:t>
            </w:r>
            <w:r>
              <w:rPr>
                <w:b/>
              </w:rPr>
              <w:t>–</w:t>
            </w:r>
            <w:r>
              <w:rPr>
                <w:b/>
                <w:spacing w:val="-3"/>
              </w:rPr>
              <w:t xml:space="preserve"> </w:t>
            </w:r>
            <w:r>
              <w:rPr>
                <w:b/>
              </w:rPr>
              <w:t>Manual</w:t>
            </w:r>
            <w:r>
              <w:rPr>
                <w:b/>
                <w:spacing w:val="-7"/>
              </w:rPr>
              <w:t xml:space="preserve"> </w:t>
            </w:r>
            <w:r>
              <w:rPr>
                <w:b/>
              </w:rPr>
              <w:t>Code</w:t>
            </w:r>
            <w:r>
              <w:rPr>
                <w:b/>
                <w:spacing w:val="-4"/>
              </w:rPr>
              <w:t xml:space="preserve"> </w:t>
            </w:r>
            <w:r>
              <w:rPr>
                <w:b/>
                <w:spacing w:val="-2"/>
              </w:rPr>
              <w:t>Entry</w:t>
            </w:r>
          </w:p>
        </w:tc>
      </w:tr>
    </w:tbl>
    <w:p w14:paraId="7C2ED617" w14:textId="77777777" w:rsidR="001D3EB5" w:rsidRDefault="001D3EB5">
      <w:pPr>
        <w:pStyle w:val="TableParagraph"/>
        <w:rPr>
          <w:b/>
        </w:rPr>
        <w:sectPr w:rsidR="001D3EB5">
          <w:footerReference w:type="default" r:id="rId105"/>
          <w:headerReference w:type="first" r:id="rId106"/>
          <w:footerReference w:type="first" r:id="rId107"/>
          <w:pgSz w:w="12240" w:h="15840"/>
          <w:pgMar w:top="1320" w:right="720" w:bottom="280" w:left="1440" w:header="723" w:footer="0" w:gutter="0"/>
          <w:cols w:space="720"/>
        </w:sectPr>
      </w:pPr>
    </w:p>
    <w:p w14:paraId="7C2ED618" w14:textId="77777777" w:rsidR="001D3EB5" w:rsidRDefault="001D3EB5">
      <w:pPr>
        <w:pStyle w:val="BodyText"/>
        <w:spacing w:before="8" w:after="1"/>
        <w:rPr>
          <w:sz w:val="8"/>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46"/>
        <w:gridCol w:w="1806"/>
        <w:gridCol w:w="2185"/>
        <w:gridCol w:w="1158"/>
        <w:gridCol w:w="1393"/>
        <w:gridCol w:w="1379"/>
      </w:tblGrid>
      <w:tr w:rsidR="001D3EB5" w14:paraId="7C2ED61F" w14:textId="77777777" w:rsidTr="65D27D43">
        <w:trPr>
          <w:trHeight w:val="1165"/>
        </w:trPr>
        <w:tc>
          <w:tcPr>
            <w:tcW w:w="1446" w:type="dxa"/>
          </w:tcPr>
          <w:p w14:paraId="7C2ED619" w14:textId="77777777" w:rsidR="001D3EB5" w:rsidRDefault="003F63B5">
            <w:pPr>
              <w:pStyle w:val="TableParagraph"/>
              <w:spacing w:line="244" w:lineRule="exact"/>
              <w:ind w:left="105"/>
            </w:pPr>
            <w:r>
              <w:rPr>
                <w:spacing w:val="-5"/>
              </w:rPr>
              <w:t>1.</w:t>
            </w:r>
          </w:p>
        </w:tc>
        <w:tc>
          <w:tcPr>
            <w:tcW w:w="1806" w:type="dxa"/>
          </w:tcPr>
          <w:p w14:paraId="7C2ED61A" w14:textId="77777777" w:rsidR="001D3EB5" w:rsidRDefault="003F63B5">
            <w:pPr>
              <w:pStyle w:val="TableParagraph"/>
              <w:spacing w:line="280" w:lineRule="auto"/>
              <w:ind w:left="104" w:right="523"/>
            </w:pPr>
            <w:r>
              <w:t xml:space="preserve">Navigate to </w:t>
            </w:r>
            <w:r>
              <w:rPr>
                <w:spacing w:val="-2"/>
              </w:rPr>
              <w:t>Medication Management</w:t>
            </w:r>
          </w:p>
        </w:tc>
        <w:tc>
          <w:tcPr>
            <w:tcW w:w="2185" w:type="dxa"/>
          </w:tcPr>
          <w:p w14:paraId="7C2ED61B" w14:textId="77777777" w:rsidR="001D3EB5" w:rsidRDefault="003F63B5">
            <w:pPr>
              <w:pStyle w:val="TableParagraph"/>
              <w:spacing w:line="283" w:lineRule="auto"/>
              <w:ind w:left="104" w:right="609"/>
            </w:pPr>
            <w:r>
              <w:t>Add</w:t>
            </w:r>
            <w:r>
              <w:rPr>
                <w:spacing w:val="-14"/>
              </w:rPr>
              <w:t xml:space="preserve"> </w:t>
            </w:r>
            <w:r>
              <w:t>Medication button visible</w:t>
            </w:r>
          </w:p>
        </w:tc>
        <w:tc>
          <w:tcPr>
            <w:tcW w:w="1158" w:type="dxa"/>
          </w:tcPr>
          <w:p w14:paraId="7C2ED61C" w14:textId="357FFDAD" w:rsidR="001D3EB5" w:rsidRDefault="001D3EB5">
            <w:pPr>
              <w:pStyle w:val="TableParagraph"/>
              <w:spacing w:line="280" w:lineRule="auto"/>
              <w:ind w:left="103" w:right="179"/>
            </w:pPr>
          </w:p>
        </w:tc>
        <w:tc>
          <w:tcPr>
            <w:tcW w:w="1393" w:type="dxa"/>
          </w:tcPr>
          <w:p w14:paraId="7C2ED61D" w14:textId="6A32AF67" w:rsidR="001D3EB5" w:rsidRDefault="001D3EB5">
            <w:pPr>
              <w:pStyle w:val="TableParagraph"/>
              <w:spacing w:line="244" w:lineRule="exact"/>
              <w:ind w:left="103"/>
            </w:pPr>
          </w:p>
        </w:tc>
        <w:tc>
          <w:tcPr>
            <w:tcW w:w="1379" w:type="dxa"/>
          </w:tcPr>
          <w:p w14:paraId="7C2ED61E" w14:textId="77777777" w:rsidR="001D3EB5" w:rsidRDefault="001D3EB5">
            <w:pPr>
              <w:pStyle w:val="TableParagraph"/>
            </w:pPr>
          </w:p>
        </w:tc>
      </w:tr>
      <w:tr w:rsidR="001D3EB5" w14:paraId="7C2ED626" w14:textId="77777777" w:rsidTr="65D27D43">
        <w:trPr>
          <w:trHeight w:val="1040"/>
        </w:trPr>
        <w:tc>
          <w:tcPr>
            <w:tcW w:w="1446" w:type="dxa"/>
          </w:tcPr>
          <w:p w14:paraId="7C2ED620" w14:textId="77777777" w:rsidR="001D3EB5" w:rsidRDefault="003F63B5">
            <w:pPr>
              <w:pStyle w:val="TableParagraph"/>
              <w:spacing w:line="244" w:lineRule="exact"/>
              <w:ind w:left="105"/>
            </w:pPr>
            <w:r>
              <w:rPr>
                <w:spacing w:val="-5"/>
              </w:rPr>
              <w:t>2.</w:t>
            </w:r>
          </w:p>
        </w:tc>
        <w:tc>
          <w:tcPr>
            <w:tcW w:w="1806" w:type="dxa"/>
          </w:tcPr>
          <w:p w14:paraId="7C2ED621" w14:textId="77777777" w:rsidR="001D3EB5" w:rsidRDefault="003F63B5">
            <w:pPr>
              <w:pStyle w:val="TableParagraph"/>
              <w:spacing w:line="283" w:lineRule="auto"/>
              <w:ind w:left="104" w:right="168"/>
            </w:pPr>
            <w:r>
              <w:t>Tap</w:t>
            </w:r>
            <w:r>
              <w:rPr>
                <w:spacing w:val="-14"/>
              </w:rPr>
              <w:t xml:space="preserve"> </w:t>
            </w:r>
            <w:r>
              <w:t>"Enter</w:t>
            </w:r>
            <w:r>
              <w:rPr>
                <w:spacing w:val="-14"/>
              </w:rPr>
              <w:t xml:space="preserve"> </w:t>
            </w:r>
            <w:r>
              <w:t xml:space="preserve">NDC </w:t>
            </w:r>
            <w:r>
              <w:rPr>
                <w:spacing w:val="-2"/>
              </w:rPr>
              <w:t>code"</w:t>
            </w:r>
          </w:p>
        </w:tc>
        <w:tc>
          <w:tcPr>
            <w:tcW w:w="2185" w:type="dxa"/>
          </w:tcPr>
          <w:p w14:paraId="7C2ED622" w14:textId="77777777" w:rsidR="001D3EB5" w:rsidRDefault="003F63B5">
            <w:pPr>
              <w:pStyle w:val="TableParagraph"/>
              <w:spacing w:line="360" w:lineRule="auto"/>
              <w:ind w:left="104" w:right="74"/>
            </w:pPr>
            <w:r>
              <w:t>Pop</w:t>
            </w:r>
            <w:r>
              <w:rPr>
                <w:spacing w:val="-14"/>
              </w:rPr>
              <w:t xml:space="preserve"> </w:t>
            </w:r>
            <w:r>
              <w:t>up</w:t>
            </w:r>
            <w:r>
              <w:rPr>
                <w:spacing w:val="-14"/>
              </w:rPr>
              <w:t xml:space="preserve"> </w:t>
            </w:r>
            <w:r>
              <w:t>display</w:t>
            </w:r>
            <w:r>
              <w:rPr>
                <w:spacing w:val="-14"/>
              </w:rPr>
              <w:t xml:space="preserve"> </w:t>
            </w:r>
            <w:r>
              <w:t>for manual entry</w:t>
            </w:r>
          </w:p>
        </w:tc>
        <w:tc>
          <w:tcPr>
            <w:tcW w:w="1158" w:type="dxa"/>
          </w:tcPr>
          <w:p w14:paraId="7C2ED623" w14:textId="7ABFB1ED" w:rsidR="001D3EB5" w:rsidRDefault="001D3EB5">
            <w:pPr>
              <w:pStyle w:val="TableParagraph"/>
              <w:spacing w:line="360" w:lineRule="auto"/>
              <w:ind w:left="103" w:right="157"/>
            </w:pPr>
          </w:p>
        </w:tc>
        <w:tc>
          <w:tcPr>
            <w:tcW w:w="1393" w:type="dxa"/>
          </w:tcPr>
          <w:p w14:paraId="7C2ED624" w14:textId="0A33A7F9" w:rsidR="001D3EB5" w:rsidRDefault="001D3EB5">
            <w:pPr>
              <w:pStyle w:val="TableParagraph"/>
              <w:spacing w:line="244" w:lineRule="exact"/>
              <w:ind w:left="103"/>
            </w:pPr>
          </w:p>
        </w:tc>
        <w:tc>
          <w:tcPr>
            <w:tcW w:w="1379" w:type="dxa"/>
          </w:tcPr>
          <w:p w14:paraId="7C2ED625" w14:textId="77777777" w:rsidR="001D3EB5" w:rsidRDefault="001D3EB5">
            <w:pPr>
              <w:pStyle w:val="TableParagraph"/>
            </w:pPr>
          </w:p>
        </w:tc>
      </w:tr>
      <w:tr w:rsidR="001D3EB5" w14:paraId="7C2ED62D" w14:textId="77777777" w:rsidTr="65D27D43">
        <w:trPr>
          <w:trHeight w:val="1804"/>
        </w:trPr>
        <w:tc>
          <w:tcPr>
            <w:tcW w:w="1446" w:type="dxa"/>
          </w:tcPr>
          <w:p w14:paraId="7C2ED627" w14:textId="77777777" w:rsidR="001D3EB5" w:rsidRDefault="003F63B5">
            <w:pPr>
              <w:pStyle w:val="TableParagraph"/>
              <w:spacing w:line="249" w:lineRule="exact"/>
              <w:ind w:left="105"/>
            </w:pPr>
            <w:r>
              <w:rPr>
                <w:spacing w:val="-5"/>
              </w:rPr>
              <w:t>3.</w:t>
            </w:r>
          </w:p>
        </w:tc>
        <w:tc>
          <w:tcPr>
            <w:tcW w:w="1806" w:type="dxa"/>
          </w:tcPr>
          <w:p w14:paraId="7C2ED628" w14:textId="77777777" w:rsidR="001D3EB5" w:rsidRDefault="003F63B5">
            <w:pPr>
              <w:pStyle w:val="TableParagraph"/>
              <w:spacing w:line="278" w:lineRule="auto"/>
              <w:ind w:left="104" w:right="714"/>
            </w:pPr>
            <w:r>
              <w:t>Enter</w:t>
            </w:r>
            <w:r>
              <w:rPr>
                <w:spacing w:val="-14"/>
              </w:rPr>
              <w:t xml:space="preserve"> </w:t>
            </w:r>
            <w:r>
              <w:t xml:space="preserve">code </w:t>
            </w:r>
            <w:r>
              <w:rPr>
                <w:spacing w:val="-2"/>
              </w:rPr>
              <w:t>50580-</w:t>
            </w:r>
            <w:r>
              <w:rPr>
                <w:spacing w:val="-5"/>
              </w:rPr>
              <w:t>937</w:t>
            </w:r>
          </w:p>
        </w:tc>
        <w:tc>
          <w:tcPr>
            <w:tcW w:w="2185" w:type="dxa"/>
          </w:tcPr>
          <w:p w14:paraId="7C2ED629" w14:textId="77777777" w:rsidR="001D3EB5" w:rsidRDefault="003F63B5">
            <w:pPr>
              <w:pStyle w:val="TableParagraph"/>
              <w:spacing w:line="360" w:lineRule="auto"/>
              <w:ind w:left="104" w:right="340"/>
            </w:pPr>
            <w:r>
              <w:t>OpenFDA API returns</w:t>
            </w:r>
            <w:r>
              <w:rPr>
                <w:spacing w:val="-14"/>
              </w:rPr>
              <w:t xml:space="preserve"> </w:t>
            </w:r>
            <w:r>
              <w:t xml:space="preserve">information for medication </w:t>
            </w:r>
            <w:r>
              <w:rPr>
                <w:spacing w:val="-2"/>
              </w:rPr>
              <w:t>Acetaminophen</w:t>
            </w:r>
          </w:p>
        </w:tc>
        <w:tc>
          <w:tcPr>
            <w:tcW w:w="1158" w:type="dxa"/>
          </w:tcPr>
          <w:p w14:paraId="7C2ED62A" w14:textId="24CCE54E" w:rsidR="001D3EB5" w:rsidRDefault="001D3EB5">
            <w:pPr>
              <w:pStyle w:val="TableParagraph"/>
              <w:spacing w:line="278" w:lineRule="auto"/>
              <w:ind w:left="103" w:right="121"/>
            </w:pPr>
          </w:p>
        </w:tc>
        <w:tc>
          <w:tcPr>
            <w:tcW w:w="1393" w:type="dxa"/>
          </w:tcPr>
          <w:p w14:paraId="7C2ED62B" w14:textId="2719D353" w:rsidR="001D3EB5" w:rsidRDefault="001D3EB5">
            <w:pPr>
              <w:pStyle w:val="TableParagraph"/>
              <w:ind w:left="103"/>
            </w:pPr>
          </w:p>
        </w:tc>
        <w:tc>
          <w:tcPr>
            <w:tcW w:w="1379" w:type="dxa"/>
          </w:tcPr>
          <w:p w14:paraId="7C2ED62C" w14:textId="77777777" w:rsidR="001D3EB5" w:rsidRDefault="001D3EB5">
            <w:pPr>
              <w:pStyle w:val="TableParagraph"/>
            </w:pPr>
          </w:p>
        </w:tc>
      </w:tr>
      <w:tr w:rsidR="001D3EB5" w14:paraId="7C2ED634" w14:textId="77777777" w:rsidTr="65D27D43">
        <w:trPr>
          <w:trHeight w:val="1799"/>
        </w:trPr>
        <w:tc>
          <w:tcPr>
            <w:tcW w:w="1446" w:type="dxa"/>
          </w:tcPr>
          <w:p w14:paraId="7C2ED62E" w14:textId="77777777" w:rsidR="001D3EB5" w:rsidRDefault="003F63B5">
            <w:pPr>
              <w:pStyle w:val="TableParagraph"/>
              <w:spacing w:line="244" w:lineRule="exact"/>
              <w:ind w:left="105"/>
            </w:pPr>
            <w:r>
              <w:rPr>
                <w:spacing w:val="-5"/>
              </w:rPr>
              <w:t>4.</w:t>
            </w:r>
          </w:p>
        </w:tc>
        <w:tc>
          <w:tcPr>
            <w:tcW w:w="1806" w:type="dxa"/>
          </w:tcPr>
          <w:p w14:paraId="7C2ED62F" w14:textId="77777777" w:rsidR="001D3EB5" w:rsidRDefault="003F63B5">
            <w:pPr>
              <w:pStyle w:val="TableParagraph"/>
              <w:spacing w:line="360" w:lineRule="auto"/>
              <w:ind w:left="104" w:right="596"/>
            </w:pPr>
            <w:r>
              <w:t>Select</w:t>
            </w:r>
            <w:r>
              <w:rPr>
                <w:spacing w:val="-14"/>
              </w:rPr>
              <w:t xml:space="preserve"> </w:t>
            </w:r>
            <w:r>
              <w:t xml:space="preserve">“Add </w:t>
            </w:r>
            <w:r>
              <w:rPr>
                <w:spacing w:val="-2"/>
              </w:rPr>
              <w:t>medication”</w:t>
            </w:r>
          </w:p>
        </w:tc>
        <w:tc>
          <w:tcPr>
            <w:tcW w:w="2185" w:type="dxa"/>
          </w:tcPr>
          <w:p w14:paraId="7C2ED630" w14:textId="77777777" w:rsidR="001D3EB5" w:rsidRDefault="003F63B5">
            <w:pPr>
              <w:pStyle w:val="TableParagraph"/>
              <w:spacing w:line="360" w:lineRule="auto"/>
              <w:ind w:left="104" w:right="74"/>
            </w:pPr>
            <w:r>
              <w:t>Medication</w:t>
            </w:r>
            <w:r>
              <w:rPr>
                <w:spacing w:val="-14"/>
              </w:rPr>
              <w:t xml:space="preserve"> </w:t>
            </w:r>
            <w:r>
              <w:t>shows</w:t>
            </w:r>
            <w:r>
              <w:rPr>
                <w:spacing w:val="-14"/>
              </w:rPr>
              <w:t xml:space="preserve"> </w:t>
            </w:r>
            <w:r>
              <w:t>on medication list</w:t>
            </w:r>
          </w:p>
        </w:tc>
        <w:tc>
          <w:tcPr>
            <w:tcW w:w="1158" w:type="dxa"/>
          </w:tcPr>
          <w:p w14:paraId="7C2ED631" w14:textId="1942C35D" w:rsidR="001D3EB5" w:rsidRDefault="001D3EB5">
            <w:pPr>
              <w:pStyle w:val="TableParagraph"/>
              <w:spacing w:line="360" w:lineRule="auto"/>
              <w:ind w:left="103" w:right="120"/>
            </w:pPr>
          </w:p>
        </w:tc>
        <w:tc>
          <w:tcPr>
            <w:tcW w:w="1393" w:type="dxa"/>
          </w:tcPr>
          <w:p w14:paraId="7C2ED632" w14:textId="6385A61E" w:rsidR="001D3EB5" w:rsidRDefault="001D3EB5">
            <w:pPr>
              <w:pStyle w:val="TableParagraph"/>
              <w:spacing w:line="244" w:lineRule="exact"/>
              <w:ind w:left="103"/>
            </w:pPr>
          </w:p>
        </w:tc>
        <w:tc>
          <w:tcPr>
            <w:tcW w:w="1379" w:type="dxa"/>
          </w:tcPr>
          <w:p w14:paraId="7C2ED633" w14:textId="77777777" w:rsidR="001D3EB5" w:rsidRDefault="001D3EB5">
            <w:pPr>
              <w:pStyle w:val="TableParagraph"/>
            </w:pPr>
          </w:p>
        </w:tc>
      </w:tr>
      <w:tr w:rsidR="001D3EB5" w14:paraId="7C2ED636" w14:textId="77777777" w:rsidTr="65D27D43">
        <w:trPr>
          <w:trHeight w:val="555"/>
        </w:trPr>
        <w:tc>
          <w:tcPr>
            <w:tcW w:w="9367" w:type="dxa"/>
            <w:gridSpan w:val="6"/>
            <w:shd w:val="clear" w:color="auto" w:fill="D1D1D1"/>
          </w:tcPr>
          <w:p w14:paraId="7C2ED635" w14:textId="77777777" w:rsidR="001D3EB5" w:rsidRDefault="003F63B5">
            <w:pPr>
              <w:pStyle w:val="TableParagraph"/>
              <w:spacing w:line="249" w:lineRule="exact"/>
              <w:ind w:left="105"/>
              <w:rPr>
                <w:b/>
              </w:rPr>
            </w:pPr>
            <w:r>
              <w:rPr>
                <w:b/>
              </w:rPr>
              <w:t>TC-7.6:</w:t>
            </w:r>
            <w:r>
              <w:rPr>
                <w:b/>
                <w:spacing w:val="-6"/>
              </w:rPr>
              <w:t xml:space="preserve"> </w:t>
            </w:r>
            <w:r>
              <w:rPr>
                <w:b/>
              </w:rPr>
              <w:t>Medication</w:t>
            </w:r>
            <w:r>
              <w:rPr>
                <w:b/>
                <w:spacing w:val="-11"/>
              </w:rPr>
              <w:t xml:space="preserve"> </w:t>
            </w:r>
            <w:r>
              <w:rPr>
                <w:b/>
              </w:rPr>
              <w:t>Management</w:t>
            </w:r>
            <w:r>
              <w:rPr>
                <w:b/>
                <w:spacing w:val="-3"/>
              </w:rPr>
              <w:t xml:space="preserve"> </w:t>
            </w:r>
            <w:r>
              <w:rPr>
                <w:b/>
              </w:rPr>
              <w:t>–</w:t>
            </w:r>
            <w:r>
              <w:rPr>
                <w:b/>
                <w:spacing w:val="-3"/>
              </w:rPr>
              <w:t xml:space="preserve"> </w:t>
            </w:r>
            <w:r>
              <w:rPr>
                <w:b/>
              </w:rPr>
              <w:t>Manual</w:t>
            </w:r>
            <w:r>
              <w:rPr>
                <w:b/>
                <w:spacing w:val="-6"/>
              </w:rPr>
              <w:t xml:space="preserve"> </w:t>
            </w:r>
            <w:r>
              <w:rPr>
                <w:b/>
                <w:spacing w:val="-4"/>
              </w:rPr>
              <w:t>Entry</w:t>
            </w:r>
          </w:p>
        </w:tc>
      </w:tr>
      <w:tr w:rsidR="001D3EB5" w14:paraId="7C2ED63D" w14:textId="77777777" w:rsidTr="65D27D43">
        <w:trPr>
          <w:trHeight w:val="1165"/>
        </w:trPr>
        <w:tc>
          <w:tcPr>
            <w:tcW w:w="1446" w:type="dxa"/>
          </w:tcPr>
          <w:p w14:paraId="7C2ED637" w14:textId="77777777" w:rsidR="001D3EB5" w:rsidRDefault="003F63B5">
            <w:pPr>
              <w:pStyle w:val="TableParagraph"/>
              <w:spacing w:line="244" w:lineRule="exact"/>
              <w:ind w:left="105"/>
            </w:pPr>
            <w:r>
              <w:rPr>
                <w:spacing w:val="-5"/>
              </w:rPr>
              <w:t>1.</w:t>
            </w:r>
          </w:p>
        </w:tc>
        <w:tc>
          <w:tcPr>
            <w:tcW w:w="1806" w:type="dxa"/>
          </w:tcPr>
          <w:p w14:paraId="7C2ED638" w14:textId="77777777" w:rsidR="001D3EB5" w:rsidRDefault="003F63B5">
            <w:pPr>
              <w:pStyle w:val="TableParagraph"/>
              <w:spacing w:line="280" w:lineRule="auto"/>
              <w:ind w:left="104" w:right="523"/>
            </w:pPr>
            <w:r>
              <w:t xml:space="preserve">Navigate to </w:t>
            </w:r>
            <w:r>
              <w:rPr>
                <w:spacing w:val="-2"/>
              </w:rPr>
              <w:t>Medication Management</w:t>
            </w:r>
          </w:p>
        </w:tc>
        <w:tc>
          <w:tcPr>
            <w:tcW w:w="2185" w:type="dxa"/>
          </w:tcPr>
          <w:p w14:paraId="7C2ED639" w14:textId="77777777" w:rsidR="001D3EB5" w:rsidRDefault="003F63B5">
            <w:pPr>
              <w:pStyle w:val="TableParagraph"/>
              <w:spacing w:line="278" w:lineRule="auto"/>
              <w:ind w:left="104" w:right="609"/>
            </w:pPr>
            <w:r>
              <w:t>Add</w:t>
            </w:r>
            <w:r>
              <w:rPr>
                <w:spacing w:val="-14"/>
              </w:rPr>
              <w:t xml:space="preserve"> </w:t>
            </w:r>
            <w:r>
              <w:t>Medication buttons visible</w:t>
            </w:r>
          </w:p>
        </w:tc>
        <w:tc>
          <w:tcPr>
            <w:tcW w:w="1158" w:type="dxa"/>
          </w:tcPr>
          <w:p w14:paraId="7C2ED63A" w14:textId="38812217" w:rsidR="001D3EB5" w:rsidRDefault="2ECEF88E">
            <w:pPr>
              <w:pStyle w:val="TableParagraph"/>
              <w:spacing w:line="280" w:lineRule="auto"/>
              <w:ind w:left="103" w:right="179"/>
            </w:pPr>
            <w:r>
              <w:t>“Add Medicat</w:t>
            </w:r>
            <w:r w:rsidR="74C6545E">
              <w:t>ion” buttons are displayed correctly on the screen</w:t>
            </w:r>
          </w:p>
        </w:tc>
        <w:tc>
          <w:tcPr>
            <w:tcW w:w="1393" w:type="dxa"/>
          </w:tcPr>
          <w:p w14:paraId="7C2ED63B" w14:textId="2B23FBBC" w:rsidR="001D3EB5" w:rsidRDefault="74C6545E">
            <w:pPr>
              <w:pStyle w:val="TableParagraph"/>
              <w:spacing w:line="244" w:lineRule="exact"/>
              <w:ind w:left="103"/>
            </w:pPr>
            <w:r>
              <w:t>Pass</w:t>
            </w:r>
          </w:p>
        </w:tc>
        <w:tc>
          <w:tcPr>
            <w:tcW w:w="1379" w:type="dxa"/>
          </w:tcPr>
          <w:p w14:paraId="7C2ED63C" w14:textId="1E36FA95" w:rsidR="001D3EB5" w:rsidRDefault="74C6545E">
            <w:pPr>
              <w:pStyle w:val="TableParagraph"/>
            </w:pPr>
            <w:r>
              <w:t>None</w:t>
            </w:r>
          </w:p>
        </w:tc>
      </w:tr>
      <w:tr w:rsidR="001D3EB5" w14:paraId="7C2ED644" w14:textId="77777777" w:rsidTr="65D27D43">
        <w:trPr>
          <w:trHeight w:val="1165"/>
        </w:trPr>
        <w:tc>
          <w:tcPr>
            <w:tcW w:w="1446" w:type="dxa"/>
          </w:tcPr>
          <w:p w14:paraId="7C2ED63E" w14:textId="77777777" w:rsidR="001D3EB5" w:rsidRDefault="003F63B5">
            <w:pPr>
              <w:pStyle w:val="TableParagraph"/>
              <w:spacing w:line="244" w:lineRule="exact"/>
              <w:ind w:left="105"/>
            </w:pPr>
            <w:r>
              <w:rPr>
                <w:spacing w:val="-5"/>
              </w:rPr>
              <w:t>2.</w:t>
            </w:r>
          </w:p>
        </w:tc>
        <w:tc>
          <w:tcPr>
            <w:tcW w:w="1806" w:type="dxa"/>
          </w:tcPr>
          <w:p w14:paraId="7C2ED63F" w14:textId="77777777" w:rsidR="001D3EB5" w:rsidRDefault="003F63B5">
            <w:pPr>
              <w:pStyle w:val="TableParagraph"/>
              <w:spacing w:line="280" w:lineRule="auto"/>
              <w:ind w:left="104" w:right="168"/>
            </w:pPr>
            <w:r>
              <w:t xml:space="preserve">Tap "Add </w:t>
            </w:r>
            <w:r>
              <w:rPr>
                <w:spacing w:val="-2"/>
              </w:rPr>
              <w:t>Medication Manually"</w:t>
            </w:r>
          </w:p>
        </w:tc>
        <w:tc>
          <w:tcPr>
            <w:tcW w:w="2185" w:type="dxa"/>
          </w:tcPr>
          <w:p w14:paraId="7C2ED640" w14:textId="77777777" w:rsidR="001D3EB5" w:rsidRDefault="003F63B5">
            <w:pPr>
              <w:pStyle w:val="TableParagraph"/>
              <w:spacing w:line="360" w:lineRule="auto"/>
              <w:ind w:left="104" w:right="74"/>
            </w:pPr>
            <w:r>
              <w:t>Pop</w:t>
            </w:r>
            <w:r>
              <w:rPr>
                <w:spacing w:val="-14"/>
              </w:rPr>
              <w:t xml:space="preserve"> </w:t>
            </w:r>
            <w:r>
              <w:t>up</w:t>
            </w:r>
            <w:r>
              <w:rPr>
                <w:spacing w:val="-14"/>
              </w:rPr>
              <w:t xml:space="preserve"> </w:t>
            </w:r>
            <w:r>
              <w:t>display</w:t>
            </w:r>
            <w:r>
              <w:rPr>
                <w:spacing w:val="-14"/>
              </w:rPr>
              <w:t xml:space="preserve"> </w:t>
            </w:r>
            <w:r>
              <w:t>for manual entry</w:t>
            </w:r>
          </w:p>
        </w:tc>
        <w:tc>
          <w:tcPr>
            <w:tcW w:w="1158" w:type="dxa"/>
          </w:tcPr>
          <w:p w14:paraId="7C2ED641" w14:textId="0780EFDE" w:rsidR="001D3EB5" w:rsidRDefault="1A431C7E">
            <w:pPr>
              <w:pStyle w:val="TableParagraph"/>
              <w:spacing w:line="360" w:lineRule="auto"/>
              <w:ind w:left="103" w:right="157"/>
            </w:pPr>
            <w:r>
              <w:t>Entry pop-up displayed successfully with all required input fields</w:t>
            </w:r>
          </w:p>
        </w:tc>
        <w:tc>
          <w:tcPr>
            <w:tcW w:w="1393" w:type="dxa"/>
          </w:tcPr>
          <w:p w14:paraId="7C2ED642" w14:textId="11453D70" w:rsidR="001D3EB5" w:rsidRDefault="1A431C7E">
            <w:pPr>
              <w:pStyle w:val="TableParagraph"/>
              <w:spacing w:line="244" w:lineRule="exact"/>
              <w:ind w:left="103"/>
            </w:pPr>
            <w:r>
              <w:t>Pass</w:t>
            </w:r>
          </w:p>
        </w:tc>
        <w:tc>
          <w:tcPr>
            <w:tcW w:w="1379" w:type="dxa"/>
          </w:tcPr>
          <w:p w14:paraId="7C2ED643" w14:textId="688941DB" w:rsidR="001D3EB5" w:rsidRDefault="57E36FB2">
            <w:pPr>
              <w:pStyle w:val="TableParagraph"/>
            </w:pPr>
            <w:r>
              <w:t>None</w:t>
            </w:r>
          </w:p>
        </w:tc>
      </w:tr>
      <w:tr w:rsidR="001D3EB5" w14:paraId="7C2ED64B" w14:textId="77777777" w:rsidTr="65D27D43">
        <w:trPr>
          <w:trHeight w:val="1419"/>
        </w:trPr>
        <w:tc>
          <w:tcPr>
            <w:tcW w:w="1446" w:type="dxa"/>
          </w:tcPr>
          <w:p w14:paraId="7C2ED645" w14:textId="77777777" w:rsidR="001D3EB5" w:rsidRDefault="003F63B5">
            <w:pPr>
              <w:pStyle w:val="TableParagraph"/>
              <w:spacing w:line="244" w:lineRule="exact"/>
              <w:ind w:left="105"/>
            </w:pPr>
            <w:r>
              <w:rPr>
                <w:spacing w:val="-5"/>
              </w:rPr>
              <w:lastRenderedPageBreak/>
              <w:t>3.</w:t>
            </w:r>
          </w:p>
        </w:tc>
        <w:tc>
          <w:tcPr>
            <w:tcW w:w="1806" w:type="dxa"/>
          </w:tcPr>
          <w:p w14:paraId="7C2ED646" w14:textId="77777777" w:rsidR="001D3EB5" w:rsidRDefault="003F63B5">
            <w:pPr>
              <w:pStyle w:val="TableParagraph"/>
              <w:spacing w:line="280" w:lineRule="auto"/>
              <w:ind w:left="104" w:right="633"/>
              <w:jc w:val="both"/>
            </w:pPr>
            <w:r>
              <w:t xml:space="preserve">Enter code </w:t>
            </w:r>
            <w:r>
              <w:rPr>
                <w:spacing w:val="-2"/>
              </w:rPr>
              <w:t>medication information</w:t>
            </w:r>
          </w:p>
        </w:tc>
        <w:tc>
          <w:tcPr>
            <w:tcW w:w="2185" w:type="dxa"/>
          </w:tcPr>
          <w:p w14:paraId="7C2ED647" w14:textId="77777777" w:rsidR="001D3EB5" w:rsidRDefault="003F63B5">
            <w:pPr>
              <w:pStyle w:val="TableParagraph"/>
              <w:spacing w:line="360" w:lineRule="auto"/>
              <w:ind w:left="104" w:right="181"/>
            </w:pPr>
            <w:r>
              <w:t>Information</w:t>
            </w:r>
            <w:r>
              <w:rPr>
                <w:spacing w:val="-14"/>
              </w:rPr>
              <w:t xml:space="preserve"> </w:t>
            </w:r>
            <w:r>
              <w:t>is</w:t>
            </w:r>
            <w:r>
              <w:rPr>
                <w:spacing w:val="-14"/>
              </w:rPr>
              <w:t xml:space="preserve"> </w:t>
            </w:r>
            <w:r>
              <w:t>listed as is entered</w:t>
            </w:r>
          </w:p>
        </w:tc>
        <w:tc>
          <w:tcPr>
            <w:tcW w:w="1158" w:type="dxa"/>
          </w:tcPr>
          <w:p w14:paraId="7C2ED648" w14:textId="713DED32" w:rsidR="001D3EB5" w:rsidRDefault="2CFABBA2">
            <w:pPr>
              <w:pStyle w:val="TableParagraph"/>
              <w:spacing w:line="360" w:lineRule="auto"/>
              <w:ind w:left="103" w:right="14"/>
            </w:pPr>
            <w:r>
              <w:t>Data appears accurately in each field as typed</w:t>
            </w:r>
          </w:p>
        </w:tc>
        <w:tc>
          <w:tcPr>
            <w:tcW w:w="1393" w:type="dxa"/>
          </w:tcPr>
          <w:p w14:paraId="7C2ED649" w14:textId="38EE29DD" w:rsidR="001D3EB5" w:rsidRDefault="22BAD08D">
            <w:pPr>
              <w:pStyle w:val="TableParagraph"/>
              <w:spacing w:line="249" w:lineRule="exact"/>
              <w:ind w:left="103"/>
            </w:pPr>
            <w:r>
              <w:t>Pass</w:t>
            </w:r>
          </w:p>
        </w:tc>
        <w:tc>
          <w:tcPr>
            <w:tcW w:w="1379" w:type="dxa"/>
          </w:tcPr>
          <w:p w14:paraId="7C2ED64A" w14:textId="0A96C0BA" w:rsidR="001D3EB5" w:rsidRDefault="4160C404">
            <w:pPr>
              <w:pStyle w:val="TableParagraph"/>
            </w:pPr>
            <w:r>
              <w:t>None</w:t>
            </w:r>
          </w:p>
        </w:tc>
      </w:tr>
      <w:tr w:rsidR="001D3EB5" w14:paraId="7C2ED652" w14:textId="77777777" w:rsidTr="65D27D43">
        <w:trPr>
          <w:trHeight w:val="1804"/>
        </w:trPr>
        <w:tc>
          <w:tcPr>
            <w:tcW w:w="1446" w:type="dxa"/>
          </w:tcPr>
          <w:p w14:paraId="7C2ED64C" w14:textId="77777777" w:rsidR="001D3EB5" w:rsidRDefault="003F63B5">
            <w:pPr>
              <w:pStyle w:val="TableParagraph"/>
              <w:spacing w:line="244" w:lineRule="exact"/>
              <w:ind w:left="105"/>
            </w:pPr>
            <w:r>
              <w:rPr>
                <w:spacing w:val="-5"/>
              </w:rPr>
              <w:t>4.</w:t>
            </w:r>
          </w:p>
        </w:tc>
        <w:tc>
          <w:tcPr>
            <w:tcW w:w="1806" w:type="dxa"/>
          </w:tcPr>
          <w:p w14:paraId="7C2ED64D" w14:textId="77777777" w:rsidR="001D3EB5" w:rsidRDefault="003F63B5">
            <w:pPr>
              <w:pStyle w:val="TableParagraph"/>
              <w:spacing w:line="364" w:lineRule="auto"/>
              <w:ind w:left="104" w:right="596"/>
            </w:pPr>
            <w:r>
              <w:t>Select</w:t>
            </w:r>
            <w:r>
              <w:rPr>
                <w:spacing w:val="-14"/>
              </w:rPr>
              <w:t xml:space="preserve"> </w:t>
            </w:r>
            <w:r>
              <w:t xml:space="preserve">“Add </w:t>
            </w:r>
            <w:r>
              <w:rPr>
                <w:spacing w:val="-2"/>
              </w:rPr>
              <w:t>medication”</w:t>
            </w:r>
          </w:p>
        </w:tc>
        <w:tc>
          <w:tcPr>
            <w:tcW w:w="2185" w:type="dxa"/>
          </w:tcPr>
          <w:p w14:paraId="7C2ED64E" w14:textId="77777777" w:rsidR="001D3EB5" w:rsidRDefault="003F63B5">
            <w:pPr>
              <w:pStyle w:val="TableParagraph"/>
              <w:spacing w:line="364" w:lineRule="auto"/>
              <w:ind w:left="104" w:right="74"/>
            </w:pPr>
            <w:r>
              <w:t>Medication</w:t>
            </w:r>
            <w:r>
              <w:rPr>
                <w:spacing w:val="-14"/>
              </w:rPr>
              <w:t xml:space="preserve"> </w:t>
            </w:r>
            <w:r>
              <w:t>shows</w:t>
            </w:r>
            <w:r>
              <w:rPr>
                <w:spacing w:val="-14"/>
              </w:rPr>
              <w:t xml:space="preserve"> </w:t>
            </w:r>
            <w:r>
              <w:t>on medication list</w:t>
            </w:r>
          </w:p>
        </w:tc>
        <w:tc>
          <w:tcPr>
            <w:tcW w:w="1158" w:type="dxa"/>
          </w:tcPr>
          <w:p w14:paraId="7C2ED64F" w14:textId="35A31B77" w:rsidR="001D3EB5" w:rsidRDefault="1DBBBC54">
            <w:pPr>
              <w:pStyle w:val="TableParagraph"/>
              <w:spacing w:line="362" w:lineRule="auto"/>
              <w:ind w:left="103" w:right="120"/>
            </w:pPr>
            <w:r>
              <w:t>New added medication is displayed in the medication list below</w:t>
            </w:r>
          </w:p>
        </w:tc>
        <w:tc>
          <w:tcPr>
            <w:tcW w:w="1393" w:type="dxa"/>
          </w:tcPr>
          <w:p w14:paraId="7C2ED650" w14:textId="6AD548F8" w:rsidR="001D3EB5" w:rsidRDefault="6F1B90E2">
            <w:pPr>
              <w:pStyle w:val="TableParagraph"/>
              <w:spacing w:line="244" w:lineRule="exact"/>
              <w:ind w:left="103"/>
            </w:pPr>
            <w:r>
              <w:t>Pass</w:t>
            </w:r>
          </w:p>
        </w:tc>
        <w:tc>
          <w:tcPr>
            <w:tcW w:w="1379" w:type="dxa"/>
          </w:tcPr>
          <w:p w14:paraId="7C2ED651" w14:textId="267CA101" w:rsidR="001D3EB5" w:rsidRDefault="6F1B90E2">
            <w:pPr>
              <w:pStyle w:val="TableParagraph"/>
            </w:pPr>
            <w:r>
              <w:t>None</w:t>
            </w:r>
          </w:p>
        </w:tc>
      </w:tr>
    </w:tbl>
    <w:p w14:paraId="7C2ED653" w14:textId="77777777" w:rsidR="001D3EB5" w:rsidRDefault="001D3EB5">
      <w:pPr>
        <w:pStyle w:val="TableParagraph"/>
        <w:sectPr w:rsidR="001D3EB5">
          <w:footerReference w:type="default" r:id="rId108"/>
          <w:headerReference w:type="first" r:id="rId109"/>
          <w:footerReference w:type="first" r:id="rId110"/>
          <w:pgSz w:w="12240" w:h="15840"/>
          <w:pgMar w:top="1320" w:right="720" w:bottom="280" w:left="1440" w:header="723" w:footer="0" w:gutter="0"/>
          <w:cols w:space="720"/>
        </w:sectPr>
      </w:pPr>
    </w:p>
    <w:p w14:paraId="7C2ED654" w14:textId="10C4C1D5" w:rsidR="001D3EB5" w:rsidRDefault="7C544DEA" w:rsidP="00D27F2D">
      <w:pPr>
        <w:pStyle w:val="Heading2"/>
      </w:pPr>
      <w:bookmarkStart w:id="805" w:name="_Toc1501497846"/>
      <w:r>
        <w:lastRenderedPageBreak/>
        <w:t xml:space="preserve"> </w:t>
      </w:r>
      <w:bookmarkStart w:id="806" w:name="_Toc1509589544"/>
      <w:r w:rsidR="38837A4E">
        <w:t>Billing</w:t>
      </w:r>
      <w:r w:rsidR="38837A4E">
        <w:rPr>
          <w:spacing w:val="-14"/>
        </w:rPr>
        <w:t xml:space="preserve"> </w:t>
      </w:r>
      <w:r w:rsidR="38837A4E">
        <w:t>and</w:t>
      </w:r>
      <w:r w:rsidR="38837A4E">
        <w:rPr>
          <w:spacing w:val="-5"/>
        </w:rPr>
        <w:t xml:space="preserve"> </w:t>
      </w:r>
      <w:r w:rsidR="38837A4E">
        <w:t>Subscription</w:t>
      </w:r>
      <w:r w:rsidR="38837A4E">
        <w:rPr>
          <w:spacing w:val="-8"/>
        </w:rPr>
        <w:t xml:space="preserve"> </w:t>
      </w:r>
      <w:r w:rsidR="38837A4E">
        <w:t>Test</w:t>
      </w:r>
      <w:r w:rsidR="38837A4E">
        <w:rPr>
          <w:spacing w:val="-6"/>
        </w:rPr>
        <w:t xml:space="preserve"> </w:t>
      </w:r>
      <w:r w:rsidR="38837A4E">
        <w:rPr>
          <w:spacing w:val="-4"/>
        </w:rPr>
        <w:t>Suite</w:t>
      </w:r>
      <w:bookmarkEnd w:id="805"/>
      <w:r w:rsidR="6296FA14">
        <w:rPr>
          <w:spacing w:val="-4"/>
        </w:rPr>
        <w:t xml:space="preserve"> </w:t>
      </w:r>
      <w:r w:rsidR="6296FA14">
        <w:t xml:space="preserve"> (Updated -2.0)</w:t>
      </w:r>
      <w:bookmarkEnd w:id="806"/>
    </w:p>
    <w:p w14:paraId="7C2ED655" w14:textId="77777777" w:rsidR="001D3EB5" w:rsidRDefault="003F63B5">
      <w:pPr>
        <w:pStyle w:val="BodyText"/>
        <w:spacing w:before="143"/>
      </w:pPr>
      <w:r>
        <w:rPr>
          <w:b/>
        </w:rPr>
        <w:t>Scope</w:t>
      </w:r>
      <w:r>
        <w:t>:</w:t>
      </w:r>
      <w:r>
        <w:rPr>
          <w:spacing w:val="-7"/>
        </w:rPr>
        <w:t xml:space="preserve"> </w:t>
      </w:r>
      <w:r>
        <w:t>Complete</w:t>
      </w:r>
      <w:r>
        <w:rPr>
          <w:spacing w:val="-6"/>
        </w:rPr>
        <w:t xml:space="preserve"> </w:t>
      </w:r>
      <w:r>
        <w:t>billing</w:t>
      </w:r>
      <w:r>
        <w:rPr>
          <w:spacing w:val="-4"/>
        </w:rPr>
        <w:t xml:space="preserve"> </w:t>
      </w:r>
      <w:r>
        <w:t>and</w:t>
      </w:r>
      <w:r>
        <w:rPr>
          <w:spacing w:val="-2"/>
        </w:rPr>
        <w:t xml:space="preserve"> </w:t>
      </w:r>
      <w:r>
        <w:t>subscription</w:t>
      </w:r>
      <w:r>
        <w:rPr>
          <w:spacing w:val="-5"/>
        </w:rPr>
        <w:t xml:space="preserve"> </w:t>
      </w:r>
      <w:r>
        <w:t>management for</w:t>
      </w:r>
      <w:r>
        <w:rPr>
          <w:spacing w:val="-3"/>
        </w:rPr>
        <w:t xml:space="preserve"> </w:t>
      </w:r>
      <w:r>
        <w:t xml:space="preserve">CareConnect </w:t>
      </w:r>
      <w:r>
        <w:rPr>
          <w:spacing w:val="-2"/>
        </w:rPr>
        <w:t>application</w:t>
      </w:r>
    </w:p>
    <w:p w14:paraId="7C2ED656" w14:textId="3043122D" w:rsidR="001D3EB5" w:rsidRDefault="003F63B5" w:rsidP="00D27F2D">
      <w:pPr>
        <w:rPr>
          <w:b/>
        </w:rPr>
      </w:pPr>
      <w:r>
        <w:t>Total</w:t>
      </w:r>
      <w:r>
        <w:rPr>
          <w:spacing w:val="-6"/>
        </w:rPr>
        <w:t xml:space="preserve"> </w:t>
      </w:r>
      <w:r>
        <w:t xml:space="preserve">Test Cases: </w:t>
      </w:r>
      <w:r w:rsidR="00DF0BC2">
        <w:rPr>
          <w:spacing w:val="-10"/>
        </w:rPr>
        <w:t>9</w:t>
      </w:r>
    </w:p>
    <w:p w14:paraId="7C2ED657" w14:textId="77777777" w:rsidR="001D3EB5" w:rsidRDefault="003F63B5">
      <w:pPr>
        <w:spacing w:before="137"/>
        <w:rPr>
          <w:sz w:val="24"/>
        </w:rPr>
      </w:pPr>
      <w:r>
        <w:rPr>
          <w:b/>
          <w:sz w:val="24"/>
        </w:rPr>
        <w:t>Requirements</w:t>
      </w:r>
      <w:r>
        <w:rPr>
          <w:b/>
          <w:spacing w:val="-9"/>
          <w:sz w:val="24"/>
        </w:rPr>
        <w:t xml:space="preserve"> </w:t>
      </w:r>
      <w:r>
        <w:rPr>
          <w:b/>
          <w:sz w:val="24"/>
        </w:rPr>
        <w:t>Coverage</w:t>
      </w:r>
      <w:r>
        <w:rPr>
          <w:sz w:val="24"/>
        </w:rPr>
        <w:t>:</w:t>
      </w:r>
      <w:r>
        <w:rPr>
          <w:spacing w:val="-6"/>
          <w:sz w:val="24"/>
        </w:rPr>
        <w:t xml:space="preserve"> </w:t>
      </w:r>
      <w:r>
        <w:rPr>
          <w:sz w:val="24"/>
        </w:rPr>
        <w:t>FR-B1-FR-</w:t>
      </w:r>
      <w:r>
        <w:rPr>
          <w:spacing w:val="-5"/>
          <w:sz w:val="24"/>
        </w:rPr>
        <w:t>B4</w:t>
      </w:r>
    </w:p>
    <w:p w14:paraId="7C2ED658" w14:textId="77777777" w:rsidR="001D3EB5" w:rsidRDefault="001D3EB5">
      <w:pPr>
        <w:pStyle w:val="BodyText"/>
        <w:spacing w:before="197"/>
        <w:rPr>
          <w:sz w:val="20"/>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582"/>
        <w:gridCol w:w="3305"/>
        <w:gridCol w:w="857"/>
        <w:gridCol w:w="1714"/>
        <w:gridCol w:w="1034"/>
        <w:gridCol w:w="1155"/>
        <w:gridCol w:w="1403"/>
      </w:tblGrid>
      <w:tr w:rsidR="001D3EB5" w14:paraId="7C2ED663" w14:textId="77777777" w:rsidTr="65D27D43">
        <w:trPr>
          <w:trHeight w:val="1180"/>
        </w:trPr>
        <w:tc>
          <w:tcPr>
            <w:tcW w:w="2672" w:type="pct"/>
            <w:gridSpan w:val="3"/>
            <w:vMerge w:val="restart"/>
            <w:tcBorders>
              <w:bottom w:val="single" w:sz="2" w:space="0" w:color="000000" w:themeColor="text1"/>
            </w:tcBorders>
          </w:tcPr>
          <w:p w14:paraId="7C2ED659" w14:textId="77777777" w:rsidR="001D3EB5" w:rsidRDefault="003F63B5">
            <w:pPr>
              <w:pStyle w:val="TableParagraph"/>
              <w:ind w:left="97"/>
              <w:rPr>
                <w:b/>
              </w:rPr>
            </w:pPr>
            <w:r>
              <w:rPr>
                <w:b/>
              </w:rPr>
              <w:t>Prerequisites</w:t>
            </w:r>
            <w:r>
              <w:rPr>
                <w:b/>
                <w:spacing w:val="-5"/>
              </w:rPr>
              <w:t xml:space="preserve"> </w:t>
            </w:r>
            <w:r>
              <w:rPr>
                <w:b/>
              </w:rPr>
              <w:t>for</w:t>
            </w:r>
            <w:r>
              <w:rPr>
                <w:b/>
                <w:spacing w:val="-8"/>
              </w:rPr>
              <w:t xml:space="preserve"> </w:t>
            </w:r>
            <w:r>
              <w:rPr>
                <w:b/>
              </w:rPr>
              <w:t>this</w:t>
            </w:r>
            <w:r>
              <w:rPr>
                <w:b/>
                <w:spacing w:val="-6"/>
              </w:rPr>
              <w:t xml:space="preserve"> </w:t>
            </w:r>
            <w:r>
              <w:rPr>
                <w:b/>
                <w:spacing w:val="-4"/>
              </w:rPr>
              <w:t>test:</w:t>
            </w:r>
          </w:p>
          <w:p w14:paraId="7C2ED65A" w14:textId="77777777" w:rsidR="001D3EB5" w:rsidRDefault="001D3EB5">
            <w:pPr>
              <w:pStyle w:val="TableParagraph"/>
              <w:spacing w:before="21"/>
            </w:pPr>
          </w:p>
          <w:p w14:paraId="7C2ED65B" w14:textId="77777777" w:rsidR="001D3EB5" w:rsidRDefault="003F63B5">
            <w:pPr>
              <w:pStyle w:val="TableParagraph"/>
              <w:numPr>
                <w:ilvl w:val="0"/>
                <w:numId w:val="19"/>
              </w:numPr>
              <w:tabs>
                <w:tab w:val="left" w:pos="818"/>
              </w:tabs>
            </w:pPr>
            <w:r>
              <w:t>Fresh</w:t>
            </w:r>
            <w:r>
              <w:rPr>
                <w:spacing w:val="-8"/>
              </w:rPr>
              <w:t xml:space="preserve"> </w:t>
            </w:r>
            <w:r>
              <w:t>app</w:t>
            </w:r>
            <w:r>
              <w:rPr>
                <w:spacing w:val="-2"/>
              </w:rPr>
              <w:t xml:space="preserve"> </w:t>
            </w:r>
            <w:r>
              <w:t>installation</w:t>
            </w:r>
            <w:r>
              <w:rPr>
                <w:spacing w:val="-7"/>
              </w:rPr>
              <w:t xml:space="preserve"> </w:t>
            </w:r>
            <w:r>
              <w:t>(no</w:t>
            </w:r>
            <w:r>
              <w:rPr>
                <w:spacing w:val="-7"/>
              </w:rPr>
              <w:t xml:space="preserve"> </w:t>
            </w:r>
            <w:r>
              <w:t>user</w:t>
            </w:r>
            <w:r>
              <w:rPr>
                <w:spacing w:val="1"/>
              </w:rPr>
              <w:t xml:space="preserve"> </w:t>
            </w:r>
            <w:r>
              <w:t>logged</w:t>
            </w:r>
            <w:r>
              <w:rPr>
                <w:spacing w:val="-6"/>
              </w:rPr>
              <w:t xml:space="preserve"> </w:t>
            </w:r>
            <w:r>
              <w:rPr>
                <w:spacing w:val="-5"/>
              </w:rPr>
              <w:t>in)</w:t>
            </w:r>
          </w:p>
          <w:p w14:paraId="7C2ED65C" w14:textId="77777777" w:rsidR="001D3EB5" w:rsidRDefault="003F63B5">
            <w:pPr>
              <w:pStyle w:val="TableParagraph"/>
              <w:numPr>
                <w:ilvl w:val="0"/>
                <w:numId w:val="19"/>
              </w:numPr>
              <w:tabs>
                <w:tab w:val="left" w:pos="818"/>
              </w:tabs>
              <w:spacing w:before="43"/>
            </w:pPr>
            <w:r>
              <w:t>Internet</w:t>
            </w:r>
            <w:r>
              <w:rPr>
                <w:spacing w:val="-10"/>
              </w:rPr>
              <w:t xml:space="preserve"> </w:t>
            </w:r>
            <w:r>
              <w:rPr>
                <w:spacing w:val="-2"/>
              </w:rPr>
              <w:t>connectivity</w:t>
            </w:r>
          </w:p>
          <w:p w14:paraId="7C2ED65D" w14:textId="77777777" w:rsidR="001D3EB5" w:rsidRDefault="003F63B5">
            <w:pPr>
              <w:pStyle w:val="TableParagraph"/>
              <w:numPr>
                <w:ilvl w:val="0"/>
                <w:numId w:val="19"/>
              </w:numPr>
              <w:tabs>
                <w:tab w:val="left" w:pos="818"/>
              </w:tabs>
              <w:spacing w:before="37"/>
            </w:pPr>
            <w:r>
              <w:t>Test</w:t>
            </w:r>
            <w:r>
              <w:rPr>
                <w:spacing w:val="-8"/>
              </w:rPr>
              <w:t xml:space="preserve"> </w:t>
            </w:r>
            <w:r>
              <w:t>email/password</w:t>
            </w:r>
            <w:r>
              <w:rPr>
                <w:spacing w:val="-11"/>
              </w:rPr>
              <w:t xml:space="preserve"> </w:t>
            </w:r>
            <w:r>
              <w:rPr>
                <w:spacing w:val="-2"/>
              </w:rPr>
              <w:t>credentials</w:t>
            </w:r>
          </w:p>
          <w:p w14:paraId="7C2ED65E" w14:textId="77777777" w:rsidR="001D3EB5" w:rsidRDefault="003F63B5">
            <w:pPr>
              <w:pStyle w:val="TableParagraph"/>
              <w:numPr>
                <w:ilvl w:val="0"/>
                <w:numId w:val="19"/>
              </w:numPr>
              <w:tabs>
                <w:tab w:val="left" w:pos="818"/>
              </w:tabs>
              <w:spacing w:before="43"/>
            </w:pPr>
            <w:r>
              <w:t>Mobile</w:t>
            </w:r>
            <w:r>
              <w:rPr>
                <w:spacing w:val="-3"/>
              </w:rPr>
              <w:t xml:space="preserve"> </w:t>
            </w:r>
            <w:r>
              <w:t>device</w:t>
            </w:r>
            <w:r>
              <w:rPr>
                <w:spacing w:val="-6"/>
              </w:rPr>
              <w:t xml:space="preserve"> </w:t>
            </w:r>
            <w:r>
              <w:t>ready</w:t>
            </w:r>
            <w:r>
              <w:rPr>
                <w:spacing w:val="-5"/>
              </w:rPr>
              <w:t xml:space="preserve"> </w:t>
            </w:r>
            <w:r>
              <w:t>to</w:t>
            </w:r>
            <w:r>
              <w:rPr>
                <w:spacing w:val="-3"/>
              </w:rPr>
              <w:t xml:space="preserve"> </w:t>
            </w:r>
            <w:r>
              <w:t>receive</w:t>
            </w:r>
            <w:r>
              <w:rPr>
                <w:spacing w:val="-6"/>
              </w:rPr>
              <w:t xml:space="preserve"> </w:t>
            </w:r>
            <w:r>
              <w:rPr>
                <w:spacing w:val="-5"/>
              </w:rPr>
              <w:t>SMS</w:t>
            </w:r>
          </w:p>
          <w:p w14:paraId="7C2ED65F" w14:textId="77777777" w:rsidR="001D3EB5" w:rsidRDefault="003F63B5">
            <w:pPr>
              <w:pStyle w:val="TableParagraph"/>
              <w:numPr>
                <w:ilvl w:val="0"/>
                <w:numId w:val="19"/>
              </w:numPr>
              <w:tabs>
                <w:tab w:val="left" w:pos="818"/>
              </w:tabs>
              <w:spacing w:before="38"/>
            </w:pPr>
            <w:r>
              <w:t>Google</w:t>
            </w:r>
            <w:r>
              <w:rPr>
                <w:spacing w:val="-10"/>
              </w:rPr>
              <w:t xml:space="preserve"> </w:t>
            </w:r>
            <w:r>
              <w:t>account</w:t>
            </w:r>
            <w:r>
              <w:rPr>
                <w:spacing w:val="-2"/>
              </w:rPr>
              <w:t xml:space="preserve"> </w:t>
            </w:r>
            <w:r>
              <w:t>available</w:t>
            </w:r>
            <w:r>
              <w:rPr>
                <w:spacing w:val="-9"/>
              </w:rPr>
              <w:t xml:space="preserve"> </w:t>
            </w:r>
            <w:r>
              <w:t xml:space="preserve">for </w:t>
            </w:r>
            <w:r>
              <w:rPr>
                <w:spacing w:val="-5"/>
              </w:rPr>
              <w:t>SSO</w:t>
            </w:r>
          </w:p>
          <w:p w14:paraId="7C2ED660" w14:textId="77777777" w:rsidR="001D3EB5" w:rsidRDefault="003F63B5">
            <w:pPr>
              <w:pStyle w:val="TableParagraph"/>
              <w:numPr>
                <w:ilvl w:val="0"/>
                <w:numId w:val="19"/>
              </w:numPr>
              <w:tabs>
                <w:tab w:val="left" w:pos="818"/>
              </w:tabs>
              <w:spacing w:before="43"/>
            </w:pPr>
            <w:r>
              <w:t>Stripe</w:t>
            </w:r>
            <w:r>
              <w:rPr>
                <w:spacing w:val="-4"/>
              </w:rPr>
              <w:t xml:space="preserve"> </w:t>
            </w:r>
            <w:r>
              <w:rPr>
                <w:spacing w:val="-2"/>
              </w:rPr>
              <w:t>integration</w:t>
            </w:r>
          </w:p>
        </w:tc>
        <w:tc>
          <w:tcPr>
            <w:tcW w:w="2328" w:type="pct"/>
            <w:gridSpan w:val="4"/>
          </w:tcPr>
          <w:p w14:paraId="7C2ED661" w14:textId="77777777" w:rsidR="001D3EB5" w:rsidRDefault="003F63B5">
            <w:pPr>
              <w:pStyle w:val="TableParagraph"/>
              <w:spacing w:line="276" w:lineRule="auto"/>
              <w:ind w:left="90" w:right="1891"/>
            </w:pPr>
            <w:r>
              <w:rPr>
                <w:b/>
              </w:rPr>
              <w:t xml:space="preserve">Software Versions: </w:t>
            </w:r>
            <w:r>
              <w:t>Application:</w:t>
            </w:r>
            <w:r>
              <w:rPr>
                <w:spacing w:val="-14"/>
              </w:rPr>
              <w:t xml:space="preserve"> </w:t>
            </w:r>
            <w:r>
              <w:t>CareConnect Software Version: 1.0</w:t>
            </w:r>
          </w:p>
          <w:p w14:paraId="7C2ED662" w14:textId="77777777" w:rsidR="001D3EB5" w:rsidRDefault="003F63B5">
            <w:pPr>
              <w:pStyle w:val="TableParagraph"/>
              <w:spacing w:before="6"/>
              <w:ind w:left="90"/>
            </w:pPr>
            <w:r>
              <w:t>Operating</w:t>
            </w:r>
            <w:r>
              <w:rPr>
                <w:spacing w:val="-9"/>
              </w:rPr>
              <w:t xml:space="preserve"> </w:t>
            </w:r>
            <w:r>
              <w:t>System:</w:t>
            </w:r>
            <w:r>
              <w:rPr>
                <w:spacing w:val="-3"/>
              </w:rPr>
              <w:t xml:space="preserve"> </w:t>
            </w:r>
            <w:r>
              <w:t>iOS</w:t>
            </w:r>
            <w:r>
              <w:rPr>
                <w:spacing w:val="-2"/>
              </w:rPr>
              <w:t xml:space="preserve"> </w:t>
            </w:r>
            <w:r>
              <w:rPr>
                <w:spacing w:val="-5"/>
              </w:rPr>
              <w:t>18</w:t>
            </w:r>
          </w:p>
        </w:tc>
      </w:tr>
      <w:tr w:rsidR="001D3EB5" w14:paraId="7C2ED666" w14:textId="77777777" w:rsidTr="65D27D43">
        <w:trPr>
          <w:trHeight w:val="1722"/>
        </w:trPr>
        <w:tc>
          <w:tcPr>
            <w:tcW w:w="2672" w:type="pct"/>
            <w:gridSpan w:val="3"/>
            <w:vMerge/>
          </w:tcPr>
          <w:p w14:paraId="7C2ED664" w14:textId="77777777" w:rsidR="001D3EB5" w:rsidRDefault="001D3EB5">
            <w:pPr>
              <w:rPr>
                <w:sz w:val="2"/>
                <w:szCs w:val="2"/>
              </w:rPr>
            </w:pPr>
          </w:p>
        </w:tc>
        <w:tc>
          <w:tcPr>
            <w:tcW w:w="2328" w:type="pct"/>
            <w:gridSpan w:val="4"/>
          </w:tcPr>
          <w:p w14:paraId="7C2ED665" w14:textId="77777777" w:rsidR="001D3EB5" w:rsidRDefault="003F63B5">
            <w:pPr>
              <w:pStyle w:val="TableParagraph"/>
              <w:spacing w:line="244" w:lineRule="exact"/>
              <w:ind w:left="90"/>
            </w:pPr>
            <w:r>
              <w:rPr>
                <w:b/>
              </w:rPr>
              <w:t>Priority:</w:t>
            </w:r>
            <w:r>
              <w:rPr>
                <w:b/>
                <w:spacing w:val="-13"/>
              </w:rPr>
              <w:t xml:space="preserve"> </w:t>
            </w:r>
            <w:r>
              <w:rPr>
                <w:spacing w:val="-4"/>
              </w:rPr>
              <w:t>High</w:t>
            </w:r>
          </w:p>
        </w:tc>
      </w:tr>
      <w:tr w:rsidR="001D3EB5" w14:paraId="7C2ED668" w14:textId="77777777" w:rsidTr="65D27D43">
        <w:trPr>
          <w:trHeight w:val="613"/>
        </w:trPr>
        <w:tc>
          <w:tcPr>
            <w:tcW w:w="5000" w:type="pct"/>
            <w:gridSpan w:val="7"/>
          </w:tcPr>
          <w:p w14:paraId="7C2ED667" w14:textId="77777777" w:rsidR="001D3EB5" w:rsidRDefault="003F63B5">
            <w:pPr>
              <w:pStyle w:val="TableParagraph"/>
              <w:spacing w:line="267" w:lineRule="exact"/>
              <w:ind w:left="97"/>
              <w:rPr>
                <w:sz w:val="24"/>
              </w:rPr>
            </w:pPr>
            <w:r>
              <w:rPr>
                <w:b/>
              </w:rPr>
              <w:t>Requirements</w:t>
            </w:r>
            <w:r>
              <w:rPr>
                <w:b/>
                <w:spacing w:val="-14"/>
              </w:rPr>
              <w:t xml:space="preserve"> </w:t>
            </w:r>
            <w:r>
              <w:rPr>
                <w:b/>
              </w:rPr>
              <w:t>validated:</w:t>
            </w:r>
            <w:r>
              <w:rPr>
                <w:b/>
                <w:spacing w:val="-9"/>
              </w:rPr>
              <w:t xml:space="preserve"> </w:t>
            </w:r>
            <w:r>
              <w:rPr>
                <w:sz w:val="24"/>
              </w:rPr>
              <w:t>FR-B1-FR-</w:t>
            </w:r>
            <w:r>
              <w:rPr>
                <w:spacing w:val="-5"/>
                <w:sz w:val="24"/>
              </w:rPr>
              <w:t>B4</w:t>
            </w:r>
          </w:p>
        </w:tc>
      </w:tr>
      <w:tr w:rsidR="001D3EB5" w14:paraId="7C2ED66A" w14:textId="77777777" w:rsidTr="65D27D43">
        <w:trPr>
          <w:trHeight w:val="555"/>
        </w:trPr>
        <w:tc>
          <w:tcPr>
            <w:tcW w:w="5000" w:type="pct"/>
            <w:gridSpan w:val="7"/>
          </w:tcPr>
          <w:p w14:paraId="7C2ED669" w14:textId="77777777" w:rsidR="001D3EB5" w:rsidRDefault="003F63B5">
            <w:pPr>
              <w:pStyle w:val="TableParagraph"/>
              <w:spacing w:line="249" w:lineRule="exact"/>
              <w:ind w:left="97"/>
              <w:rPr>
                <w:b/>
              </w:rPr>
            </w:pPr>
            <w:r>
              <w:rPr>
                <w:b/>
              </w:rPr>
              <w:t>TEST</w:t>
            </w:r>
            <w:r>
              <w:rPr>
                <w:b/>
                <w:spacing w:val="-7"/>
              </w:rPr>
              <w:t xml:space="preserve"> </w:t>
            </w:r>
            <w:r>
              <w:rPr>
                <w:b/>
              </w:rPr>
              <w:t>EXECUTOR:</w:t>
            </w:r>
            <w:r>
              <w:rPr>
                <w:b/>
                <w:spacing w:val="-3"/>
              </w:rPr>
              <w:t xml:space="preserve"> </w:t>
            </w:r>
            <w:r>
              <w:rPr>
                <w:b/>
              </w:rPr>
              <w:t>Alyssa</w:t>
            </w:r>
            <w:r>
              <w:rPr>
                <w:b/>
                <w:spacing w:val="-8"/>
              </w:rPr>
              <w:t xml:space="preserve"> </w:t>
            </w:r>
            <w:r>
              <w:rPr>
                <w:b/>
                <w:spacing w:val="-2"/>
              </w:rPr>
              <w:t>Harding</w:t>
            </w:r>
          </w:p>
        </w:tc>
      </w:tr>
      <w:tr w:rsidR="001D3EB5" w14:paraId="7C2ED66C" w14:textId="77777777" w:rsidTr="65D27D43">
        <w:trPr>
          <w:trHeight w:val="555"/>
        </w:trPr>
        <w:tc>
          <w:tcPr>
            <w:tcW w:w="5000" w:type="pct"/>
            <w:gridSpan w:val="7"/>
          </w:tcPr>
          <w:p w14:paraId="7C2ED66B" w14:textId="77777777" w:rsidR="001D3EB5" w:rsidRDefault="003F63B5">
            <w:pPr>
              <w:pStyle w:val="TableParagraph"/>
              <w:spacing w:line="249" w:lineRule="exact"/>
              <w:ind w:left="97"/>
              <w:rPr>
                <w:b/>
              </w:rPr>
            </w:pPr>
            <w:r>
              <w:rPr>
                <w:b/>
              </w:rPr>
              <w:t>TEST</w:t>
            </w:r>
            <w:r>
              <w:rPr>
                <w:b/>
                <w:spacing w:val="-5"/>
              </w:rPr>
              <w:t xml:space="preserve"> </w:t>
            </w:r>
            <w:r>
              <w:rPr>
                <w:b/>
              </w:rPr>
              <w:t>SCRIPT</w:t>
            </w:r>
            <w:r>
              <w:rPr>
                <w:b/>
                <w:spacing w:val="-1"/>
              </w:rPr>
              <w:t xml:space="preserve"> </w:t>
            </w:r>
            <w:r>
              <w:rPr>
                <w:b/>
                <w:spacing w:val="-2"/>
              </w:rPr>
              <w:t>STEPS/RESULTS</w:t>
            </w:r>
          </w:p>
        </w:tc>
      </w:tr>
      <w:tr w:rsidR="001D3EB5" w14:paraId="7C2ED675" w14:textId="77777777" w:rsidTr="65D27D43">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PrEx>
        <w:trPr>
          <w:trHeight w:val="1098"/>
        </w:trPr>
        <w:tc>
          <w:tcPr>
            <w:tcW w:w="690" w:type="dxa"/>
            <w:vAlign w:val="center"/>
          </w:tcPr>
          <w:p w14:paraId="7C2ED66F" w14:textId="77777777" w:rsidR="001D3EB5" w:rsidRDefault="38837A4E" w:rsidP="65D27D43">
            <w:pPr>
              <w:jc w:val="center"/>
              <w:rPr>
                <w:b/>
                <w:bCs/>
              </w:rPr>
            </w:pPr>
            <w:r w:rsidRPr="65D27D43">
              <w:rPr>
                <w:b/>
                <w:bCs/>
              </w:rPr>
              <w:t>STEP</w:t>
            </w:r>
          </w:p>
        </w:tc>
        <w:tc>
          <w:tcPr>
            <w:tcW w:w="2364" w:type="dxa"/>
            <w:vAlign w:val="center"/>
          </w:tcPr>
          <w:p w14:paraId="7C2ED670" w14:textId="77777777" w:rsidR="001D3EB5" w:rsidRDefault="38837A4E" w:rsidP="65D27D43">
            <w:pPr>
              <w:jc w:val="center"/>
              <w:rPr>
                <w:b/>
                <w:bCs/>
              </w:rPr>
            </w:pPr>
            <w:r w:rsidRPr="65D27D43">
              <w:rPr>
                <w:b/>
                <w:bCs/>
              </w:rPr>
              <w:t>TEST STEP/INPUT</w:t>
            </w:r>
          </w:p>
        </w:tc>
        <w:tc>
          <w:tcPr>
            <w:tcW w:w="2925" w:type="dxa"/>
            <w:gridSpan w:val="2"/>
            <w:vAlign w:val="center"/>
          </w:tcPr>
          <w:p w14:paraId="7C2ED671" w14:textId="77777777" w:rsidR="001D3EB5" w:rsidRDefault="38837A4E" w:rsidP="65D27D43">
            <w:pPr>
              <w:jc w:val="center"/>
              <w:rPr>
                <w:b/>
                <w:bCs/>
              </w:rPr>
            </w:pPr>
            <w:r w:rsidRPr="65D27D43">
              <w:rPr>
                <w:b/>
                <w:bCs/>
              </w:rPr>
              <w:t>EXPECTED RESULTS</w:t>
            </w:r>
          </w:p>
        </w:tc>
        <w:tc>
          <w:tcPr>
            <w:tcW w:w="1361" w:type="dxa"/>
            <w:vAlign w:val="center"/>
          </w:tcPr>
          <w:p w14:paraId="7C2ED672" w14:textId="77777777" w:rsidR="001D3EB5" w:rsidRDefault="38837A4E" w:rsidP="65D27D43">
            <w:pPr>
              <w:jc w:val="center"/>
              <w:rPr>
                <w:b/>
                <w:bCs/>
              </w:rPr>
            </w:pPr>
            <w:r w:rsidRPr="65D27D43">
              <w:rPr>
                <w:b/>
                <w:bCs/>
              </w:rPr>
              <w:t>ACTUAL RESULTS</w:t>
            </w:r>
          </w:p>
        </w:tc>
        <w:tc>
          <w:tcPr>
            <w:tcW w:w="705" w:type="dxa"/>
            <w:vAlign w:val="center"/>
          </w:tcPr>
          <w:p w14:paraId="7C2ED673" w14:textId="77777777" w:rsidR="001D3EB5" w:rsidRDefault="38837A4E" w:rsidP="65D27D43">
            <w:pPr>
              <w:jc w:val="center"/>
              <w:rPr>
                <w:b/>
                <w:bCs/>
              </w:rPr>
            </w:pPr>
            <w:r w:rsidRPr="65D27D43">
              <w:rPr>
                <w:b/>
                <w:bCs/>
              </w:rPr>
              <w:t>PASS/FAIL</w:t>
            </w:r>
          </w:p>
        </w:tc>
        <w:tc>
          <w:tcPr>
            <w:tcW w:w="2005" w:type="dxa"/>
            <w:vAlign w:val="center"/>
          </w:tcPr>
          <w:p w14:paraId="7C2ED674" w14:textId="77777777" w:rsidR="001D3EB5" w:rsidRDefault="38837A4E" w:rsidP="65D27D43">
            <w:pPr>
              <w:jc w:val="center"/>
              <w:rPr>
                <w:b/>
                <w:bCs/>
              </w:rPr>
            </w:pPr>
            <w:r w:rsidRPr="65D27D43">
              <w:rPr>
                <w:b/>
                <w:bCs/>
              </w:rPr>
              <w:t>Defects Found</w:t>
            </w:r>
          </w:p>
        </w:tc>
      </w:tr>
      <w:tr w:rsidR="001D3EB5" w14:paraId="7C2ED678" w14:textId="77777777" w:rsidTr="65D27D43">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PrEx>
        <w:trPr>
          <w:trHeight w:val="550"/>
        </w:trPr>
        <w:tc>
          <w:tcPr>
            <w:tcW w:w="8045" w:type="dxa"/>
            <w:gridSpan w:val="6"/>
            <w:shd w:val="clear" w:color="auto" w:fill="C0C0C0"/>
          </w:tcPr>
          <w:p w14:paraId="7C2ED676" w14:textId="77777777" w:rsidR="001D3EB5" w:rsidRDefault="003F63B5">
            <w:pPr>
              <w:pStyle w:val="TableParagraph"/>
              <w:spacing w:line="249" w:lineRule="exact"/>
              <w:ind w:left="90"/>
              <w:rPr>
                <w:b/>
              </w:rPr>
            </w:pPr>
            <w:r>
              <w:rPr>
                <w:b/>
              </w:rPr>
              <w:t>TC-8.1:</w:t>
            </w:r>
            <w:r>
              <w:rPr>
                <w:b/>
                <w:spacing w:val="-6"/>
              </w:rPr>
              <w:t xml:space="preserve"> </w:t>
            </w:r>
            <w:r>
              <w:rPr>
                <w:b/>
              </w:rPr>
              <w:t>Display</w:t>
            </w:r>
            <w:r>
              <w:rPr>
                <w:b/>
                <w:spacing w:val="-4"/>
              </w:rPr>
              <w:t xml:space="preserve"> </w:t>
            </w:r>
            <w:r>
              <w:rPr>
                <w:b/>
              </w:rPr>
              <w:t>Plan</w:t>
            </w:r>
            <w:r>
              <w:rPr>
                <w:b/>
                <w:spacing w:val="-10"/>
              </w:rPr>
              <w:t xml:space="preserve"> </w:t>
            </w:r>
            <w:r>
              <w:rPr>
                <w:b/>
              </w:rPr>
              <w:t>Catalog</w:t>
            </w:r>
            <w:r>
              <w:rPr>
                <w:b/>
                <w:spacing w:val="-4"/>
              </w:rPr>
              <w:t xml:space="preserve"> </w:t>
            </w:r>
            <w:r>
              <w:rPr>
                <w:b/>
              </w:rPr>
              <w:t>During</w:t>
            </w:r>
            <w:r>
              <w:rPr>
                <w:b/>
                <w:spacing w:val="-3"/>
              </w:rPr>
              <w:t xml:space="preserve"> </w:t>
            </w:r>
            <w:r>
              <w:rPr>
                <w:b/>
                <w:spacing w:val="-2"/>
              </w:rPr>
              <w:t>Signup</w:t>
            </w:r>
          </w:p>
        </w:tc>
        <w:tc>
          <w:tcPr>
            <w:tcW w:w="2005" w:type="dxa"/>
            <w:shd w:val="clear" w:color="auto" w:fill="C0C0C0"/>
          </w:tcPr>
          <w:p w14:paraId="7C2ED677" w14:textId="77777777" w:rsidR="001D3EB5" w:rsidRDefault="001D3EB5">
            <w:pPr>
              <w:pStyle w:val="TableParagraph"/>
            </w:pPr>
          </w:p>
        </w:tc>
      </w:tr>
      <w:tr w:rsidR="001D3EB5" w14:paraId="7C2ED67F" w14:textId="77777777" w:rsidTr="65D27D43">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PrEx>
        <w:trPr>
          <w:trHeight w:val="829"/>
        </w:trPr>
        <w:tc>
          <w:tcPr>
            <w:tcW w:w="690" w:type="dxa"/>
          </w:tcPr>
          <w:p w14:paraId="7C2ED679" w14:textId="77777777" w:rsidR="001D3EB5" w:rsidRDefault="003F63B5">
            <w:pPr>
              <w:pStyle w:val="TableParagraph"/>
              <w:spacing w:line="249" w:lineRule="exact"/>
              <w:ind w:left="90"/>
            </w:pPr>
            <w:r>
              <w:rPr>
                <w:spacing w:val="-5"/>
              </w:rPr>
              <w:t>1.</w:t>
            </w:r>
          </w:p>
        </w:tc>
        <w:tc>
          <w:tcPr>
            <w:tcW w:w="2364" w:type="dxa"/>
          </w:tcPr>
          <w:p w14:paraId="7C2ED67A" w14:textId="77777777" w:rsidR="001D3EB5" w:rsidRDefault="003F63B5">
            <w:pPr>
              <w:pStyle w:val="TableParagraph"/>
              <w:spacing w:line="254" w:lineRule="auto"/>
              <w:ind w:left="90" w:right="168"/>
            </w:pPr>
            <w:r>
              <w:t>Open the signup</w:t>
            </w:r>
            <w:r>
              <w:rPr>
                <w:spacing w:val="-14"/>
              </w:rPr>
              <w:t xml:space="preserve"> </w:t>
            </w:r>
            <w:r>
              <w:t>page.</w:t>
            </w:r>
          </w:p>
        </w:tc>
        <w:tc>
          <w:tcPr>
            <w:tcW w:w="2925" w:type="dxa"/>
            <w:gridSpan w:val="2"/>
          </w:tcPr>
          <w:p w14:paraId="7C2ED67B" w14:textId="77777777" w:rsidR="001D3EB5" w:rsidRDefault="003F63B5">
            <w:pPr>
              <w:pStyle w:val="TableParagraph"/>
              <w:spacing w:line="272" w:lineRule="exact"/>
              <w:ind w:left="90"/>
              <w:rPr>
                <w:sz w:val="24"/>
              </w:rPr>
            </w:pPr>
            <w:r>
              <w:rPr>
                <w:sz w:val="24"/>
              </w:rPr>
              <w:t>Signup</w:t>
            </w:r>
            <w:r>
              <w:rPr>
                <w:spacing w:val="-2"/>
                <w:sz w:val="24"/>
              </w:rPr>
              <w:t xml:space="preserve"> </w:t>
            </w:r>
            <w:r>
              <w:rPr>
                <w:sz w:val="24"/>
              </w:rPr>
              <w:t>page</w:t>
            </w:r>
            <w:r>
              <w:rPr>
                <w:spacing w:val="3"/>
                <w:sz w:val="24"/>
              </w:rPr>
              <w:t xml:space="preserve"> </w:t>
            </w:r>
            <w:r>
              <w:rPr>
                <w:spacing w:val="-2"/>
                <w:sz w:val="24"/>
              </w:rPr>
              <w:t>loads.</w:t>
            </w:r>
          </w:p>
        </w:tc>
        <w:tc>
          <w:tcPr>
            <w:tcW w:w="1361" w:type="dxa"/>
          </w:tcPr>
          <w:p w14:paraId="7C2ED67C" w14:textId="1715E5B4" w:rsidR="001D3EB5" w:rsidRDefault="001D3EB5">
            <w:pPr>
              <w:pStyle w:val="TableParagraph"/>
              <w:spacing w:line="254" w:lineRule="auto"/>
              <w:ind w:left="90" w:right="193" w:firstLine="57"/>
            </w:pPr>
          </w:p>
        </w:tc>
        <w:tc>
          <w:tcPr>
            <w:tcW w:w="705" w:type="dxa"/>
          </w:tcPr>
          <w:p w14:paraId="7C2ED67D" w14:textId="65841491" w:rsidR="001D3EB5" w:rsidRDefault="001D3EB5">
            <w:pPr>
              <w:pStyle w:val="TableParagraph"/>
              <w:spacing w:line="249" w:lineRule="exact"/>
              <w:ind w:left="85"/>
            </w:pPr>
          </w:p>
        </w:tc>
        <w:tc>
          <w:tcPr>
            <w:tcW w:w="2005" w:type="dxa"/>
          </w:tcPr>
          <w:p w14:paraId="7C2ED67E" w14:textId="77777777" w:rsidR="001D3EB5" w:rsidRDefault="001D3EB5">
            <w:pPr>
              <w:pStyle w:val="TableParagraph"/>
            </w:pPr>
          </w:p>
        </w:tc>
      </w:tr>
      <w:tr w:rsidR="001D3EB5" w14:paraId="7C2ED68D" w14:textId="77777777" w:rsidTr="65D27D43">
        <w:tblPrEx>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PrEx>
        <w:trPr>
          <w:trHeight w:val="2783"/>
        </w:trPr>
        <w:tc>
          <w:tcPr>
            <w:tcW w:w="690" w:type="dxa"/>
          </w:tcPr>
          <w:p w14:paraId="7C2ED680" w14:textId="77777777" w:rsidR="001D3EB5" w:rsidRDefault="003F63B5">
            <w:pPr>
              <w:pStyle w:val="TableParagraph"/>
              <w:spacing w:line="244" w:lineRule="exact"/>
              <w:ind w:left="90"/>
            </w:pPr>
            <w:r>
              <w:rPr>
                <w:spacing w:val="-5"/>
              </w:rPr>
              <w:t>2.</w:t>
            </w:r>
          </w:p>
        </w:tc>
        <w:tc>
          <w:tcPr>
            <w:tcW w:w="2364" w:type="dxa"/>
          </w:tcPr>
          <w:p w14:paraId="7C2ED681" w14:textId="77777777" w:rsidR="001D3EB5" w:rsidRDefault="003F63B5">
            <w:pPr>
              <w:pStyle w:val="TableParagraph"/>
              <w:spacing w:line="256" w:lineRule="auto"/>
              <w:ind w:left="90" w:right="135"/>
            </w:pPr>
            <w:r>
              <w:rPr>
                <w:spacing w:val="-4"/>
              </w:rPr>
              <w:t xml:space="preserve">View </w:t>
            </w:r>
            <w:r>
              <w:rPr>
                <w:spacing w:val="-2"/>
              </w:rPr>
              <w:t>available subscription plans.</w:t>
            </w:r>
          </w:p>
        </w:tc>
        <w:tc>
          <w:tcPr>
            <w:tcW w:w="2925" w:type="dxa"/>
            <w:gridSpan w:val="2"/>
          </w:tcPr>
          <w:p w14:paraId="7C2ED682" w14:textId="77777777" w:rsidR="001D3EB5" w:rsidRDefault="003F63B5">
            <w:pPr>
              <w:pStyle w:val="TableParagraph"/>
              <w:numPr>
                <w:ilvl w:val="0"/>
                <w:numId w:val="18"/>
              </w:numPr>
              <w:tabs>
                <w:tab w:val="left" w:pos="810"/>
              </w:tabs>
              <w:spacing w:line="256" w:lineRule="auto"/>
              <w:ind w:right="602"/>
            </w:pPr>
            <w:r>
              <w:t>Two</w:t>
            </w:r>
            <w:r>
              <w:rPr>
                <w:spacing w:val="-14"/>
              </w:rPr>
              <w:t xml:space="preserve"> </w:t>
            </w:r>
            <w:r>
              <w:t>plans</w:t>
            </w:r>
            <w:r>
              <w:rPr>
                <w:spacing w:val="-14"/>
              </w:rPr>
              <w:t xml:space="preserve"> </w:t>
            </w:r>
            <w:r>
              <w:t xml:space="preserve">are </w:t>
            </w:r>
            <w:r>
              <w:rPr>
                <w:spacing w:val="-2"/>
              </w:rPr>
              <w:t>displayed:</w:t>
            </w:r>
          </w:p>
          <w:p w14:paraId="7C2ED683" w14:textId="77777777" w:rsidR="001D3EB5" w:rsidRDefault="003F63B5">
            <w:pPr>
              <w:pStyle w:val="TableParagraph"/>
              <w:numPr>
                <w:ilvl w:val="0"/>
                <w:numId w:val="18"/>
              </w:numPr>
              <w:tabs>
                <w:tab w:val="left" w:pos="810"/>
              </w:tabs>
              <w:spacing w:line="267" w:lineRule="exact"/>
            </w:pPr>
            <w:r>
              <w:rPr>
                <w:spacing w:val="-2"/>
              </w:rPr>
              <w:t>Standard:</w:t>
            </w:r>
          </w:p>
          <w:p w14:paraId="7C2ED684" w14:textId="77777777" w:rsidR="001D3EB5" w:rsidRDefault="003F63B5">
            <w:pPr>
              <w:pStyle w:val="TableParagraph"/>
              <w:spacing w:before="9"/>
              <w:ind w:left="810"/>
            </w:pPr>
            <w:r>
              <w:rPr>
                <w:spacing w:val="-2"/>
              </w:rPr>
              <w:t>$20/patient/month</w:t>
            </w:r>
          </w:p>
          <w:p w14:paraId="7C2ED685" w14:textId="77777777" w:rsidR="001D3EB5" w:rsidRDefault="003F63B5">
            <w:pPr>
              <w:pStyle w:val="TableParagraph"/>
              <w:numPr>
                <w:ilvl w:val="0"/>
                <w:numId w:val="18"/>
              </w:numPr>
              <w:tabs>
                <w:tab w:val="left" w:pos="810"/>
              </w:tabs>
              <w:spacing w:before="15"/>
            </w:pPr>
            <w:r>
              <w:rPr>
                <w:spacing w:val="-2"/>
              </w:rPr>
              <w:t>Premium:</w:t>
            </w:r>
          </w:p>
          <w:p w14:paraId="7C2ED686" w14:textId="77777777" w:rsidR="001D3EB5" w:rsidRDefault="003F63B5">
            <w:pPr>
              <w:pStyle w:val="TableParagraph"/>
              <w:spacing w:before="20"/>
              <w:ind w:left="810"/>
            </w:pPr>
            <w:r>
              <w:rPr>
                <w:spacing w:val="-2"/>
              </w:rPr>
              <w:t>$30/patient/month</w:t>
            </w:r>
          </w:p>
          <w:p w14:paraId="7C2ED687" w14:textId="77777777" w:rsidR="001D3EB5" w:rsidRDefault="003F63B5">
            <w:pPr>
              <w:pStyle w:val="TableParagraph"/>
              <w:numPr>
                <w:ilvl w:val="0"/>
                <w:numId w:val="18"/>
              </w:numPr>
              <w:tabs>
                <w:tab w:val="left" w:pos="810"/>
              </w:tabs>
              <w:spacing w:before="14" w:line="256" w:lineRule="auto"/>
              <w:ind w:right="518"/>
            </w:pPr>
            <w:r>
              <w:t>Pricing</w:t>
            </w:r>
            <w:r>
              <w:rPr>
                <w:spacing w:val="-14"/>
              </w:rPr>
              <w:t xml:space="preserve"> </w:t>
            </w:r>
            <w:r>
              <w:t xml:space="preserve">reflects latest backend </w:t>
            </w:r>
            <w:r>
              <w:rPr>
                <w:spacing w:val="-2"/>
              </w:rPr>
              <w:t>configuration.</w:t>
            </w:r>
          </w:p>
        </w:tc>
        <w:tc>
          <w:tcPr>
            <w:tcW w:w="1361" w:type="dxa"/>
          </w:tcPr>
          <w:p w14:paraId="7C2ED68A" w14:textId="77B88851" w:rsidR="001D3EB5" w:rsidRDefault="001D3EB5">
            <w:pPr>
              <w:pStyle w:val="TableParagraph"/>
              <w:spacing w:line="254" w:lineRule="auto"/>
              <w:ind w:left="90" w:right="321"/>
            </w:pPr>
          </w:p>
        </w:tc>
        <w:tc>
          <w:tcPr>
            <w:tcW w:w="705" w:type="dxa"/>
          </w:tcPr>
          <w:p w14:paraId="7C2ED68B" w14:textId="3E19FADD" w:rsidR="001D3EB5" w:rsidRDefault="001D3EB5">
            <w:pPr>
              <w:pStyle w:val="TableParagraph"/>
              <w:spacing w:line="244" w:lineRule="exact"/>
              <w:ind w:left="85"/>
            </w:pPr>
          </w:p>
        </w:tc>
        <w:tc>
          <w:tcPr>
            <w:tcW w:w="2005" w:type="dxa"/>
          </w:tcPr>
          <w:p w14:paraId="7C2ED68C" w14:textId="77777777" w:rsidR="001D3EB5" w:rsidRDefault="001D3EB5">
            <w:pPr>
              <w:pStyle w:val="TableParagraph"/>
            </w:pPr>
          </w:p>
        </w:tc>
      </w:tr>
    </w:tbl>
    <w:p w14:paraId="7C2ED68E" w14:textId="77777777" w:rsidR="001D3EB5" w:rsidRDefault="001D3EB5">
      <w:pPr>
        <w:pStyle w:val="TableParagraph"/>
        <w:sectPr w:rsidR="001D3EB5">
          <w:footerReference w:type="default" r:id="rId111"/>
          <w:headerReference w:type="first" r:id="rId112"/>
          <w:footerReference w:type="first" r:id="rId113"/>
          <w:pgSz w:w="12240" w:h="15840"/>
          <w:pgMar w:top="1320" w:right="720" w:bottom="280" w:left="1440" w:header="723" w:footer="0" w:gutter="0"/>
          <w:cols w:space="720"/>
        </w:sectPr>
      </w:pPr>
    </w:p>
    <w:p w14:paraId="7C2ED68F" w14:textId="77777777" w:rsidR="001D3EB5" w:rsidRDefault="001D3EB5">
      <w:pPr>
        <w:pStyle w:val="BodyText"/>
        <w:spacing w:before="8" w:after="1"/>
        <w:rPr>
          <w:sz w:val="8"/>
        </w:rPr>
      </w:pPr>
    </w:p>
    <w:tbl>
      <w:tblPr>
        <w:tblW w:w="9841"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615"/>
        <w:gridCol w:w="2700"/>
        <w:gridCol w:w="2634"/>
        <w:gridCol w:w="1509"/>
        <w:gridCol w:w="675"/>
        <w:gridCol w:w="1708"/>
      </w:tblGrid>
      <w:tr w:rsidR="001D3EB5" w14:paraId="7C2ED699" w14:textId="77777777" w:rsidTr="65D27D43">
        <w:trPr>
          <w:trHeight w:val="555"/>
        </w:trPr>
        <w:tc>
          <w:tcPr>
            <w:tcW w:w="8133" w:type="dxa"/>
            <w:gridSpan w:val="5"/>
            <w:shd w:val="clear" w:color="auto" w:fill="D1D1D1"/>
          </w:tcPr>
          <w:p w14:paraId="7C2ED697" w14:textId="1053F342" w:rsidR="001D3EB5" w:rsidRDefault="003F63B5">
            <w:pPr>
              <w:pStyle w:val="TableParagraph"/>
              <w:spacing w:line="249" w:lineRule="exact"/>
              <w:ind w:left="90"/>
              <w:rPr>
                <w:b/>
              </w:rPr>
            </w:pPr>
            <w:r>
              <w:rPr>
                <w:b/>
              </w:rPr>
              <w:t>TC-8.2</w:t>
            </w:r>
            <w:r>
              <w:rPr>
                <w:b/>
                <w:spacing w:val="-3"/>
              </w:rPr>
              <w:t xml:space="preserve"> </w:t>
            </w:r>
            <w:r>
              <w:rPr>
                <w:b/>
              </w:rPr>
              <w:t>Activate</w:t>
            </w:r>
            <w:r>
              <w:rPr>
                <w:b/>
                <w:spacing w:val="-4"/>
              </w:rPr>
              <w:t xml:space="preserve"> </w:t>
            </w:r>
            <w:r>
              <w:rPr>
                <w:b/>
              </w:rPr>
              <w:t>Subscription</w:t>
            </w:r>
            <w:r>
              <w:rPr>
                <w:b/>
                <w:spacing w:val="-10"/>
              </w:rPr>
              <w:t xml:space="preserve"> </w:t>
            </w:r>
            <w:r>
              <w:rPr>
                <w:b/>
              </w:rPr>
              <w:t>on</w:t>
            </w:r>
            <w:r>
              <w:rPr>
                <w:b/>
                <w:spacing w:val="-10"/>
              </w:rPr>
              <w:t xml:space="preserve"> </w:t>
            </w:r>
            <w:r>
              <w:rPr>
                <w:b/>
              </w:rPr>
              <w:t>Successful</w:t>
            </w:r>
            <w:r>
              <w:rPr>
                <w:b/>
                <w:spacing w:val="-6"/>
              </w:rPr>
              <w:t xml:space="preserve"> </w:t>
            </w:r>
            <w:r>
              <w:rPr>
                <w:b/>
                <w:spacing w:val="-2"/>
              </w:rPr>
              <w:t>Payment</w:t>
            </w:r>
            <w:r w:rsidR="00D04CF3">
              <w:rPr>
                <w:b/>
                <w:spacing w:val="-2"/>
              </w:rPr>
              <w:t xml:space="preserve"> (Android)</w:t>
            </w:r>
          </w:p>
        </w:tc>
        <w:tc>
          <w:tcPr>
            <w:tcW w:w="1708" w:type="dxa"/>
            <w:shd w:val="clear" w:color="auto" w:fill="D1D1D1"/>
          </w:tcPr>
          <w:p w14:paraId="7C2ED698" w14:textId="77777777" w:rsidR="001D3EB5" w:rsidRDefault="001D3EB5">
            <w:pPr>
              <w:pStyle w:val="TableParagraph"/>
            </w:pPr>
          </w:p>
        </w:tc>
      </w:tr>
      <w:tr w:rsidR="001D3EB5" w14:paraId="7C2ED6A0" w14:textId="77777777" w:rsidTr="65D27D43">
        <w:trPr>
          <w:trHeight w:val="1093"/>
        </w:trPr>
        <w:tc>
          <w:tcPr>
            <w:tcW w:w="615" w:type="dxa"/>
          </w:tcPr>
          <w:p w14:paraId="7C2ED69A" w14:textId="77777777" w:rsidR="001D3EB5" w:rsidRDefault="003F63B5">
            <w:pPr>
              <w:pStyle w:val="TableParagraph"/>
              <w:spacing w:line="244" w:lineRule="exact"/>
              <w:ind w:left="90"/>
            </w:pPr>
            <w:r>
              <w:rPr>
                <w:spacing w:val="-5"/>
              </w:rPr>
              <w:t>1.</w:t>
            </w:r>
          </w:p>
        </w:tc>
        <w:tc>
          <w:tcPr>
            <w:tcW w:w="2700" w:type="dxa"/>
          </w:tcPr>
          <w:p w14:paraId="7C2ED69B" w14:textId="77777777" w:rsidR="001D3EB5" w:rsidRDefault="003F63B5">
            <w:pPr>
              <w:pStyle w:val="TableParagraph"/>
              <w:spacing w:line="256" w:lineRule="auto"/>
              <w:ind w:left="90"/>
            </w:pPr>
            <w:r>
              <w:t xml:space="preserve">Select a </w:t>
            </w:r>
            <w:r>
              <w:rPr>
                <w:spacing w:val="-2"/>
              </w:rPr>
              <w:t>subscription plan.</w:t>
            </w:r>
          </w:p>
        </w:tc>
        <w:tc>
          <w:tcPr>
            <w:tcW w:w="2634" w:type="dxa"/>
          </w:tcPr>
          <w:p w14:paraId="7C2ED69C" w14:textId="77777777" w:rsidR="001D3EB5" w:rsidRDefault="003F63B5">
            <w:pPr>
              <w:pStyle w:val="TableParagraph"/>
              <w:spacing w:line="254" w:lineRule="auto"/>
              <w:ind w:left="90"/>
            </w:pPr>
            <w:r>
              <w:t>Subscription</w:t>
            </w:r>
            <w:r>
              <w:rPr>
                <w:spacing w:val="-14"/>
              </w:rPr>
              <w:t xml:space="preserve"> </w:t>
            </w:r>
            <w:r>
              <w:t>plan</w:t>
            </w:r>
            <w:r>
              <w:rPr>
                <w:spacing w:val="-14"/>
              </w:rPr>
              <w:t xml:space="preserve"> </w:t>
            </w:r>
            <w:r>
              <w:t>is</w:t>
            </w:r>
            <w:r>
              <w:rPr>
                <w:spacing w:val="-12"/>
              </w:rPr>
              <w:t xml:space="preserve"> </w:t>
            </w:r>
            <w:r>
              <w:t>selected in UI</w:t>
            </w:r>
          </w:p>
        </w:tc>
        <w:tc>
          <w:tcPr>
            <w:tcW w:w="1509" w:type="dxa"/>
          </w:tcPr>
          <w:p w14:paraId="7C2ED69D" w14:textId="282000E1" w:rsidR="001D3EB5" w:rsidRDefault="001D3EB5">
            <w:pPr>
              <w:pStyle w:val="TableParagraph"/>
              <w:spacing w:line="256" w:lineRule="auto"/>
              <w:ind w:left="90" w:right="125"/>
            </w:pPr>
          </w:p>
        </w:tc>
        <w:tc>
          <w:tcPr>
            <w:tcW w:w="675" w:type="dxa"/>
          </w:tcPr>
          <w:p w14:paraId="7C2ED69E" w14:textId="63394BDB" w:rsidR="001D3EB5" w:rsidRDefault="001D3EB5">
            <w:pPr>
              <w:pStyle w:val="TableParagraph"/>
              <w:spacing w:line="244" w:lineRule="exact"/>
              <w:ind w:left="85"/>
            </w:pPr>
          </w:p>
        </w:tc>
        <w:tc>
          <w:tcPr>
            <w:tcW w:w="1708" w:type="dxa"/>
          </w:tcPr>
          <w:p w14:paraId="7C2ED69F" w14:textId="77777777" w:rsidR="001D3EB5" w:rsidRDefault="001D3EB5">
            <w:pPr>
              <w:pStyle w:val="TableParagraph"/>
            </w:pPr>
          </w:p>
        </w:tc>
      </w:tr>
      <w:tr w:rsidR="001D3EB5" w14:paraId="7C2ED6A7" w14:textId="77777777" w:rsidTr="65D27D43">
        <w:trPr>
          <w:trHeight w:val="1367"/>
        </w:trPr>
        <w:tc>
          <w:tcPr>
            <w:tcW w:w="615" w:type="dxa"/>
          </w:tcPr>
          <w:p w14:paraId="7C2ED6A1" w14:textId="77777777" w:rsidR="001D3EB5" w:rsidRDefault="003F63B5">
            <w:pPr>
              <w:pStyle w:val="TableParagraph"/>
              <w:spacing w:line="244" w:lineRule="exact"/>
              <w:ind w:left="90"/>
            </w:pPr>
            <w:r>
              <w:rPr>
                <w:spacing w:val="-5"/>
              </w:rPr>
              <w:t>2.</w:t>
            </w:r>
          </w:p>
        </w:tc>
        <w:tc>
          <w:tcPr>
            <w:tcW w:w="2700" w:type="dxa"/>
          </w:tcPr>
          <w:p w14:paraId="7C2ED6A2" w14:textId="77777777" w:rsidR="001D3EB5" w:rsidRDefault="003F63B5">
            <w:pPr>
              <w:pStyle w:val="TableParagraph"/>
              <w:spacing w:line="256" w:lineRule="auto"/>
              <w:ind w:left="90"/>
            </w:pPr>
            <w:r>
              <w:t>Enter valid credit</w:t>
            </w:r>
            <w:r>
              <w:rPr>
                <w:spacing w:val="-14"/>
              </w:rPr>
              <w:t xml:space="preserve"> </w:t>
            </w:r>
            <w:r>
              <w:t>card</w:t>
            </w:r>
            <w:r>
              <w:rPr>
                <w:spacing w:val="-14"/>
              </w:rPr>
              <w:t xml:space="preserve"> </w:t>
            </w:r>
            <w:r>
              <w:t>or PayPal info.</w:t>
            </w:r>
          </w:p>
        </w:tc>
        <w:tc>
          <w:tcPr>
            <w:tcW w:w="2634" w:type="dxa"/>
          </w:tcPr>
          <w:p w14:paraId="7C2ED6A3" w14:textId="77777777" w:rsidR="001D3EB5" w:rsidRDefault="003F63B5">
            <w:pPr>
              <w:pStyle w:val="TableParagraph"/>
              <w:spacing w:line="259" w:lineRule="auto"/>
              <w:ind w:left="90"/>
            </w:pPr>
            <w:r>
              <w:t>Information</w:t>
            </w:r>
            <w:r>
              <w:rPr>
                <w:spacing w:val="-6"/>
              </w:rPr>
              <w:t xml:space="preserve"> </w:t>
            </w:r>
            <w:r>
              <w:t>appears</w:t>
            </w:r>
            <w:r>
              <w:rPr>
                <w:spacing w:val="-1"/>
              </w:rPr>
              <w:t xml:space="preserve"> </w:t>
            </w:r>
            <w:r>
              <w:t>on screen</w:t>
            </w:r>
            <w:r>
              <w:rPr>
                <w:spacing w:val="-9"/>
              </w:rPr>
              <w:t xml:space="preserve"> </w:t>
            </w:r>
            <w:r>
              <w:t>as</w:t>
            </w:r>
            <w:r>
              <w:rPr>
                <w:spacing w:val="-1"/>
              </w:rPr>
              <w:t xml:space="preserve"> </w:t>
            </w:r>
            <w:r>
              <w:t>it</w:t>
            </w:r>
            <w:r>
              <w:rPr>
                <w:spacing w:val="-1"/>
              </w:rPr>
              <w:t xml:space="preserve"> </w:t>
            </w:r>
            <w:r>
              <w:t>is</w:t>
            </w:r>
            <w:r>
              <w:rPr>
                <w:spacing w:val="-1"/>
              </w:rPr>
              <w:t xml:space="preserve"> </w:t>
            </w:r>
            <w:r>
              <w:t>filled</w:t>
            </w:r>
            <w:r>
              <w:rPr>
                <w:spacing w:val="-6"/>
              </w:rPr>
              <w:t xml:space="preserve"> </w:t>
            </w:r>
            <w:r>
              <w:rPr>
                <w:spacing w:val="-4"/>
              </w:rPr>
              <w:t>out.</w:t>
            </w:r>
          </w:p>
        </w:tc>
        <w:tc>
          <w:tcPr>
            <w:tcW w:w="1509" w:type="dxa"/>
          </w:tcPr>
          <w:p w14:paraId="7C2ED6A4" w14:textId="018EFC2A" w:rsidR="001D3EB5" w:rsidRDefault="001D3EB5">
            <w:pPr>
              <w:pStyle w:val="TableParagraph"/>
              <w:spacing w:line="259" w:lineRule="auto"/>
              <w:ind w:left="90" w:right="193"/>
            </w:pPr>
          </w:p>
        </w:tc>
        <w:tc>
          <w:tcPr>
            <w:tcW w:w="675" w:type="dxa"/>
          </w:tcPr>
          <w:p w14:paraId="7C2ED6A5" w14:textId="6ECE75ED" w:rsidR="001D3EB5" w:rsidRDefault="001D3EB5">
            <w:pPr>
              <w:pStyle w:val="TableParagraph"/>
              <w:spacing w:line="244" w:lineRule="exact"/>
              <w:ind w:left="85"/>
            </w:pPr>
          </w:p>
        </w:tc>
        <w:tc>
          <w:tcPr>
            <w:tcW w:w="1708" w:type="dxa"/>
          </w:tcPr>
          <w:p w14:paraId="7C2ED6A6" w14:textId="77777777" w:rsidR="001D3EB5" w:rsidRDefault="001D3EB5">
            <w:pPr>
              <w:pStyle w:val="TableParagraph"/>
            </w:pPr>
          </w:p>
        </w:tc>
      </w:tr>
      <w:tr w:rsidR="001D3EB5" w14:paraId="7C2ED6B0" w14:textId="77777777" w:rsidTr="65D27D43">
        <w:trPr>
          <w:trHeight w:val="3042"/>
        </w:trPr>
        <w:tc>
          <w:tcPr>
            <w:tcW w:w="615" w:type="dxa"/>
          </w:tcPr>
          <w:p w14:paraId="7C2ED6A8" w14:textId="77777777" w:rsidR="001D3EB5" w:rsidRDefault="003F63B5">
            <w:pPr>
              <w:pStyle w:val="TableParagraph"/>
              <w:spacing w:line="244" w:lineRule="exact"/>
              <w:ind w:left="90"/>
            </w:pPr>
            <w:r>
              <w:rPr>
                <w:spacing w:val="-5"/>
              </w:rPr>
              <w:t>3.</w:t>
            </w:r>
          </w:p>
        </w:tc>
        <w:tc>
          <w:tcPr>
            <w:tcW w:w="2700" w:type="dxa"/>
          </w:tcPr>
          <w:p w14:paraId="7C2ED6A9" w14:textId="77777777" w:rsidR="001D3EB5" w:rsidRDefault="003F63B5">
            <w:pPr>
              <w:pStyle w:val="TableParagraph"/>
              <w:spacing w:line="259" w:lineRule="auto"/>
              <w:ind w:left="90" w:right="470"/>
            </w:pPr>
            <w:r>
              <w:rPr>
                <w:spacing w:val="-2"/>
              </w:rPr>
              <w:t>Submit payment.</w:t>
            </w:r>
          </w:p>
        </w:tc>
        <w:tc>
          <w:tcPr>
            <w:tcW w:w="2634" w:type="dxa"/>
          </w:tcPr>
          <w:p w14:paraId="7C2ED6AA" w14:textId="77777777" w:rsidR="001D3EB5" w:rsidRDefault="003F63B5">
            <w:pPr>
              <w:pStyle w:val="TableParagraph"/>
              <w:numPr>
                <w:ilvl w:val="0"/>
                <w:numId w:val="17"/>
              </w:numPr>
              <w:tabs>
                <w:tab w:val="left" w:pos="810"/>
              </w:tabs>
              <w:spacing w:line="259" w:lineRule="auto"/>
              <w:ind w:right="664"/>
            </w:pPr>
            <w:r>
              <w:t>Payment is processed</w:t>
            </w:r>
            <w:r>
              <w:rPr>
                <w:spacing w:val="-14"/>
              </w:rPr>
              <w:t xml:space="preserve"> </w:t>
            </w:r>
            <w:r>
              <w:t xml:space="preserve">via </w:t>
            </w:r>
            <w:r>
              <w:rPr>
                <w:spacing w:val="-2"/>
              </w:rPr>
              <w:t>Stripe.</w:t>
            </w:r>
          </w:p>
          <w:p w14:paraId="7C2ED6AB" w14:textId="77777777" w:rsidR="001D3EB5" w:rsidRDefault="003F63B5">
            <w:pPr>
              <w:pStyle w:val="TableParagraph"/>
              <w:numPr>
                <w:ilvl w:val="0"/>
                <w:numId w:val="17"/>
              </w:numPr>
              <w:tabs>
                <w:tab w:val="left" w:pos="810"/>
              </w:tabs>
              <w:spacing w:line="256" w:lineRule="auto"/>
              <w:ind w:right="90"/>
            </w:pPr>
            <w:r>
              <w:t xml:space="preserve">New account is created with ACTIVE status in </w:t>
            </w:r>
            <w:r>
              <w:rPr>
                <w:spacing w:val="-2"/>
              </w:rPr>
              <w:t xml:space="preserve">billing_subscription </w:t>
            </w:r>
            <w:r>
              <w:rPr>
                <w:spacing w:val="-6"/>
              </w:rPr>
              <w:t>s.</w:t>
            </w:r>
          </w:p>
          <w:p w14:paraId="7C2ED6AC" w14:textId="77777777" w:rsidR="001D3EB5" w:rsidRDefault="003F63B5">
            <w:pPr>
              <w:pStyle w:val="TableParagraph"/>
              <w:numPr>
                <w:ilvl w:val="0"/>
                <w:numId w:val="17"/>
              </w:numPr>
              <w:tabs>
                <w:tab w:val="left" w:pos="810"/>
              </w:tabs>
              <w:spacing w:line="254" w:lineRule="auto"/>
              <w:ind w:right="141"/>
            </w:pPr>
            <w:r>
              <w:t>No trial period is shown</w:t>
            </w:r>
            <w:r>
              <w:rPr>
                <w:spacing w:val="-14"/>
              </w:rPr>
              <w:t xml:space="preserve"> </w:t>
            </w:r>
            <w:r>
              <w:t>or</w:t>
            </w:r>
            <w:r>
              <w:rPr>
                <w:spacing w:val="-14"/>
              </w:rPr>
              <w:t xml:space="preserve"> </w:t>
            </w:r>
            <w:r>
              <w:t>triggered.</w:t>
            </w:r>
          </w:p>
        </w:tc>
        <w:tc>
          <w:tcPr>
            <w:tcW w:w="1509" w:type="dxa"/>
          </w:tcPr>
          <w:p w14:paraId="7C2ED6AD" w14:textId="0DF0F88C" w:rsidR="001D3EB5" w:rsidRDefault="001D3EB5">
            <w:pPr>
              <w:pStyle w:val="TableParagraph"/>
              <w:spacing w:line="256" w:lineRule="auto"/>
              <w:ind w:left="90" w:right="89"/>
            </w:pPr>
          </w:p>
        </w:tc>
        <w:tc>
          <w:tcPr>
            <w:tcW w:w="675" w:type="dxa"/>
          </w:tcPr>
          <w:p w14:paraId="7C2ED6AE" w14:textId="656C7C7F" w:rsidR="001D3EB5" w:rsidRDefault="001D3EB5">
            <w:pPr>
              <w:pStyle w:val="TableParagraph"/>
              <w:spacing w:line="244" w:lineRule="exact"/>
              <w:ind w:left="85"/>
            </w:pPr>
          </w:p>
        </w:tc>
        <w:tc>
          <w:tcPr>
            <w:tcW w:w="1708" w:type="dxa"/>
          </w:tcPr>
          <w:p w14:paraId="7C2ED6AF" w14:textId="77777777" w:rsidR="001D3EB5" w:rsidRDefault="001D3EB5">
            <w:pPr>
              <w:pStyle w:val="TableParagraph"/>
            </w:pPr>
          </w:p>
        </w:tc>
      </w:tr>
      <w:tr w:rsidR="001D3EB5" w14:paraId="7C2ED6B3" w14:textId="77777777" w:rsidTr="65D27D43">
        <w:trPr>
          <w:trHeight w:val="550"/>
        </w:trPr>
        <w:tc>
          <w:tcPr>
            <w:tcW w:w="8133" w:type="dxa"/>
            <w:gridSpan w:val="5"/>
            <w:shd w:val="clear" w:color="auto" w:fill="D1D1D1"/>
          </w:tcPr>
          <w:p w14:paraId="7C2ED6B1" w14:textId="77777777" w:rsidR="001D3EB5" w:rsidRDefault="003F63B5">
            <w:pPr>
              <w:pStyle w:val="TableParagraph"/>
              <w:spacing w:line="249" w:lineRule="exact"/>
              <w:ind w:left="90"/>
              <w:rPr>
                <w:b/>
              </w:rPr>
            </w:pPr>
            <w:r>
              <w:rPr>
                <w:b/>
              </w:rPr>
              <w:t>TC-8.3</w:t>
            </w:r>
            <w:r>
              <w:rPr>
                <w:b/>
                <w:spacing w:val="-10"/>
              </w:rPr>
              <w:t xml:space="preserve"> </w:t>
            </w:r>
            <w:r>
              <w:rPr>
                <w:b/>
              </w:rPr>
              <w:t>Secure</w:t>
            </w:r>
            <w:r>
              <w:rPr>
                <w:b/>
                <w:spacing w:val="-4"/>
              </w:rPr>
              <w:t xml:space="preserve"> </w:t>
            </w:r>
            <w:r>
              <w:rPr>
                <w:b/>
              </w:rPr>
              <w:t>Tokenization</w:t>
            </w:r>
            <w:r>
              <w:rPr>
                <w:b/>
                <w:spacing w:val="-10"/>
              </w:rPr>
              <w:t xml:space="preserve"> </w:t>
            </w:r>
            <w:r>
              <w:rPr>
                <w:b/>
              </w:rPr>
              <w:t>of</w:t>
            </w:r>
            <w:r>
              <w:rPr>
                <w:b/>
                <w:spacing w:val="-4"/>
              </w:rPr>
              <w:t xml:space="preserve"> </w:t>
            </w:r>
            <w:r>
              <w:rPr>
                <w:b/>
              </w:rPr>
              <w:t>Payment</w:t>
            </w:r>
            <w:r>
              <w:rPr>
                <w:b/>
                <w:spacing w:val="-4"/>
              </w:rPr>
              <w:t xml:space="preserve"> </w:t>
            </w:r>
            <w:r>
              <w:rPr>
                <w:b/>
                <w:spacing w:val="-2"/>
              </w:rPr>
              <w:t>Details</w:t>
            </w:r>
          </w:p>
        </w:tc>
        <w:tc>
          <w:tcPr>
            <w:tcW w:w="1708" w:type="dxa"/>
            <w:shd w:val="clear" w:color="auto" w:fill="D1D1D1"/>
          </w:tcPr>
          <w:p w14:paraId="7C2ED6B2" w14:textId="77777777" w:rsidR="001D3EB5" w:rsidRDefault="001D3EB5">
            <w:pPr>
              <w:pStyle w:val="TableParagraph"/>
            </w:pPr>
          </w:p>
        </w:tc>
      </w:tr>
      <w:tr w:rsidR="001D3EB5" w14:paraId="7C2ED6BA" w14:textId="77777777" w:rsidTr="65D27D43">
        <w:trPr>
          <w:trHeight w:val="1098"/>
        </w:trPr>
        <w:tc>
          <w:tcPr>
            <w:tcW w:w="615" w:type="dxa"/>
          </w:tcPr>
          <w:p w14:paraId="7C2ED6B4" w14:textId="77777777" w:rsidR="001D3EB5" w:rsidRDefault="003F63B5">
            <w:pPr>
              <w:pStyle w:val="TableParagraph"/>
              <w:spacing w:line="249" w:lineRule="exact"/>
              <w:ind w:left="90"/>
            </w:pPr>
            <w:r>
              <w:rPr>
                <w:spacing w:val="-5"/>
              </w:rPr>
              <w:t>1.</w:t>
            </w:r>
          </w:p>
        </w:tc>
        <w:tc>
          <w:tcPr>
            <w:tcW w:w="2700" w:type="dxa"/>
          </w:tcPr>
          <w:p w14:paraId="7C2ED6B5" w14:textId="77777777" w:rsidR="001D3EB5" w:rsidRDefault="003F63B5">
            <w:pPr>
              <w:pStyle w:val="TableParagraph"/>
              <w:spacing w:line="254" w:lineRule="auto"/>
              <w:ind w:left="90" w:right="339"/>
              <w:jc w:val="both"/>
            </w:pPr>
            <w:r>
              <w:t>Enter</w:t>
            </w:r>
            <w:r>
              <w:rPr>
                <w:spacing w:val="-3"/>
              </w:rPr>
              <w:t xml:space="preserve"> </w:t>
            </w:r>
            <w:r>
              <w:t>card details</w:t>
            </w:r>
            <w:r>
              <w:rPr>
                <w:spacing w:val="-14"/>
              </w:rPr>
              <w:t xml:space="preserve"> </w:t>
            </w:r>
            <w:r>
              <w:t>and tap "Pay".</w:t>
            </w:r>
          </w:p>
        </w:tc>
        <w:tc>
          <w:tcPr>
            <w:tcW w:w="2634" w:type="dxa"/>
          </w:tcPr>
          <w:p w14:paraId="7C2ED6B6" w14:textId="77777777" w:rsidR="001D3EB5" w:rsidRDefault="003F63B5">
            <w:pPr>
              <w:pStyle w:val="TableParagraph"/>
              <w:spacing w:line="254" w:lineRule="auto"/>
              <w:ind w:left="90"/>
            </w:pPr>
            <w:r>
              <w:t>Payment</w:t>
            </w:r>
            <w:r>
              <w:rPr>
                <w:spacing w:val="-14"/>
              </w:rPr>
              <w:t xml:space="preserve"> </w:t>
            </w:r>
            <w:r>
              <w:t>is</w:t>
            </w:r>
            <w:r>
              <w:rPr>
                <w:spacing w:val="-14"/>
              </w:rPr>
              <w:t xml:space="preserve"> </w:t>
            </w:r>
            <w:r>
              <w:t xml:space="preserve">processed </w:t>
            </w:r>
            <w:r>
              <w:rPr>
                <w:spacing w:val="-2"/>
              </w:rPr>
              <w:t>successfully.</w:t>
            </w:r>
          </w:p>
        </w:tc>
        <w:tc>
          <w:tcPr>
            <w:tcW w:w="1509" w:type="dxa"/>
          </w:tcPr>
          <w:p w14:paraId="7C2ED6B7" w14:textId="55B716F5" w:rsidR="001D3EB5" w:rsidRDefault="001D3EB5">
            <w:pPr>
              <w:pStyle w:val="TableParagraph"/>
              <w:spacing w:line="254" w:lineRule="auto"/>
              <w:ind w:left="90" w:right="125"/>
            </w:pPr>
          </w:p>
        </w:tc>
        <w:tc>
          <w:tcPr>
            <w:tcW w:w="675" w:type="dxa"/>
          </w:tcPr>
          <w:p w14:paraId="7C2ED6B8" w14:textId="707BBAB8" w:rsidR="001D3EB5" w:rsidRDefault="001D3EB5">
            <w:pPr>
              <w:pStyle w:val="TableParagraph"/>
              <w:spacing w:line="249" w:lineRule="exact"/>
              <w:ind w:left="85"/>
            </w:pPr>
          </w:p>
        </w:tc>
        <w:tc>
          <w:tcPr>
            <w:tcW w:w="1708" w:type="dxa"/>
          </w:tcPr>
          <w:p w14:paraId="7C2ED6B9" w14:textId="77777777" w:rsidR="001D3EB5" w:rsidRDefault="001D3EB5">
            <w:pPr>
              <w:pStyle w:val="TableParagraph"/>
            </w:pPr>
          </w:p>
        </w:tc>
      </w:tr>
      <w:tr w:rsidR="001D3EB5" w14:paraId="7C2ED6C7" w14:textId="77777777" w:rsidTr="65D27D43">
        <w:trPr>
          <w:trHeight w:val="3071"/>
        </w:trPr>
        <w:tc>
          <w:tcPr>
            <w:tcW w:w="615" w:type="dxa"/>
          </w:tcPr>
          <w:p w14:paraId="7C2ED6BB" w14:textId="77777777" w:rsidR="001D3EB5" w:rsidRDefault="003F63B5">
            <w:pPr>
              <w:pStyle w:val="TableParagraph"/>
              <w:spacing w:line="244" w:lineRule="exact"/>
              <w:ind w:left="90"/>
            </w:pPr>
            <w:r>
              <w:rPr>
                <w:spacing w:val="-5"/>
              </w:rPr>
              <w:t>2.</w:t>
            </w:r>
          </w:p>
        </w:tc>
        <w:tc>
          <w:tcPr>
            <w:tcW w:w="2700" w:type="dxa"/>
          </w:tcPr>
          <w:p w14:paraId="7C2ED6BC" w14:textId="77777777" w:rsidR="001D3EB5" w:rsidRDefault="003F63B5">
            <w:pPr>
              <w:pStyle w:val="TableParagraph"/>
              <w:spacing w:line="256" w:lineRule="auto"/>
              <w:ind w:left="90" w:right="142"/>
            </w:pPr>
            <w:r>
              <w:t>Inspect UI behavior</w:t>
            </w:r>
            <w:r>
              <w:rPr>
                <w:spacing w:val="-14"/>
              </w:rPr>
              <w:t xml:space="preserve"> </w:t>
            </w:r>
            <w:r>
              <w:t xml:space="preserve">and </w:t>
            </w:r>
            <w:r>
              <w:rPr>
                <w:spacing w:val="-2"/>
              </w:rPr>
              <w:t>back-end logs.</w:t>
            </w:r>
          </w:p>
        </w:tc>
        <w:tc>
          <w:tcPr>
            <w:tcW w:w="2634" w:type="dxa"/>
          </w:tcPr>
          <w:p w14:paraId="7C2ED6BD" w14:textId="77777777" w:rsidR="001D3EB5" w:rsidRDefault="003F63B5">
            <w:pPr>
              <w:pStyle w:val="TableParagraph"/>
              <w:numPr>
                <w:ilvl w:val="0"/>
                <w:numId w:val="16"/>
              </w:numPr>
              <w:tabs>
                <w:tab w:val="left" w:pos="810"/>
              </w:tabs>
              <w:spacing w:line="259" w:lineRule="exact"/>
            </w:pPr>
            <w:r>
              <w:t>UI</w:t>
            </w:r>
            <w:r>
              <w:rPr>
                <w:spacing w:val="-8"/>
              </w:rPr>
              <w:t xml:space="preserve"> </w:t>
            </w:r>
            <w:r>
              <w:t>shows</w:t>
            </w:r>
            <w:r>
              <w:rPr>
                <w:spacing w:val="1"/>
              </w:rPr>
              <w:t xml:space="preserve"> </w:t>
            </w:r>
            <w:r>
              <w:rPr>
                <w:spacing w:val="-2"/>
              </w:rPr>
              <w:t>loading</w:t>
            </w:r>
          </w:p>
          <w:p w14:paraId="7C2ED6BE" w14:textId="77777777" w:rsidR="001D3EB5" w:rsidRDefault="003F63B5">
            <w:pPr>
              <w:pStyle w:val="TableParagraph"/>
              <w:spacing w:before="20"/>
              <w:ind w:left="810"/>
            </w:pPr>
            <w:r>
              <w:t>spinner</w:t>
            </w:r>
            <w:r>
              <w:rPr>
                <w:spacing w:val="-2"/>
              </w:rPr>
              <w:t xml:space="preserve"> </w:t>
            </w:r>
            <w:r>
              <w:t>(≤</w:t>
            </w:r>
            <w:r>
              <w:rPr>
                <w:spacing w:val="-3"/>
              </w:rPr>
              <w:t xml:space="preserve"> </w:t>
            </w:r>
            <w:r>
              <w:t>500</w:t>
            </w:r>
            <w:r>
              <w:rPr>
                <w:spacing w:val="-2"/>
              </w:rPr>
              <w:t xml:space="preserve"> </w:t>
            </w:r>
            <w:r>
              <w:rPr>
                <w:spacing w:val="-4"/>
              </w:rPr>
              <w:t>ms).</w:t>
            </w:r>
          </w:p>
          <w:p w14:paraId="7C2ED6BF" w14:textId="77777777" w:rsidR="001D3EB5" w:rsidRDefault="003F63B5">
            <w:pPr>
              <w:pStyle w:val="TableParagraph"/>
              <w:numPr>
                <w:ilvl w:val="0"/>
                <w:numId w:val="16"/>
              </w:numPr>
              <w:tabs>
                <w:tab w:val="left" w:pos="810"/>
              </w:tabs>
              <w:spacing w:before="14" w:line="256" w:lineRule="auto"/>
              <w:ind w:right="160"/>
            </w:pPr>
            <w:r>
              <w:t xml:space="preserve">Stripe Elements </w:t>
            </w:r>
            <w:r>
              <w:rPr>
                <w:spacing w:val="-2"/>
              </w:rPr>
              <w:t>tokenizes</w:t>
            </w:r>
            <w:r>
              <w:rPr>
                <w:spacing w:val="-11"/>
              </w:rPr>
              <w:t xml:space="preserve"> </w:t>
            </w:r>
            <w:r>
              <w:rPr>
                <w:spacing w:val="-2"/>
              </w:rPr>
              <w:t>payment.</w:t>
            </w:r>
          </w:p>
          <w:p w14:paraId="7C2ED6C0" w14:textId="77777777" w:rsidR="001D3EB5" w:rsidRDefault="003F63B5">
            <w:pPr>
              <w:pStyle w:val="TableParagraph"/>
              <w:numPr>
                <w:ilvl w:val="0"/>
                <w:numId w:val="16"/>
              </w:numPr>
              <w:tabs>
                <w:tab w:val="left" w:pos="810"/>
              </w:tabs>
              <w:spacing w:line="256" w:lineRule="auto"/>
              <w:ind w:right="84"/>
            </w:pPr>
            <w:r>
              <w:t>Only token ID is posted</w:t>
            </w:r>
            <w:r>
              <w:rPr>
                <w:spacing w:val="-14"/>
              </w:rPr>
              <w:t xml:space="preserve"> </w:t>
            </w:r>
            <w:r>
              <w:t>to</w:t>
            </w:r>
            <w:r>
              <w:rPr>
                <w:spacing w:val="-14"/>
              </w:rPr>
              <w:t xml:space="preserve"> </w:t>
            </w:r>
            <w:r>
              <w:t>the</w:t>
            </w:r>
            <w:r>
              <w:rPr>
                <w:spacing w:val="-14"/>
              </w:rPr>
              <w:t xml:space="preserve"> </w:t>
            </w:r>
            <w:r>
              <w:t>server.</w:t>
            </w:r>
          </w:p>
          <w:p w14:paraId="7C2ED6C1" w14:textId="77777777" w:rsidR="001D3EB5" w:rsidRDefault="003F63B5">
            <w:pPr>
              <w:pStyle w:val="TableParagraph"/>
              <w:numPr>
                <w:ilvl w:val="0"/>
                <w:numId w:val="16"/>
              </w:numPr>
              <w:tabs>
                <w:tab w:val="left" w:pos="810"/>
              </w:tabs>
              <w:spacing w:before="1" w:line="254" w:lineRule="auto"/>
              <w:ind w:right="127"/>
            </w:pPr>
            <w:r>
              <w:t>Backend does not store</w:t>
            </w:r>
            <w:r>
              <w:rPr>
                <w:spacing w:val="-13"/>
              </w:rPr>
              <w:t xml:space="preserve"> </w:t>
            </w:r>
            <w:r>
              <w:t>raw</w:t>
            </w:r>
            <w:r>
              <w:rPr>
                <w:spacing w:val="-12"/>
              </w:rPr>
              <w:t xml:space="preserve"> </w:t>
            </w:r>
            <w:r>
              <w:t>card</w:t>
            </w:r>
            <w:r>
              <w:rPr>
                <w:spacing w:val="-12"/>
              </w:rPr>
              <w:t xml:space="preserve"> </w:t>
            </w:r>
            <w:r>
              <w:t>data.</w:t>
            </w:r>
          </w:p>
          <w:p w14:paraId="7C2ED6C2" w14:textId="77777777" w:rsidR="001D3EB5" w:rsidRDefault="003F63B5">
            <w:pPr>
              <w:pStyle w:val="TableParagraph"/>
              <w:numPr>
                <w:ilvl w:val="0"/>
                <w:numId w:val="16"/>
              </w:numPr>
              <w:tabs>
                <w:tab w:val="left" w:pos="810"/>
              </w:tabs>
              <w:spacing w:before="3" w:line="254" w:lineRule="auto"/>
              <w:ind w:right="249"/>
            </w:pPr>
            <w:r>
              <w:t>Backend</w:t>
            </w:r>
            <w:r>
              <w:rPr>
                <w:spacing w:val="-14"/>
              </w:rPr>
              <w:t xml:space="preserve"> </w:t>
            </w:r>
            <w:r>
              <w:t>responds in &lt; 2 seconds.</w:t>
            </w:r>
          </w:p>
        </w:tc>
        <w:tc>
          <w:tcPr>
            <w:tcW w:w="1509" w:type="dxa"/>
          </w:tcPr>
          <w:p w14:paraId="7C2ED6C4" w14:textId="37754812" w:rsidR="001D3EB5" w:rsidRDefault="001D3EB5">
            <w:pPr>
              <w:pStyle w:val="TableParagraph"/>
              <w:spacing w:line="256" w:lineRule="auto"/>
              <w:ind w:left="90" w:right="107"/>
            </w:pPr>
          </w:p>
        </w:tc>
        <w:tc>
          <w:tcPr>
            <w:tcW w:w="675" w:type="dxa"/>
          </w:tcPr>
          <w:p w14:paraId="7C2ED6C5" w14:textId="6BF8A76B" w:rsidR="001D3EB5" w:rsidRDefault="001D3EB5">
            <w:pPr>
              <w:pStyle w:val="TableParagraph"/>
              <w:spacing w:line="244" w:lineRule="exact"/>
              <w:ind w:left="85"/>
            </w:pPr>
          </w:p>
        </w:tc>
        <w:tc>
          <w:tcPr>
            <w:tcW w:w="1708" w:type="dxa"/>
          </w:tcPr>
          <w:p w14:paraId="7C2ED6C6" w14:textId="77777777" w:rsidR="001D3EB5" w:rsidRDefault="001D3EB5">
            <w:pPr>
              <w:pStyle w:val="TableParagraph"/>
            </w:pPr>
          </w:p>
        </w:tc>
      </w:tr>
    </w:tbl>
    <w:p w14:paraId="24BA6CEC" w14:textId="77777777" w:rsidR="00420361" w:rsidRDefault="00420361">
      <w:pPr>
        <w:pStyle w:val="TableParagraph"/>
      </w:pPr>
    </w:p>
    <w:tbl>
      <w:tblPr>
        <w:tblStyle w:val="TableGridLight"/>
        <w:tblW w:w="10050" w:type="dxa"/>
        <w:tblInd w:w="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636"/>
        <w:gridCol w:w="2628"/>
        <w:gridCol w:w="2513"/>
        <w:gridCol w:w="1402"/>
        <w:gridCol w:w="1257"/>
        <w:gridCol w:w="1614"/>
      </w:tblGrid>
      <w:tr w:rsidR="004F12BB" w14:paraId="7E183DCA" w14:textId="77777777" w:rsidTr="65D27D43">
        <w:tc>
          <w:tcPr>
            <w:tcW w:w="645" w:type="dxa"/>
            <w:vAlign w:val="center"/>
          </w:tcPr>
          <w:p w14:paraId="1EF152AF" w14:textId="77777777" w:rsidR="00420361" w:rsidRPr="008E3821" w:rsidRDefault="058471A8" w:rsidP="65D27D43">
            <w:pPr>
              <w:jc w:val="center"/>
            </w:pPr>
            <w:r w:rsidRPr="65D27D43">
              <w:rPr>
                <w:b/>
                <w:bCs/>
              </w:rPr>
              <w:t>STEP</w:t>
            </w:r>
          </w:p>
        </w:tc>
        <w:tc>
          <w:tcPr>
            <w:tcW w:w="2817" w:type="dxa"/>
            <w:vAlign w:val="center"/>
          </w:tcPr>
          <w:p w14:paraId="2AFDB8DA" w14:textId="77777777" w:rsidR="00420361" w:rsidRPr="008E3821" w:rsidRDefault="058471A8" w:rsidP="65D27D43">
            <w:pPr>
              <w:jc w:val="center"/>
            </w:pPr>
            <w:r w:rsidRPr="65D27D43">
              <w:rPr>
                <w:b/>
                <w:bCs/>
              </w:rPr>
              <w:t>TEST STEP/INPUT</w:t>
            </w:r>
          </w:p>
        </w:tc>
        <w:tc>
          <w:tcPr>
            <w:tcW w:w="2667" w:type="dxa"/>
            <w:vAlign w:val="center"/>
          </w:tcPr>
          <w:p w14:paraId="62A93C4A" w14:textId="77777777" w:rsidR="00420361" w:rsidRPr="008E3821" w:rsidRDefault="058471A8" w:rsidP="65D27D43">
            <w:pPr>
              <w:jc w:val="center"/>
            </w:pPr>
            <w:r w:rsidRPr="65D27D43">
              <w:rPr>
                <w:b/>
                <w:bCs/>
              </w:rPr>
              <w:t>EXPECTED RESULTS</w:t>
            </w:r>
          </w:p>
        </w:tc>
        <w:tc>
          <w:tcPr>
            <w:tcW w:w="1463" w:type="dxa"/>
            <w:vAlign w:val="center"/>
          </w:tcPr>
          <w:p w14:paraId="117ACC76" w14:textId="77777777" w:rsidR="00420361" w:rsidRPr="008E3821" w:rsidRDefault="058471A8" w:rsidP="65D27D43">
            <w:pPr>
              <w:jc w:val="center"/>
              <w:rPr>
                <w:sz w:val="24"/>
                <w:szCs w:val="24"/>
              </w:rPr>
            </w:pPr>
            <w:r w:rsidRPr="65D27D43">
              <w:rPr>
                <w:b/>
                <w:bCs/>
                <w:sz w:val="24"/>
                <w:szCs w:val="24"/>
              </w:rPr>
              <w:t>ACTUAL RESULT</w:t>
            </w:r>
          </w:p>
        </w:tc>
        <w:tc>
          <w:tcPr>
            <w:tcW w:w="690" w:type="dxa"/>
            <w:vAlign w:val="center"/>
          </w:tcPr>
          <w:p w14:paraId="2F027BB9" w14:textId="77777777" w:rsidR="00420361" w:rsidRPr="008E3821" w:rsidRDefault="058471A8" w:rsidP="65D27D43">
            <w:pPr>
              <w:jc w:val="center"/>
              <w:rPr>
                <w:sz w:val="24"/>
                <w:szCs w:val="24"/>
              </w:rPr>
            </w:pPr>
            <w:r w:rsidRPr="65D27D43">
              <w:rPr>
                <w:b/>
                <w:bCs/>
                <w:sz w:val="24"/>
                <w:szCs w:val="24"/>
              </w:rPr>
              <w:t>PASS/FAIL</w:t>
            </w:r>
          </w:p>
        </w:tc>
        <w:tc>
          <w:tcPr>
            <w:tcW w:w="1768" w:type="dxa"/>
            <w:vAlign w:val="center"/>
          </w:tcPr>
          <w:p w14:paraId="0D512C2C" w14:textId="77777777" w:rsidR="00420361" w:rsidRDefault="058471A8" w:rsidP="65D27D43">
            <w:pPr>
              <w:jc w:val="center"/>
            </w:pPr>
            <w:r w:rsidRPr="65D27D43">
              <w:rPr>
                <w:b/>
                <w:bCs/>
              </w:rPr>
              <w:t>Defects Found</w:t>
            </w:r>
          </w:p>
        </w:tc>
      </w:tr>
      <w:tr w:rsidR="00420361" w14:paraId="51356AB3" w14:textId="77777777" w:rsidTr="65D27D43">
        <w:tc>
          <w:tcPr>
            <w:tcW w:w="10050" w:type="dxa"/>
            <w:gridSpan w:val="6"/>
            <w:shd w:val="clear" w:color="auto" w:fill="BFBFBF" w:themeFill="background1" w:themeFillShade="BF"/>
          </w:tcPr>
          <w:p w14:paraId="03077C3A" w14:textId="297EAC31" w:rsidR="00420361" w:rsidRPr="008E3821" w:rsidRDefault="00420361">
            <w:r w:rsidRPr="008E3821">
              <w:rPr>
                <w:b/>
              </w:rPr>
              <w:t>TC-</w:t>
            </w:r>
            <w:r w:rsidR="00657267" w:rsidRPr="008E3821">
              <w:rPr>
                <w:b/>
              </w:rPr>
              <w:t>8</w:t>
            </w:r>
            <w:r w:rsidRPr="008E3821">
              <w:rPr>
                <w:b/>
              </w:rPr>
              <w:t>.</w:t>
            </w:r>
            <w:r w:rsidR="007804B7" w:rsidRPr="008E3821">
              <w:rPr>
                <w:b/>
              </w:rPr>
              <w:t>5</w:t>
            </w:r>
            <w:r w:rsidRPr="008E3821">
              <w:rPr>
                <w:b/>
              </w:rPr>
              <w:t>: Open Billing Portal</w:t>
            </w:r>
            <w:r w:rsidR="0070361A" w:rsidRPr="008E3821">
              <w:rPr>
                <w:b/>
              </w:rPr>
              <w:t xml:space="preserve"> -</w:t>
            </w:r>
            <w:r w:rsidR="00DF0BC2" w:rsidRPr="008E3821">
              <w:rPr>
                <w:b/>
              </w:rPr>
              <w:t xml:space="preserve"> </w:t>
            </w:r>
            <w:r w:rsidR="0070361A" w:rsidRPr="008E3821">
              <w:rPr>
                <w:b/>
              </w:rPr>
              <w:t>IOS</w:t>
            </w:r>
            <w:r w:rsidR="00DF0BC2" w:rsidRPr="008E3821">
              <w:rPr>
                <w:b/>
              </w:rPr>
              <w:t xml:space="preserve"> Only</w:t>
            </w:r>
          </w:p>
        </w:tc>
      </w:tr>
      <w:tr w:rsidR="004F12BB" w14:paraId="2A5BA177" w14:textId="77777777" w:rsidTr="65D27D43">
        <w:tc>
          <w:tcPr>
            <w:tcW w:w="645" w:type="dxa"/>
          </w:tcPr>
          <w:p w14:paraId="094B46A0" w14:textId="77777777" w:rsidR="00420361" w:rsidRPr="008E3821" w:rsidRDefault="00420361">
            <w:r w:rsidRPr="008E3821">
              <w:t>1</w:t>
            </w:r>
          </w:p>
        </w:tc>
        <w:tc>
          <w:tcPr>
            <w:tcW w:w="2817" w:type="dxa"/>
          </w:tcPr>
          <w:p w14:paraId="27E11A54" w14:textId="77777777" w:rsidR="00420361" w:rsidRPr="008E3821" w:rsidRDefault="00420361">
            <w:r w:rsidRPr="008E3821">
              <w:t>Given the user is on the Manage Subscription screen</w:t>
            </w:r>
          </w:p>
        </w:tc>
        <w:tc>
          <w:tcPr>
            <w:tcW w:w="2667" w:type="dxa"/>
          </w:tcPr>
          <w:p w14:paraId="01BBD6D2" w14:textId="77777777" w:rsidR="00420361" w:rsidRPr="008E3821" w:rsidRDefault="00420361">
            <w:r w:rsidRPr="008E3821">
              <w:t>The Manage Subscription screen is displayed</w:t>
            </w:r>
          </w:p>
        </w:tc>
        <w:tc>
          <w:tcPr>
            <w:tcW w:w="1463" w:type="dxa"/>
          </w:tcPr>
          <w:p w14:paraId="1E2CE2A6" w14:textId="77777777" w:rsidR="00420361" w:rsidRPr="008E3821" w:rsidRDefault="00420361">
            <w:pPr>
              <w:rPr>
                <w:sz w:val="24"/>
                <w:szCs w:val="24"/>
              </w:rPr>
            </w:pPr>
          </w:p>
        </w:tc>
        <w:tc>
          <w:tcPr>
            <w:tcW w:w="690" w:type="dxa"/>
          </w:tcPr>
          <w:p w14:paraId="3AFFC22A" w14:textId="77777777" w:rsidR="00420361" w:rsidRPr="008E3821" w:rsidRDefault="00420361">
            <w:pPr>
              <w:rPr>
                <w:sz w:val="24"/>
                <w:szCs w:val="24"/>
              </w:rPr>
            </w:pPr>
          </w:p>
        </w:tc>
        <w:tc>
          <w:tcPr>
            <w:tcW w:w="1768" w:type="dxa"/>
          </w:tcPr>
          <w:p w14:paraId="00C89729" w14:textId="77777777" w:rsidR="00420361" w:rsidRDefault="00420361"/>
        </w:tc>
      </w:tr>
      <w:tr w:rsidR="004F12BB" w14:paraId="5BFEE2B7" w14:textId="77777777" w:rsidTr="65D27D43">
        <w:tc>
          <w:tcPr>
            <w:tcW w:w="645" w:type="dxa"/>
          </w:tcPr>
          <w:p w14:paraId="184E1419" w14:textId="77777777" w:rsidR="00420361" w:rsidRPr="008E3821" w:rsidRDefault="00420361">
            <w:r w:rsidRPr="008E3821">
              <w:lastRenderedPageBreak/>
              <w:t>2</w:t>
            </w:r>
          </w:p>
        </w:tc>
        <w:tc>
          <w:tcPr>
            <w:tcW w:w="2817" w:type="dxa"/>
          </w:tcPr>
          <w:p w14:paraId="0665B51A" w14:textId="77777777" w:rsidR="00420361" w:rsidRPr="008E3821" w:rsidRDefault="00420361">
            <w:r w:rsidRPr="008E3821">
              <w:t>When the user taps "Open Billing Portal"</w:t>
            </w:r>
          </w:p>
        </w:tc>
        <w:tc>
          <w:tcPr>
            <w:tcW w:w="2667" w:type="dxa"/>
          </w:tcPr>
          <w:p w14:paraId="06E15026" w14:textId="77777777" w:rsidR="00420361" w:rsidRPr="008E3821" w:rsidRDefault="00420361">
            <w:r w:rsidRPr="008E3821">
              <w:t>The system launches the default browser</w:t>
            </w:r>
          </w:p>
        </w:tc>
        <w:tc>
          <w:tcPr>
            <w:tcW w:w="1463" w:type="dxa"/>
          </w:tcPr>
          <w:p w14:paraId="0CCC6549" w14:textId="77777777" w:rsidR="00420361" w:rsidRPr="008E3821" w:rsidRDefault="00420361">
            <w:pPr>
              <w:rPr>
                <w:sz w:val="24"/>
                <w:szCs w:val="24"/>
              </w:rPr>
            </w:pPr>
          </w:p>
        </w:tc>
        <w:tc>
          <w:tcPr>
            <w:tcW w:w="690" w:type="dxa"/>
          </w:tcPr>
          <w:p w14:paraId="18566871" w14:textId="77777777" w:rsidR="00420361" w:rsidRPr="008E3821" w:rsidRDefault="00420361">
            <w:pPr>
              <w:rPr>
                <w:sz w:val="24"/>
                <w:szCs w:val="24"/>
              </w:rPr>
            </w:pPr>
          </w:p>
        </w:tc>
        <w:tc>
          <w:tcPr>
            <w:tcW w:w="1768" w:type="dxa"/>
          </w:tcPr>
          <w:p w14:paraId="45F17AC0" w14:textId="77777777" w:rsidR="00420361" w:rsidRDefault="00420361"/>
        </w:tc>
      </w:tr>
      <w:tr w:rsidR="004F12BB" w14:paraId="4510CC86" w14:textId="77777777" w:rsidTr="65D27D43">
        <w:tc>
          <w:tcPr>
            <w:tcW w:w="645" w:type="dxa"/>
          </w:tcPr>
          <w:p w14:paraId="5C4C693C" w14:textId="77777777" w:rsidR="00420361" w:rsidRPr="008E3821" w:rsidRDefault="00420361">
            <w:r w:rsidRPr="008E3821">
              <w:t>3</w:t>
            </w:r>
          </w:p>
        </w:tc>
        <w:tc>
          <w:tcPr>
            <w:tcW w:w="2817" w:type="dxa"/>
          </w:tcPr>
          <w:p w14:paraId="7A6E0C11" w14:textId="77777777" w:rsidR="00420361" w:rsidRPr="008E3821" w:rsidRDefault="00420361">
            <w:r w:rsidRPr="008E3821">
              <w:t>Then the Stripe-hosted customer portal opens</w:t>
            </w:r>
          </w:p>
        </w:tc>
        <w:tc>
          <w:tcPr>
            <w:tcW w:w="2667" w:type="dxa"/>
          </w:tcPr>
          <w:p w14:paraId="6AD1F03E" w14:textId="77777777" w:rsidR="00420361" w:rsidRPr="008E3821" w:rsidRDefault="00420361">
            <w:r w:rsidRPr="008E3821">
              <w:t>Portal loads with HTTPS and correct domain</w:t>
            </w:r>
          </w:p>
        </w:tc>
        <w:tc>
          <w:tcPr>
            <w:tcW w:w="1463" w:type="dxa"/>
          </w:tcPr>
          <w:p w14:paraId="12FA7556" w14:textId="77777777" w:rsidR="00420361" w:rsidRPr="008E3821" w:rsidRDefault="00420361">
            <w:pPr>
              <w:rPr>
                <w:sz w:val="24"/>
                <w:szCs w:val="24"/>
              </w:rPr>
            </w:pPr>
          </w:p>
        </w:tc>
        <w:tc>
          <w:tcPr>
            <w:tcW w:w="690" w:type="dxa"/>
          </w:tcPr>
          <w:p w14:paraId="2D740CA1" w14:textId="77777777" w:rsidR="00420361" w:rsidRPr="008E3821" w:rsidRDefault="00420361">
            <w:pPr>
              <w:rPr>
                <w:sz w:val="24"/>
                <w:szCs w:val="24"/>
              </w:rPr>
            </w:pPr>
          </w:p>
        </w:tc>
        <w:tc>
          <w:tcPr>
            <w:tcW w:w="1768" w:type="dxa"/>
          </w:tcPr>
          <w:p w14:paraId="581552A8" w14:textId="77777777" w:rsidR="00420361" w:rsidRDefault="00420361"/>
        </w:tc>
      </w:tr>
      <w:tr w:rsidR="004F12BB" w14:paraId="59B8F328" w14:textId="77777777" w:rsidTr="65D27D43">
        <w:tc>
          <w:tcPr>
            <w:tcW w:w="645" w:type="dxa"/>
          </w:tcPr>
          <w:p w14:paraId="30831430" w14:textId="77777777" w:rsidR="00420361" w:rsidRPr="008E3821" w:rsidRDefault="00420361">
            <w:r w:rsidRPr="008E3821">
              <w:t>4</w:t>
            </w:r>
          </w:p>
        </w:tc>
        <w:tc>
          <w:tcPr>
            <w:tcW w:w="2817" w:type="dxa"/>
          </w:tcPr>
          <w:p w14:paraId="2FAA314E" w14:textId="77777777" w:rsidR="00420361" w:rsidRPr="008E3821" w:rsidRDefault="00420361">
            <w:r w:rsidRPr="008E3821">
              <w:t>And the portal displays customer billing information</w:t>
            </w:r>
          </w:p>
        </w:tc>
        <w:tc>
          <w:tcPr>
            <w:tcW w:w="2667" w:type="dxa"/>
          </w:tcPr>
          <w:p w14:paraId="2F325C32" w14:textId="77777777" w:rsidR="00420361" w:rsidRPr="008E3821" w:rsidRDefault="00420361">
            <w:r w:rsidRPr="008E3821">
              <w:t>User sees subscription details and payment options</w:t>
            </w:r>
          </w:p>
        </w:tc>
        <w:tc>
          <w:tcPr>
            <w:tcW w:w="1463" w:type="dxa"/>
          </w:tcPr>
          <w:p w14:paraId="3A07C25B" w14:textId="77777777" w:rsidR="00420361" w:rsidRPr="008E3821" w:rsidRDefault="00420361">
            <w:pPr>
              <w:rPr>
                <w:sz w:val="24"/>
                <w:szCs w:val="24"/>
              </w:rPr>
            </w:pPr>
          </w:p>
        </w:tc>
        <w:tc>
          <w:tcPr>
            <w:tcW w:w="690" w:type="dxa"/>
          </w:tcPr>
          <w:p w14:paraId="56B7EEE1" w14:textId="77777777" w:rsidR="00420361" w:rsidRPr="008E3821" w:rsidRDefault="00420361">
            <w:pPr>
              <w:rPr>
                <w:sz w:val="24"/>
                <w:szCs w:val="24"/>
              </w:rPr>
            </w:pPr>
          </w:p>
        </w:tc>
        <w:tc>
          <w:tcPr>
            <w:tcW w:w="1768" w:type="dxa"/>
          </w:tcPr>
          <w:p w14:paraId="69541510" w14:textId="77777777" w:rsidR="00420361" w:rsidRDefault="00420361"/>
        </w:tc>
      </w:tr>
      <w:tr w:rsidR="00420361" w14:paraId="0B6165FE" w14:textId="77777777" w:rsidTr="65D27D43">
        <w:tc>
          <w:tcPr>
            <w:tcW w:w="10050" w:type="dxa"/>
            <w:gridSpan w:val="6"/>
            <w:shd w:val="clear" w:color="auto" w:fill="BFBFBF" w:themeFill="background1" w:themeFillShade="BF"/>
          </w:tcPr>
          <w:p w14:paraId="27553866" w14:textId="13165236" w:rsidR="00420361" w:rsidRPr="008E3821" w:rsidRDefault="00420361">
            <w:pPr>
              <w:rPr>
                <w:b/>
              </w:rPr>
            </w:pPr>
            <w:r w:rsidRPr="008E3821">
              <w:rPr>
                <w:b/>
              </w:rPr>
              <w:t>TC-</w:t>
            </w:r>
            <w:r w:rsidR="007804B7" w:rsidRPr="008E3821">
              <w:rPr>
                <w:b/>
              </w:rPr>
              <w:t>8.6</w:t>
            </w:r>
            <w:r w:rsidRPr="008E3821">
              <w:rPr>
                <w:b/>
              </w:rPr>
              <w:t>: Complete Successful Payment</w:t>
            </w:r>
            <w:r w:rsidR="00DF0BC2" w:rsidRPr="008E3821">
              <w:rPr>
                <w:b/>
              </w:rPr>
              <w:t>- IOS Only</w:t>
            </w:r>
          </w:p>
        </w:tc>
      </w:tr>
      <w:tr w:rsidR="004F12BB" w14:paraId="2F4677A6" w14:textId="77777777" w:rsidTr="65D27D43">
        <w:tc>
          <w:tcPr>
            <w:tcW w:w="645" w:type="dxa"/>
          </w:tcPr>
          <w:p w14:paraId="329278F2" w14:textId="77777777" w:rsidR="00420361" w:rsidRPr="008E3821" w:rsidRDefault="00420361">
            <w:r w:rsidRPr="008E3821">
              <w:t>1</w:t>
            </w:r>
          </w:p>
        </w:tc>
        <w:tc>
          <w:tcPr>
            <w:tcW w:w="2817" w:type="dxa"/>
          </w:tcPr>
          <w:p w14:paraId="3836B42E" w14:textId="77777777" w:rsidR="00420361" w:rsidRPr="008E3821" w:rsidRDefault="00420361">
            <w:r w:rsidRPr="008E3821">
              <w:t>Given the user has initiated checkout process</w:t>
            </w:r>
          </w:p>
        </w:tc>
        <w:tc>
          <w:tcPr>
            <w:tcW w:w="2667" w:type="dxa"/>
          </w:tcPr>
          <w:p w14:paraId="25AB2181" w14:textId="77777777" w:rsidR="00420361" w:rsidRPr="008E3821" w:rsidRDefault="00420361">
            <w:r w:rsidRPr="008E3821">
              <w:t>Stripe checkout screen is displayed</w:t>
            </w:r>
          </w:p>
        </w:tc>
        <w:tc>
          <w:tcPr>
            <w:tcW w:w="1463" w:type="dxa"/>
          </w:tcPr>
          <w:p w14:paraId="31310EB5" w14:textId="77777777" w:rsidR="00420361" w:rsidRPr="008E3821" w:rsidRDefault="00420361">
            <w:pPr>
              <w:rPr>
                <w:sz w:val="24"/>
                <w:szCs w:val="24"/>
              </w:rPr>
            </w:pPr>
          </w:p>
        </w:tc>
        <w:tc>
          <w:tcPr>
            <w:tcW w:w="690" w:type="dxa"/>
          </w:tcPr>
          <w:p w14:paraId="420DFC1D" w14:textId="77777777" w:rsidR="00420361" w:rsidRPr="008E3821" w:rsidRDefault="00420361">
            <w:pPr>
              <w:rPr>
                <w:sz w:val="24"/>
                <w:szCs w:val="24"/>
              </w:rPr>
            </w:pPr>
          </w:p>
        </w:tc>
        <w:tc>
          <w:tcPr>
            <w:tcW w:w="1768" w:type="dxa"/>
          </w:tcPr>
          <w:p w14:paraId="2D8DAD84" w14:textId="77777777" w:rsidR="00420361" w:rsidRDefault="00420361"/>
        </w:tc>
      </w:tr>
      <w:tr w:rsidR="004F12BB" w14:paraId="1ADAF2E9" w14:textId="77777777" w:rsidTr="65D27D43">
        <w:tc>
          <w:tcPr>
            <w:tcW w:w="645" w:type="dxa"/>
          </w:tcPr>
          <w:p w14:paraId="3D68D4DA" w14:textId="77777777" w:rsidR="00420361" w:rsidRPr="008E3821" w:rsidRDefault="00420361">
            <w:r w:rsidRPr="008E3821">
              <w:t>2</w:t>
            </w:r>
          </w:p>
        </w:tc>
        <w:tc>
          <w:tcPr>
            <w:tcW w:w="2817" w:type="dxa"/>
          </w:tcPr>
          <w:p w14:paraId="79BA75D9" w14:textId="77777777" w:rsidR="00420361" w:rsidRPr="008E3821" w:rsidRDefault="00420361">
            <w:r w:rsidRPr="008E3821">
              <w:t>When the user enters valid Stripe test card details</w:t>
            </w:r>
          </w:p>
        </w:tc>
        <w:tc>
          <w:tcPr>
            <w:tcW w:w="2667" w:type="dxa"/>
          </w:tcPr>
          <w:p w14:paraId="0148110E" w14:textId="77777777" w:rsidR="00420361" w:rsidRPr="008E3821" w:rsidRDefault="00420361">
            <w:r w:rsidRPr="008E3821">
              <w:t>Test card information is accepted</w:t>
            </w:r>
          </w:p>
        </w:tc>
        <w:tc>
          <w:tcPr>
            <w:tcW w:w="1463" w:type="dxa"/>
          </w:tcPr>
          <w:p w14:paraId="44C2E615" w14:textId="77777777" w:rsidR="00420361" w:rsidRPr="008E3821" w:rsidRDefault="00420361">
            <w:pPr>
              <w:rPr>
                <w:sz w:val="24"/>
                <w:szCs w:val="24"/>
              </w:rPr>
            </w:pPr>
          </w:p>
        </w:tc>
        <w:tc>
          <w:tcPr>
            <w:tcW w:w="690" w:type="dxa"/>
          </w:tcPr>
          <w:p w14:paraId="04017C9D" w14:textId="77777777" w:rsidR="00420361" w:rsidRPr="008E3821" w:rsidRDefault="00420361">
            <w:pPr>
              <w:rPr>
                <w:sz w:val="24"/>
                <w:szCs w:val="24"/>
              </w:rPr>
            </w:pPr>
          </w:p>
        </w:tc>
        <w:tc>
          <w:tcPr>
            <w:tcW w:w="1768" w:type="dxa"/>
          </w:tcPr>
          <w:p w14:paraId="48164ED4" w14:textId="77777777" w:rsidR="00420361" w:rsidRDefault="00420361"/>
        </w:tc>
      </w:tr>
      <w:tr w:rsidR="004F12BB" w14:paraId="005E4860" w14:textId="77777777" w:rsidTr="65D27D43">
        <w:tc>
          <w:tcPr>
            <w:tcW w:w="645" w:type="dxa"/>
          </w:tcPr>
          <w:p w14:paraId="5CA58A97" w14:textId="77777777" w:rsidR="00420361" w:rsidRPr="008E3821" w:rsidRDefault="00420361">
            <w:r w:rsidRPr="008E3821">
              <w:t>3</w:t>
            </w:r>
          </w:p>
        </w:tc>
        <w:tc>
          <w:tcPr>
            <w:tcW w:w="2817" w:type="dxa"/>
          </w:tcPr>
          <w:p w14:paraId="55C2BAAA" w14:textId="77777777" w:rsidR="00420361" w:rsidRPr="008E3821" w:rsidRDefault="00420361">
            <w:r w:rsidRPr="008E3821">
              <w:t>And the user completes the payment</w:t>
            </w:r>
          </w:p>
        </w:tc>
        <w:tc>
          <w:tcPr>
            <w:tcW w:w="2667" w:type="dxa"/>
          </w:tcPr>
          <w:p w14:paraId="2A7FF69B" w14:textId="77777777" w:rsidR="00420361" w:rsidRPr="008E3821" w:rsidRDefault="00420361">
            <w:r w:rsidRPr="008E3821">
              <w:t>Payment processing succeeds</w:t>
            </w:r>
          </w:p>
        </w:tc>
        <w:tc>
          <w:tcPr>
            <w:tcW w:w="1463" w:type="dxa"/>
          </w:tcPr>
          <w:p w14:paraId="0A2472E7" w14:textId="77777777" w:rsidR="00420361" w:rsidRPr="008E3821" w:rsidRDefault="00420361">
            <w:pPr>
              <w:rPr>
                <w:sz w:val="24"/>
                <w:szCs w:val="24"/>
              </w:rPr>
            </w:pPr>
          </w:p>
        </w:tc>
        <w:tc>
          <w:tcPr>
            <w:tcW w:w="690" w:type="dxa"/>
          </w:tcPr>
          <w:p w14:paraId="3358AC2F" w14:textId="77777777" w:rsidR="00420361" w:rsidRPr="008E3821" w:rsidRDefault="00420361">
            <w:pPr>
              <w:rPr>
                <w:sz w:val="24"/>
                <w:szCs w:val="24"/>
              </w:rPr>
            </w:pPr>
          </w:p>
        </w:tc>
        <w:tc>
          <w:tcPr>
            <w:tcW w:w="1768" w:type="dxa"/>
          </w:tcPr>
          <w:p w14:paraId="6BD25D9D" w14:textId="77777777" w:rsidR="00420361" w:rsidRDefault="00420361"/>
        </w:tc>
      </w:tr>
      <w:tr w:rsidR="004F12BB" w14:paraId="054CAFA5" w14:textId="77777777" w:rsidTr="65D27D43">
        <w:tc>
          <w:tcPr>
            <w:tcW w:w="645" w:type="dxa"/>
          </w:tcPr>
          <w:p w14:paraId="3C0B3390" w14:textId="77777777" w:rsidR="00420361" w:rsidRPr="008E3821" w:rsidRDefault="00420361">
            <w:r w:rsidRPr="008E3821">
              <w:t>4</w:t>
            </w:r>
          </w:p>
        </w:tc>
        <w:tc>
          <w:tcPr>
            <w:tcW w:w="2817" w:type="dxa"/>
          </w:tcPr>
          <w:p w14:paraId="14C5E6FF" w14:textId="77777777" w:rsidR="00420361" w:rsidRPr="008E3821" w:rsidRDefault="00420361">
            <w:r w:rsidRPr="008E3821">
              <w:t>Then Stripe shows success confirmation</w:t>
            </w:r>
          </w:p>
        </w:tc>
        <w:tc>
          <w:tcPr>
            <w:tcW w:w="2667" w:type="dxa"/>
          </w:tcPr>
          <w:p w14:paraId="073B71AC" w14:textId="77777777" w:rsidR="00420361" w:rsidRPr="008E3821" w:rsidRDefault="00420361">
            <w:r w:rsidRPr="008E3821">
              <w:t>Success page is displayed</w:t>
            </w:r>
          </w:p>
        </w:tc>
        <w:tc>
          <w:tcPr>
            <w:tcW w:w="1463" w:type="dxa"/>
          </w:tcPr>
          <w:p w14:paraId="0E848D55" w14:textId="77777777" w:rsidR="00420361" w:rsidRPr="008E3821" w:rsidRDefault="00420361">
            <w:pPr>
              <w:rPr>
                <w:sz w:val="24"/>
                <w:szCs w:val="24"/>
              </w:rPr>
            </w:pPr>
          </w:p>
        </w:tc>
        <w:tc>
          <w:tcPr>
            <w:tcW w:w="690" w:type="dxa"/>
          </w:tcPr>
          <w:p w14:paraId="0E2EB20D" w14:textId="77777777" w:rsidR="00420361" w:rsidRPr="008E3821" w:rsidRDefault="00420361">
            <w:pPr>
              <w:rPr>
                <w:sz w:val="24"/>
                <w:szCs w:val="24"/>
              </w:rPr>
            </w:pPr>
          </w:p>
        </w:tc>
        <w:tc>
          <w:tcPr>
            <w:tcW w:w="1768" w:type="dxa"/>
          </w:tcPr>
          <w:p w14:paraId="30714ABB" w14:textId="77777777" w:rsidR="00420361" w:rsidRDefault="00420361"/>
        </w:tc>
      </w:tr>
      <w:tr w:rsidR="004F12BB" w14:paraId="1D36B542" w14:textId="77777777" w:rsidTr="65D27D43">
        <w:tc>
          <w:tcPr>
            <w:tcW w:w="645" w:type="dxa"/>
          </w:tcPr>
          <w:p w14:paraId="69FAF9E5" w14:textId="77777777" w:rsidR="00420361" w:rsidRPr="008E3821" w:rsidRDefault="00420361">
            <w:r w:rsidRPr="008E3821">
              <w:t>5</w:t>
            </w:r>
          </w:p>
        </w:tc>
        <w:tc>
          <w:tcPr>
            <w:tcW w:w="2817" w:type="dxa"/>
          </w:tcPr>
          <w:p w14:paraId="5C51C5CB" w14:textId="77777777" w:rsidR="00420361" w:rsidRPr="008E3821" w:rsidRDefault="00420361">
            <w:r w:rsidRPr="008E3821">
              <w:t>And the app receives success universal link</w:t>
            </w:r>
          </w:p>
        </w:tc>
        <w:tc>
          <w:tcPr>
            <w:tcW w:w="2667" w:type="dxa"/>
          </w:tcPr>
          <w:p w14:paraId="481DE366" w14:textId="77777777" w:rsidR="00420361" w:rsidRPr="008E3821" w:rsidRDefault="00420361">
            <w:r w:rsidRPr="008E3821">
              <w:t>App reopens with success callback</w:t>
            </w:r>
          </w:p>
        </w:tc>
        <w:tc>
          <w:tcPr>
            <w:tcW w:w="1463" w:type="dxa"/>
          </w:tcPr>
          <w:p w14:paraId="3DA9940D" w14:textId="77777777" w:rsidR="00420361" w:rsidRPr="008E3821" w:rsidRDefault="00420361">
            <w:pPr>
              <w:rPr>
                <w:sz w:val="24"/>
                <w:szCs w:val="24"/>
              </w:rPr>
            </w:pPr>
          </w:p>
        </w:tc>
        <w:tc>
          <w:tcPr>
            <w:tcW w:w="690" w:type="dxa"/>
          </w:tcPr>
          <w:p w14:paraId="2DA181F4" w14:textId="77777777" w:rsidR="00420361" w:rsidRPr="008E3821" w:rsidRDefault="00420361">
            <w:pPr>
              <w:rPr>
                <w:sz w:val="24"/>
                <w:szCs w:val="24"/>
              </w:rPr>
            </w:pPr>
          </w:p>
        </w:tc>
        <w:tc>
          <w:tcPr>
            <w:tcW w:w="1768" w:type="dxa"/>
          </w:tcPr>
          <w:p w14:paraId="28032F34" w14:textId="77777777" w:rsidR="00420361" w:rsidRDefault="00420361"/>
        </w:tc>
      </w:tr>
      <w:tr w:rsidR="004F12BB" w14:paraId="22278BB4" w14:textId="77777777" w:rsidTr="65D27D43">
        <w:tc>
          <w:tcPr>
            <w:tcW w:w="645" w:type="dxa"/>
          </w:tcPr>
          <w:p w14:paraId="56D476DF" w14:textId="77777777" w:rsidR="00420361" w:rsidRPr="008E3821" w:rsidRDefault="00420361">
            <w:r w:rsidRPr="008E3821">
              <w:t>6</w:t>
            </w:r>
          </w:p>
        </w:tc>
        <w:tc>
          <w:tcPr>
            <w:tcW w:w="2817" w:type="dxa"/>
          </w:tcPr>
          <w:p w14:paraId="2FE1374F" w14:textId="77777777" w:rsidR="00420361" w:rsidRPr="008E3821" w:rsidRDefault="00420361">
            <w:r w:rsidRPr="008E3821">
              <w:t>And the subscription status is set to Active</w:t>
            </w:r>
          </w:p>
        </w:tc>
        <w:tc>
          <w:tcPr>
            <w:tcW w:w="2667" w:type="dxa"/>
          </w:tcPr>
          <w:p w14:paraId="6E13938F" w14:textId="77777777" w:rsidR="00420361" w:rsidRPr="008E3821" w:rsidRDefault="00420361">
            <w:r w:rsidRPr="008E3821">
              <w:t>Backend updates subscription to Active status</w:t>
            </w:r>
          </w:p>
        </w:tc>
        <w:tc>
          <w:tcPr>
            <w:tcW w:w="1463" w:type="dxa"/>
          </w:tcPr>
          <w:p w14:paraId="0010C831" w14:textId="77777777" w:rsidR="00420361" w:rsidRPr="008E3821" w:rsidRDefault="00420361">
            <w:pPr>
              <w:rPr>
                <w:sz w:val="24"/>
                <w:szCs w:val="24"/>
              </w:rPr>
            </w:pPr>
          </w:p>
        </w:tc>
        <w:tc>
          <w:tcPr>
            <w:tcW w:w="690" w:type="dxa"/>
          </w:tcPr>
          <w:p w14:paraId="1EDCC15E" w14:textId="77777777" w:rsidR="00420361" w:rsidRPr="008E3821" w:rsidRDefault="00420361">
            <w:pPr>
              <w:rPr>
                <w:sz w:val="24"/>
                <w:szCs w:val="24"/>
              </w:rPr>
            </w:pPr>
          </w:p>
        </w:tc>
        <w:tc>
          <w:tcPr>
            <w:tcW w:w="1768" w:type="dxa"/>
          </w:tcPr>
          <w:p w14:paraId="15F2E428" w14:textId="77777777" w:rsidR="00420361" w:rsidRDefault="00420361"/>
        </w:tc>
      </w:tr>
      <w:tr w:rsidR="00420361" w14:paraId="1731AE23" w14:textId="77777777" w:rsidTr="65D27D43">
        <w:tc>
          <w:tcPr>
            <w:tcW w:w="10050" w:type="dxa"/>
            <w:gridSpan w:val="6"/>
            <w:shd w:val="clear" w:color="auto" w:fill="BFBFBF" w:themeFill="background1" w:themeFillShade="BF"/>
          </w:tcPr>
          <w:p w14:paraId="62274291" w14:textId="4063B9FD" w:rsidR="00420361" w:rsidRPr="008E3821" w:rsidRDefault="00420361">
            <w:r w:rsidRPr="008E3821">
              <w:rPr>
                <w:b/>
              </w:rPr>
              <w:t>TC-</w:t>
            </w:r>
            <w:r w:rsidR="007804B7" w:rsidRPr="008E3821">
              <w:rPr>
                <w:b/>
              </w:rPr>
              <w:t>8.7</w:t>
            </w:r>
            <w:r w:rsidRPr="008E3821">
              <w:rPr>
                <w:b/>
              </w:rPr>
              <w:t>: Cancel Payment Process</w:t>
            </w:r>
            <w:r w:rsidR="00DF0BC2" w:rsidRPr="008E3821">
              <w:rPr>
                <w:b/>
              </w:rPr>
              <w:t>- IOS Only</w:t>
            </w:r>
          </w:p>
        </w:tc>
      </w:tr>
      <w:tr w:rsidR="004F12BB" w14:paraId="2DD2A7DC" w14:textId="77777777" w:rsidTr="65D27D43">
        <w:tc>
          <w:tcPr>
            <w:tcW w:w="645" w:type="dxa"/>
          </w:tcPr>
          <w:p w14:paraId="67F2390C" w14:textId="77777777" w:rsidR="00420361" w:rsidRPr="008E3821" w:rsidRDefault="00420361">
            <w:r w:rsidRPr="008E3821">
              <w:t>1</w:t>
            </w:r>
          </w:p>
        </w:tc>
        <w:tc>
          <w:tcPr>
            <w:tcW w:w="2817" w:type="dxa"/>
          </w:tcPr>
          <w:p w14:paraId="52837460" w14:textId="77777777" w:rsidR="00420361" w:rsidRPr="008E3821" w:rsidRDefault="00420361">
            <w:r w:rsidRPr="008E3821">
              <w:t>Given the user has initiated checkout process</w:t>
            </w:r>
          </w:p>
        </w:tc>
        <w:tc>
          <w:tcPr>
            <w:tcW w:w="2667" w:type="dxa"/>
          </w:tcPr>
          <w:p w14:paraId="181459C0" w14:textId="77777777" w:rsidR="00420361" w:rsidRPr="008E3821" w:rsidRDefault="00420361">
            <w:r w:rsidRPr="008E3821">
              <w:t>Stripe checkout screen is displayed</w:t>
            </w:r>
          </w:p>
        </w:tc>
        <w:tc>
          <w:tcPr>
            <w:tcW w:w="1463" w:type="dxa"/>
          </w:tcPr>
          <w:p w14:paraId="5FC3CA2E" w14:textId="77777777" w:rsidR="00420361" w:rsidRPr="008E3821" w:rsidRDefault="00420361">
            <w:pPr>
              <w:rPr>
                <w:sz w:val="24"/>
                <w:szCs w:val="24"/>
              </w:rPr>
            </w:pPr>
          </w:p>
        </w:tc>
        <w:tc>
          <w:tcPr>
            <w:tcW w:w="690" w:type="dxa"/>
          </w:tcPr>
          <w:p w14:paraId="75301FB9" w14:textId="77777777" w:rsidR="00420361" w:rsidRPr="008E3821" w:rsidRDefault="00420361">
            <w:pPr>
              <w:rPr>
                <w:sz w:val="24"/>
                <w:szCs w:val="24"/>
              </w:rPr>
            </w:pPr>
          </w:p>
        </w:tc>
        <w:tc>
          <w:tcPr>
            <w:tcW w:w="1768" w:type="dxa"/>
          </w:tcPr>
          <w:p w14:paraId="523DF451" w14:textId="77777777" w:rsidR="00420361" w:rsidRDefault="00420361"/>
        </w:tc>
      </w:tr>
      <w:tr w:rsidR="004F12BB" w14:paraId="6F5ED537" w14:textId="77777777" w:rsidTr="65D27D43">
        <w:tc>
          <w:tcPr>
            <w:tcW w:w="645" w:type="dxa"/>
          </w:tcPr>
          <w:p w14:paraId="057E7400" w14:textId="77777777" w:rsidR="00420361" w:rsidRPr="008E3821" w:rsidRDefault="00420361">
            <w:r w:rsidRPr="008E3821">
              <w:t>2</w:t>
            </w:r>
          </w:p>
        </w:tc>
        <w:tc>
          <w:tcPr>
            <w:tcW w:w="2817" w:type="dxa"/>
          </w:tcPr>
          <w:p w14:paraId="5F34C5A4" w14:textId="77777777" w:rsidR="00420361" w:rsidRPr="008E3821" w:rsidRDefault="00420361">
            <w:r w:rsidRPr="008E3821">
              <w:t>When the user selects Cancel option</w:t>
            </w:r>
          </w:p>
        </w:tc>
        <w:tc>
          <w:tcPr>
            <w:tcW w:w="2667" w:type="dxa"/>
          </w:tcPr>
          <w:p w14:paraId="068F13C7" w14:textId="77777777" w:rsidR="00420361" w:rsidRPr="008E3821" w:rsidRDefault="00420361">
            <w:r w:rsidRPr="008E3821">
              <w:t>Cancel button is clicked</w:t>
            </w:r>
          </w:p>
        </w:tc>
        <w:tc>
          <w:tcPr>
            <w:tcW w:w="1463" w:type="dxa"/>
          </w:tcPr>
          <w:p w14:paraId="39F65BB0" w14:textId="77777777" w:rsidR="00420361" w:rsidRPr="008E3821" w:rsidRDefault="00420361">
            <w:pPr>
              <w:rPr>
                <w:sz w:val="24"/>
                <w:szCs w:val="24"/>
              </w:rPr>
            </w:pPr>
          </w:p>
        </w:tc>
        <w:tc>
          <w:tcPr>
            <w:tcW w:w="690" w:type="dxa"/>
          </w:tcPr>
          <w:p w14:paraId="3B2830BA" w14:textId="77777777" w:rsidR="00420361" w:rsidRPr="008E3821" w:rsidRDefault="00420361">
            <w:pPr>
              <w:rPr>
                <w:sz w:val="24"/>
                <w:szCs w:val="24"/>
              </w:rPr>
            </w:pPr>
          </w:p>
        </w:tc>
        <w:tc>
          <w:tcPr>
            <w:tcW w:w="1768" w:type="dxa"/>
          </w:tcPr>
          <w:p w14:paraId="0FE2157B" w14:textId="77777777" w:rsidR="00420361" w:rsidRDefault="00420361"/>
        </w:tc>
      </w:tr>
      <w:tr w:rsidR="004F12BB" w14:paraId="4776EE71" w14:textId="77777777" w:rsidTr="65D27D43">
        <w:tc>
          <w:tcPr>
            <w:tcW w:w="645" w:type="dxa"/>
          </w:tcPr>
          <w:p w14:paraId="24268E67" w14:textId="77777777" w:rsidR="00420361" w:rsidRPr="008E3821" w:rsidRDefault="00420361">
            <w:r w:rsidRPr="008E3821">
              <w:t>3</w:t>
            </w:r>
          </w:p>
        </w:tc>
        <w:tc>
          <w:tcPr>
            <w:tcW w:w="2817" w:type="dxa"/>
          </w:tcPr>
          <w:p w14:paraId="7631BCC9" w14:textId="77777777" w:rsidR="00420361" w:rsidRPr="008E3821" w:rsidRDefault="00420361">
            <w:r w:rsidRPr="008E3821">
              <w:t>Then the app receives cancel universal link</w:t>
            </w:r>
          </w:p>
        </w:tc>
        <w:tc>
          <w:tcPr>
            <w:tcW w:w="2667" w:type="dxa"/>
          </w:tcPr>
          <w:p w14:paraId="6D247423" w14:textId="77777777" w:rsidR="00420361" w:rsidRPr="008E3821" w:rsidRDefault="00420361">
            <w:r w:rsidRPr="008E3821">
              <w:t>App reopens with cancel callback</w:t>
            </w:r>
          </w:p>
        </w:tc>
        <w:tc>
          <w:tcPr>
            <w:tcW w:w="1463" w:type="dxa"/>
          </w:tcPr>
          <w:p w14:paraId="2A884C24" w14:textId="77777777" w:rsidR="00420361" w:rsidRPr="008E3821" w:rsidRDefault="00420361">
            <w:pPr>
              <w:rPr>
                <w:sz w:val="24"/>
                <w:szCs w:val="24"/>
              </w:rPr>
            </w:pPr>
          </w:p>
        </w:tc>
        <w:tc>
          <w:tcPr>
            <w:tcW w:w="690" w:type="dxa"/>
          </w:tcPr>
          <w:p w14:paraId="49DDCA6F" w14:textId="77777777" w:rsidR="00420361" w:rsidRPr="008E3821" w:rsidRDefault="00420361">
            <w:pPr>
              <w:rPr>
                <w:sz w:val="24"/>
                <w:szCs w:val="24"/>
              </w:rPr>
            </w:pPr>
          </w:p>
        </w:tc>
        <w:tc>
          <w:tcPr>
            <w:tcW w:w="1768" w:type="dxa"/>
          </w:tcPr>
          <w:p w14:paraId="5CABD77E" w14:textId="77777777" w:rsidR="00420361" w:rsidRDefault="00420361"/>
        </w:tc>
      </w:tr>
      <w:tr w:rsidR="004F12BB" w14:paraId="022972BA" w14:textId="77777777" w:rsidTr="65D27D43">
        <w:tc>
          <w:tcPr>
            <w:tcW w:w="645" w:type="dxa"/>
          </w:tcPr>
          <w:p w14:paraId="38A62D95" w14:textId="77777777" w:rsidR="00420361" w:rsidRPr="008E3821" w:rsidRDefault="00420361">
            <w:r w:rsidRPr="008E3821">
              <w:t>4</w:t>
            </w:r>
          </w:p>
        </w:tc>
        <w:tc>
          <w:tcPr>
            <w:tcW w:w="2817" w:type="dxa"/>
          </w:tcPr>
          <w:p w14:paraId="5A2F805F" w14:textId="77777777" w:rsidR="00420361" w:rsidRPr="008E3821" w:rsidRDefault="00420361">
            <w:r w:rsidRPr="008E3821">
              <w:t>And the subscription remains Inactive/Pending</w:t>
            </w:r>
          </w:p>
        </w:tc>
        <w:tc>
          <w:tcPr>
            <w:tcW w:w="2667" w:type="dxa"/>
          </w:tcPr>
          <w:p w14:paraId="6B5CB525" w14:textId="77777777" w:rsidR="00420361" w:rsidRPr="008E3821" w:rsidRDefault="00420361">
            <w:r w:rsidRPr="008E3821">
              <w:t>Subscription status unchanged</w:t>
            </w:r>
          </w:p>
        </w:tc>
        <w:tc>
          <w:tcPr>
            <w:tcW w:w="1463" w:type="dxa"/>
          </w:tcPr>
          <w:p w14:paraId="5E9E3736" w14:textId="77777777" w:rsidR="00420361" w:rsidRPr="008E3821" w:rsidRDefault="00420361">
            <w:pPr>
              <w:rPr>
                <w:sz w:val="24"/>
                <w:szCs w:val="24"/>
              </w:rPr>
            </w:pPr>
          </w:p>
        </w:tc>
        <w:tc>
          <w:tcPr>
            <w:tcW w:w="690" w:type="dxa"/>
          </w:tcPr>
          <w:p w14:paraId="76B90CAC" w14:textId="77777777" w:rsidR="00420361" w:rsidRPr="008E3821" w:rsidRDefault="00420361">
            <w:pPr>
              <w:rPr>
                <w:sz w:val="24"/>
                <w:szCs w:val="24"/>
              </w:rPr>
            </w:pPr>
          </w:p>
        </w:tc>
        <w:tc>
          <w:tcPr>
            <w:tcW w:w="1768" w:type="dxa"/>
          </w:tcPr>
          <w:p w14:paraId="34281E91" w14:textId="77777777" w:rsidR="00420361" w:rsidRDefault="00420361"/>
        </w:tc>
      </w:tr>
      <w:tr w:rsidR="00420361" w14:paraId="57BA2DE3" w14:textId="77777777" w:rsidTr="65D27D43">
        <w:tc>
          <w:tcPr>
            <w:tcW w:w="10050" w:type="dxa"/>
            <w:gridSpan w:val="6"/>
            <w:shd w:val="clear" w:color="auto" w:fill="BFBFBF" w:themeFill="background1" w:themeFillShade="BF"/>
          </w:tcPr>
          <w:p w14:paraId="0B22F914" w14:textId="3D6B3E76" w:rsidR="00420361" w:rsidRPr="008E3821" w:rsidRDefault="00420361">
            <w:r w:rsidRPr="008E3821">
              <w:rPr>
                <w:b/>
              </w:rPr>
              <w:t>TC-</w:t>
            </w:r>
            <w:r w:rsidR="007804B7" w:rsidRPr="008E3821">
              <w:rPr>
                <w:b/>
              </w:rPr>
              <w:t>8.8</w:t>
            </w:r>
            <w:r w:rsidRPr="008E3821">
              <w:rPr>
                <w:b/>
              </w:rPr>
              <w:t>: Handle Browser Configuration Issues</w:t>
            </w:r>
            <w:r w:rsidR="00DF0BC2" w:rsidRPr="008E3821">
              <w:rPr>
                <w:b/>
              </w:rPr>
              <w:t>- IOS Only</w:t>
            </w:r>
          </w:p>
        </w:tc>
      </w:tr>
      <w:tr w:rsidR="004F12BB" w14:paraId="25D7F3FF" w14:textId="77777777" w:rsidTr="65D27D43">
        <w:tc>
          <w:tcPr>
            <w:tcW w:w="645" w:type="dxa"/>
          </w:tcPr>
          <w:p w14:paraId="1C7F4216" w14:textId="77777777" w:rsidR="00420361" w:rsidRPr="008E3821" w:rsidRDefault="00420361">
            <w:r w:rsidRPr="008E3821">
              <w:t>1</w:t>
            </w:r>
          </w:p>
        </w:tc>
        <w:tc>
          <w:tcPr>
            <w:tcW w:w="2817" w:type="dxa"/>
          </w:tcPr>
          <w:p w14:paraId="59170E5F" w14:textId="77777777" w:rsidR="00420361" w:rsidRPr="008E3821" w:rsidRDefault="00420361">
            <w:r w:rsidRPr="008E3821">
              <w:t>Given no default browser is set or Universal Links are disabled</w:t>
            </w:r>
          </w:p>
        </w:tc>
        <w:tc>
          <w:tcPr>
            <w:tcW w:w="2667" w:type="dxa"/>
          </w:tcPr>
          <w:p w14:paraId="648F3E2F" w14:textId="77777777" w:rsidR="00420361" w:rsidRPr="008E3821" w:rsidRDefault="00420361">
            <w:r w:rsidRPr="008E3821">
              <w:t>System configuration lacks browser/universal link support</w:t>
            </w:r>
          </w:p>
        </w:tc>
        <w:tc>
          <w:tcPr>
            <w:tcW w:w="1463" w:type="dxa"/>
          </w:tcPr>
          <w:p w14:paraId="66516B96" w14:textId="77777777" w:rsidR="00420361" w:rsidRPr="008E3821" w:rsidRDefault="00420361">
            <w:pPr>
              <w:rPr>
                <w:sz w:val="24"/>
                <w:szCs w:val="24"/>
              </w:rPr>
            </w:pPr>
          </w:p>
        </w:tc>
        <w:tc>
          <w:tcPr>
            <w:tcW w:w="690" w:type="dxa"/>
          </w:tcPr>
          <w:p w14:paraId="5C994384" w14:textId="77777777" w:rsidR="00420361" w:rsidRPr="008E3821" w:rsidRDefault="00420361">
            <w:pPr>
              <w:rPr>
                <w:sz w:val="24"/>
                <w:szCs w:val="24"/>
              </w:rPr>
            </w:pPr>
          </w:p>
        </w:tc>
        <w:tc>
          <w:tcPr>
            <w:tcW w:w="1768" w:type="dxa"/>
          </w:tcPr>
          <w:p w14:paraId="7EBFF99D" w14:textId="77777777" w:rsidR="00420361" w:rsidRDefault="00420361"/>
        </w:tc>
      </w:tr>
      <w:tr w:rsidR="004F12BB" w14:paraId="77C82074" w14:textId="77777777" w:rsidTr="65D27D43">
        <w:tc>
          <w:tcPr>
            <w:tcW w:w="645" w:type="dxa"/>
          </w:tcPr>
          <w:p w14:paraId="68B85021" w14:textId="77777777" w:rsidR="00420361" w:rsidRPr="008E3821" w:rsidRDefault="00420361">
            <w:r w:rsidRPr="008E3821">
              <w:t>2</w:t>
            </w:r>
          </w:p>
        </w:tc>
        <w:tc>
          <w:tcPr>
            <w:tcW w:w="2817" w:type="dxa"/>
          </w:tcPr>
          <w:p w14:paraId="01E701AC" w14:textId="77777777" w:rsidR="00420361" w:rsidRPr="008E3821" w:rsidRDefault="00420361">
            <w:r w:rsidRPr="008E3821">
              <w:t>When the user attempts to open billing portal</w:t>
            </w:r>
          </w:p>
        </w:tc>
        <w:tc>
          <w:tcPr>
            <w:tcW w:w="2667" w:type="dxa"/>
          </w:tcPr>
          <w:p w14:paraId="1637C461" w14:textId="77777777" w:rsidR="00420361" w:rsidRPr="008E3821" w:rsidRDefault="00420361">
            <w:r w:rsidRPr="008E3821">
              <w:t>System detects configuration issue</w:t>
            </w:r>
          </w:p>
        </w:tc>
        <w:tc>
          <w:tcPr>
            <w:tcW w:w="1463" w:type="dxa"/>
          </w:tcPr>
          <w:p w14:paraId="74758D1C" w14:textId="77777777" w:rsidR="00420361" w:rsidRPr="008E3821" w:rsidRDefault="00420361">
            <w:pPr>
              <w:rPr>
                <w:sz w:val="24"/>
                <w:szCs w:val="24"/>
              </w:rPr>
            </w:pPr>
          </w:p>
        </w:tc>
        <w:tc>
          <w:tcPr>
            <w:tcW w:w="690" w:type="dxa"/>
          </w:tcPr>
          <w:p w14:paraId="5CB37424" w14:textId="77777777" w:rsidR="00420361" w:rsidRPr="008E3821" w:rsidRDefault="00420361">
            <w:pPr>
              <w:rPr>
                <w:sz w:val="24"/>
                <w:szCs w:val="24"/>
              </w:rPr>
            </w:pPr>
          </w:p>
        </w:tc>
        <w:tc>
          <w:tcPr>
            <w:tcW w:w="1768" w:type="dxa"/>
          </w:tcPr>
          <w:p w14:paraId="6B7B646A" w14:textId="77777777" w:rsidR="00420361" w:rsidRDefault="00420361"/>
        </w:tc>
      </w:tr>
      <w:tr w:rsidR="004F12BB" w14:paraId="209EF964" w14:textId="77777777" w:rsidTr="65D27D43">
        <w:tc>
          <w:tcPr>
            <w:tcW w:w="645" w:type="dxa"/>
          </w:tcPr>
          <w:p w14:paraId="5391FC59" w14:textId="77777777" w:rsidR="00420361" w:rsidRPr="008E3821" w:rsidRDefault="00420361">
            <w:r w:rsidRPr="008E3821">
              <w:t>3</w:t>
            </w:r>
          </w:p>
        </w:tc>
        <w:tc>
          <w:tcPr>
            <w:tcW w:w="2817" w:type="dxa"/>
          </w:tcPr>
          <w:p w14:paraId="228AC610" w14:textId="77777777" w:rsidR="00420361" w:rsidRPr="008E3821" w:rsidRDefault="00420361">
            <w:r w:rsidRPr="008E3821">
              <w:t>Then a graceful error message displays</w:t>
            </w:r>
          </w:p>
        </w:tc>
        <w:tc>
          <w:tcPr>
            <w:tcW w:w="2667" w:type="dxa"/>
          </w:tcPr>
          <w:p w14:paraId="40DD2496" w14:textId="77777777" w:rsidR="00420361" w:rsidRPr="008E3821" w:rsidRDefault="00420361">
            <w:r w:rsidRPr="008E3821">
              <w:t>User sees helpful error with retry instructions</w:t>
            </w:r>
          </w:p>
        </w:tc>
        <w:tc>
          <w:tcPr>
            <w:tcW w:w="1463" w:type="dxa"/>
          </w:tcPr>
          <w:p w14:paraId="7ED160FC" w14:textId="77777777" w:rsidR="00420361" w:rsidRPr="008E3821" w:rsidRDefault="00420361">
            <w:pPr>
              <w:rPr>
                <w:sz w:val="24"/>
                <w:szCs w:val="24"/>
              </w:rPr>
            </w:pPr>
          </w:p>
        </w:tc>
        <w:tc>
          <w:tcPr>
            <w:tcW w:w="690" w:type="dxa"/>
          </w:tcPr>
          <w:p w14:paraId="4182A33A" w14:textId="77777777" w:rsidR="00420361" w:rsidRPr="008E3821" w:rsidRDefault="00420361">
            <w:pPr>
              <w:rPr>
                <w:sz w:val="24"/>
                <w:szCs w:val="24"/>
              </w:rPr>
            </w:pPr>
          </w:p>
        </w:tc>
        <w:tc>
          <w:tcPr>
            <w:tcW w:w="1768" w:type="dxa"/>
          </w:tcPr>
          <w:p w14:paraId="4BBCAF54" w14:textId="77777777" w:rsidR="00420361" w:rsidRDefault="00420361"/>
        </w:tc>
      </w:tr>
      <w:tr w:rsidR="004F12BB" w14:paraId="5A6291F8" w14:textId="77777777" w:rsidTr="65D27D43">
        <w:tc>
          <w:tcPr>
            <w:tcW w:w="645" w:type="dxa"/>
          </w:tcPr>
          <w:p w14:paraId="0DD23CEF" w14:textId="77777777" w:rsidR="00420361" w:rsidRPr="008E3821" w:rsidRDefault="00420361">
            <w:r w:rsidRPr="008E3821">
              <w:t>4</w:t>
            </w:r>
          </w:p>
        </w:tc>
        <w:tc>
          <w:tcPr>
            <w:tcW w:w="2817" w:type="dxa"/>
          </w:tcPr>
          <w:p w14:paraId="55785ADD" w14:textId="77777777" w:rsidR="00420361" w:rsidRPr="008E3821" w:rsidRDefault="00420361">
            <w:r w:rsidRPr="008E3821">
              <w:t>And no subscription state changes occur</w:t>
            </w:r>
          </w:p>
        </w:tc>
        <w:tc>
          <w:tcPr>
            <w:tcW w:w="2667" w:type="dxa"/>
          </w:tcPr>
          <w:p w14:paraId="0542B96A" w14:textId="77777777" w:rsidR="00420361" w:rsidRPr="008E3821" w:rsidRDefault="00420361">
            <w:r w:rsidRPr="008E3821">
              <w:t>Status remains unchanged until webhook confirms</w:t>
            </w:r>
          </w:p>
        </w:tc>
        <w:tc>
          <w:tcPr>
            <w:tcW w:w="1463" w:type="dxa"/>
          </w:tcPr>
          <w:p w14:paraId="6BCFC4E9" w14:textId="77777777" w:rsidR="00420361" w:rsidRPr="008E3821" w:rsidRDefault="00420361">
            <w:pPr>
              <w:rPr>
                <w:sz w:val="24"/>
                <w:szCs w:val="24"/>
              </w:rPr>
            </w:pPr>
          </w:p>
        </w:tc>
        <w:tc>
          <w:tcPr>
            <w:tcW w:w="690" w:type="dxa"/>
          </w:tcPr>
          <w:p w14:paraId="1CC221B2" w14:textId="77777777" w:rsidR="00420361" w:rsidRPr="008E3821" w:rsidRDefault="00420361">
            <w:pPr>
              <w:rPr>
                <w:sz w:val="24"/>
                <w:szCs w:val="24"/>
              </w:rPr>
            </w:pPr>
          </w:p>
        </w:tc>
        <w:tc>
          <w:tcPr>
            <w:tcW w:w="1768" w:type="dxa"/>
          </w:tcPr>
          <w:p w14:paraId="5E9377AA" w14:textId="77777777" w:rsidR="00420361" w:rsidRDefault="00420361"/>
        </w:tc>
      </w:tr>
      <w:tr w:rsidR="00420361" w14:paraId="54051515" w14:textId="77777777" w:rsidTr="65D27D43">
        <w:tc>
          <w:tcPr>
            <w:tcW w:w="10050" w:type="dxa"/>
            <w:gridSpan w:val="6"/>
            <w:shd w:val="clear" w:color="auto" w:fill="BFBFBF" w:themeFill="background1" w:themeFillShade="BF"/>
          </w:tcPr>
          <w:p w14:paraId="1286AF70" w14:textId="351E7E6F" w:rsidR="00420361" w:rsidRPr="008E3821" w:rsidRDefault="00420361">
            <w:r w:rsidRPr="008E3821">
              <w:rPr>
                <w:b/>
              </w:rPr>
              <w:t>TC-</w:t>
            </w:r>
            <w:r w:rsidR="00014693" w:rsidRPr="008E3821">
              <w:rPr>
                <w:b/>
              </w:rPr>
              <w:t>8.9</w:t>
            </w:r>
            <w:r w:rsidRPr="008E3821">
              <w:rPr>
                <w:b/>
              </w:rPr>
              <w:t>: Webhook Delay Recovery</w:t>
            </w:r>
            <w:r w:rsidR="00DF0BC2" w:rsidRPr="008E3821">
              <w:rPr>
                <w:b/>
              </w:rPr>
              <w:t>- IOS Only</w:t>
            </w:r>
          </w:p>
        </w:tc>
      </w:tr>
      <w:tr w:rsidR="004F12BB" w14:paraId="46DEBEC7" w14:textId="77777777" w:rsidTr="65D27D43">
        <w:tc>
          <w:tcPr>
            <w:tcW w:w="645" w:type="dxa"/>
          </w:tcPr>
          <w:p w14:paraId="6206A5B6" w14:textId="77777777" w:rsidR="00420361" w:rsidRPr="008E3821" w:rsidRDefault="00420361">
            <w:r w:rsidRPr="008E3821">
              <w:t>1</w:t>
            </w:r>
          </w:p>
        </w:tc>
        <w:tc>
          <w:tcPr>
            <w:tcW w:w="2817" w:type="dxa"/>
          </w:tcPr>
          <w:p w14:paraId="34102437" w14:textId="77777777" w:rsidR="00420361" w:rsidRPr="008E3821" w:rsidRDefault="00420361">
            <w:r w:rsidRPr="008E3821">
              <w:t>Given a webhook delivery is delayed</w:t>
            </w:r>
          </w:p>
        </w:tc>
        <w:tc>
          <w:tcPr>
            <w:tcW w:w="2667" w:type="dxa"/>
          </w:tcPr>
          <w:p w14:paraId="6A4A1770" w14:textId="77777777" w:rsidR="00420361" w:rsidRPr="008E3821" w:rsidRDefault="00420361">
            <w:r w:rsidRPr="008E3821">
              <w:t>Payment completed but webhook not received</w:t>
            </w:r>
          </w:p>
        </w:tc>
        <w:tc>
          <w:tcPr>
            <w:tcW w:w="1463" w:type="dxa"/>
          </w:tcPr>
          <w:p w14:paraId="37720C23" w14:textId="77777777" w:rsidR="00420361" w:rsidRPr="008E3821" w:rsidRDefault="00420361">
            <w:pPr>
              <w:rPr>
                <w:sz w:val="24"/>
                <w:szCs w:val="24"/>
              </w:rPr>
            </w:pPr>
          </w:p>
        </w:tc>
        <w:tc>
          <w:tcPr>
            <w:tcW w:w="690" w:type="dxa"/>
          </w:tcPr>
          <w:p w14:paraId="2D487C7F" w14:textId="77777777" w:rsidR="00420361" w:rsidRPr="008E3821" w:rsidRDefault="00420361">
            <w:pPr>
              <w:rPr>
                <w:sz w:val="24"/>
                <w:szCs w:val="24"/>
              </w:rPr>
            </w:pPr>
          </w:p>
        </w:tc>
        <w:tc>
          <w:tcPr>
            <w:tcW w:w="1768" w:type="dxa"/>
          </w:tcPr>
          <w:p w14:paraId="50DCEF8C" w14:textId="77777777" w:rsidR="00420361" w:rsidRDefault="00420361"/>
        </w:tc>
      </w:tr>
      <w:tr w:rsidR="004F12BB" w14:paraId="33503868" w14:textId="77777777" w:rsidTr="65D27D43">
        <w:tc>
          <w:tcPr>
            <w:tcW w:w="645" w:type="dxa"/>
          </w:tcPr>
          <w:p w14:paraId="6A49A7DD" w14:textId="77777777" w:rsidR="00420361" w:rsidRPr="008E3821" w:rsidRDefault="00420361">
            <w:r w:rsidRPr="008E3821">
              <w:t>2</w:t>
            </w:r>
          </w:p>
        </w:tc>
        <w:tc>
          <w:tcPr>
            <w:tcW w:w="2817" w:type="dxa"/>
          </w:tcPr>
          <w:p w14:paraId="26B9C5BE" w14:textId="77777777" w:rsidR="00420361" w:rsidRPr="008E3821" w:rsidRDefault="00420361">
            <w:r w:rsidRPr="008E3821">
              <w:t>When the user taps in-app "Refresh Status"</w:t>
            </w:r>
          </w:p>
        </w:tc>
        <w:tc>
          <w:tcPr>
            <w:tcW w:w="2667" w:type="dxa"/>
          </w:tcPr>
          <w:p w14:paraId="3FE3D88C" w14:textId="77777777" w:rsidR="00420361" w:rsidRPr="008E3821" w:rsidRDefault="00420361">
            <w:r w:rsidRPr="008E3821">
              <w:t>Refresh Status button is clicked</w:t>
            </w:r>
          </w:p>
        </w:tc>
        <w:tc>
          <w:tcPr>
            <w:tcW w:w="1463" w:type="dxa"/>
          </w:tcPr>
          <w:p w14:paraId="22F75A7D" w14:textId="77777777" w:rsidR="00420361" w:rsidRPr="008E3821" w:rsidRDefault="00420361">
            <w:pPr>
              <w:rPr>
                <w:sz w:val="24"/>
                <w:szCs w:val="24"/>
              </w:rPr>
            </w:pPr>
          </w:p>
        </w:tc>
        <w:tc>
          <w:tcPr>
            <w:tcW w:w="690" w:type="dxa"/>
          </w:tcPr>
          <w:p w14:paraId="065728E8" w14:textId="77777777" w:rsidR="00420361" w:rsidRPr="008E3821" w:rsidRDefault="00420361">
            <w:pPr>
              <w:rPr>
                <w:sz w:val="24"/>
                <w:szCs w:val="24"/>
              </w:rPr>
            </w:pPr>
          </w:p>
        </w:tc>
        <w:tc>
          <w:tcPr>
            <w:tcW w:w="1768" w:type="dxa"/>
          </w:tcPr>
          <w:p w14:paraId="58C9084C" w14:textId="77777777" w:rsidR="00420361" w:rsidRDefault="00420361"/>
        </w:tc>
      </w:tr>
      <w:tr w:rsidR="004F12BB" w14:paraId="0FA26805" w14:textId="77777777" w:rsidTr="65D27D43">
        <w:tc>
          <w:tcPr>
            <w:tcW w:w="645" w:type="dxa"/>
          </w:tcPr>
          <w:p w14:paraId="2790BDBB" w14:textId="77777777" w:rsidR="00420361" w:rsidRPr="008E3821" w:rsidRDefault="00420361">
            <w:r w:rsidRPr="008E3821">
              <w:t>3</w:t>
            </w:r>
          </w:p>
        </w:tc>
        <w:tc>
          <w:tcPr>
            <w:tcW w:w="2817" w:type="dxa"/>
          </w:tcPr>
          <w:p w14:paraId="76CB8180" w14:textId="77777777" w:rsidR="00420361" w:rsidRPr="008E3821" w:rsidRDefault="00420361">
            <w:r w:rsidRPr="008E3821">
              <w:t>Then the system queries Stripe directly</w:t>
            </w:r>
          </w:p>
        </w:tc>
        <w:tc>
          <w:tcPr>
            <w:tcW w:w="2667" w:type="dxa"/>
          </w:tcPr>
          <w:p w14:paraId="78341225" w14:textId="77777777" w:rsidR="00420361" w:rsidRPr="008E3821" w:rsidRDefault="00420361">
            <w:r w:rsidRPr="008E3821">
              <w:t>API call made to Stripe for current status</w:t>
            </w:r>
          </w:p>
        </w:tc>
        <w:tc>
          <w:tcPr>
            <w:tcW w:w="1463" w:type="dxa"/>
          </w:tcPr>
          <w:p w14:paraId="00A8FF05" w14:textId="77777777" w:rsidR="00420361" w:rsidRPr="008E3821" w:rsidRDefault="00420361">
            <w:pPr>
              <w:rPr>
                <w:sz w:val="24"/>
                <w:szCs w:val="24"/>
              </w:rPr>
            </w:pPr>
          </w:p>
        </w:tc>
        <w:tc>
          <w:tcPr>
            <w:tcW w:w="690" w:type="dxa"/>
          </w:tcPr>
          <w:p w14:paraId="6E4C13BE" w14:textId="77777777" w:rsidR="00420361" w:rsidRPr="008E3821" w:rsidRDefault="00420361">
            <w:pPr>
              <w:rPr>
                <w:sz w:val="24"/>
                <w:szCs w:val="24"/>
              </w:rPr>
            </w:pPr>
          </w:p>
        </w:tc>
        <w:tc>
          <w:tcPr>
            <w:tcW w:w="1768" w:type="dxa"/>
          </w:tcPr>
          <w:p w14:paraId="779E5150" w14:textId="77777777" w:rsidR="00420361" w:rsidRDefault="00420361"/>
        </w:tc>
      </w:tr>
      <w:tr w:rsidR="004F12BB" w14:paraId="764C5D71" w14:textId="77777777" w:rsidTr="65D27D43">
        <w:tc>
          <w:tcPr>
            <w:tcW w:w="645" w:type="dxa"/>
          </w:tcPr>
          <w:p w14:paraId="647D4854" w14:textId="77777777" w:rsidR="00420361" w:rsidRPr="008E3821" w:rsidRDefault="00420361">
            <w:r w:rsidRPr="008E3821">
              <w:t>4</w:t>
            </w:r>
          </w:p>
        </w:tc>
        <w:tc>
          <w:tcPr>
            <w:tcW w:w="2817" w:type="dxa"/>
          </w:tcPr>
          <w:p w14:paraId="354CA76B" w14:textId="77777777" w:rsidR="00420361" w:rsidRPr="008E3821" w:rsidRDefault="00420361">
            <w:r w:rsidRPr="008E3821">
              <w:t>And subscription status updates accurately</w:t>
            </w:r>
          </w:p>
        </w:tc>
        <w:tc>
          <w:tcPr>
            <w:tcW w:w="2667" w:type="dxa"/>
          </w:tcPr>
          <w:p w14:paraId="58BF72BC" w14:textId="2359E5A6" w:rsidR="00420361" w:rsidRPr="008E3821" w:rsidRDefault="00420361">
            <w:r w:rsidRPr="008E3821">
              <w:t>Local status syncs with Stripe</w:t>
            </w:r>
            <w:r w:rsidR="004F12BB" w:rsidRPr="008E3821">
              <w:t>.</w:t>
            </w:r>
          </w:p>
        </w:tc>
        <w:tc>
          <w:tcPr>
            <w:tcW w:w="1463" w:type="dxa"/>
          </w:tcPr>
          <w:p w14:paraId="43A17F59" w14:textId="77777777" w:rsidR="00420361" w:rsidRPr="008E3821" w:rsidRDefault="00420361">
            <w:pPr>
              <w:rPr>
                <w:sz w:val="24"/>
                <w:szCs w:val="24"/>
              </w:rPr>
            </w:pPr>
          </w:p>
        </w:tc>
        <w:tc>
          <w:tcPr>
            <w:tcW w:w="690" w:type="dxa"/>
          </w:tcPr>
          <w:p w14:paraId="259F4623" w14:textId="77777777" w:rsidR="00420361" w:rsidRPr="008E3821" w:rsidRDefault="00420361">
            <w:pPr>
              <w:rPr>
                <w:sz w:val="24"/>
                <w:szCs w:val="24"/>
              </w:rPr>
            </w:pPr>
          </w:p>
        </w:tc>
        <w:tc>
          <w:tcPr>
            <w:tcW w:w="1768" w:type="dxa"/>
          </w:tcPr>
          <w:p w14:paraId="6A526728" w14:textId="77777777" w:rsidR="00420361" w:rsidRDefault="00420361"/>
        </w:tc>
      </w:tr>
    </w:tbl>
    <w:p w14:paraId="7C2ED6C8" w14:textId="77777777" w:rsidR="001D3EB5" w:rsidRDefault="001D3EB5">
      <w:pPr>
        <w:pStyle w:val="TableParagraph"/>
        <w:sectPr w:rsidR="001D3EB5">
          <w:footerReference w:type="default" r:id="rId114"/>
          <w:headerReference w:type="first" r:id="rId115"/>
          <w:footerReference w:type="first" r:id="rId116"/>
          <w:pgSz w:w="12240" w:h="15840"/>
          <w:pgMar w:top="1320" w:right="720" w:bottom="280" w:left="1440" w:header="723" w:footer="0" w:gutter="0"/>
          <w:cols w:space="720"/>
        </w:sectPr>
      </w:pPr>
    </w:p>
    <w:p w14:paraId="7C2ED6C9" w14:textId="2130359B" w:rsidR="001D3EB5" w:rsidRDefault="7C544DEA" w:rsidP="00D27F2D">
      <w:pPr>
        <w:pStyle w:val="Heading2"/>
      </w:pPr>
      <w:bookmarkStart w:id="807" w:name="_Toc1496930334"/>
      <w:r>
        <w:lastRenderedPageBreak/>
        <w:t xml:space="preserve"> </w:t>
      </w:r>
      <w:bookmarkStart w:id="808" w:name="_Toc1046041115"/>
      <w:r w:rsidR="38837A4E">
        <w:t>User</w:t>
      </w:r>
      <w:r w:rsidR="38837A4E">
        <w:rPr>
          <w:spacing w:val="-8"/>
        </w:rPr>
        <w:t xml:space="preserve"> </w:t>
      </w:r>
      <w:r w:rsidR="38837A4E">
        <w:t>Password</w:t>
      </w:r>
      <w:r w:rsidR="38837A4E">
        <w:rPr>
          <w:spacing w:val="-4"/>
        </w:rPr>
        <w:t xml:space="preserve"> </w:t>
      </w:r>
      <w:r w:rsidR="38837A4E">
        <w:t>Reset</w:t>
      </w:r>
      <w:r w:rsidR="38837A4E">
        <w:rPr>
          <w:spacing w:val="-5"/>
        </w:rPr>
        <w:t xml:space="preserve"> </w:t>
      </w:r>
      <w:r w:rsidR="38837A4E">
        <w:t>&amp;</w:t>
      </w:r>
      <w:r w:rsidR="38837A4E">
        <w:rPr>
          <w:spacing w:val="-8"/>
        </w:rPr>
        <w:t xml:space="preserve"> </w:t>
      </w:r>
      <w:r w:rsidR="38837A4E">
        <w:rPr>
          <w:spacing w:val="-2"/>
        </w:rPr>
        <w:t>Recovery</w:t>
      </w:r>
      <w:bookmarkEnd w:id="807"/>
      <w:bookmarkEnd w:id="808"/>
    </w:p>
    <w:p w14:paraId="7C2ED6CA" w14:textId="77777777" w:rsidR="001D3EB5" w:rsidRDefault="003F63B5">
      <w:pPr>
        <w:pStyle w:val="BodyText"/>
        <w:spacing w:before="143"/>
      </w:pPr>
      <w:r>
        <w:rPr>
          <w:b/>
        </w:rPr>
        <w:t>Scope</w:t>
      </w:r>
      <w:r>
        <w:t>:</w:t>
      </w:r>
      <w:r>
        <w:rPr>
          <w:spacing w:val="-4"/>
        </w:rPr>
        <w:t xml:space="preserve"> </w:t>
      </w:r>
      <w:r>
        <w:t>Reset</w:t>
      </w:r>
      <w:r>
        <w:rPr>
          <w:spacing w:val="2"/>
        </w:rPr>
        <w:t xml:space="preserve"> </w:t>
      </w:r>
      <w:r>
        <w:t>user</w:t>
      </w:r>
      <w:r>
        <w:rPr>
          <w:spacing w:val="-1"/>
        </w:rPr>
        <w:t xml:space="preserve"> </w:t>
      </w:r>
      <w:r>
        <w:t>password</w:t>
      </w:r>
      <w:r>
        <w:rPr>
          <w:spacing w:val="-7"/>
        </w:rPr>
        <w:t xml:space="preserve"> </w:t>
      </w:r>
      <w:r>
        <w:t>and</w:t>
      </w:r>
      <w:r>
        <w:rPr>
          <w:spacing w:val="-2"/>
        </w:rPr>
        <w:t xml:space="preserve"> </w:t>
      </w:r>
      <w:r>
        <w:t>help</w:t>
      </w:r>
      <w:r>
        <w:rPr>
          <w:spacing w:val="-2"/>
        </w:rPr>
        <w:t xml:space="preserve"> </w:t>
      </w:r>
      <w:r>
        <w:t>with</w:t>
      </w:r>
      <w:r>
        <w:rPr>
          <w:spacing w:val="-6"/>
        </w:rPr>
        <w:t xml:space="preserve"> </w:t>
      </w:r>
      <w:r>
        <w:t>account</w:t>
      </w:r>
      <w:r>
        <w:rPr>
          <w:spacing w:val="3"/>
        </w:rPr>
        <w:t xml:space="preserve"> </w:t>
      </w:r>
      <w:r>
        <w:rPr>
          <w:spacing w:val="-2"/>
        </w:rPr>
        <w:t>recovery</w:t>
      </w:r>
    </w:p>
    <w:p w14:paraId="7C2ED6CB" w14:textId="77777777" w:rsidR="001D3EB5" w:rsidRDefault="003F63B5" w:rsidP="00D27F2D">
      <w:pPr>
        <w:rPr>
          <w:b/>
        </w:rPr>
      </w:pPr>
      <w:r>
        <w:t>Total</w:t>
      </w:r>
      <w:r>
        <w:rPr>
          <w:spacing w:val="-6"/>
        </w:rPr>
        <w:t xml:space="preserve"> </w:t>
      </w:r>
      <w:r>
        <w:t xml:space="preserve">Test Cases: </w:t>
      </w:r>
      <w:r>
        <w:rPr>
          <w:spacing w:val="-10"/>
        </w:rPr>
        <w:t>1</w:t>
      </w:r>
    </w:p>
    <w:p w14:paraId="7C2ED6CC" w14:textId="77777777" w:rsidR="001D3EB5" w:rsidRDefault="003F63B5">
      <w:pPr>
        <w:spacing w:before="40"/>
        <w:rPr>
          <w:sz w:val="24"/>
        </w:rPr>
      </w:pPr>
      <w:r>
        <w:rPr>
          <w:b/>
          <w:sz w:val="24"/>
        </w:rPr>
        <w:t>Requirements</w:t>
      </w:r>
      <w:r>
        <w:rPr>
          <w:b/>
          <w:spacing w:val="-3"/>
          <w:sz w:val="24"/>
        </w:rPr>
        <w:t xml:space="preserve"> </w:t>
      </w:r>
      <w:r>
        <w:rPr>
          <w:b/>
          <w:sz w:val="24"/>
        </w:rPr>
        <w:t>Coverage</w:t>
      </w:r>
      <w:r>
        <w:rPr>
          <w:sz w:val="24"/>
        </w:rPr>
        <w:t>:</w:t>
      </w:r>
      <w:r>
        <w:rPr>
          <w:spacing w:val="-2"/>
          <w:sz w:val="24"/>
        </w:rPr>
        <w:t xml:space="preserve"> </w:t>
      </w:r>
      <w:r>
        <w:rPr>
          <w:sz w:val="24"/>
        </w:rPr>
        <w:t>REQ-5.1.4.6.1</w:t>
      </w:r>
      <w:r>
        <w:rPr>
          <w:spacing w:val="-5"/>
          <w:sz w:val="24"/>
        </w:rPr>
        <w:t xml:space="preserve"> </w:t>
      </w:r>
      <w:r>
        <w:rPr>
          <w:sz w:val="24"/>
        </w:rPr>
        <w:t>to</w:t>
      </w:r>
      <w:r>
        <w:rPr>
          <w:spacing w:val="-1"/>
          <w:sz w:val="24"/>
        </w:rPr>
        <w:t xml:space="preserve"> </w:t>
      </w:r>
      <w:r>
        <w:rPr>
          <w:sz w:val="24"/>
        </w:rPr>
        <w:t>REQ-</w:t>
      </w:r>
      <w:r>
        <w:rPr>
          <w:spacing w:val="-2"/>
          <w:sz w:val="24"/>
        </w:rPr>
        <w:t>5.1.4.6.4</w:t>
      </w:r>
    </w:p>
    <w:p w14:paraId="7C2ED6CD" w14:textId="77777777" w:rsidR="001D3EB5" w:rsidRDefault="001D3EB5">
      <w:pPr>
        <w:pStyle w:val="BodyText"/>
        <w:spacing w:before="107"/>
        <w:rPr>
          <w:sz w:val="20"/>
        </w:rPr>
      </w:pPr>
    </w:p>
    <w:tbl>
      <w:tblPr>
        <w:tblW w:w="0" w:type="auto"/>
        <w:tblInd w:w="1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886"/>
        <w:gridCol w:w="4336"/>
      </w:tblGrid>
      <w:tr w:rsidR="001D3EB5" w14:paraId="7C2ED6D7" w14:textId="77777777" w:rsidTr="65D27D43">
        <w:trPr>
          <w:trHeight w:val="1180"/>
        </w:trPr>
        <w:tc>
          <w:tcPr>
            <w:tcW w:w="4886" w:type="dxa"/>
            <w:vMerge w:val="restart"/>
            <w:tcBorders>
              <w:bottom w:val="single" w:sz="2" w:space="0" w:color="000000" w:themeColor="text1"/>
            </w:tcBorders>
          </w:tcPr>
          <w:p w14:paraId="7C2ED6CE" w14:textId="77777777" w:rsidR="001D3EB5" w:rsidRDefault="003F63B5">
            <w:pPr>
              <w:pStyle w:val="TableParagraph"/>
              <w:ind w:left="112"/>
              <w:rPr>
                <w:b/>
              </w:rPr>
            </w:pPr>
            <w:r>
              <w:rPr>
                <w:b/>
              </w:rPr>
              <w:t>Prerequisites</w:t>
            </w:r>
            <w:r>
              <w:rPr>
                <w:b/>
                <w:spacing w:val="-5"/>
              </w:rPr>
              <w:t xml:space="preserve"> </w:t>
            </w:r>
            <w:r>
              <w:rPr>
                <w:b/>
              </w:rPr>
              <w:t>for</w:t>
            </w:r>
            <w:r>
              <w:rPr>
                <w:b/>
                <w:spacing w:val="-8"/>
              </w:rPr>
              <w:t xml:space="preserve"> </w:t>
            </w:r>
            <w:r>
              <w:rPr>
                <w:b/>
              </w:rPr>
              <w:t>this</w:t>
            </w:r>
            <w:r>
              <w:rPr>
                <w:b/>
                <w:spacing w:val="-6"/>
              </w:rPr>
              <w:t xml:space="preserve"> </w:t>
            </w:r>
            <w:r>
              <w:rPr>
                <w:b/>
                <w:spacing w:val="-4"/>
              </w:rPr>
              <w:t>test:</w:t>
            </w:r>
          </w:p>
          <w:p w14:paraId="7C2ED6CF" w14:textId="77777777" w:rsidR="001D3EB5" w:rsidRDefault="001D3EB5">
            <w:pPr>
              <w:pStyle w:val="TableParagraph"/>
              <w:spacing w:before="21"/>
            </w:pPr>
          </w:p>
          <w:p w14:paraId="7C2ED6D0" w14:textId="77777777" w:rsidR="001D3EB5" w:rsidRDefault="003F63B5">
            <w:pPr>
              <w:pStyle w:val="TableParagraph"/>
              <w:numPr>
                <w:ilvl w:val="0"/>
                <w:numId w:val="15"/>
              </w:numPr>
              <w:tabs>
                <w:tab w:val="left" w:pos="832"/>
              </w:tabs>
            </w:pPr>
            <w:r>
              <w:t>Fresh</w:t>
            </w:r>
            <w:r>
              <w:rPr>
                <w:spacing w:val="-8"/>
              </w:rPr>
              <w:t xml:space="preserve"> </w:t>
            </w:r>
            <w:r>
              <w:t>app</w:t>
            </w:r>
            <w:r>
              <w:rPr>
                <w:spacing w:val="-2"/>
              </w:rPr>
              <w:t xml:space="preserve"> </w:t>
            </w:r>
            <w:r>
              <w:t>installation</w:t>
            </w:r>
            <w:r>
              <w:rPr>
                <w:spacing w:val="-7"/>
              </w:rPr>
              <w:t xml:space="preserve"> </w:t>
            </w:r>
            <w:r>
              <w:t>(no</w:t>
            </w:r>
            <w:r>
              <w:rPr>
                <w:spacing w:val="-7"/>
              </w:rPr>
              <w:t xml:space="preserve"> </w:t>
            </w:r>
            <w:r>
              <w:t>user</w:t>
            </w:r>
            <w:r>
              <w:rPr>
                <w:spacing w:val="1"/>
              </w:rPr>
              <w:t xml:space="preserve"> </w:t>
            </w:r>
            <w:r>
              <w:t>logged</w:t>
            </w:r>
            <w:r>
              <w:rPr>
                <w:spacing w:val="-6"/>
              </w:rPr>
              <w:t xml:space="preserve"> </w:t>
            </w:r>
            <w:r>
              <w:rPr>
                <w:spacing w:val="-5"/>
              </w:rPr>
              <w:t>in)</w:t>
            </w:r>
          </w:p>
          <w:p w14:paraId="7C2ED6D1" w14:textId="77777777" w:rsidR="001D3EB5" w:rsidRDefault="003F63B5">
            <w:pPr>
              <w:pStyle w:val="TableParagraph"/>
              <w:numPr>
                <w:ilvl w:val="0"/>
                <w:numId w:val="15"/>
              </w:numPr>
              <w:tabs>
                <w:tab w:val="left" w:pos="832"/>
              </w:tabs>
              <w:spacing w:before="38"/>
            </w:pPr>
            <w:r>
              <w:t>Internet</w:t>
            </w:r>
            <w:r>
              <w:rPr>
                <w:spacing w:val="-10"/>
              </w:rPr>
              <w:t xml:space="preserve"> </w:t>
            </w:r>
            <w:r>
              <w:rPr>
                <w:spacing w:val="-2"/>
              </w:rPr>
              <w:t>connectivity</w:t>
            </w:r>
          </w:p>
          <w:p w14:paraId="7C2ED6D2" w14:textId="77777777" w:rsidR="001D3EB5" w:rsidRDefault="003F63B5">
            <w:pPr>
              <w:pStyle w:val="TableParagraph"/>
              <w:numPr>
                <w:ilvl w:val="0"/>
                <w:numId w:val="15"/>
              </w:numPr>
              <w:tabs>
                <w:tab w:val="left" w:pos="832"/>
              </w:tabs>
              <w:spacing w:before="42"/>
            </w:pPr>
            <w:r>
              <w:t>Test</w:t>
            </w:r>
            <w:r>
              <w:rPr>
                <w:spacing w:val="-7"/>
              </w:rPr>
              <w:t xml:space="preserve"> </w:t>
            </w:r>
            <w:r>
              <w:t>email/password</w:t>
            </w:r>
            <w:r>
              <w:rPr>
                <w:spacing w:val="-9"/>
              </w:rPr>
              <w:t xml:space="preserve"> </w:t>
            </w:r>
            <w:r>
              <w:rPr>
                <w:spacing w:val="-2"/>
              </w:rPr>
              <w:t>credentials</w:t>
            </w:r>
          </w:p>
          <w:p w14:paraId="7C2ED6D3" w14:textId="77777777" w:rsidR="001D3EB5" w:rsidRDefault="003F63B5">
            <w:pPr>
              <w:pStyle w:val="TableParagraph"/>
              <w:numPr>
                <w:ilvl w:val="0"/>
                <w:numId w:val="15"/>
              </w:numPr>
              <w:tabs>
                <w:tab w:val="left" w:pos="832"/>
              </w:tabs>
              <w:spacing w:before="38"/>
            </w:pPr>
            <w:r>
              <w:t>Mobile</w:t>
            </w:r>
            <w:r>
              <w:rPr>
                <w:spacing w:val="-3"/>
              </w:rPr>
              <w:t xml:space="preserve"> </w:t>
            </w:r>
            <w:r>
              <w:t>device</w:t>
            </w:r>
            <w:r>
              <w:rPr>
                <w:spacing w:val="-7"/>
              </w:rPr>
              <w:t xml:space="preserve"> </w:t>
            </w:r>
            <w:r>
              <w:t>ready</w:t>
            </w:r>
            <w:r>
              <w:rPr>
                <w:spacing w:val="-5"/>
              </w:rPr>
              <w:t xml:space="preserve"> </w:t>
            </w:r>
            <w:r>
              <w:t>to</w:t>
            </w:r>
            <w:r>
              <w:rPr>
                <w:spacing w:val="-5"/>
              </w:rPr>
              <w:t xml:space="preserve"> </w:t>
            </w:r>
            <w:r>
              <w:t>receive</w:t>
            </w:r>
            <w:r>
              <w:rPr>
                <w:spacing w:val="-6"/>
              </w:rPr>
              <w:t xml:space="preserve"> </w:t>
            </w:r>
            <w:r>
              <w:rPr>
                <w:spacing w:val="-5"/>
              </w:rPr>
              <w:t>SMS</w:t>
            </w:r>
          </w:p>
          <w:p w14:paraId="7C2ED6D4" w14:textId="77777777" w:rsidR="001D3EB5" w:rsidRDefault="003F63B5">
            <w:pPr>
              <w:pStyle w:val="TableParagraph"/>
              <w:numPr>
                <w:ilvl w:val="0"/>
                <w:numId w:val="15"/>
              </w:numPr>
              <w:tabs>
                <w:tab w:val="left" w:pos="832"/>
              </w:tabs>
              <w:spacing w:before="42"/>
            </w:pPr>
            <w:r>
              <w:t>Google</w:t>
            </w:r>
            <w:r>
              <w:rPr>
                <w:spacing w:val="-10"/>
              </w:rPr>
              <w:t xml:space="preserve"> </w:t>
            </w:r>
            <w:r>
              <w:t>account</w:t>
            </w:r>
            <w:r>
              <w:rPr>
                <w:spacing w:val="-2"/>
              </w:rPr>
              <w:t xml:space="preserve"> </w:t>
            </w:r>
            <w:r>
              <w:t>available</w:t>
            </w:r>
            <w:r>
              <w:rPr>
                <w:spacing w:val="-9"/>
              </w:rPr>
              <w:t xml:space="preserve"> </w:t>
            </w:r>
            <w:r>
              <w:t xml:space="preserve">for </w:t>
            </w:r>
            <w:r>
              <w:rPr>
                <w:spacing w:val="-5"/>
              </w:rPr>
              <w:t>SSO</w:t>
            </w:r>
          </w:p>
        </w:tc>
        <w:tc>
          <w:tcPr>
            <w:tcW w:w="4336" w:type="dxa"/>
          </w:tcPr>
          <w:p w14:paraId="7C2ED6D5" w14:textId="77777777" w:rsidR="001D3EB5" w:rsidRDefault="003F63B5">
            <w:pPr>
              <w:pStyle w:val="TableParagraph"/>
              <w:spacing w:line="276" w:lineRule="auto"/>
              <w:ind w:left="105" w:right="1355"/>
            </w:pPr>
            <w:r>
              <w:rPr>
                <w:b/>
              </w:rPr>
              <w:t xml:space="preserve">Software Versions: </w:t>
            </w:r>
            <w:r>
              <w:rPr>
                <w:spacing w:val="-2"/>
              </w:rPr>
              <w:t xml:space="preserve">Application: CareConnect </w:t>
            </w:r>
            <w:r>
              <w:t>Software Version: 1.0</w:t>
            </w:r>
          </w:p>
          <w:p w14:paraId="7C2ED6D6" w14:textId="77777777" w:rsidR="001D3EB5" w:rsidRDefault="003F63B5">
            <w:pPr>
              <w:pStyle w:val="TableParagraph"/>
              <w:spacing w:before="1"/>
              <w:ind w:left="105"/>
            </w:pPr>
            <w:r>
              <w:t>Operating</w:t>
            </w:r>
            <w:r>
              <w:rPr>
                <w:spacing w:val="-9"/>
              </w:rPr>
              <w:t xml:space="preserve"> </w:t>
            </w:r>
            <w:r>
              <w:t>System:</w:t>
            </w:r>
            <w:r>
              <w:rPr>
                <w:spacing w:val="-3"/>
              </w:rPr>
              <w:t xml:space="preserve"> </w:t>
            </w:r>
            <w:r>
              <w:t>iOS</w:t>
            </w:r>
            <w:r>
              <w:rPr>
                <w:spacing w:val="-2"/>
              </w:rPr>
              <w:t xml:space="preserve"> </w:t>
            </w:r>
            <w:r>
              <w:rPr>
                <w:spacing w:val="-5"/>
              </w:rPr>
              <w:t>18</w:t>
            </w:r>
          </w:p>
        </w:tc>
      </w:tr>
      <w:tr w:rsidR="001D3EB5" w14:paraId="7C2ED6DA" w14:textId="77777777" w:rsidTr="65D27D43">
        <w:trPr>
          <w:trHeight w:val="1410"/>
        </w:trPr>
        <w:tc>
          <w:tcPr>
            <w:tcW w:w="4886" w:type="dxa"/>
            <w:vMerge/>
          </w:tcPr>
          <w:p w14:paraId="7C2ED6D8" w14:textId="77777777" w:rsidR="001D3EB5" w:rsidRDefault="001D3EB5">
            <w:pPr>
              <w:rPr>
                <w:sz w:val="2"/>
                <w:szCs w:val="2"/>
              </w:rPr>
            </w:pPr>
          </w:p>
        </w:tc>
        <w:tc>
          <w:tcPr>
            <w:tcW w:w="4336" w:type="dxa"/>
          </w:tcPr>
          <w:p w14:paraId="7C2ED6D9" w14:textId="77777777" w:rsidR="001D3EB5" w:rsidRDefault="003F63B5">
            <w:pPr>
              <w:pStyle w:val="TableParagraph"/>
              <w:spacing w:line="244" w:lineRule="exact"/>
              <w:ind w:left="105"/>
            </w:pPr>
            <w:r>
              <w:rPr>
                <w:b/>
              </w:rPr>
              <w:t>Priority:</w:t>
            </w:r>
            <w:r>
              <w:rPr>
                <w:b/>
                <w:spacing w:val="-13"/>
              </w:rPr>
              <w:t xml:space="preserve"> </w:t>
            </w:r>
            <w:r>
              <w:rPr>
                <w:spacing w:val="-4"/>
              </w:rPr>
              <w:t>High</w:t>
            </w:r>
          </w:p>
        </w:tc>
      </w:tr>
      <w:tr w:rsidR="001D3EB5" w14:paraId="7C2ED6DC" w14:textId="77777777" w:rsidTr="65D27D43">
        <w:trPr>
          <w:trHeight w:val="589"/>
        </w:trPr>
        <w:tc>
          <w:tcPr>
            <w:tcW w:w="9222" w:type="dxa"/>
            <w:gridSpan w:val="2"/>
          </w:tcPr>
          <w:p w14:paraId="7C2ED6DB" w14:textId="77777777" w:rsidR="001D3EB5" w:rsidRDefault="003F63B5">
            <w:pPr>
              <w:pStyle w:val="TableParagraph"/>
              <w:spacing w:line="244" w:lineRule="exact"/>
              <w:ind w:left="112"/>
            </w:pPr>
            <w:r>
              <w:rPr>
                <w:b/>
              </w:rPr>
              <w:t>Requirements</w:t>
            </w:r>
            <w:r>
              <w:rPr>
                <w:b/>
                <w:spacing w:val="-5"/>
              </w:rPr>
              <w:t xml:space="preserve"> </w:t>
            </w:r>
            <w:r>
              <w:rPr>
                <w:b/>
              </w:rPr>
              <w:t>validated:</w:t>
            </w:r>
            <w:r>
              <w:rPr>
                <w:b/>
                <w:spacing w:val="-4"/>
              </w:rPr>
              <w:t xml:space="preserve"> </w:t>
            </w:r>
            <w:r>
              <w:t>REQ-5.1.4.6.1</w:t>
            </w:r>
            <w:r>
              <w:rPr>
                <w:spacing w:val="-9"/>
              </w:rPr>
              <w:t xml:space="preserve"> </w:t>
            </w:r>
            <w:r>
              <w:t>to</w:t>
            </w:r>
            <w:r>
              <w:rPr>
                <w:spacing w:val="-9"/>
              </w:rPr>
              <w:t xml:space="preserve"> </w:t>
            </w:r>
            <w:r>
              <w:t>REQ-</w:t>
            </w:r>
            <w:r>
              <w:rPr>
                <w:spacing w:val="-2"/>
              </w:rPr>
              <w:t>5.1.4.6.4</w:t>
            </w:r>
          </w:p>
        </w:tc>
      </w:tr>
      <w:tr w:rsidR="001D3EB5" w14:paraId="7C2ED6DE" w14:textId="77777777" w:rsidTr="65D27D43">
        <w:trPr>
          <w:trHeight w:val="551"/>
        </w:trPr>
        <w:tc>
          <w:tcPr>
            <w:tcW w:w="9222" w:type="dxa"/>
            <w:gridSpan w:val="2"/>
          </w:tcPr>
          <w:p w14:paraId="7C2ED6DD" w14:textId="77777777" w:rsidR="001D3EB5" w:rsidRDefault="003F63B5">
            <w:pPr>
              <w:pStyle w:val="TableParagraph"/>
              <w:spacing w:line="249" w:lineRule="exact"/>
              <w:ind w:left="112"/>
              <w:rPr>
                <w:b/>
              </w:rPr>
            </w:pPr>
            <w:r>
              <w:rPr>
                <w:b/>
              </w:rPr>
              <w:t>TEST</w:t>
            </w:r>
            <w:r>
              <w:rPr>
                <w:b/>
                <w:spacing w:val="-6"/>
              </w:rPr>
              <w:t xml:space="preserve"> </w:t>
            </w:r>
            <w:r>
              <w:rPr>
                <w:b/>
              </w:rPr>
              <w:t>EXECUTOR:</w:t>
            </w:r>
            <w:r>
              <w:rPr>
                <w:b/>
                <w:spacing w:val="-3"/>
              </w:rPr>
              <w:t xml:space="preserve"> </w:t>
            </w:r>
            <w:r>
              <w:rPr>
                <w:b/>
              </w:rPr>
              <w:t>Torie</w:t>
            </w:r>
            <w:r>
              <w:rPr>
                <w:b/>
                <w:spacing w:val="-5"/>
              </w:rPr>
              <w:t xml:space="preserve"> </w:t>
            </w:r>
            <w:r>
              <w:rPr>
                <w:b/>
                <w:spacing w:val="-4"/>
              </w:rPr>
              <w:t>Bias</w:t>
            </w:r>
          </w:p>
        </w:tc>
      </w:tr>
      <w:tr w:rsidR="001D3EB5" w14:paraId="7C2ED6E0" w14:textId="77777777" w:rsidTr="65D27D43">
        <w:trPr>
          <w:trHeight w:val="555"/>
        </w:trPr>
        <w:tc>
          <w:tcPr>
            <w:tcW w:w="9222" w:type="dxa"/>
            <w:gridSpan w:val="2"/>
          </w:tcPr>
          <w:p w14:paraId="7C2ED6DF" w14:textId="77777777" w:rsidR="001D3EB5" w:rsidRDefault="003F63B5">
            <w:pPr>
              <w:pStyle w:val="TableParagraph"/>
              <w:ind w:left="112"/>
              <w:rPr>
                <w:b/>
              </w:rPr>
            </w:pPr>
            <w:r>
              <w:rPr>
                <w:b/>
              </w:rPr>
              <w:t>TEST</w:t>
            </w:r>
            <w:r>
              <w:rPr>
                <w:b/>
                <w:spacing w:val="-6"/>
              </w:rPr>
              <w:t xml:space="preserve"> </w:t>
            </w:r>
            <w:r>
              <w:rPr>
                <w:b/>
              </w:rPr>
              <w:t>SCRIPT</w:t>
            </w:r>
            <w:r>
              <w:rPr>
                <w:b/>
                <w:spacing w:val="-1"/>
              </w:rPr>
              <w:t xml:space="preserve"> </w:t>
            </w:r>
            <w:r>
              <w:rPr>
                <w:b/>
                <w:spacing w:val="-2"/>
              </w:rPr>
              <w:t>STEPS/RESULTS</w:t>
            </w:r>
          </w:p>
        </w:tc>
      </w:tr>
    </w:tbl>
    <w:p w14:paraId="7C2ED6E2" w14:textId="77777777" w:rsidR="001D3EB5" w:rsidRDefault="001D3EB5">
      <w:pPr>
        <w:pStyle w:val="BodyText"/>
        <w:spacing w:before="145"/>
        <w:rPr>
          <w:sz w:val="20"/>
        </w:rPr>
      </w:pPr>
    </w:p>
    <w:tbl>
      <w:tblPr>
        <w:tblW w:w="9261"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765"/>
        <w:gridCol w:w="2453"/>
        <w:gridCol w:w="1950"/>
        <w:gridCol w:w="1365"/>
        <w:gridCol w:w="765"/>
        <w:gridCol w:w="1963"/>
      </w:tblGrid>
      <w:tr w:rsidR="001D3EB5" w14:paraId="7C2ED6E9" w14:textId="77777777" w:rsidTr="65D27D43">
        <w:trPr>
          <w:trHeight w:val="1093"/>
        </w:trPr>
        <w:tc>
          <w:tcPr>
            <w:tcW w:w="765" w:type="dxa"/>
          </w:tcPr>
          <w:p w14:paraId="7C2ED6E3" w14:textId="77777777" w:rsidR="001D3EB5" w:rsidRDefault="003F63B5">
            <w:pPr>
              <w:pStyle w:val="TableParagraph"/>
              <w:spacing w:line="249" w:lineRule="exact"/>
              <w:ind w:left="105"/>
              <w:rPr>
                <w:b/>
              </w:rPr>
            </w:pPr>
            <w:r>
              <w:rPr>
                <w:b/>
                <w:spacing w:val="-4"/>
              </w:rPr>
              <w:t>STEP</w:t>
            </w:r>
          </w:p>
        </w:tc>
        <w:tc>
          <w:tcPr>
            <w:tcW w:w="2453" w:type="dxa"/>
          </w:tcPr>
          <w:p w14:paraId="7C2ED6E4" w14:textId="77777777" w:rsidR="001D3EB5" w:rsidRDefault="003F63B5">
            <w:pPr>
              <w:pStyle w:val="TableParagraph"/>
              <w:spacing w:line="259" w:lineRule="auto"/>
              <w:ind w:left="104" w:right="67"/>
              <w:rPr>
                <w:b/>
              </w:rPr>
            </w:pPr>
            <w:r>
              <w:rPr>
                <w:b/>
                <w:spacing w:val="-4"/>
              </w:rPr>
              <w:t xml:space="preserve">TEST </w:t>
            </w:r>
            <w:r>
              <w:rPr>
                <w:b/>
                <w:spacing w:val="-2"/>
              </w:rPr>
              <w:t>STEP/INPUT</w:t>
            </w:r>
          </w:p>
        </w:tc>
        <w:tc>
          <w:tcPr>
            <w:tcW w:w="1950" w:type="dxa"/>
          </w:tcPr>
          <w:p w14:paraId="7C2ED6E5" w14:textId="77777777" w:rsidR="001D3EB5" w:rsidRDefault="003F63B5">
            <w:pPr>
              <w:pStyle w:val="TableParagraph"/>
              <w:spacing w:line="259" w:lineRule="auto"/>
              <w:ind w:left="104" w:right="148"/>
              <w:rPr>
                <w:b/>
              </w:rPr>
            </w:pPr>
            <w:r>
              <w:rPr>
                <w:b/>
                <w:spacing w:val="-2"/>
              </w:rPr>
              <w:t>EXPECTED RESULTS</w:t>
            </w:r>
          </w:p>
        </w:tc>
        <w:tc>
          <w:tcPr>
            <w:tcW w:w="1365" w:type="dxa"/>
          </w:tcPr>
          <w:p w14:paraId="7C2ED6E6" w14:textId="77777777" w:rsidR="001D3EB5" w:rsidRDefault="38837A4E" w:rsidP="65D27D43">
            <w:pPr>
              <w:pStyle w:val="TableParagraph"/>
              <w:spacing w:line="256" w:lineRule="auto"/>
              <w:ind w:left="103" w:right="98"/>
              <w:jc w:val="both"/>
              <w:rPr>
                <w:b/>
                <w:bCs/>
              </w:rPr>
            </w:pPr>
            <w:r w:rsidRPr="65D27D43">
              <w:rPr>
                <w:b/>
                <w:bCs/>
                <w:spacing w:val="-2"/>
              </w:rPr>
              <w:t>ACTUAL RESULT</w:t>
            </w:r>
            <w:r w:rsidRPr="65D27D43">
              <w:rPr>
                <w:b/>
                <w:bCs/>
                <w:spacing w:val="-10"/>
              </w:rPr>
              <w:t>S</w:t>
            </w:r>
          </w:p>
        </w:tc>
        <w:tc>
          <w:tcPr>
            <w:tcW w:w="765" w:type="dxa"/>
          </w:tcPr>
          <w:p w14:paraId="7C2ED6E7" w14:textId="77777777" w:rsidR="001D3EB5" w:rsidRDefault="003F63B5">
            <w:pPr>
              <w:pStyle w:val="TableParagraph"/>
              <w:spacing w:line="249" w:lineRule="exact"/>
              <w:ind w:left="98"/>
              <w:rPr>
                <w:b/>
              </w:rPr>
            </w:pPr>
            <w:r>
              <w:rPr>
                <w:b/>
                <w:spacing w:val="-2"/>
              </w:rPr>
              <w:t>PASS/FAIL</w:t>
            </w:r>
          </w:p>
        </w:tc>
        <w:tc>
          <w:tcPr>
            <w:tcW w:w="1963" w:type="dxa"/>
          </w:tcPr>
          <w:p w14:paraId="7C2ED6E8" w14:textId="77777777" w:rsidR="001D3EB5" w:rsidRDefault="003F63B5">
            <w:pPr>
              <w:pStyle w:val="TableParagraph"/>
              <w:spacing w:line="259" w:lineRule="auto"/>
              <w:ind w:left="102" w:right="542"/>
              <w:rPr>
                <w:b/>
              </w:rPr>
            </w:pPr>
            <w:r>
              <w:rPr>
                <w:b/>
                <w:spacing w:val="-2"/>
              </w:rPr>
              <w:t>Defects Found</w:t>
            </w:r>
          </w:p>
        </w:tc>
      </w:tr>
      <w:tr w:rsidR="001D3EB5" w14:paraId="7C2ED6EC" w14:textId="77777777" w:rsidTr="65D27D43">
        <w:trPr>
          <w:trHeight w:val="556"/>
        </w:trPr>
        <w:tc>
          <w:tcPr>
            <w:tcW w:w="7298" w:type="dxa"/>
            <w:gridSpan w:val="5"/>
            <w:shd w:val="clear" w:color="auto" w:fill="C0C0C0"/>
          </w:tcPr>
          <w:p w14:paraId="7C2ED6EA" w14:textId="77777777" w:rsidR="001D3EB5" w:rsidRDefault="003F63B5">
            <w:pPr>
              <w:pStyle w:val="TableParagraph"/>
              <w:ind w:left="105"/>
              <w:rPr>
                <w:b/>
              </w:rPr>
            </w:pPr>
            <w:r>
              <w:rPr>
                <w:b/>
              </w:rPr>
              <w:t>TC-9.1:</w:t>
            </w:r>
            <w:r>
              <w:rPr>
                <w:b/>
                <w:spacing w:val="-5"/>
              </w:rPr>
              <w:t xml:space="preserve"> </w:t>
            </w:r>
            <w:r>
              <w:rPr>
                <w:b/>
              </w:rPr>
              <w:t>Password</w:t>
            </w:r>
            <w:r>
              <w:rPr>
                <w:b/>
                <w:spacing w:val="-6"/>
              </w:rPr>
              <w:t xml:space="preserve"> </w:t>
            </w:r>
            <w:r>
              <w:rPr>
                <w:b/>
              </w:rPr>
              <w:t>Reset</w:t>
            </w:r>
            <w:r>
              <w:rPr>
                <w:b/>
                <w:spacing w:val="-5"/>
              </w:rPr>
              <w:t xml:space="preserve"> </w:t>
            </w:r>
            <w:r>
              <w:rPr>
                <w:b/>
              </w:rPr>
              <w:t>&amp;</w:t>
            </w:r>
            <w:r>
              <w:rPr>
                <w:b/>
                <w:spacing w:val="-5"/>
              </w:rPr>
              <w:t xml:space="preserve"> </w:t>
            </w:r>
            <w:r>
              <w:rPr>
                <w:b/>
              </w:rPr>
              <w:t>Account</w:t>
            </w:r>
            <w:r>
              <w:rPr>
                <w:b/>
                <w:spacing w:val="-4"/>
              </w:rPr>
              <w:t xml:space="preserve"> </w:t>
            </w:r>
            <w:r>
              <w:rPr>
                <w:b/>
                <w:spacing w:val="-2"/>
              </w:rPr>
              <w:t>Recovery</w:t>
            </w:r>
          </w:p>
        </w:tc>
        <w:tc>
          <w:tcPr>
            <w:tcW w:w="1963" w:type="dxa"/>
            <w:shd w:val="clear" w:color="auto" w:fill="C0C0C0"/>
          </w:tcPr>
          <w:p w14:paraId="7C2ED6EB" w14:textId="77777777" w:rsidR="001D3EB5" w:rsidRDefault="001D3EB5">
            <w:pPr>
              <w:pStyle w:val="TableParagraph"/>
            </w:pPr>
          </w:p>
        </w:tc>
      </w:tr>
      <w:tr w:rsidR="001D3EB5" w14:paraId="7C2ED6F3" w14:textId="77777777" w:rsidTr="65D27D43">
        <w:trPr>
          <w:trHeight w:val="1367"/>
        </w:trPr>
        <w:tc>
          <w:tcPr>
            <w:tcW w:w="765" w:type="dxa"/>
          </w:tcPr>
          <w:p w14:paraId="7C2ED6ED" w14:textId="77777777" w:rsidR="001D3EB5" w:rsidRDefault="003F63B5">
            <w:pPr>
              <w:pStyle w:val="TableParagraph"/>
              <w:spacing w:line="267" w:lineRule="exact"/>
              <w:ind w:left="105"/>
              <w:rPr>
                <w:sz w:val="24"/>
              </w:rPr>
            </w:pPr>
            <w:r>
              <w:rPr>
                <w:spacing w:val="-5"/>
                <w:sz w:val="24"/>
              </w:rPr>
              <w:t>1.</w:t>
            </w:r>
          </w:p>
        </w:tc>
        <w:tc>
          <w:tcPr>
            <w:tcW w:w="2453" w:type="dxa"/>
          </w:tcPr>
          <w:p w14:paraId="7C2ED6EE" w14:textId="77777777" w:rsidR="001D3EB5" w:rsidRDefault="003F63B5">
            <w:pPr>
              <w:pStyle w:val="TableParagraph"/>
              <w:spacing w:line="259" w:lineRule="auto"/>
              <w:ind w:left="104" w:right="67"/>
            </w:pPr>
            <w:r>
              <w:t xml:space="preserve">On login screen, click “Forgot </w:t>
            </w:r>
            <w:r>
              <w:rPr>
                <w:spacing w:val="-2"/>
              </w:rPr>
              <w:t xml:space="preserve">Password/Accoun </w:t>
            </w:r>
            <w:r>
              <w:t>t Recovery”</w:t>
            </w:r>
          </w:p>
        </w:tc>
        <w:tc>
          <w:tcPr>
            <w:tcW w:w="1950" w:type="dxa"/>
          </w:tcPr>
          <w:p w14:paraId="7C2ED6EF" w14:textId="77777777" w:rsidR="001D3EB5" w:rsidRDefault="003F63B5">
            <w:pPr>
              <w:pStyle w:val="TableParagraph"/>
              <w:spacing w:line="259" w:lineRule="auto"/>
              <w:ind w:left="104" w:right="148"/>
            </w:pPr>
            <w:r>
              <w:t>Navigates</w:t>
            </w:r>
            <w:r>
              <w:rPr>
                <w:spacing w:val="-14"/>
              </w:rPr>
              <w:t xml:space="preserve"> </w:t>
            </w:r>
            <w:r>
              <w:t>to</w:t>
            </w:r>
            <w:r>
              <w:rPr>
                <w:spacing w:val="-14"/>
              </w:rPr>
              <w:t xml:space="preserve"> </w:t>
            </w:r>
            <w:r>
              <w:t>account recovery page</w:t>
            </w:r>
          </w:p>
        </w:tc>
        <w:tc>
          <w:tcPr>
            <w:tcW w:w="1365" w:type="dxa"/>
          </w:tcPr>
          <w:p w14:paraId="7C2ED6F0" w14:textId="13CD2CB2" w:rsidR="001D3EB5" w:rsidRDefault="001D3EB5">
            <w:pPr>
              <w:pStyle w:val="TableParagraph"/>
              <w:spacing w:line="256" w:lineRule="auto"/>
              <w:ind w:left="103" w:right="184"/>
            </w:pPr>
          </w:p>
        </w:tc>
        <w:tc>
          <w:tcPr>
            <w:tcW w:w="765" w:type="dxa"/>
          </w:tcPr>
          <w:p w14:paraId="7C2ED6F1" w14:textId="295A99DB" w:rsidR="001D3EB5" w:rsidRDefault="001D3EB5">
            <w:pPr>
              <w:pStyle w:val="TableParagraph"/>
              <w:spacing w:line="244" w:lineRule="exact"/>
              <w:ind w:left="98"/>
            </w:pPr>
          </w:p>
        </w:tc>
        <w:tc>
          <w:tcPr>
            <w:tcW w:w="1963" w:type="dxa"/>
          </w:tcPr>
          <w:p w14:paraId="7C2ED6F2" w14:textId="77777777" w:rsidR="001D3EB5" w:rsidRDefault="001D3EB5">
            <w:pPr>
              <w:pStyle w:val="TableParagraph"/>
            </w:pPr>
          </w:p>
        </w:tc>
      </w:tr>
      <w:tr w:rsidR="001D3EB5" w14:paraId="7C2ED6FA" w14:textId="77777777" w:rsidTr="65D27D43">
        <w:trPr>
          <w:trHeight w:val="1098"/>
        </w:trPr>
        <w:tc>
          <w:tcPr>
            <w:tcW w:w="765" w:type="dxa"/>
          </w:tcPr>
          <w:p w14:paraId="7C2ED6F4" w14:textId="77777777" w:rsidR="001D3EB5" w:rsidRDefault="003F63B5">
            <w:pPr>
              <w:pStyle w:val="TableParagraph"/>
              <w:spacing w:line="267" w:lineRule="exact"/>
              <w:ind w:left="105"/>
              <w:rPr>
                <w:sz w:val="24"/>
              </w:rPr>
            </w:pPr>
            <w:r>
              <w:rPr>
                <w:spacing w:val="-5"/>
                <w:sz w:val="24"/>
              </w:rPr>
              <w:t>2.</w:t>
            </w:r>
          </w:p>
        </w:tc>
        <w:tc>
          <w:tcPr>
            <w:tcW w:w="2453" w:type="dxa"/>
          </w:tcPr>
          <w:p w14:paraId="7C2ED6F5" w14:textId="77777777" w:rsidR="001D3EB5" w:rsidRDefault="003F63B5">
            <w:pPr>
              <w:pStyle w:val="TableParagraph"/>
              <w:spacing w:line="256" w:lineRule="auto"/>
              <w:ind w:left="104" w:right="268"/>
              <w:jc w:val="both"/>
            </w:pPr>
            <w:r>
              <w:t>Enter</w:t>
            </w:r>
            <w:r>
              <w:rPr>
                <w:spacing w:val="-14"/>
              </w:rPr>
              <w:t xml:space="preserve"> </w:t>
            </w:r>
            <w:r>
              <w:t xml:space="preserve">registered email and click </w:t>
            </w:r>
            <w:r>
              <w:rPr>
                <w:spacing w:val="-2"/>
              </w:rPr>
              <w:t>“Next”</w:t>
            </w:r>
          </w:p>
        </w:tc>
        <w:tc>
          <w:tcPr>
            <w:tcW w:w="1950" w:type="dxa"/>
          </w:tcPr>
          <w:p w14:paraId="7C2ED6F6" w14:textId="77777777" w:rsidR="001D3EB5" w:rsidRDefault="003F63B5">
            <w:pPr>
              <w:pStyle w:val="TableParagraph"/>
              <w:spacing w:line="259" w:lineRule="auto"/>
              <w:ind w:left="104" w:right="148"/>
            </w:pPr>
            <w:r>
              <w:t>Proceeds</w:t>
            </w:r>
            <w:r>
              <w:rPr>
                <w:spacing w:val="-14"/>
              </w:rPr>
              <w:t xml:space="preserve"> </w:t>
            </w:r>
            <w:r>
              <w:t>to</w:t>
            </w:r>
            <w:r>
              <w:rPr>
                <w:spacing w:val="-14"/>
              </w:rPr>
              <w:t xml:space="preserve"> </w:t>
            </w:r>
            <w:r>
              <w:t>security question screen</w:t>
            </w:r>
          </w:p>
        </w:tc>
        <w:tc>
          <w:tcPr>
            <w:tcW w:w="1365" w:type="dxa"/>
          </w:tcPr>
          <w:p w14:paraId="7C2ED6F7" w14:textId="2A4AA1B8" w:rsidR="001D3EB5" w:rsidRDefault="001D3EB5">
            <w:pPr>
              <w:pStyle w:val="TableParagraph"/>
              <w:spacing w:line="256" w:lineRule="auto"/>
              <w:ind w:left="103" w:right="184"/>
            </w:pPr>
          </w:p>
        </w:tc>
        <w:tc>
          <w:tcPr>
            <w:tcW w:w="765" w:type="dxa"/>
          </w:tcPr>
          <w:p w14:paraId="7C2ED6F8" w14:textId="41385CBD" w:rsidR="001D3EB5" w:rsidRDefault="001D3EB5">
            <w:pPr>
              <w:pStyle w:val="TableParagraph"/>
              <w:spacing w:line="244" w:lineRule="exact"/>
              <w:ind w:left="98"/>
            </w:pPr>
          </w:p>
        </w:tc>
        <w:tc>
          <w:tcPr>
            <w:tcW w:w="1963" w:type="dxa"/>
          </w:tcPr>
          <w:p w14:paraId="7C2ED6F9" w14:textId="77777777" w:rsidR="001D3EB5" w:rsidRDefault="001D3EB5">
            <w:pPr>
              <w:pStyle w:val="TableParagraph"/>
            </w:pPr>
          </w:p>
        </w:tc>
      </w:tr>
      <w:tr w:rsidR="001D3EB5" w14:paraId="7C2ED701" w14:textId="77777777" w:rsidTr="65D27D43">
        <w:trPr>
          <w:trHeight w:val="1367"/>
        </w:trPr>
        <w:tc>
          <w:tcPr>
            <w:tcW w:w="765" w:type="dxa"/>
          </w:tcPr>
          <w:p w14:paraId="7C2ED6FB" w14:textId="77777777" w:rsidR="001D3EB5" w:rsidRDefault="003F63B5">
            <w:pPr>
              <w:pStyle w:val="TableParagraph"/>
              <w:spacing w:line="267" w:lineRule="exact"/>
              <w:ind w:left="105"/>
              <w:rPr>
                <w:sz w:val="24"/>
              </w:rPr>
            </w:pPr>
            <w:r>
              <w:rPr>
                <w:spacing w:val="-5"/>
                <w:sz w:val="24"/>
              </w:rPr>
              <w:t>3.</w:t>
            </w:r>
          </w:p>
        </w:tc>
        <w:tc>
          <w:tcPr>
            <w:tcW w:w="2453" w:type="dxa"/>
          </w:tcPr>
          <w:p w14:paraId="7C2ED6FC" w14:textId="77777777" w:rsidR="001D3EB5" w:rsidRDefault="003F63B5">
            <w:pPr>
              <w:pStyle w:val="TableParagraph"/>
              <w:spacing w:line="256" w:lineRule="auto"/>
              <w:ind w:left="104" w:right="225"/>
            </w:pPr>
            <w:r>
              <w:t>Answer</w:t>
            </w:r>
            <w:r>
              <w:rPr>
                <w:spacing w:val="-14"/>
              </w:rPr>
              <w:t xml:space="preserve"> </w:t>
            </w:r>
            <w:r>
              <w:t xml:space="preserve">security </w:t>
            </w:r>
            <w:r>
              <w:rPr>
                <w:spacing w:val="-2"/>
              </w:rPr>
              <w:t xml:space="preserve">questions </w:t>
            </w:r>
            <w:r>
              <w:t xml:space="preserve">correctly, click </w:t>
            </w:r>
            <w:r>
              <w:rPr>
                <w:spacing w:val="-2"/>
              </w:rPr>
              <w:t>“Submit”</w:t>
            </w:r>
          </w:p>
        </w:tc>
        <w:tc>
          <w:tcPr>
            <w:tcW w:w="1950" w:type="dxa"/>
          </w:tcPr>
          <w:p w14:paraId="7C2ED6FD" w14:textId="77777777" w:rsidR="001D3EB5" w:rsidRDefault="003F63B5">
            <w:pPr>
              <w:pStyle w:val="TableParagraph"/>
              <w:spacing w:line="256" w:lineRule="auto"/>
              <w:ind w:left="104" w:right="148"/>
            </w:pPr>
            <w:r>
              <w:t>Navigates</w:t>
            </w:r>
            <w:r>
              <w:rPr>
                <w:spacing w:val="-14"/>
              </w:rPr>
              <w:t xml:space="preserve"> </w:t>
            </w:r>
            <w:r>
              <w:t>to</w:t>
            </w:r>
            <w:r>
              <w:rPr>
                <w:spacing w:val="-14"/>
              </w:rPr>
              <w:t xml:space="preserve"> </w:t>
            </w:r>
            <w:r>
              <w:t xml:space="preserve">DOB and address input </w:t>
            </w:r>
            <w:r>
              <w:rPr>
                <w:spacing w:val="-4"/>
              </w:rPr>
              <w:t>page</w:t>
            </w:r>
          </w:p>
        </w:tc>
        <w:tc>
          <w:tcPr>
            <w:tcW w:w="1365" w:type="dxa"/>
          </w:tcPr>
          <w:p w14:paraId="7C2ED6FE" w14:textId="6051A9EC" w:rsidR="001D3EB5" w:rsidRDefault="001D3EB5">
            <w:pPr>
              <w:pStyle w:val="TableParagraph"/>
              <w:spacing w:line="256" w:lineRule="auto"/>
              <w:ind w:left="103" w:right="184"/>
            </w:pPr>
          </w:p>
        </w:tc>
        <w:tc>
          <w:tcPr>
            <w:tcW w:w="765" w:type="dxa"/>
          </w:tcPr>
          <w:p w14:paraId="7C2ED6FF" w14:textId="0C2AC845" w:rsidR="001D3EB5" w:rsidRDefault="001D3EB5">
            <w:pPr>
              <w:pStyle w:val="TableParagraph"/>
              <w:spacing w:line="244" w:lineRule="exact"/>
              <w:ind w:left="98"/>
            </w:pPr>
          </w:p>
        </w:tc>
        <w:tc>
          <w:tcPr>
            <w:tcW w:w="1963" w:type="dxa"/>
          </w:tcPr>
          <w:p w14:paraId="7C2ED700" w14:textId="77777777" w:rsidR="001D3EB5" w:rsidRDefault="001D3EB5">
            <w:pPr>
              <w:pStyle w:val="TableParagraph"/>
            </w:pPr>
          </w:p>
        </w:tc>
      </w:tr>
    </w:tbl>
    <w:p w14:paraId="7C2ED702" w14:textId="77777777" w:rsidR="001D3EB5" w:rsidRDefault="001D3EB5">
      <w:pPr>
        <w:pStyle w:val="TableParagraph"/>
        <w:sectPr w:rsidR="001D3EB5">
          <w:footerReference w:type="default" r:id="rId117"/>
          <w:headerReference w:type="first" r:id="rId118"/>
          <w:footerReference w:type="first" r:id="rId119"/>
          <w:pgSz w:w="12240" w:h="15840"/>
          <w:pgMar w:top="1320" w:right="720" w:bottom="280" w:left="1440" w:header="723" w:footer="0" w:gutter="0"/>
          <w:cols w:space="720"/>
        </w:sectPr>
      </w:pPr>
    </w:p>
    <w:p w14:paraId="7C2ED703" w14:textId="77777777" w:rsidR="001D3EB5" w:rsidRDefault="001D3EB5">
      <w:pPr>
        <w:pStyle w:val="BodyText"/>
        <w:spacing w:before="8" w:after="1"/>
        <w:rPr>
          <w:sz w:val="8"/>
        </w:rPr>
      </w:pPr>
    </w:p>
    <w:tbl>
      <w:tblPr>
        <w:tblW w:w="9261"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645"/>
        <w:gridCol w:w="2573"/>
        <w:gridCol w:w="2152"/>
        <w:gridCol w:w="1230"/>
        <w:gridCol w:w="773"/>
        <w:gridCol w:w="1888"/>
      </w:tblGrid>
      <w:tr w:rsidR="001D3EB5" w14:paraId="7C2ED70A" w14:textId="77777777" w:rsidTr="65D27D43">
        <w:trPr>
          <w:trHeight w:val="1098"/>
        </w:trPr>
        <w:tc>
          <w:tcPr>
            <w:tcW w:w="645" w:type="dxa"/>
          </w:tcPr>
          <w:p w14:paraId="7C2ED704" w14:textId="77777777" w:rsidR="001D3EB5" w:rsidRDefault="003F63B5">
            <w:pPr>
              <w:pStyle w:val="TableParagraph"/>
              <w:spacing w:line="267" w:lineRule="exact"/>
              <w:ind w:left="105"/>
              <w:rPr>
                <w:sz w:val="24"/>
              </w:rPr>
            </w:pPr>
            <w:r>
              <w:rPr>
                <w:spacing w:val="-5"/>
                <w:sz w:val="24"/>
              </w:rPr>
              <w:t>4.</w:t>
            </w:r>
          </w:p>
        </w:tc>
        <w:tc>
          <w:tcPr>
            <w:tcW w:w="2573" w:type="dxa"/>
          </w:tcPr>
          <w:p w14:paraId="7C2ED705" w14:textId="77777777" w:rsidR="001D3EB5" w:rsidRDefault="003F63B5">
            <w:pPr>
              <w:pStyle w:val="TableParagraph"/>
              <w:spacing w:line="256" w:lineRule="auto"/>
              <w:ind w:left="104" w:right="67"/>
            </w:pPr>
            <w:r>
              <w:t>Input</w:t>
            </w:r>
            <w:r>
              <w:rPr>
                <w:spacing w:val="-14"/>
              </w:rPr>
              <w:t xml:space="preserve"> </w:t>
            </w:r>
            <w:r>
              <w:t>correct</w:t>
            </w:r>
            <w:r>
              <w:rPr>
                <w:spacing w:val="-14"/>
              </w:rPr>
              <w:t xml:space="preserve"> </w:t>
            </w:r>
            <w:r>
              <w:t xml:space="preserve">date of birth and </w:t>
            </w:r>
            <w:r>
              <w:rPr>
                <w:spacing w:val="-2"/>
              </w:rPr>
              <w:t>address</w:t>
            </w:r>
          </w:p>
        </w:tc>
        <w:tc>
          <w:tcPr>
            <w:tcW w:w="2152" w:type="dxa"/>
          </w:tcPr>
          <w:p w14:paraId="7C2ED706" w14:textId="77777777" w:rsidR="001D3EB5" w:rsidRDefault="003F63B5">
            <w:pPr>
              <w:pStyle w:val="TableParagraph"/>
              <w:spacing w:line="256" w:lineRule="auto"/>
              <w:ind w:left="104" w:right="417"/>
            </w:pPr>
            <w:r>
              <w:t>Navigates to password</w:t>
            </w:r>
            <w:r>
              <w:rPr>
                <w:spacing w:val="-14"/>
              </w:rPr>
              <w:t xml:space="preserve"> </w:t>
            </w:r>
            <w:r>
              <w:t xml:space="preserve">creation </w:t>
            </w:r>
            <w:r>
              <w:rPr>
                <w:spacing w:val="-2"/>
              </w:rPr>
              <w:t>screen</w:t>
            </w:r>
          </w:p>
        </w:tc>
        <w:tc>
          <w:tcPr>
            <w:tcW w:w="1230" w:type="dxa"/>
          </w:tcPr>
          <w:p w14:paraId="7C2ED707" w14:textId="29DDC996" w:rsidR="001D3EB5" w:rsidRDefault="001D3EB5">
            <w:pPr>
              <w:pStyle w:val="TableParagraph"/>
              <w:spacing w:line="256" w:lineRule="auto"/>
              <w:ind w:left="103" w:right="184"/>
            </w:pPr>
          </w:p>
        </w:tc>
        <w:tc>
          <w:tcPr>
            <w:tcW w:w="773" w:type="dxa"/>
          </w:tcPr>
          <w:p w14:paraId="7C2ED708" w14:textId="37F0BF0B" w:rsidR="001D3EB5" w:rsidRDefault="001D3EB5">
            <w:pPr>
              <w:pStyle w:val="TableParagraph"/>
              <w:spacing w:line="244" w:lineRule="exact"/>
              <w:ind w:left="98"/>
            </w:pPr>
          </w:p>
        </w:tc>
        <w:tc>
          <w:tcPr>
            <w:tcW w:w="1888" w:type="dxa"/>
          </w:tcPr>
          <w:p w14:paraId="7C2ED709" w14:textId="77777777" w:rsidR="001D3EB5" w:rsidRDefault="001D3EB5">
            <w:pPr>
              <w:pStyle w:val="TableParagraph"/>
            </w:pPr>
          </w:p>
        </w:tc>
      </w:tr>
      <w:tr w:rsidR="001D3EB5" w14:paraId="7C2ED711" w14:textId="77777777" w:rsidTr="65D27D43">
        <w:trPr>
          <w:trHeight w:val="1904"/>
        </w:trPr>
        <w:tc>
          <w:tcPr>
            <w:tcW w:w="645" w:type="dxa"/>
          </w:tcPr>
          <w:p w14:paraId="7C2ED70B" w14:textId="77777777" w:rsidR="001D3EB5" w:rsidRDefault="003F63B5">
            <w:pPr>
              <w:pStyle w:val="TableParagraph"/>
              <w:spacing w:line="267" w:lineRule="exact"/>
              <w:ind w:left="105"/>
              <w:rPr>
                <w:sz w:val="24"/>
              </w:rPr>
            </w:pPr>
            <w:r>
              <w:rPr>
                <w:spacing w:val="-5"/>
                <w:sz w:val="24"/>
              </w:rPr>
              <w:t>5.</w:t>
            </w:r>
          </w:p>
        </w:tc>
        <w:tc>
          <w:tcPr>
            <w:tcW w:w="2573" w:type="dxa"/>
          </w:tcPr>
          <w:p w14:paraId="7C2ED70C" w14:textId="77777777" w:rsidR="001D3EB5" w:rsidRDefault="003F63B5">
            <w:pPr>
              <w:pStyle w:val="TableParagraph"/>
              <w:spacing w:line="256" w:lineRule="auto"/>
              <w:ind w:left="104" w:right="67"/>
            </w:pPr>
            <w:r>
              <w:t xml:space="preserve">Enter a </w:t>
            </w:r>
            <w:r>
              <w:rPr>
                <w:b/>
              </w:rPr>
              <w:t xml:space="preserve">new password </w:t>
            </w:r>
            <w:r>
              <w:t xml:space="preserve">(same as the previous </w:t>
            </w:r>
            <w:r>
              <w:rPr>
                <w:spacing w:val="-2"/>
              </w:rPr>
              <w:t xml:space="preserve">password), </w:t>
            </w:r>
            <w:r>
              <w:t>confirm</w:t>
            </w:r>
            <w:r>
              <w:rPr>
                <w:spacing w:val="-14"/>
              </w:rPr>
              <w:t xml:space="preserve"> </w:t>
            </w:r>
            <w:r>
              <w:t>and</w:t>
            </w:r>
            <w:r>
              <w:rPr>
                <w:spacing w:val="-14"/>
              </w:rPr>
              <w:t xml:space="preserve"> </w:t>
            </w:r>
            <w:r>
              <w:t xml:space="preserve">click </w:t>
            </w:r>
            <w:r>
              <w:rPr>
                <w:spacing w:val="-2"/>
              </w:rPr>
              <w:t>“Submit”</w:t>
            </w:r>
          </w:p>
        </w:tc>
        <w:tc>
          <w:tcPr>
            <w:tcW w:w="2152" w:type="dxa"/>
          </w:tcPr>
          <w:p w14:paraId="7C2ED70D" w14:textId="77777777" w:rsidR="001D3EB5" w:rsidRDefault="003F63B5">
            <w:pPr>
              <w:pStyle w:val="TableParagraph"/>
              <w:spacing w:line="256" w:lineRule="auto"/>
              <w:ind w:left="104" w:right="85"/>
              <w:rPr>
                <w:i/>
              </w:rPr>
            </w:pPr>
            <w:r>
              <w:t>System displays</w:t>
            </w:r>
            <w:r>
              <w:rPr>
                <w:spacing w:val="40"/>
              </w:rPr>
              <w:t xml:space="preserve"> </w:t>
            </w:r>
            <w:r>
              <w:t>error:</w:t>
            </w:r>
            <w:r>
              <w:rPr>
                <w:spacing w:val="-14"/>
              </w:rPr>
              <w:t xml:space="preserve"> </w:t>
            </w:r>
            <w:r>
              <w:t>"New</w:t>
            </w:r>
            <w:r>
              <w:rPr>
                <w:spacing w:val="-14"/>
              </w:rPr>
              <w:t xml:space="preserve"> </w:t>
            </w:r>
            <w:r>
              <w:t xml:space="preserve">password must be different from the old password" </w:t>
            </w:r>
            <w:r>
              <w:rPr>
                <w:i/>
              </w:rPr>
              <w:t xml:space="preserve">(REQ- </w:t>
            </w:r>
            <w:r>
              <w:rPr>
                <w:i/>
                <w:spacing w:val="-2"/>
              </w:rPr>
              <w:t>5.1.4.6.2)</w:t>
            </w:r>
          </w:p>
        </w:tc>
        <w:tc>
          <w:tcPr>
            <w:tcW w:w="1230" w:type="dxa"/>
          </w:tcPr>
          <w:p w14:paraId="7C2ED70E" w14:textId="467C3FBE" w:rsidR="001D3EB5" w:rsidRDefault="001D3EB5">
            <w:pPr>
              <w:pStyle w:val="TableParagraph"/>
              <w:spacing w:line="256" w:lineRule="auto"/>
              <w:ind w:left="103" w:right="184"/>
            </w:pPr>
          </w:p>
        </w:tc>
        <w:tc>
          <w:tcPr>
            <w:tcW w:w="773" w:type="dxa"/>
          </w:tcPr>
          <w:p w14:paraId="7C2ED70F" w14:textId="3C8B48FF" w:rsidR="001D3EB5" w:rsidRDefault="001D3EB5">
            <w:pPr>
              <w:pStyle w:val="TableParagraph"/>
              <w:spacing w:line="244" w:lineRule="exact"/>
              <w:ind w:left="98"/>
            </w:pPr>
          </w:p>
        </w:tc>
        <w:tc>
          <w:tcPr>
            <w:tcW w:w="1888" w:type="dxa"/>
          </w:tcPr>
          <w:p w14:paraId="7C2ED710" w14:textId="77777777" w:rsidR="001D3EB5" w:rsidRDefault="001D3EB5">
            <w:pPr>
              <w:pStyle w:val="TableParagraph"/>
            </w:pPr>
          </w:p>
        </w:tc>
      </w:tr>
      <w:tr w:rsidR="001D3EB5" w14:paraId="7C2ED719" w14:textId="77777777" w:rsidTr="65D27D43">
        <w:trPr>
          <w:trHeight w:val="1909"/>
        </w:trPr>
        <w:tc>
          <w:tcPr>
            <w:tcW w:w="645" w:type="dxa"/>
          </w:tcPr>
          <w:p w14:paraId="7C2ED712" w14:textId="77777777" w:rsidR="001D3EB5" w:rsidRDefault="003F63B5">
            <w:pPr>
              <w:pStyle w:val="TableParagraph"/>
              <w:spacing w:line="272" w:lineRule="exact"/>
              <w:ind w:left="105"/>
              <w:rPr>
                <w:sz w:val="24"/>
              </w:rPr>
            </w:pPr>
            <w:r>
              <w:rPr>
                <w:spacing w:val="-10"/>
                <w:sz w:val="24"/>
              </w:rPr>
              <w:t>6</w:t>
            </w:r>
          </w:p>
        </w:tc>
        <w:tc>
          <w:tcPr>
            <w:tcW w:w="2573" w:type="dxa"/>
          </w:tcPr>
          <w:p w14:paraId="7C2ED713" w14:textId="77777777" w:rsidR="001D3EB5" w:rsidRDefault="003F63B5">
            <w:pPr>
              <w:pStyle w:val="TableParagraph"/>
              <w:spacing w:line="254" w:lineRule="auto"/>
              <w:ind w:left="104" w:right="67"/>
            </w:pPr>
            <w:r>
              <w:t>Enter</w:t>
            </w:r>
            <w:r>
              <w:rPr>
                <w:spacing w:val="-11"/>
              </w:rPr>
              <w:t xml:space="preserve"> </w:t>
            </w:r>
            <w:r>
              <w:t>a</w:t>
            </w:r>
            <w:r>
              <w:rPr>
                <w:spacing w:val="-14"/>
              </w:rPr>
              <w:t xml:space="preserve"> </w:t>
            </w:r>
            <w:r>
              <w:rPr>
                <w:b/>
              </w:rPr>
              <w:t>new</w:t>
            </w:r>
            <w:r>
              <w:rPr>
                <w:b/>
                <w:spacing w:val="-14"/>
              </w:rPr>
              <w:t xml:space="preserve"> </w:t>
            </w:r>
            <w:r>
              <w:rPr>
                <w:b/>
              </w:rPr>
              <w:t xml:space="preserve">valid </w:t>
            </w:r>
            <w:r>
              <w:rPr>
                <w:b/>
                <w:spacing w:val="-2"/>
              </w:rPr>
              <w:t>password</w:t>
            </w:r>
            <w:r>
              <w:rPr>
                <w:spacing w:val="-2"/>
              </w:rPr>
              <w:t xml:space="preserve">, </w:t>
            </w:r>
            <w:r>
              <w:t>confirm with</w:t>
            </w:r>
          </w:p>
          <w:p w14:paraId="7C2ED714" w14:textId="77777777" w:rsidR="001D3EB5" w:rsidRDefault="003F63B5">
            <w:pPr>
              <w:pStyle w:val="TableParagraph"/>
              <w:spacing w:before="7" w:line="254" w:lineRule="auto"/>
              <w:ind w:left="104" w:right="67"/>
            </w:pPr>
            <w:r>
              <w:rPr>
                <w:b/>
                <w:spacing w:val="-2"/>
              </w:rPr>
              <w:t xml:space="preserve">non-matching </w:t>
            </w:r>
            <w:r>
              <w:rPr>
                <w:b/>
              </w:rPr>
              <w:t>entry</w:t>
            </w:r>
            <w:r>
              <w:t xml:space="preserve">, click </w:t>
            </w:r>
            <w:r>
              <w:rPr>
                <w:spacing w:val="-2"/>
              </w:rPr>
              <w:t>“Submit”</w:t>
            </w:r>
          </w:p>
        </w:tc>
        <w:tc>
          <w:tcPr>
            <w:tcW w:w="2152" w:type="dxa"/>
          </w:tcPr>
          <w:p w14:paraId="7C2ED715" w14:textId="77777777" w:rsidR="001D3EB5" w:rsidRDefault="003F63B5">
            <w:pPr>
              <w:pStyle w:val="TableParagraph"/>
              <w:spacing w:line="256" w:lineRule="auto"/>
              <w:ind w:left="104" w:right="148"/>
              <w:rPr>
                <w:i/>
              </w:rPr>
            </w:pPr>
            <w:r>
              <w:t>System displays error:</w:t>
            </w:r>
            <w:r>
              <w:rPr>
                <w:spacing w:val="-14"/>
              </w:rPr>
              <w:t xml:space="preserve"> </w:t>
            </w:r>
            <w:r>
              <w:t>"Passwords</w:t>
            </w:r>
            <w:r>
              <w:rPr>
                <w:spacing w:val="-14"/>
              </w:rPr>
              <w:t xml:space="preserve"> </w:t>
            </w:r>
            <w:r>
              <w:t xml:space="preserve">do not match" </w:t>
            </w:r>
            <w:r>
              <w:rPr>
                <w:i/>
              </w:rPr>
              <w:t xml:space="preserve">(REQ- </w:t>
            </w:r>
            <w:r>
              <w:rPr>
                <w:i/>
                <w:spacing w:val="-2"/>
              </w:rPr>
              <w:t>5.1.4.6.3)</w:t>
            </w:r>
          </w:p>
        </w:tc>
        <w:tc>
          <w:tcPr>
            <w:tcW w:w="1230" w:type="dxa"/>
          </w:tcPr>
          <w:p w14:paraId="7C2ED716" w14:textId="30C3160F" w:rsidR="001D3EB5" w:rsidRDefault="001D3EB5">
            <w:pPr>
              <w:pStyle w:val="TableParagraph"/>
              <w:spacing w:line="254" w:lineRule="auto"/>
              <w:ind w:left="103" w:right="184"/>
            </w:pPr>
          </w:p>
        </w:tc>
        <w:tc>
          <w:tcPr>
            <w:tcW w:w="773" w:type="dxa"/>
          </w:tcPr>
          <w:p w14:paraId="7C2ED717" w14:textId="27A64573" w:rsidR="001D3EB5" w:rsidRDefault="001D3EB5">
            <w:pPr>
              <w:pStyle w:val="TableParagraph"/>
              <w:spacing w:line="249" w:lineRule="exact"/>
              <w:ind w:left="98"/>
            </w:pPr>
          </w:p>
        </w:tc>
        <w:tc>
          <w:tcPr>
            <w:tcW w:w="1888" w:type="dxa"/>
          </w:tcPr>
          <w:p w14:paraId="7C2ED718" w14:textId="77777777" w:rsidR="001D3EB5" w:rsidRDefault="001D3EB5">
            <w:pPr>
              <w:pStyle w:val="TableParagraph"/>
            </w:pPr>
          </w:p>
        </w:tc>
      </w:tr>
      <w:tr w:rsidR="001D3EB5" w14:paraId="7C2ED720" w14:textId="77777777" w:rsidTr="65D27D43">
        <w:trPr>
          <w:trHeight w:val="1640"/>
        </w:trPr>
        <w:tc>
          <w:tcPr>
            <w:tcW w:w="645" w:type="dxa"/>
          </w:tcPr>
          <w:p w14:paraId="7C2ED71A" w14:textId="77777777" w:rsidR="001D3EB5" w:rsidRDefault="003F63B5">
            <w:pPr>
              <w:pStyle w:val="TableParagraph"/>
              <w:spacing w:line="267" w:lineRule="exact"/>
              <w:ind w:left="105"/>
              <w:rPr>
                <w:sz w:val="24"/>
              </w:rPr>
            </w:pPr>
            <w:r>
              <w:rPr>
                <w:spacing w:val="-5"/>
                <w:sz w:val="24"/>
              </w:rPr>
              <w:t>7.</w:t>
            </w:r>
          </w:p>
        </w:tc>
        <w:tc>
          <w:tcPr>
            <w:tcW w:w="2573" w:type="dxa"/>
          </w:tcPr>
          <w:p w14:paraId="7C2ED71B" w14:textId="77777777" w:rsidR="001D3EB5" w:rsidRDefault="003F63B5">
            <w:pPr>
              <w:pStyle w:val="TableParagraph"/>
              <w:spacing w:line="256" w:lineRule="auto"/>
              <w:ind w:left="104" w:right="96"/>
            </w:pPr>
            <w:r>
              <w:t xml:space="preserve">Enter a valid and unique new </w:t>
            </w:r>
            <w:r>
              <w:rPr>
                <w:spacing w:val="-2"/>
              </w:rPr>
              <w:t>password,</w:t>
            </w:r>
            <w:r>
              <w:rPr>
                <w:spacing w:val="40"/>
              </w:rPr>
              <w:t xml:space="preserve"> </w:t>
            </w:r>
            <w:r>
              <w:rPr>
                <w:spacing w:val="-2"/>
              </w:rPr>
              <w:t>confirm</w:t>
            </w:r>
            <w:r>
              <w:rPr>
                <w:spacing w:val="-12"/>
              </w:rPr>
              <w:t xml:space="preserve"> </w:t>
            </w:r>
            <w:r>
              <w:rPr>
                <w:spacing w:val="-2"/>
              </w:rPr>
              <w:t xml:space="preserve">correctly, </w:t>
            </w:r>
            <w:r>
              <w:t>click “Submit”</w:t>
            </w:r>
          </w:p>
        </w:tc>
        <w:tc>
          <w:tcPr>
            <w:tcW w:w="2152" w:type="dxa"/>
          </w:tcPr>
          <w:p w14:paraId="7C2ED71C" w14:textId="77777777" w:rsidR="001D3EB5" w:rsidRDefault="003F63B5">
            <w:pPr>
              <w:pStyle w:val="TableParagraph"/>
              <w:spacing w:line="256" w:lineRule="auto"/>
              <w:ind w:left="104" w:right="252"/>
            </w:pPr>
            <w:r>
              <w:t>The display screen will confirm a succesful</w:t>
            </w:r>
            <w:r>
              <w:rPr>
                <w:spacing w:val="-14"/>
              </w:rPr>
              <w:t xml:space="preserve"> </w:t>
            </w:r>
            <w:r>
              <w:t>password.</w:t>
            </w:r>
          </w:p>
        </w:tc>
        <w:tc>
          <w:tcPr>
            <w:tcW w:w="1230" w:type="dxa"/>
          </w:tcPr>
          <w:p w14:paraId="7C2ED71D" w14:textId="65A91B17" w:rsidR="001D3EB5" w:rsidRDefault="001D3EB5">
            <w:pPr>
              <w:pStyle w:val="TableParagraph"/>
              <w:spacing w:line="256" w:lineRule="auto"/>
              <w:ind w:left="103" w:right="184"/>
            </w:pPr>
          </w:p>
        </w:tc>
        <w:tc>
          <w:tcPr>
            <w:tcW w:w="773" w:type="dxa"/>
          </w:tcPr>
          <w:p w14:paraId="7C2ED71E" w14:textId="473209A7" w:rsidR="001D3EB5" w:rsidRDefault="001D3EB5">
            <w:pPr>
              <w:pStyle w:val="TableParagraph"/>
              <w:spacing w:line="244" w:lineRule="exact"/>
              <w:ind w:left="98"/>
            </w:pPr>
          </w:p>
        </w:tc>
        <w:tc>
          <w:tcPr>
            <w:tcW w:w="1888" w:type="dxa"/>
          </w:tcPr>
          <w:p w14:paraId="7C2ED71F" w14:textId="77777777" w:rsidR="001D3EB5" w:rsidRDefault="001D3EB5">
            <w:pPr>
              <w:pStyle w:val="TableParagraph"/>
            </w:pPr>
          </w:p>
        </w:tc>
      </w:tr>
      <w:tr w:rsidR="001D3EB5" w14:paraId="7C2ED727" w14:textId="77777777" w:rsidTr="65D27D43">
        <w:trPr>
          <w:trHeight w:val="1367"/>
        </w:trPr>
        <w:tc>
          <w:tcPr>
            <w:tcW w:w="645" w:type="dxa"/>
          </w:tcPr>
          <w:p w14:paraId="7C2ED721" w14:textId="77777777" w:rsidR="001D3EB5" w:rsidRDefault="003F63B5">
            <w:pPr>
              <w:pStyle w:val="TableParagraph"/>
              <w:spacing w:line="268" w:lineRule="exact"/>
              <w:ind w:left="105"/>
              <w:rPr>
                <w:sz w:val="24"/>
              </w:rPr>
            </w:pPr>
            <w:r>
              <w:rPr>
                <w:spacing w:val="-5"/>
                <w:sz w:val="24"/>
              </w:rPr>
              <w:t>8.</w:t>
            </w:r>
          </w:p>
        </w:tc>
        <w:tc>
          <w:tcPr>
            <w:tcW w:w="2573" w:type="dxa"/>
          </w:tcPr>
          <w:p w14:paraId="7C2ED722" w14:textId="77777777" w:rsidR="001D3EB5" w:rsidRDefault="003F63B5">
            <w:pPr>
              <w:pStyle w:val="TableParagraph"/>
              <w:spacing w:line="254" w:lineRule="auto"/>
              <w:ind w:left="104" w:right="176"/>
            </w:pPr>
            <w:r>
              <w:t>Check</w:t>
            </w:r>
            <w:r>
              <w:rPr>
                <w:spacing w:val="-14"/>
              </w:rPr>
              <w:t xml:space="preserve"> </w:t>
            </w:r>
            <w:r>
              <w:t>registered email inbox</w:t>
            </w:r>
          </w:p>
        </w:tc>
        <w:tc>
          <w:tcPr>
            <w:tcW w:w="2152" w:type="dxa"/>
          </w:tcPr>
          <w:p w14:paraId="7C2ED723" w14:textId="77777777" w:rsidR="001D3EB5" w:rsidRDefault="003F63B5">
            <w:pPr>
              <w:pStyle w:val="TableParagraph"/>
              <w:spacing w:line="256" w:lineRule="auto"/>
              <w:ind w:left="104" w:right="148"/>
              <w:rPr>
                <w:i/>
              </w:rPr>
            </w:pPr>
            <w:r>
              <w:t>Email received confirming</w:t>
            </w:r>
            <w:r>
              <w:rPr>
                <w:spacing w:val="-14"/>
              </w:rPr>
              <w:t xml:space="preserve"> </w:t>
            </w:r>
            <w:r>
              <w:t xml:space="preserve">password change </w:t>
            </w:r>
            <w:r>
              <w:rPr>
                <w:i/>
              </w:rPr>
              <w:t xml:space="preserve">(REQ- </w:t>
            </w:r>
            <w:r>
              <w:rPr>
                <w:i/>
                <w:spacing w:val="-2"/>
              </w:rPr>
              <w:t>5.1.4.6.1)</w:t>
            </w:r>
          </w:p>
        </w:tc>
        <w:tc>
          <w:tcPr>
            <w:tcW w:w="1230" w:type="dxa"/>
          </w:tcPr>
          <w:p w14:paraId="7C2ED724" w14:textId="2E167B25" w:rsidR="001D3EB5" w:rsidRDefault="001D3EB5">
            <w:pPr>
              <w:pStyle w:val="TableParagraph"/>
              <w:spacing w:line="256" w:lineRule="auto"/>
              <w:ind w:left="103" w:right="184"/>
            </w:pPr>
          </w:p>
        </w:tc>
        <w:tc>
          <w:tcPr>
            <w:tcW w:w="773" w:type="dxa"/>
          </w:tcPr>
          <w:p w14:paraId="7C2ED725" w14:textId="23812FE0" w:rsidR="001D3EB5" w:rsidRDefault="001D3EB5">
            <w:pPr>
              <w:pStyle w:val="TableParagraph"/>
              <w:spacing w:line="244" w:lineRule="exact"/>
              <w:ind w:left="98"/>
            </w:pPr>
          </w:p>
        </w:tc>
        <w:tc>
          <w:tcPr>
            <w:tcW w:w="1888" w:type="dxa"/>
          </w:tcPr>
          <w:p w14:paraId="7C2ED726" w14:textId="77777777" w:rsidR="001D3EB5" w:rsidRDefault="001D3EB5">
            <w:pPr>
              <w:pStyle w:val="TableParagraph"/>
            </w:pPr>
          </w:p>
        </w:tc>
      </w:tr>
      <w:tr w:rsidR="001D3EB5" w14:paraId="7C2ED72E" w14:textId="77777777" w:rsidTr="65D27D43">
        <w:trPr>
          <w:trHeight w:val="1093"/>
        </w:trPr>
        <w:tc>
          <w:tcPr>
            <w:tcW w:w="645" w:type="dxa"/>
          </w:tcPr>
          <w:p w14:paraId="7C2ED728" w14:textId="77777777" w:rsidR="001D3EB5" w:rsidRDefault="003F63B5">
            <w:pPr>
              <w:pStyle w:val="TableParagraph"/>
              <w:spacing w:line="267" w:lineRule="exact"/>
              <w:ind w:left="105"/>
              <w:rPr>
                <w:sz w:val="24"/>
              </w:rPr>
            </w:pPr>
            <w:r>
              <w:rPr>
                <w:spacing w:val="-5"/>
                <w:sz w:val="24"/>
              </w:rPr>
              <w:t>9.</w:t>
            </w:r>
          </w:p>
        </w:tc>
        <w:tc>
          <w:tcPr>
            <w:tcW w:w="2573" w:type="dxa"/>
          </w:tcPr>
          <w:p w14:paraId="7C2ED729" w14:textId="77777777" w:rsidR="001D3EB5" w:rsidRDefault="003F63B5">
            <w:pPr>
              <w:pStyle w:val="TableParagraph"/>
              <w:spacing w:line="254" w:lineRule="auto"/>
              <w:ind w:left="104" w:right="67"/>
            </w:pPr>
            <w:r>
              <w:t>Log</w:t>
            </w:r>
            <w:r>
              <w:rPr>
                <w:spacing w:val="-13"/>
              </w:rPr>
              <w:t xml:space="preserve"> </w:t>
            </w:r>
            <w:r>
              <w:t>in</w:t>
            </w:r>
            <w:r>
              <w:rPr>
                <w:spacing w:val="-13"/>
              </w:rPr>
              <w:t xml:space="preserve"> </w:t>
            </w:r>
            <w:r>
              <w:t>using</w:t>
            </w:r>
            <w:r>
              <w:rPr>
                <w:spacing w:val="-13"/>
              </w:rPr>
              <w:t xml:space="preserve"> </w:t>
            </w:r>
            <w:r>
              <w:t>the new password</w:t>
            </w:r>
          </w:p>
        </w:tc>
        <w:tc>
          <w:tcPr>
            <w:tcW w:w="2152" w:type="dxa"/>
          </w:tcPr>
          <w:p w14:paraId="7C2ED72A" w14:textId="77777777" w:rsidR="001D3EB5" w:rsidRDefault="003F63B5">
            <w:pPr>
              <w:pStyle w:val="TableParagraph"/>
              <w:spacing w:line="244" w:lineRule="exact"/>
              <w:ind w:left="104"/>
            </w:pPr>
            <w:r>
              <w:t>Login</w:t>
            </w:r>
            <w:r>
              <w:rPr>
                <w:spacing w:val="-8"/>
              </w:rPr>
              <w:t xml:space="preserve"> </w:t>
            </w:r>
            <w:r>
              <w:rPr>
                <w:spacing w:val="-2"/>
              </w:rPr>
              <w:t>successful</w:t>
            </w:r>
          </w:p>
        </w:tc>
        <w:tc>
          <w:tcPr>
            <w:tcW w:w="1230" w:type="dxa"/>
          </w:tcPr>
          <w:p w14:paraId="7C2ED72B" w14:textId="356E4B8B" w:rsidR="001D3EB5" w:rsidRDefault="001D3EB5">
            <w:pPr>
              <w:pStyle w:val="TableParagraph"/>
              <w:spacing w:line="256" w:lineRule="auto"/>
              <w:ind w:left="103" w:right="184"/>
            </w:pPr>
          </w:p>
        </w:tc>
        <w:tc>
          <w:tcPr>
            <w:tcW w:w="773" w:type="dxa"/>
          </w:tcPr>
          <w:p w14:paraId="7C2ED72C" w14:textId="2F7EFAF5" w:rsidR="001D3EB5" w:rsidRDefault="001D3EB5">
            <w:pPr>
              <w:pStyle w:val="TableParagraph"/>
              <w:spacing w:line="244" w:lineRule="exact"/>
              <w:ind w:left="98"/>
            </w:pPr>
          </w:p>
        </w:tc>
        <w:tc>
          <w:tcPr>
            <w:tcW w:w="1888" w:type="dxa"/>
          </w:tcPr>
          <w:p w14:paraId="7C2ED72D" w14:textId="77777777" w:rsidR="001D3EB5" w:rsidRDefault="001D3EB5">
            <w:pPr>
              <w:pStyle w:val="TableParagraph"/>
            </w:pPr>
          </w:p>
        </w:tc>
      </w:tr>
      <w:tr w:rsidR="001D3EB5" w14:paraId="7C2ED735" w14:textId="77777777" w:rsidTr="65D27D43">
        <w:trPr>
          <w:trHeight w:val="1367"/>
        </w:trPr>
        <w:tc>
          <w:tcPr>
            <w:tcW w:w="645" w:type="dxa"/>
          </w:tcPr>
          <w:p w14:paraId="7C2ED72F" w14:textId="77777777" w:rsidR="001D3EB5" w:rsidRDefault="003F63B5">
            <w:pPr>
              <w:pStyle w:val="TableParagraph"/>
              <w:spacing w:line="267" w:lineRule="exact"/>
              <w:ind w:left="105"/>
              <w:rPr>
                <w:sz w:val="24"/>
              </w:rPr>
            </w:pPr>
            <w:r>
              <w:rPr>
                <w:spacing w:val="-5"/>
                <w:sz w:val="24"/>
              </w:rPr>
              <w:t>10.</w:t>
            </w:r>
          </w:p>
        </w:tc>
        <w:tc>
          <w:tcPr>
            <w:tcW w:w="2573" w:type="dxa"/>
          </w:tcPr>
          <w:p w14:paraId="7C2ED730" w14:textId="77777777" w:rsidR="001D3EB5" w:rsidRDefault="003F63B5">
            <w:pPr>
              <w:pStyle w:val="TableParagraph"/>
              <w:spacing w:line="259" w:lineRule="auto"/>
              <w:ind w:left="104" w:right="152"/>
            </w:pPr>
            <w:r>
              <w:t>Attempt to change</w:t>
            </w:r>
            <w:r>
              <w:rPr>
                <w:spacing w:val="-14"/>
              </w:rPr>
              <w:t xml:space="preserve"> </w:t>
            </w:r>
            <w:r>
              <w:t>password again via the same process</w:t>
            </w:r>
          </w:p>
        </w:tc>
        <w:tc>
          <w:tcPr>
            <w:tcW w:w="2152" w:type="dxa"/>
          </w:tcPr>
          <w:p w14:paraId="7C2ED731" w14:textId="77777777" w:rsidR="001D3EB5" w:rsidRDefault="003F63B5">
            <w:pPr>
              <w:pStyle w:val="TableParagraph"/>
              <w:spacing w:line="259" w:lineRule="auto"/>
              <w:ind w:left="104" w:right="148"/>
              <w:rPr>
                <w:i/>
              </w:rPr>
            </w:pPr>
            <w:r>
              <w:t>Password change allowed again without</w:t>
            </w:r>
            <w:r>
              <w:rPr>
                <w:spacing w:val="-14"/>
              </w:rPr>
              <w:t xml:space="preserve"> </w:t>
            </w:r>
            <w:r>
              <w:t>limits</w:t>
            </w:r>
            <w:r>
              <w:rPr>
                <w:spacing w:val="-14"/>
              </w:rPr>
              <w:t xml:space="preserve"> </w:t>
            </w:r>
            <w:r>
              <w:rPr>
                <w:i/>
              </w:rPr>
              <w:t xml:space="preserve">(REQ- </w:t>
            </w:r>
            <w:r>
              <w:rPr>
                <w:i/>
                <w:spacing w:val="-2"/>
              </w:rPr>
              <w:t>5.1.4.6.4)</w:t>
            </w:r>
          </w:p>
        </w:tc>
        <w:tc>
          <w:tcPr>
            <w:tcW w:w="1230" w:type="dxa"/>
          </w:tcPr>
          <w:p w14:paraId="7C2ED732" w14:textId="4816FC79" w:rsidR="001D3EB5" w:rsidRDefault="001D3EB5">
            <w:pPr>
              <w:pStyle w:val="TableParagraph"/>
              <w:spacing w:line="256" w:lineRule="auto"/>
              <w:ind w:left="103" w:right="184"/>
            </w:pPr>
          </w:p>
        </w:tc>
        <w:tc>
          <w:tcPr>
            <w:tcW w:w="773" w:type="dxa"/>
          </w:tcPr>
          <w:p w14:paraId="7C2ED733" w14:textId="6354D25C" w:rsidR="001D3EB5" w:rsidRDefault="001D3EB5">
            <w:pPr>
              <w:pStyle w:val="TableParagraph"/>
              <w:spacing w:line="244" w:lineRule="exact"/>
              <w:ind w:left="98"/>
            </w:pPr>
          </w:p>
        </w:tc>
        <w:tc>
          <w:tcPr>
            <w:tcW w:w="1888" w:type="dxa"/>
          </w:tcPr>
          <w:p w14:paraId="7C2ED734" w14:textId="77777777" w:rsidR="001D3EB5" w:rsidRDefault="001D3EB5">
            <w:pPr>
              <w:pStyle w:val="TableParagraph"/>
            </w:pPr>
          </w:p>
        </w:tc>
      </w:tr>
    </w:tbl>
    <w:p w14:paraId="175DC5B1" w14:textId="757E0485" w:rsidR="65D27D43" w:rsidRDefault="65D27D43" w:rsidP="65D27D43">
      <w:pPr>
        <w:pStyle w:val="Heading2"/>
        <w:numPr>
          <w:ilvl w:val="0"/>
          <w:numId w:val="0"/>
        </w:numPr>
      </w:pPr>
    </w:p>
    <w:p w14:paraId="7C2ED737" w14:textId="3D8DEB31" w:rsidR="001D3EB5" w:rsidRPr="00D27F2D" w:rsidRDefault="7C544DEA" w:rsidP="00D27F2D">
      <w:pPr>
        <w:pStyle w:val="Heading2"/>
      </w:pPr>
      <w:bookmarkStart w:id="809" w:name="_Toc1662742417"/>
      <w:r>
        <w:t xml:space="preserve"> </w:t>
      </w:r>
      <w:bookmarkStart w:id="810" w:name="_Toc1998500082"/>
      <w:r w:rsidR="38837A4E">
        <w:t>Gamification Module Test Suite</w:t>
      </w:r>
      <w:bookmarkEnd w:id="809"/>
      <w:bookmarkEnd w:id="810"/>
    </w:p>
    <w:p w14:paraId="7C2ED738" w14:textId="77777777" w:rsidR="001D3EB5" w:rsidRDefault="003F63B5">
      <w:pPr>
        <w:pStyle w:val="BodyText"/>
        <w:spacing w:before="138" w:line="360" w:lineRule="auto"/>
        <w:ind w:right="775"/>
      </w:pPr>
      <w:r>
        <w:rPr>
          <w:b/>
        </w:rPr>
        <w:t xml:space="preserve">Scope: </w:t>
      </w:r>
      <w:r>
        <w:t>This suite ensures that the gamification module properly awards points for task completion,</w:t>
      </w:r>
      <w:r>
        <w:rPr>
          <w:spacing w:val="-2"/>
        </w:rPr>
        <w:t xml:space="preserve"> </w:t>
      </w:r>
      <w:r>
        <w:t>displays</w:t>
      </w:r>
      <w:r>
        <w:rPr>
          <w:spacing w:val="-5"/>
        </w:rPr>
        <w:t xml:space="preserve"> </w:t>
      </w:r>
      <w:r>
        <w:t>total</w:t>
      </w:r>
      <w:r>
        <w:rPr>
          <w:spacing w:val="-12"/>
        </w:rPr>
        <w:t xml:space="preserve"> </w:t>
      </w:r>
      <w:r>
        <w:t>points,</w:t>
      </w:r>
      <w:r>
        <w:rPr>
          <w:spacing w:val="-2"/>
        </w:rPr>
        <w:t xml:space="preserve"> </w:t>
      </w:r>
      <w:r>
        <w:t>unlocks</w:t>
      </w:r>
      <w:r>
        <w:rPr>
          <w:spacing w:val="-5"/>
        </w:rPr>
        <w:t xml:space="preserve"> </w:t>
      </w:r>
      <w:r>
        <w:t>badges</w:t>
      </w:r>
      <w:r>
        <w:rPr>
          <w:spacing w:val="-5"/>
        </w:rPr>
        <w:t xml:space="preserve"> </w:t>
      </w:r>
      <w:r>
        <w:t>at</w:t>
      </w:r>
      <w:r>
        <w:rPr>
          <w:spacing w:val="-4"/>
        </w:rPr>
        <w:t xml:space="preserve"> </w:t>
      </w:r>
      <w:r>
        <w:t>milestones</w:t>
      </w:r>
      <w:r>
        <w:rPr>
          <w:spacing w:val="-5"/>
        </w:rPr>
        <w:t xml:space="preserve"> </w:t>
      </w:r>
      <w:r>
        <w:t>and</w:t>
      </w:r>
      <w:r>
        <w:rPr>
          <w:spacing w:val="-4"/>
        </w:rPr>
        <w:t xml:space="preserve"> </w:t>
      </w:r>
      <w:r>
        <w:t>shows</w:t>
      </w:r>
      <w:r>
        <w:rPr>
          <w:spacing w:val="-6"/>
        </w:rPr>
        <w:t xml:space="preserve"> </w:t>
      </w:r>
      <w:r>
        <w:t>celebratory</w:t>
      </w:r>
      <w:r>
        <w:rPr>
          <w:spacing w:val="-8"/>
        </w:rPr>
        <w:t xml:space="preserve"> </w:t>
      </w:r>
      <w:r>
        <w:t>messages or animations after earning points.</w:t>
      </w:r>
    </w:p>
    <w:p w14:paraId="7C2ED739" w14:textId="77777777" w:rsidR="001D3EB5" w:rsidRDefault="003F63B5" w:rsidP="00D27F2D">
      <w:pPr>
        <w:rPr>
          <w:b/>
        </w:rPr>
      </w:pPr>
      <w:r>
        <w:t>Total</w:t>
      </w:r>
      <w:r>
        <w:rPr>
          <w:spacing w:val="-9"/>
        </w:rPr>
        <w:t xml:space="preserve"> </w:t>
      </w:r>
      <w:r>
        <w:t>Test Cases:</w:t>
      </w:r>
      <w:r>
        <w:rPr>
          <w:spacing w:val="3"/>
        </w:rPr>
        <w:t xml:space="preserve"> </w:t>
      </w:r>
      <w:r>
        <w:rPr>
          <w:spacing w:val="-5"/>
        </w:rPr>
        <w:t>4.</w:t>
      </w:r>
    </w:p>
    <w:p w14:paraId="7C2ED73A" w14:textId="77777777" w:rsidR="001D3EB5" w:rsidRDefault="003F63B5">
      <w:pPr>
        <w:spacing w:before="137" w:after="7" w:line="360" w:lineRule="auto"/>
        <w:ind w:right="775"/>
        <w:rPr>
          <w:sz w:val="24"/>
        </w:rPr>
      </w:pPr>
      <w:r>
        <w:rPr>
          <w:b/>
          <w:sz w:val="24"/>
        </w:rPr>
        <w:t>Requirements</w:t>
      </w:r>
      <w:r>
        <w:rPr>
          <w:b/>
          <w:spacing w:val="-7"/>
          <w:sz w:val="24"/>
        </w:rPr>
        <w:t xml:space="preserve"> </w:t>
      </w:r>
      <w:r>
        <w:rPr>
          <w:b/>
          <w:sz w:val="24"/>
        </w:rPr>
        <w:t>Coverage:</w:t>
      </w:r>
      <w:r>
        <w:rPr>
          <w:b/>
          <w:spacing w:val="-2"/>
          <w:sz w:val="24"/>
        </w:rPr>
        <w:t xml:space="preserve"> </w:t>
      </w:r>
      <w:r>
        <w:rPr>
          <w:sz w:val="24"/>
        </w:rPr>
        <w:t>REQ‑5.10.1.1</w:t>
      </w:r>
      <w:r>
        <w:rPr>
          <w:spacing w:val="-10"/>
          <w:sz w:val="24"/>
        </w:rPr>
        <w:t xml:space="preserve"> </w:t>
      </w:r>
      <w:r>
        <w:rPr>
          <w:sz w:val="24"/>
        </w:rPr>
        <w:t>through</w:t>
      </w:r>
      <w:r>
        <w:rPr>
          <w:spacing w:val="-10"/>
          <w:sz w:val="24"/>
        </w:rPr>
        <w:t xml:space="preserve"> </w:t>
      </w:r>
      <w:r>
        <w:rPr>
          <w:sz w:val="24"/>
        </w:rPr>
        <w:t>REQ‑5.10.1.3</w:t>
      </w:r>
      <w:r>
        <w:rPr>
          <w:spacing w:val="-5"/>
          <w:sz w:val="24"/>
        </w:rPr>
        <w:t xml:space="preserve"> </w:t>
      </w:r>
      <w:r>
        <w:rPr>
          <w:sz w:val="24"/>
        </w:rPr>
        <w:t>and</w:t>
      </w:r>
      <w:r>
        <w:rPr>
          <w:spacing w:val="-5"/>
          <w:sz w:val="24"/>
        </w:rPr>
        <w:t xml:space="preserve"> </w:t>
      </w:r>
      <w:r>
        <w:rPr>
          <w:sz w:val="24"/>
        </w:rPr>
        <w:t>applicable</w:t>
      </w:r>
      <w:r>
        <w:rPr>
          <w:spacing w:val="-6"/>
          <w:sz w:val="24"/>
        </w:rPr>
        <w:t xml:space="preserve"> </w:t>
      </w:r>
      <w:r>
        <w:rPr>
          <w:sz w:val="24"/>
        </w:rPr>
        <w:t xml:space="preserve">UI/UX </w:t>
      </w:r>
      <w:r>
        <w:rPr>
          <w:spacing w:val="-2"/>
          <w:sz w:val="24"/>
        </w:rPr>
        <w:t>requirements.</w:t>
      </w:r>
    </w:p>
    <w:tbl>
      <w:tblPr>
        <w:tblW w:w="9232" w:type="dxa"/>
        <w:tblInd w:w="13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765"/>
        <w:gridCol w:w="2361"/>
        <w:gridCol w:w="1752"/>
        <w:gridCol w:w="135"/>
        <w:gridCol w:w="1485"/>
        <w:gridCol w:w="757"/>
        <w:gridCol w:w="1977"/>
      </w:tblGrid>
      <w:tr w:rsidR="001D3EB5" w14:paraId="7C2ED741" w14:textId="77777777" w:rsidTr="65D27D43">
        <w:trPr>
          <w:trHeight w:val="1180"/>
        </w:trPr>
        <w:tc>
          <w:tcPr>
            <w:tcW w:w="4878" w:type="dxa"/>
            <w:gridSpan w:val="3"/>
            <w:vMerge w:val="restart"/>
            <w:tcBorders>
              <w:bottom w:val="nil"/>
            </w:tcBorders>
          </w:tcPr>
          <w:p w14:paraId="7C2ED73B" w14:textId="77777777" w:rsidR="001D3EB5" w:rsidRDefault="003F63B5">
            <w:pPr>
              <w:pStyle w:val="TableParagraph"/>
              <w:spacing w:line="249" w:lineRule="exact"/>
              <w:ind w:left="105"/>
              <w:rPr>
                <w:b/>
              </w:rPr>
            </w:pPr>
            <w:r>
              <w:rPr>
                <w:b/>
              </w:rPr>
              <w:lastRenderedPageBreak/>
              <w:t>Prerequisites</w:t>
            </w:r>
            <w:r>
              <w:rPr>
                <w:b/>
                <w:spacing w:val="-5"/>
              </w:rPr>
              <w:t xml:space="preserve"> </w:t>
            </w:r>
            <w:r>
              <w:rPr>
                <w:b/>
              </w:rPr>
              <w:t>for</w:t>
            </w:r>
            <w:r>
              <w:rPr>
                <w:b/>
                <w:spacing w:val="-8"/>
              </w:rPr>
              <w:t xml:space="preserve"> </w:t>
            </w:r>
            <w:r>
              <w:rPr>
                <w:b/>
              </w:rPr>
              <w:t>this</w:t>
            </w:r>
            <w:r>
              <w:rPr>
                <w:b/>
                <w:spacing w:val="-6"/>
              </w:rPr>
              <w:t xml:space="preserve"> </w:t>
            </w:r>
            <w:r>
              <w:rPr>
                <w:b/>
                <w:spacing w:val="-4"/>
              </w:rPr>
              <w:t>test:</w:t>
            </w:r>
          </w:p>
          <w:p w14:paraId="7C2ED73C" w14:textId="77777777" w:rsidR="001D3EB5" w:rsidRDefault="003F63B5">
            <w:pPr>
              <w:pStyle w:val="TableParagraph"/>
              <w:numPr>
                <w:ilvl w:val="0"/>
                <w:numId w:val="14"/>
              </w:numPr>
              <w:tabs>
                <w:tab w:val="left" w:pos="825"/>
              </w:tabs>
              <w:spacing w:before="42" w:line="273" w:lineRule="auto"/>
              <w:ind w:right="98"/>
              <w:rPr>
                <w:sz w:val="24"/>
              </w:rPr>
            </w:pPr>
            <w:r>
              <w:rPr>
                <w:sz w:val="24"/>
              </w:rPr>
              <w:t>Patient</w:t>
            </w:r>
            <w:r>
              <w:rPr>
                <w:spacing w:val="-6"/>
                <w:sz w:val="24"/>
              </w:rPr>
              <w:t xml:space="preserve"> </w:t>
            </w:r>
            <w:r>
              <w:rPr>
                <w:sz w:val="24"/>
              </w:rPr>
              <w:t>and</w:t>
            </w:r>
            <w:r>
              <w:rPr>
                <w:spacing w:val="-10"/>
                <w:sz w:val="24"/>
              </w:rPr>
              <w:t xml:space="preserve"> </w:t>
            </w:r>
            <w:r>
              <w:rPr>
                <w:sz w:val="24"/>
              </w:rPr>
              <w:t>caregiver</w:t>
            </w:r>
            <w:r>
              <w:rPr>
                <w:spacing w:val="-9"/>
                <w:sz w:val="24"/>
              </w:rPr>
              <w:t xml:space="preserve"> </w:t>
            </w:r>
            <w:r>
              <w:rPr>
                <w:sz w:val="24"/>
              </w:rPr>
              <w:t>accounts</w:t>
            </w:r>
            <w:r>
              <w:rPr>
                <w:spacing w:val="-12"/>
                <w:sz w:val="24"/>
              </w:rPr>
              <w:t xml:space="preserve"> </w:t>
            </w:r>
            <w:r>
              <w:rPr>
                <w:sz w:val="24"/>
              </w:rPr>
              <w:t>exist</w:t>
            </w:r>
            <w:r>
              <w:rPr>
                <w:spacing w:val="-6"/>
                <w:sz w:val="24"/>
              </w:rPr>
              <w:t xml:space="preserve"> </w:t>
            </w:r>
            <w:r>
              <w:rPr>
                <w:sz w:val="24"/>
              </w:rPr>
              <w:t>with daily tasks assigned.</w:t>
            </w:r>
          </w:p>
          <w:p w14:paraId="7C2ED73D" w14:textId="77777777" w:rsidR="001D3EB5" w:rsidRDefault="003F63B5">
            <w:pPr>
              <w:pStyle w:val="TableParagraph"/>
              <w:numPr>
                <w:ilvl w:val="0"/>
                <w:numId w:val="14"/>
              </w:numPr>
              <w:tabs>
                <w:tab w:val="left" w:pos="825"/>
              </w:tabs>
              <w:spacing w:before="8" w:line="273" w:lineRule="auto"/>
              <w:ind w:right="412"/>
              <w:rPr>
                <w:sz w:val="24"/>
              </w:rPr>
            </w:pPr>
            <w:r>
              <w:rPr>
                <w:sz w:val="24"/>
              </w:rPr>
              <w:t>Gamification</w:t>
            </w:r>
            <w:r>
              <w:rPr>
                <w:spacing w:val="-15"/>
                <w:sz w:val="24"/>
              </w:rPr>
              <w:t xml:space="preserve"> </w:t>
            </w:r>
            <w:r>
              <w:rPr>
                <w:sz w:val="24"/>
              </w:rPr>
              <w:t>module</w:t>
            </w:r>
            <w:r>
              <w:rPr>
                <w:spacing w:val="-15"/>
                <w:sz w:val="24"/>
              </w:rPr>
              <w:t xml:space="preserve"> </w:t>
            </w:r>
            <w:r>
              <w:rPr>
                <w:sz w:val="24"/>
              </w:rPr>
              <w:t>(points,</w:t>
            </w:r>
            <w:r>
              <w:rPr>
                <w:spacing w:val="-15"/>
                <w:sz w:val="24"/>
              </w:rPr>
              <w:t xml:space="preserve"> </w:t>
            </w:r>
            <w:r>
              <w:rPr>
                <w:sz w:val="24"/>
              </w:rPr>
              <w:t>badges, messages) is enabled in the backend.</w:t>
            </w:r>
          </w:p>
          <w:p w14:paraId="7C2ED73E" w14:textId="77777777" w:rsidR="001D3EB5" w:rsidRDefault="003F63B5">
            <w:pPr>
              <w:pStyle w:val="TableParagraph"/>
              <w:numPr>
                <w:ilvl w:val="0"/>
                <w:numId w:val="14"/>
              </w:numPr>
              <w:tabs>
                <w:tab w:val="left" w:pos="825"/>
              </w:tabs>
              <w:spacing w:before="8"/>
              <w:rPr>
                <w:sz w:val="24"/>
              </w:rPr>
            </w:pPr>
            <w:r>
              <w:rPr>
                <w:sz w:val="24"/>
              </w:rPr>
              <w:t>Internet connectivity</w:t>
            </w:r>
            <w:r>
              <w:rPr>
                <w:spacing w:val="-4"/>
                <w:sz w:val="24"/>
              </w:rPr>
              <w:t xml:space="preserve"> </w:t>
            </w:r>
            <w:r>
              <w:rPr>
                <w:sz w:val="24"/>
              </w:rPr>
              <w:t>is</w:t>
            </w:r>
            <w:r>
              <w:rPr>
                <w:spacing w:val="-5"/>
                <w:sz w:val="24"/>
              </w:rPr>
              <w:t xml:space="preserve"> </w:t>
            </w:r>
            <w:r>
              <w:rPr>
                <w:spacing w:val="-2"/>
                <w:sz w:val="24"/>
              </w:rPr>
              <w:t>available.</w:t>
            </w:r>
          </w:p>
        </w:tc>
        <w:tc>
          <w:tcPr>
            <w:tcW w:w="4354" w:type="dxa"/>
            <w:gridSpan w:val="4"/>
          </w:tcPr>
          <w:p w14:paraId="7C2ED73F" w14:textId="77777777" w:rsidR="001D3EB5" w:rsidRDefault="003F63B5">
            <w:pPr>
              <w:pStyle w:val="TableParagraph"/>
              <w:spacing w:line="278" w:lineRule="auto"/>
              <w:ind w:left="106" w:right="1372"/>
            </w:pPr>
            <w:r>
              <w:rPr>
                <w:b/>
              </w:rPr>
              <w:t xml:space="preserve">Software Versions: </w:t>
            </w:r>
            <w:r>
              <w:rPr>
                <w:spacing w:val="-2"/>
              </w:rPr>
              <w:t xml:space="preserve">Application: CareConnect </w:t>
            </w:r>
            <w:r>
              <w:t>Software Version: 1.0</w:t>
            </w:r>
          </w:p>
          <w:p w14:paraId="7C2ED740" w14:textId="77777777" w:rsidR="001D3EB5" w:rsidRDefault="003F63B5">
            <w:pPr>
              <w:pStyle w:val="TableParagraph"/>
              <w:spacing w:line="252" w:lineRule="exact"/>
              <w:ind w:left="106"/>
            </w:pPr>
            <w:r>
              <w:t>Operating</w:t>
            </w:r>
            <w:r>
              <w:rPr>
                <w:spacing w:val="-9"/>
              </w:rPr>
              <w:t xml:space="preserve"> </w:t>
            </w:r>
            <w:r>
              <w:t>System:</w:t>
            </w:r>
            <w:r>
              <w:rPr>
                <w:spacing w:val="-3"/>
              </w:rPr>
              <w:t xml:space="preserve"> </w:t>
            </w:r>
            <w:r>
              <w:t>iOS</w:t>
            </w:r>
            <w:r>
              <w:rPr>
                <w:spacing w:val="-2"/>
              </w:rPr>
              <w:t xml:space="preserve"> </w:t>
            </w:r>
            <w:r>
              <w:rPr>
                <w:spacing w:val="-5"/>
              </w:rPr>
              <w:t>18</w:t>
            </w:r>
          </w:p>
        </w:tc>
      </w:tr>
      <w:tr w:rsidR="001D3EB5" w14:paraId="7C2ED744" w14:textId="77777777" w:rsidTr="65D27D43">
        <w:trPr>
          <w:trHeight w:val="982"/>
        </w:trPr>
        <w:tc>
          <w:tcPr>
            <w:tcW w:w="4878" w:type="dxa"/>
            <w:gridSpan w:val="3"/>
            <w:vMerge/>
          </w:tcPr>
          <w:p w14:paraId="7C2ED742" w14:textId="77777777" w:rsidR="001D3EB5" w:rsidRDefault="001D3EB5">
            <w:pPr>
              <w:rPr>
                <w:sz w:val="2"/>
                <w:szCs w:val="2"/>
              </w:rPr>
            </w:pPr>
          </w:p>
        </w:tc>
        <w:tc>
          <w:tcPr>
            <w:tcW w:w="4354" w:type="dxa"/>
            <w:gridSpan w:val="4"/>
          </w:tcPr>
          <w:p w14:paraId="7C2ED743" w14:textId="77777777" w:rsidR="001D3EB5" w:rsidRDefault="003F63B5">
            <w:pPr>
              <w:pStyle w:val="TableParagraph"/>
              <w:spacing w:line="244" w:lineRule="exact"/>
              <w:ind w:left="106"/>
            </w:pPr>
            <w:r>
              <w:rPr>
                <w:b/>
              </w:rPr>
              <w:t>Priority:</w:t>
            </w:r>
            <w:r>
              <w:rPr>
                <w:b/>
                <w:spacing w:val="-13"/>
              </w:rPr>
              <w:t xml:space="preserve"> </w:t>
            </w:r>
            <w:r>
              <w:rPr>
                <w:spacing w:val="-4"/>
              </w:rPr>
              <w:t>High</w:t>
            </w:r>
          </w:p>
        </w:tc>
      </w:tr>
      <w:tr w:rsidR="001D3EB5" w14:paraId="7C2ED746" w14:textId="77777777" w:rsidTr="65D27D43">
        <w:trPr>
          <w:trHeight w:val="589"/>
        </w:trPr>
        <w:tc>
          <w:tcPr>
            <w:tcW w:w="9232" w:type="dxa"/>
            <w:gridSpan w:val="7"/>
            <w:tcBorders>
              <w:top w:val="nil"/>
            </w:tcBorders>
          </w:tcPr>
          <w:p w14:paraId="7C2ED745" w14:textId="77777777" w:rsidR="001D3EB5" w:rsidRDefault="003F63B5">
            <w:pPr>
              <w:pStyle w:val="TableParagraph"/>
              <w:spacing w:line="244" w:lineRule="exact"/>
              <w:ind w:left="105"/>
            </w:pPr>
            <w:r>
              <w:rPr>
                <w:b/>
              </w:rPr>
              <w:t>Requirements</w:t>
            </w:r>
            <w:r>
              <w:rPr>
                <w:b/>
                <w:spacing w:val="-10"/>
              </w:rPr>
              <w:t xml:space="preserve"> </w:t>
            </w:r>
            <w:r>
              <w:rPr>
                <w:b/>
              </w:rPr>
              <w:t>validated:</w:t>
            </w:r>
            <w:r>
              <w:rPr>
                <w:b/>
                <w:spacing w:val="-7"/>
              </w:rPr>
              <w:t xml:space="preserve"> </w:t>
            </w:r>
            <w:r>
              <w:t>REQ‑5.10.1.1,</w:t>
            </w:r>
            <w:r>
              <w:rPr>
                <w:spacing w:val="-10"/>
              </w:rPr>
              <w:t xml:space="preserve"> </w:t>
            </w:r>
            <w:r>
              <w:t>REQ‑5.10.1.2,</w:t>
            </w:r>
            <w:r>
              <w:rPr>
                <w:spacing w:val="-9"/>
              </w:rPr>
              <w:t xml:space="preserve"> </w:t>
            </w:r>
            <w:r>
              <w:rPr>
                <w:spacing w:val="-2"/>
              </w:rPr>
              <w:t>REQ‑5.10.1.3</w:t>
            </w:r>
          </w:p>
        </w:tc>
      </w:tr>
      <w:tr w:rsidR="001D3EB5" w14:paraId="7C2ED748" w14:textId="77777777" w:rsidTr="65D27D43">
        <w:trPr>
          <w:trHeight w:val="550"/>
        </w:trPr>
        <w:tc>
          <w:tcPr>
            <w:tcW w:w="9232" w:type="dxa"/>
            <w:gridSpan w:val="7"/>
          </w:tcPr>
          <w:p w14:paraId="7C2ED747" w14:textId="77777777" w:rsidR="001D3EB5" w:rsidRDefault="003F63B5">
            <w:pPr>
              <w:pStyle w:val="TableParagraph"/>
              <w:spacing w:line="249" w:lineRule="exact"/>
              <w:ind w:left="105"/>
              <w:rPr>
                <w:b/>
              </w:rPr>
            </w:pPr>
            <w:r>
              <w:rPr>
                <w:b/>
              </w:rPr>
              <w:t>TEST</w:t>
            </w:r>
            <w:r>
              <w:rPr>
                <w:b/>
                <w:spacing w:val="-7"/>
              </w:rPr>
              <w:t xml:space="preserve"> </w:t>
            </w:r>
            <w:r>
              <w:rPr>
                <w:b/>
              </w:rPr>
              <w:t>EXECUTOR:</w:t>
            </w:r>
            <w:r>
              <w:rPr>
                <w:b/>
                <w:spacing w:val="-4"/>
              </w:rPr>
              <w:t xml:space="preserve"> </w:t>
            </w:r>
            <w:r>
              <w:rPr>
                <w:b/>
              </w:rPr>
              <w:t>Dat</w:t>
            </w:r>
            <w:r>
              <w:rPr>
                <w:b/>
                <w:spacing w:val="-5"/>
              </w:rPr>
              <w:t xml:space="preserve"> </w:t>
            </w:r>
            <w:r>
              <w:rPr>
                <w:b/>
                <w:spacing w:val="-2"/>
              </w:rPr>
              <w:t>Truong</w:t>
            </w:r>
          </w:p>
        </w:tc>
      </w:tr>
      <w:tr w:rsidR="001D3EB5" w14:paraId="7C2ED74A" w14:textId="77777777" w:rsidTr="65D27D43">
        <w:trPr>
          <w:trHeight w:val="555"/>
        </w:trPr>
        <w:tc>
          <w:tcPr>
            <w:tcW w:w="9232" w:type="dxa"/>
            <w:gridSpan w:val="7"/>
          </w:tcPr>
          <w:p w14:paraId="7C2ED749" w14:textId="77777777" w:rsidR="001D3EB5" w:rsidRDefault="003F63B5">
            <w:pPr>
              <w:pStyle w:val="TableParagraph"/>
              <w:spacing w:line="249" w:lineRule="exact"/>
              <w:ind w:left="105"/>
              <w:rPr>
                <w:b/>
              </w:rPr>
            </w:pPr>
            <w:r>
              <w:rPr>
                <w:b/>
              </w:rPr>
              <w:t>TEST</w:t>
            </w:r>
            <w:r>
              <w:rPr>
                <w:b/>
                <w:spacing w:val="-6"/>
              </w:rPr>
              <w:t xml:space="preserve"> </w:t>
            </w:r>
            <w:r>
              <w:rPr>
                <w:b/>
              </w:rPr>
              <w:t>SCRIPT</w:t>
            </w:r>
            <w:r>
              <w:rPr>
                <w:b/>
                <w:spacing w:val="-1"/>
              </w:rPr>
              <w:t xml:space="preserve"> </w:t>
            </w:r>
            <w:r>
              <w:rPr>
                <w:b/>
                <w:spacing w:val="-2"/>
              </w:rPr>
              <w:t>STEPS/RESULTS</w:t>
            </w:r>
          </w:p>
        </w:tc>
      </w:tr>
      <w:tr w:rsidR="001D3EB5" w14:paraId="7C2ED752" w14:textId="77777777" w:rsidTr="65D27D43">
        <w:trPr>
          <w:trHeight w:val="300"/>
        </w:trPr>
        <w:tc>
          <w:tcPr>
            <w:tcW w:w="765" w:type="dxa"/>
            <w:vAlign w:val="center"/>
          </w:tcPr>
          <w:p w14:paraId="7C2ED74B" w14:textId="77777777" w:rsidR="001D3EB5" w:rsidRDefault="38837A4E" w:rsidP="65D27D43">
            <w:pPr>
              <w:pStyle w:val="TableParagraph"/>
              <w:spacing w:line="249" w:lineRule="exact"/>
              <w:ind w:left="105"/>
              <w:jc w:val="center"/>
              <w:rPr>
                <w:b/>
                <w:bCs/>
              </w:rPr>
            </w:pPr>
            <w:r w:rsidRPr="65D27D43">
              <w:rPr>
                <w:b/>
                <w:bCs/>
                <w:spacing w:val="-4"/>
              </w:rPr>
              <w:t>STEP</w:t>
            </w:r>
          </w:p>
        </w:tc>
        <w:tc>
          <w:tcPr>
            <w:tcW w:w="2361" w:type="dxa"/>
            <w:vAlign w:val="center"/>
          </w:tcPr>
          <w:p w14:paraId="7C2ED74C" w14:textId="77777777" w:rsidR="001D3EB5" w:rsidRDefault="38837A4E" w:rsidP="65D27D43">
            <w:pPr>
              <w:pStyle w:val="TableParagraph"/>
              <w:spacing w:line="278" w:lineRule="auto"/>
              <w:ind w:left="105" w:right="91"/>
              <w:jc w:val="center"/>
              <w:rPr>
                <w:b/>
                <w:bCs/>
              </w:rPr>
            </w:pPr>
            <w:r w:rsidRPr="65D27D43">
              <w:rPr>
                <w:b/>
                <w:bCs/>
                <w:spacing w:val="-4"/>
              </w:rPr>
              <w:t xml:space="preserve">TEST </w:t>
            </w:r>
            <w:r w:rsidRPr="65D27D43">
              <w:rPr>
                <w:b/>
                <w:bCs/>
                <w:spacing w:val="-2"/>
              </w:rPr>
              <w:t>STEP/INPUT</w:t>
            </w:r>
          </w:p>
        </w:tc>
        <w:tc>
          <w:tcPr>
            <w:tcW w:w="1887" w:type="dxa"/>
            <w:gridSpan w:val="2"/>
            <w:vAlign w:val="center"/>
          </w:tcPr>
          <w:p w14:paraId="7C2ED74D" w14:textId="77777777" w:rsidR="001D3EB5" w:rsidRDefault="38837A4E" w:rsidP="65D27D43">
            <w:pPr>
              <w:pStyle w:val="TableParagraph"/>
              <w:spacing w:line="278" w:lineRule="auto"/>
              <w:ind w:left="105"/>
              <w:jc w:val="center"/>
              <w:rPr>
                <w:b/>
                <w:bCs/>
              </w:rPr>
            </w:pPr>
            <w:r w:rsidRPr="65D27D43">
              <w:rPr>
                <w:b/>
                <w:bCs/>
                <w:spacing w:val="-2"/>
              </w:rPr>
              <w:t>EXPECTED RESULTS</w:t>
            </w:r>
          </w:p>
        </w:tc>
        <w:tc>
          <w:tcPr>
            <w:tcW w:w="1485" w:type="dxa"/>
            <w:vAlign w:val="center"/>
          </w:tcPr>
          <w:p w14:paraId="7C2ED74F" w14:textId="501893A3" w:rsidR="001D3EB5" w:rsidRDefault="38837A4E" w:rsidP="65D27D43">
            <w:pPr>
              <w:pStyle w:val="TableParagraph"/>
              <w:spacing w:line="278" w:lineRule="auto"/>
              <w:ind w:left="105" w:right="81"/>
              <w:jc w:val="center"/>
              <w:rPr>
                <w:b/>
                <w:bCs/>
              </w:rPr>
            </w:pPr>
            <w:r w:rsidRPr="65D27D43">
              <w:rPr>
                <w:b/>
                <w:bCs/>
                <w:spacing w:val="-2"/>
              </w:rPr>
              <w:t>ACTUAL RESUL</w:t>
            </w:r>
            <w:r w:rsidR="19FC5E43" w:rsidRPr="65D27D43">
              <w:rPr>
                <w:b/>
                <w:bCs/>
                <w:spacing w:val="-2"/>
              </w:rPr>
              <w:t>TS</w:t>
            </w:r>
          </w:p>
        </w:tc>
        <w:tc>
          <w:tcPr>
            <w:tcW w:w="757" w:type="dxa"/>
            <w:vAlign w:val="center"/>
          </w:tcPr>
          <w:p w14:paraId="7C2ED750" w14:textId="77777777" w:rsidR="001D3EB5" w:rsidRDefault="38837A4E" w:rsidP="65D27D43">
            <w:pPr>
              <w:pStyle w:val="TableParagraph"/>
              <w:spacing w:line="249" w:lineRule="exact"/>
              <w:ind w:left="105"/>
              <w:jc w:val="center"/>
              <w:rPr>
                <w:b/>
                <w:bCs/>
              </w:rPr>
            </w:pPr>
            <w:r w:rsidRPr="65D27D43">
              <w:rPr>
                <w:b/>
                <w:bCs/>
                <w:spacing w:val="-2"/>
              </w:rPr>
              <w:t>PASS/FAIL</w:t>
            </w:r>
          </w:p>
        </w:tc>
        <w:tc>
          <w:tcPr>
            <w:tcW w:w="1977" w:type="dxa"/>
            <w:vAlign w:val="center"/>
          </w:tcPr>
          <w:p w14:paraId="7C2ED751" w14:textId="77777777" w:rsidR="001D3EB5" w:rsidRDefault="38837A4E" w:rsidP="65D27D43">
            <w:pPr>
              <w:pStyle w:val="TableParagraph"/>
              <w:spacing w:line="278" w:lineRule="auto"/>
              <w:ind w:left="109" w:right="692"/>
              <w:jc w:val="center"/>
              <w:rPr>
                <w:b/>
                <w:bCs/>
              </w:rPr>
            </w:pPr>
            <w:r w:rsidRPr="65D27D43">
              <w:rPr>
                <w:b/>
                <w:bCs/>
                <w:spacing w:val="-2"/>
              </w:rPr>
              <w:t>Defects Found</w:t>
            </w:r>
          </w:p>
        </w:tc>
      </w:tr>
      <w:tr w:rsidR="001D3EB5" w14:paraId="7C2ED755" w14:textId="77777777" w:rsidTr="65D27D43">
        <w:trPr>
          <w:trHeight w:val="301"/>
        </w:trPr>
        <w:tc>
          <w:tcPr>
            <w:tcW w:w="7255" w:type="dxa"/>
            <w:gridSpan w:val="6"/>
            <w:shd w:val="clear" w:color="auto" w:fill="C0C0C0"/>
          </w:tcPr>
          <w:p w14:paraId="7C2ED753" w14:textId="77777777" w:rsidR="001D3EB5" w:rsidRDefault="38837A4E" w:rsidP="65D27D43">
            <w:pPr>
              <w:pStyle w:val="TableParagraph"/>
              <w:spacing w:line="249" w:lineRule="exact"/>
              <w:ind w:left="105"/>
              <w:rPr>
                <w:b/>
                <w:bCs/>
              </w:rPr>
            </w:pPr>
            <w:r w:rsidRPr="65D27D43">
              <w:rPr>
                <w:b/>
                <w:bCs/>
              </w:rPr>
              <w:t>TC-10.1:</w:t>
            </w:r>
            <w:r w:rsidRPr="65D27D43">
              <w:rPr>
                <w:b/>
                <w:bCs/>
                <w:spacing w:val="-5"/>
              </w:rPr>
              <w:t xml:space="preserve"> </w:t>
            </w:r>
            <w:r w:rsidRPr="65D27D43">
              <w:rPr>
                <w:b/>
                <w:bCs/>
              </w:rPr>
              <w:t>Award</w:t>
            </w:r>
            <w:r w:rsidRPr="65D27D43">
              <w:rPr>
                <w:b/>
                <w:bCs/>
                <w:spacing w:val="-6"/>
              </w:rPr>
              <w:t xml:space="preserve"> </w:t>
            </w:r>
            <w:r w:rsidRPr="65D27D43">
              <w:rPr>
                <w:b/>
                <w:bCs/>
                <w:spacing w:val="-2"/>
              </w:rPr>
              <w:t>Points</w:t>
            </w:r>
          </w:p>
        </w:tc>
        <w:tc>
          <w:tcPr>
            <w:tcW w:w="1977" w:type="dxa"/>
            <w:shd w:val="clear" w:color="auto" w:fill="C0C0C0"/>
            <w:vAlign w:val="center"/>
          </w:tcPr>
          <w:p w14:paraId="7C2ED754" w14:textId="77777777" w:rsidR="001D3EB5" w:rsidRDefault="001D3EB5" w:rsidP="65D27D43">
            <w:pPr>
              <w:pStyle w:val="TableParagraph"/>
              <w:jc w:val="center"/>
            </w:pPr>
          </w:p>
        </w:tc>
      </w:tr>
      <w:tr w:rsidR="001D3EB5" w14:paraId="7C2ED75E" w14:textId="77777777" w:rsidTr="65D27D43">
        <w:trPr>
          <w:trHeight w:val="1468"/>
        </w:trPr>
        <w:tc>
          <w:tcPr>
            <w:tcW w:w="765" w:type="dxa"/>
          </w:tcPr>
          <w:p w14:paraId="7C2ED756" w14:textId="77777777" w:rsidR="001D3EB5" w:rsidRDefault="003F63B5">
            <w:pPr>
              <w:pStyle w:val="TableParagraph"/>
              <w:spacing w:line="268" w:lineRule="exact"/>
              <w:ind w:left="105"/>
              <w:rPr>
                <w:sz w:val="24"/>
              </w:rPr>
            </w:pPr>
            <w:r>
              <w:rPr>
                <w:spacing w:val="-5"/>
                <w:sz w:val="24"/>
              </w:rPr>
              <w:t>1.</w:t>
            </w:r>
          </w:p>
        </w:tc>
        <w:tc>
          <w:tcPr>
            <w:tcW w:w="2361" w:type="dxa"/>
          </w:tcPr>
          <w:p w14:paraId="7C2ED757" w14:textId="77777777" w:rsidR="001D3EB5" w:rsidRDefault="003F63B5">
            <w:pPr>
              <w:pStyle w:val="TableParagraph"/>
              <w:spacing w:line="278" w:lineRule="auto"/>
              <w:ind w:left="105" w:right="91"/>
            </w:pPr>
            <w:r>
              <w:rPr>
                <w:i/>
              </w:rPr>
              <w:t>Award points upon task completion.</w:t>
            </w:r>
            <w:r>
              <w:rPr>
                <w:i/>
                <w:spacing w:val="-2"/>
              </w:rPr>
              <w:t xml:space="preserve"> </w:t>
            </w:r>
            <w:r>
              <w:t>User completes</w:t>
            </w:r>
            <w:r>
              <w:rPr>
                <w:spacing w:val="-4"/>
              </w:rPr>
              <w:t xml:space="preserve"> </w:t>
            </w:r>
            <w:r>
              <w:t xml:space="preserve">a </w:t>
            </w:r>
            <w:r>
              <w:rPr>
                <w:spacing w:val="-2"/>
              </w:rPr>
              <w:t>daily</w:t>
            </w:r>
          </w:p>
          <w:p w14:paraId="7C2ED758" w14:textId="77777777" w:rsidR="001D3EB5" w:rsidRDefault="003F63B5">
            <w:pPr>
              <w:pStyle w:val="TableParagraph"/>
              <w:ind w:left="105"/>
            </w:pPr>
            <w:r>
              <w:rPr>
                <w:spacing w:val="-2"/>
              </w:rPr>
              <w:t>task.</w:t>
            </w:r>
          </w:p>
        </w:tc>
        <w:tc>
          <w:tcPr>
            <w:tcW w:w="1887" w:type="dxa"/>
            <w:gridSpan w:val="2"/>
          </w:tcPr>
          <w:p w14:paraId="7C2ED759" w14:textId="77777777" w:rsidR="001D3EB5" w:rsidRDefault="003F63B5">
            <w:pPr>
              <w:pStyle w:val="TableParagraph"/>
              <w:spacing w:line="278" w:lineRule="auto"/>
              <w:ind w:left="105"/>
            </w:pPr>
            <w:r>
              <w:t>Points</w:t>
            </w:r>
            <w:r>
              <w:rPr>
                <w:spacing w:val="-14"/>
              </w:rPr>
              <w:t xml:space="preserve"> </w:t>
            </w:r>
            <w:r>
              <w:t>are</w:t>
            </w:r>
            <w:r>
              <w:rPr>
                <w:spacing w:val="-14"/>
              </w:rPr>
              <w:t xml:space="preserve"> </w:t>
            </w:r>
            <w:r>
              <w:t xml:space="preserve">awarded and visible on the </w:t>
            </w:r>
            <w:r>
              <w:rPr>
                <w:spacing w:val="-2"/>
              </w:rPr>
              <w:t>profile.</w:t>
            </w:r>
          </w:p>
        </w:tc>
        <w:tc>
          <w:tcPr>
            <w:tcW w:w="1485" w:type="dxa"/>
          </w:tcPr>
          <w:p w14:paraId="7C2ED75B" w14:textId="2B37BD1E" w:rsidR="001D3EB5" w:rsidRDefault="001D3EB5">
            <w:pPr>
              <w:pStyle w:val="TableParagraph"/>
              <w:ind w:left="105"/>
            </w:pPr>
          </w:p>
        </w:tc>
        <w:tc>
          <w:tcPr>
            <w:tcW w:w="757" w:type="dxa"/>
          </w:tcPr>
          <w:p w14:paraId="7C2ED75C" w14:textId="6F831CA4" w:rsidR="001D3EB5" w:rsidRDefault="001D3EB5">
            <w:pPr>
              <w:pStyle w:val="TableParagraph"/>
              <w:spacing w:line="244" w:lineRule="exact"/>
              <w:ind w:left="162"/>
            </w:pPr>
          </w:p>
        </w:tc>
        <w:tc>
          <w:tcPr>
            <w:tcW w:w="1977" w:type="dxa"/>
          </w:tcPr>
          <w:p w14:paraId="7C2ED75D" w14:textId="77777777" w:rsidR="001D3EB5" w:rsidRDefault="001D3EB5">
            <w:pPr>
              <w:pStyle w:val="TableParagraph"/>
            </w:pPr>
          </w:p>
        </w:tc>
      </w:tr>
      <w:tr w:rsidR="001D3EB5" w14:paraId="7C2ED760" w14:textId="77777777" w:rsidTr="65D27D43">
        <w:trPr>
          <w:trHeight w:val="580"/>
        </w:trPr>
        <w:tc>
          <w:tcPr>
            <w:tcW w:w="9232" w:type="dxa"/>
            <w:gridSpan w:val="7"/>
            <w:shd w:val="clear" w:color="auto" w:fill="C0C0C0"/>
          </w:tcPr>
          <w:p w14:paraId="7C2ED75F" w14:textId="77777777" w:rsidR="001D3EB5" w:rsidRDefault="003F63B5">
            <w:pPr>
              <w:pStyle w:val="TableParagraph"/>
              <w:spacing w:line="249" w:lineRule="exact"/>
              <w:ind w:left="105"/>
              <w:rPr>
                <w:b/>
              </w:rPr>
            </w:pPr>
            <w:r>
              <w:rPr>
                <w:b/>
              </w:rPr>
              <w:t>TC-10.2:</w:t>
            </w:r>
            <w:r>
              <w:rPr>
                <w:b/>
                <w:spacing w:val="-7"/>
              </w:rPr>
              <w:t xml:space="preserve"> </w:t>
            </w:r>
            <w:r>
              <w:rPr>
                <w:b/>
              </w:rPr>
              <w:t>View</w:t>
            </w:r>
            <w:r>
              <w:rPr>
                <w:b/>
                <w:spacing w:val="-5"/>
              </w:rPr>
              <w:t xml:space="preserve"> </w:t>
            </w:r>
            <w:r>
              <w:rPr>
                <w:b/>
              </w:rPr>
              <w:t>Total</w:t>
            </w:r>
            <w:r>
              <w:rPr>
                <w:b/>
                <w:spacing w:val="-8"/>
              </w:rPr>
              <w:t xml:space="preserve"> </w:t>
            </w:r>
            <w:r>
              <w:rPr>
                <w:b/>
              </w:rPr>
              <w:t>Accumulated</w:t>
            </w:r>
            <w:r>
              <w:rPr>
                <w:b/>
                <w:spacing w:val="-6"/>
              </w:rPr>
              <w:t xml:space="preserve"> </w:t>
            </w:r>
            <w:r>
              <w:rPr>
                <w:b/>
                <w:spacing w:val="-2"/>
              </w:rPr>
              <w:t>Points</w:t>
            </w:r>
          </w:p>
        </w:tc>
      </w:tr>
      <w:tr w:rsidR="001D3EB5" w14:paraId="7C2ED767" w14:textId="77777777" w:rsidTr="65D27D43">
        <w:trPr>
          <w:trHeight w:val="1458"/>
        </w:trPr>
        <w:tc>
          <w:tcPr>
            <w:tcW w:w="765" w:type="dxa"/>
          </w:tcPr>
          <w:p w14:paraId="7C2ED761" w14:textId="77777777" w:rsidR="001D3EB5" w:rsidRDefault="003F63B5">
            <w:pPr>
              <w:pStyle w:val="TableParagraph"/>
              <w:spacing w:line="267" w:lineRule="exact"/>
              <w:ind w:left="105"/>
              <w:rPr>
                <w:sz w:val="24"/>
              </w:rPr>
            </w:pPr>
            <w:r>
              <w:rPr>
                <w:spacing w:val="-5"/>
                <w:sz w:val="24"/>
              </w:rPr>
              <w:t>1.</w:t>
            </w:r>
          </w:p>
        </w:tc>
        <w:tc>
          <w:tcPr>
            <w:tcW w:w="2361" w:type="dxa"/>
          </w:tcPr>
          <w:p w14:paraId="7C2ED762" w14:textId="25EA5B5E" w:rsidR="001D3EB5" w:rsidRDefault="69CFA307">
            <w:pPr>
              <w:pStyle w:val="TableParagraph"/>
              <w:spacing w:line="278" w:lineRule="auto"/>
              <w:ind w:left="105" w:right="91"/>
            </w:pPr>
            <w:r w:rsidRPr="4FD37C41">
              <w:rPr>
                <w:i/>
                <w:iCs/>
              </w:rPr>
              <w:t xml:space="preserve">View </w:t>
            </w:r>
            <w:r w:rsidR="35632142" w:rsidRPr="4FD37C41">
              <w:rPr>
                <w:i/>
                <w:iCs/>
              </w:rPr>
              <w:t xml:space="preserve">the </w:t>
            </w:r>
            <w:r w:rsidRPr="4FD37C41">
              <w:rPr>
                <w:i/>
                <w:iCs/>
              </w:rPr>
              <w:t xml:space="preserve">total </w:t>
            </w:r>
            <w:r w:rsidRPr="4FD37C41">
              <w:rPr>
                <w:i/>
                <w:iCs/>
                <w:spacing w:val="-2"/>
              </w:rPr>
              <w:t xml:space="preserve">accumulated </w:t>
            </w:r>
            <w:r w:rsidRPr="4FD37C41">
              <w:rPr>
                <w:i/>
                <w:iCs/>
              </w:rPr>
              <w:t xml:space="preserve">points. </w:t>
            </w:r>
            <w:r>
              <w:t xml:space="preserve">User </w:t>
            </w:r>
            <w:r>
              <w:rPr>
                <w:spacing w:val="-2"/>
              </w:rPr>
              <w:t>opens</w:t>
            </w:r>
            <w:r>
              <w:rPr>
                <w:spacing w:val="-12"/>
              </w:rPr>
              <w:t xml:space="preserve"> </w:t>
            </w:r>
            <w:r w:rsidR="35719568">
              <w:rPr>
                <w:spacing w:val="-2"/>
              </w:rPr>
              <w:t xml:space="preserve">their </w:t>
            </w:r>
            <w:r>
              <w:rPr>
                <w:spacing w:val="-2"/>
              </w:rPr>
              <w:t>profile.</w:t>
            </w:r>
          </w:p>
        </w:tc>
        <w:tc>
          <w:tcPr>
            <w:tcW w:w="1887" w:type="dxa"/>
            <w:gridSpan w:val="2"/>
          </w:tcPr>
          <w:p w14:paraId="7C2ED763" w14:textId="186E7C4D" w:rsidR="001D3EB5" w:rsidRDefault="003F63B5">
            <w:pPr>
              <w:pStyle w:val="TableParagraph"/>
              <w:spacing w:line="278" w:lineRule="auto"/>
              <w:ind w:left="105"/>
            </w:pPr>
            <w:r>
              <w:t>Total</w:t>
            </w:r>
            <w:r>
              <w:rPr>
                <w:spacing w:val="-14"/>
              </w:rPr>
              <w:t xml:space="preserve"> </w:t>
            </w:r>
            <w:r>
              <w:t>points</w:t>
            </w:r>
            <w:r>
              <w:rPr>
                <w:spacing w:val="-14"/>
              </w:rPr>
              <w:t xml:space="preserve"> </w:t>
            </w:r>
            <w:r>
              <w:t xml:space="preserve">are displayed </w:t>
            </w:r>
            <w:r w:rsidR="5441D17A">
              <w:t>on</w:t>
            </w:r>
            <w:r>
              <w:t xml:space="preserve"> </w:t>
            </w:r>
            <w:r w:rsidR="35746E00">
              <w:rPr>
                <w:spacing w:val="-2"/>
              </w:rPr>
              <w:t>the</w:t>
            </w:r>
            <w:r>
              <w:rPr>
                <w:spacing w:val="-2"/>
              </w:rPr>
              <w:t xml:space="preserve"> dashboard.</w:t>
            </w:r>
          </w:p>
        </w:tc>
        <w:tc>
          <w:tcPr>
            <w:tcW w:w="1485" w:type="dxa"/>
          </w:tcPr>
          <w:p w14:paraId="7C2ED764" w14:textId="17FB6D90" w:rsidR="001D3EB5" w:rsidRDefault="001D3EB5">
            <w:pPr>
              <w:pStyle w:val="TableParagraph"/>
              <w:spacing w:line="278" w:lineRule="auto"/>
              <w:ind w:left="105" w:right="81"/>
            </w:pPr>
          </w:p>
        </w:tc>
        <w:tc>
          <w:tcPr>
            <w:tcW w:w="757" w:type="dxa"/>
          </w:tcPr>
          <w:p w14:paraId="7C2ED765" w14:textId="145EE81D" w:rsidR="001D3EB5" w:rsidRDefault="001D3EB5">
            <w:pPr>
              <w:pStyle w:val="TableParagraph"/>
              <w:spacing w:line="244" w:lineRule="exact"/>
              <w:ind w:left="105"/>
            </w:pPr>
          </w:p>
        </w:tc>
        <w:tc>
          <w:tcPr>
            <w:tcW w:w="1977" w:type="dxa"/>
          </w:tcPr>
          <w:p w14:paraId="7C2ED766" w14:textId="77777777" w:rsidR="001D3EB5" w:rsidRDefault="001D3EB5">
            <w:pPr>
              <w:pStyle w:val="TableParagraph"/>
            </w:pPr>
          </w:p>
        </w:tc>
      </w:tr>
      <w:tr w:rsidR="001D3EB5" w14:paraId="7C2ED769" w14:textId="77777777" w:rsidTr="65D27D43">
        <w:trPr>
          <w:trHeight w:val="579"/>
        </w:trPr>
        <w:tc>
          <w:tcPr>
            <w:tcW w:w="9232" w:type="dxa"/>
            <w:gridSpan w:val="7"/>
            <w:shd w:val="clear" w:color="auto" w:fill="C0C0C0"/>
          </w:tcPr>
          <w:p w14:paraId="7C2ED768" w14:textId="77777777" w:rsidR="001D3EB5" w:rsidRDefault="003F63B5">
            <w:pPr>
              <w:pStyle w:val="TableParagraph"/>
              <w:spacing w:line="249" w:lineRule="exact"/>
              <w:ind w:left="105"/>
              <w:rPr>
                <w:b/>
              </w:rPr>
            </w:pPr>
            <w:r>
              <w:rPr>
                <w:b/>
              </w:rPr>
              <w:t>TC-10.3:</w:t>
            </w:r>
            <w:r>
              <w:rPr>
                <w:b/>
                <w:spacing w:val="-9"/>
              </w:rPr>
              <w:t xml:space="preserve"> </w:t>
            </w:r>
            <w:r>
              <w:rPr>
                <w:b/>
              </w:rPr>
              <w:t>Unlock</w:t>
            </w:r>
            <w:r>
              <w:rPr>
                <w:b/>
                <w:spacing w:val="-11"/>
              </w:rPr>
              <w:t xml:space="preserve"> </w:t>
            </w:r>
            <w:r>
              <w:rPr>
                <w:b/>
                <w:spacing w:val="-4"/>
              </w:rPr>
              <w:t>Badge</w:t>
            </w:r>
          </w:p>
        </w:tc>
      </w:tr>
    </w:tbl>
    <w:p w14:paraId="7C2ED76A" w14:textId="77777777" w:rsidR="001D3EB5" w:rsidRDefault="001D3EB5">
      <w:pPr>
        <w:pStyle w:val="TableParagraph"/>
        <w:spacing w:line="249" w:lineRule="exact"/>
        <w:rPr>
          <w:b/>
        </w:rPr>
        <w:sectPr w:rsidR="001D3EB5">
          <w:footerReference w:type="default" r:id="rId120"/>
          <w:headerReference w:type="first" r:id="rId121"/>
          <w:footerReference w:type="first" r:id="rId122"/>
          <w:pgSz w:w="12240" w:h="15840"/>
          <w:pgMar w:top="1320" w:right="720" w:bottom="280" w:left="1440" w:header="723" w:footer="0" w:gutter="0"/>
          <w:cols w:space="720"/>
        </w:sectPr>
      </w:pPr>
    </w:p>
    <w:p w14:paraId="7C2ED76B" w14:textId="77777777" w:rsidR="001D3EB5" w:rsidRDefault="001D3EB5">
      <w:pPr>
        <w:pStyle w:val="BodyText"/>
        <w:spacing w:before="8" w:after="1"/>
        <w:rPr>
          <w:sz w:val="8"/>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54"/>
        <w:gridCol w:w="1772"/>
        <w:gridCol w:w="2074"/>
        <w:gridCol w:w="1152"/>
        <w:gridCol w:w="1363"/>
        <w:gridCol w:w="1531"/>
      </w:tblGrid>
      <w:tr w:rsidR="001D3EB5" w14:paraId="7C2ED772" w14:textId="77777777">
        <w:trPr>
          <w:trHeight w:val="267"/>
        </w:trPr>
        <w:tc>
          <w:tcPr>
            <w:tcW w:w="1354" w:type="dxa"/>
            <w:tcBorders>
              <w:bottom w:val="nil"/>
            </w:tcBorders>
          </w:tcPr>
          <w:p w14:paraId="7C2ED76C" w14:textId="77777777" w:rsidR="001D3EB5" w:rsidRDefault="003F63B5">
            <w:pPr>
              <w:pStyle w:val="TableParagraph"/>
              <w:spacing w:line="247" w:lineRule="exact"/>
              <w:ind w:left="105"/>
              <w:rPr>
                <w:sz w:val="24"/>
              </w:rPr>
            </w:pPr>
            <w:r>
              <w:rPr>
                <w:spacing w:val="-5"/>
                <w:sz w:val="24"/>
              </w:rPr>
              <w:t>1.</w:t>
            </w:r>
          </w:p>
        </w:tc>
        <w:tc>
          <w:tcPr>
            <w:tcW w:w="1772" w:type="dxa"/>
            <w:tcBorders>
              <w:top w:val="nil"/>
              <w:bottom w:val="nil"/>
            </w:tcBorders>
          </w:tcPr>
          <w:p w14:paraId="7C2ED76D" w14:textId="77777777" w:rsidR="001D3EB5" w:rsidRDefault="003F63B5">
            <w:pPr>
              <w:pStyle w:val="TableParagraph"/>
              <w:spacing w:line="244" w:lineRule="exact"/>
              <w:ind w:left="105"/>
              <w:rPr>
                <w:i/>
              </w:rPr>
            </w:pPr>
            <w:r>
              <w:rPr>
                <w:i/>
              </w:rPr>
              <w:t>Unlock</w:t>
            </w:r>
            <w:r>
              <w:rPr>
                <w:i/>
                <w:spacing w:val="-4"/>
              </w:rPr>
              <w:t xml:space="preserve"> </w:t>
            </w:r>
            <w:r>
              <w:rPr>
                <w:i/>
                <w:spacing w:val="-2"/>
              </w:rPr>
              <w:t>badge</w:t>
            </w:r>
          </w:p>
        </w:tc>
        <w:tc>
          <w:tcPr>
            <w:tcW w:w="2074" w:type="dxa"/>
            <w:tcBorders>
              <w:top w:val="nil"/>
              <w:bottom w:val="nil"/>
            </w:tcBorders>
          </w:tcPr>
          <w:p w14:paraId="7C2ED76E" w14:textId="77777777" w:rsidR="001D3EB5" w:rsidRDefault="003F63B5">
            <w:pPr>
              <w:pStyle w:val="TableParagraph"/>
              <w:spacing w:line="247" w:lineRule="exact"/>
              <w:ind w:left="215"/>
              <w:rPr>
                <w:sz w:val="24"/>
              </w:rPr>
            </w:pPr>
            <w:r>
              <w:rPr>
                <w:sz w:val="24"/>
              </w:rPr>
              <w:t>Badge</w:t>
            </w:r>
            <w:r>
              <w:rPr>
                <w:spacing w:val="-2"/>
                <w:sz w:val="24"/>
              </w:rPr>
              <w:t xml:space="preserve"> appears</w:t>
            </w:r>
          </w:p>
        </w:tc>
        <w:tc>
          <w:tcPr>
            <w:tcW w:w="1152" w:type="dxa"/>
            <w:tcBorders>
              <w:top w:val="nil"/>
              <w:bottom w:val="nil"/>
            </w:tcBorders>
          </w:tcPr>
          <w:p w14:paraId="7C2ED76F" w14:textId="060F8523" w:rsidR="001D3EB5" w:rsidRDefault="001D3EB5">
            <w:pPr>
              <w:pStyle w:val="TableParagraph"/>
              <w:spacing w:line="244" w:lineRule="exact"/>
              <w:ind w:left="105"/>
            </w:pPr>
          </w:p>
        </w:tc>
        <w:tc>
          <w:tcPr>
            <w:tcW w:w="1363" w:type="dxa"/>
            <w:tcBorders>
              <w:top w:val="nil"/>
              <w:bottom w:val="nil"/>
            </w:tcBorders>
          </w:tcPr>
          <w:p w14:paraId="7C2ED770" w14:textId="58DF3560" w:rsidR="001D3EB5" w:rsidRDefault="001D3EB5">
            <w:pPr>
              <w:pStyle w:val="TableParagraph"/>
              <w:spacing w:line="244" w:lineRule="exact"/>
              <w:ind w:left="106"/>
            </w:pPr>
          </w:p>
        </w:tc>
        <w:tc>
          <w:tcPr>
            <w:tcW w:w="1531" w:type="dxa"/>
            <w:vMerge w:val="restart"/>
          </w:tcPr>
          <w:p w14:paraId="7C2ED771" w14:textId="77777777" w:rsidR="001D3EB5" w:rsidRDefault="001D3EB5">
            <w:pPr>
              <w:pStyle w:val="TableParagraph"/>
            </w:pPr>
          </w:p>
        </w:tc>
      </w:tr>
      <w:tr w:rsidR="001D3EB5" w14:paraId="7C2ED779" w14:textId="77777777">
        <w:trPr>
          <w:trHeight w:val="277"/>
        </w:trPr>
        <w:tc>
          <w:tcPr>
            <w:tcW w:w="1354" w:type="dxa"/>
            <w:tcBorders>
              <w:top w:val="nil"/>
              <w:bottom w:val="nil"/>
            </w:tcBorders>
          </w:tcPr>
          <w:p w14:paraId="7C2ED773" w14:textId="77777777" w:rsidR="001D3EB5" w:rsidRDefault="001D3EB5">
            <w:pPr>
              <w:pStyle w:val="TableParagraph"/>
              <w:rPr>
                <w:sz w:val="20"/>
              </w:rPr>
            </w:pPr>
          </w:p>
        </w:tc>
        <w:tc>
          <w:tcPr>
            <w:tcW w:w="1772" w:type="dxa"/>
            <w:tcBorders>
              <w:top w:val="nil"/>
              <w:bottom w:val="nil"/>
            </w:tcBorders>
          </w:tcPr>
          <w:p w14:paraId="7C2ED774" w14:textId="77777777" w:rsidR="001D3EB5" w:rsidRDefault="003F63B5">
            <w:pPr>
              <w:pStyle w:val="TableParagraph"/>
              <w:spacing w:line="244" w:lineRule="exact"/>
              <w:ind w:left="105"/>
              <w:rPr>
                <w:i/>
              </w:rPr>
            </w:pPr>
            <w:r>
              <w:rPr>
                <w:i/>
              </w:rPr>
              <w:t>after</w:t>
            </w:r>
            <w:r>
              <w:rPr>
                <w:i/>
                <w:spacing w:val="-1"/>
              </w:rPr>
              <w:t xml:space="preserve"> </w:t>
            </w:r>
            <w:r>
              <w:rPr>
                <w:i/>
                <w:spacing w:val="-2"/>
              </w:rPr>
              <w:t>reaching</w:t>
            </w:r>
          </w:p>
        </w:tc>
        <w:tc>
          <w:tcPr>
            <w:tcW w:w="2074" w:type="dxa"/>
            <w:tcBorders>
              <w:top w:val="nil"/>
              <w:bottom w:val="nil"/>
            </w:tcBorders>
          </w:tcPr>
          <w:p w14:paraId="7C2ED775" w14:textId="77777777" w:rsidR="001D3EB5" w:rsidRDefault="003F63B5">
            <w:pPr>
              <w:pStyle w:val="TableParagraph"/>
              <w:spacing w:before="15" w:line="242" w:lineRule="exact"/>
              <w:ind w:left="215"/>
              <w:rPr>
                <w:sz w:val="24"/>
              </w:rPr>
            </w:pPr>
            <w:r>
              <w:rPr>
                <w:sz w:val="24"/>
              </w:rPr>
              <w:t>in</w:t>
            </w:r>
            <w:r>
              <w:rPr>
                <w:spacing w:val="-3"/>
                <w:sz w:val="24"/>
              </w:rPr>
              <w:t xml:space="preserve"> </w:t>
            </w:r>
            <w:r>
              <w:rPr>
                <w:spacing w:val="-2"/>
                <w:sz w:val="24"/>
              </w:rPr>
              <w:t>achievements</w:t>
            </w:r>
          </w:p>
        </w:tc>
        <w:tc>
          <w:tcPr>
            <w:tcW w:w="1152" w:type="dxa"/>
            <w:tcBorders>
              <w:top w:val="nil"/>
              <w:bottom w:val="nil"/>
            </w:tcBorders>
          </w:tcPr>
          <w:p w14:paraId="7C2ED776" w14:textId="23A6FCAA" w:rsidR="001D3EB5" w:rsidRDefault="001D3EB5">
            <w:pPr>
              <w:pStyle w:val="TableParagraph"/>
              <w:spacing w:line="244" w:lineRule="exact"/>
              <w:ind w:left="105"/>
            </w:pPr>
          </w:p>
        </w:tc>
        <w:tc>
          <w:tcPr>
            <w:tcW w:w="1363" w:type="dxa"/>
            <w:tcBorders>
              <w:top w:val="nil"/>
              <w:bottom w:val="nil"/>
            </w:tcBorders>
          </w:tcPr>
          <w:p w14:paraId="7C2ED777" w14:textId="77777777" w:rsidR="001D3EB5" w:rsidRDefault="001D3EB5">
            <w:pPr>
              <w:pStyle w:val="TableParagraph"/>
              <w:rPr>
                <w:sz w:val="20"/>
              </w:rPr>
            </w:pPr>
          </w:p>
        </w:tc>
        <w:tc>
          <w:tcPr>
            <w:tcW w:w="1531" w:type="dxa"/>
            <w:vMerge/>
            <w:tcBorders>
              <w:top w:val="nil"/>
            </w:tcBorders>
          </w:tcPr>
          <w:p w14:paraId="7C2ED778" w14:textId="77777777" w:rsidR="001D3EB5" w:rsidRDefault="001D3EB5">
            <w:pPr>
              <w:rPr>
                <w:sz w:val="2"/>
                <w:szCs w:val="2"/>
              </w:rPr>
            </w:pPr>
          </w:p>
        </w:tc>
      </w:tr>
      <w:tr w:rsidR="001D3EB5" w14:paraId="7C2ED782" w14:textId="77777777">
        <w:trPr>
          <w:trHeight w:val="532"/>
        </w:trPr>
        <w:tc>
          <w:tcPr>
            <w:tcW w:w="1354" w:type="dxa"/>
            <w:tcBorders>
              <w:top w:val="nil"/>
              <w:bottom w:val="nil"/>
            </w:tcBorders>
          </w:tcPr>
          <w:p w14:paraId="7C2ED77A" w14:textId="77777777" w:rsidR="001D3EB5" w:rsidRDefault="001D3EB5">
            <w:pPr>
              <w:pStyle w:val="TableParagraph"/>
            </w:pPr>
          </w:p>
        </w:tc>
        <w:tc>
          <w:tcPr>
            <w:tcW w:w="1772" w:type="dxa"/>
            <w:tcBorders>
              <w:top w:val="nil"/>
              <w:bottom w:val="nil"/>
            </w:tcBorders>
          </w:tcPr>
          <w:p w14:paraId="7C2ED77B" w14:textId="77777777" w:rsidR="001D3EB5" w:rsidRDefault="003F63B5">
            <w:pPr>
              <w:pStyle w:val="TableParagraph"/>
              <w:spacing w:line="230" w:lineRule="exact"/>
              <w:ind w:left="105"/>
            </w:pPr>
            <w:r>
              <w:rPr>
                <w:i/>
              </w:rPr>
              <w:t>milestone.</w:t>
            </w:r>
            <w:r>
              <w:rPr>
                <w:i/>
                <w:spacing w:val="-2"/>
              </w:rPr>
              <w:t xml:space="preserve"> </w:t>
            </w:r>
            <w:r>
              <w:rPr>
                <w:spacing w:val="-4"/>
              </w:rPr>
              <w:t>User</w:t>
            </w:r>
          </w:p>
          <w:p w14:paraId="7C2ED77C" w14:textId="77777777" w:rsidR="001D3EB5" w:rsidRDefault="003F63B5">
            <w:pPr>
              <w:pStyle w:val="TableParagraph"/>
              <w:spacing w:before="40" w:line="242" w:lineRule="exact"/>
              <w:ind w:left="105"/>
            </w:pPr>
            <w:r>
              <w:rPr>
                <w:spacing w:val="-2"/>
              </w:rPr>
              <w:t>completes</w:t>
            </w:r>
          </w:p>
        </w:tc>
        <w:tc>
          <w:tcPr>
            <w:tcW w:w="2074" w:type="dxa"/>
            <w:tcBorders>
              <w:top w:val="nil"/>
              <w:bottom w:val="nil"/>
            </w:tcBorders>
          </w:tcPr>
          <w:p w14:paraId="7C2ED77D" w14:textId="77777777" w:rsidR="001D3EB5" w:rsidRDefault="003F63B5">
            <w:pPr>
              <w:pStyle w:val="TableParagraph"/>
              <w:spacing w:before="30"/>
              <w:ind w:left="215"/>
              <w:rPr>
                <w:sz w:val="24"/>
              </w:rPr>
            </w:pPr>
            <w:r>
              <w:rPr>
                <w:spacing w:val="-2"/>
                <w:sz w:val="24"/>
              </w:rPr>
              <w:t>panel.</w:t>
            </w:r>
          </w:p>
        </w:tc>
        <w:tc>
          <w:tcPr>
            <w:tcW w:w="1152" w:type="dxa"/>
            <w:tcBorders>
              <w:top w:val="nil"/>
              <w:bottom w:val="nil"/>
            </w:tcBorders>
          </w:tcPr>
          <w:p w14:paraId="7C2ED77F" w14:textId="716FFAF9" w:rsidR="001D3EB5" w:rsidRDefault="001D3EB5">
            <w:pPr>
              <w:pStyle w:val="TableParagraph"/>
              <w:spacing w:before="40" w:line="242" w:lineRule="exact"/>
              <w:ind w:left="105"/>
            </w:pPr>
          </w:p>
        </w:tc>
        <w:tc>
          <w:tcPr>
            <w:tcW w:w="1363" w:type="dxa"/>
            <w:tcBorders>
              <w:top w:val="nil"/>
              <w:bottom w:val="nil"/>
            </w:tcBorders>
          </w:tcPr>
          <w:p w14:paraId="7C2ED780" w14:textId="77777777" w:rsidR="001D3EB5" w:rsidRDefault="001D3EB5">
            <w:pPr>
              <w:pStyle w:val="TableParagraph"/>
            </w:pPr>
          </w:p>
        </w:tc>
        <w:tc>
          <w:tcPr>
            <w:tcW w:w="1531" w:type="dxa"/>
            <w:vMerge/>
            <w:tcBorders>
              <w:top w:val="nil"/>
            </w:tcBorders>
          </w:tcPr>
          <w:p w14:paraId="7C2ED781" w14:textId="77777777" w:rsidR="001D3EB5" w:rsidRDefault="001D3EB5">
            <w:pPr>
              <w:rPr>
                <w:sz w:val="2"/>
                <w:szCs w:val="2"/>
              </w:rPr>
            </w:pPr>
          </w:p>
        </w:tc>
      </w:tr>
      <w:tr w:rsidR="001D3EB5" w14:paraId="7C2ED789" w14:textId="77777777">
        <w:trPr>
          <w:trHeight w:val="265"/>
        </w:trPr>
        <w:tc>
          <w:tcPr>
            <w:tcW w:w="1354" w:type="dxa"/>
            <w:tcBorders>
              <w:top w:val="nil"/>
              <w:bottom w:val="nil"/>
            </w:tcBorders>
          </w:tcPr>
          <w:p w14:paraId="7C2ED783" w14:textId="77777777" w:rsidR="001D3EB5" w:rsidRDefault="001D3EB5">
            <w:pPr>
              <w:pStyle w:val="TableParagraph"/>
              <w:rPr>
                <w:sz w:val="18"/>
              </w:rPr>
            </w:pPr>
          </w:p>
        </w:tc>
        <w:tc>
          <w:tcPr>
            <w:tcW w:w="1772" w:type="dxa"/>
            <w:tcBorders>
              <w:top w:val="nil"/>
              <w:bottom w:val="nil"/>
            </w:tcBorders>
          </w:tcPr>
          <w:p w14:paraId="7C2ED784" w14:textId="77777777" w:rsidR="001D3EB5" w:rsidRDefault="003F63B5">
            <w:pPr>
              <w:pStyle w:val="TableParagraph"/>
              <w:spacing w:line="245" w:lineRule="exact"/>
              <w:ind w:left="105"/>
            </w:pPr>
            <w:r>
              <w:t>enough</w:t>
            </w:r>
            <w:r>
              <w:rPr>
                <w:spacing w:val="-6"/>
              </w:rPr>
              <w:t xml:space="preserve"> </w:t>
            </w:r>
            <w:r>
              <w:t>tasks</w:t>
            </w:r>
            <w:r>
              <w:rPr>
                <w:spacing w:val="-1"/>
              </w:rPr>
              <w:t xml:space="preserve"> </w:t>
            </w:r>
            <w:r>
              <w:rPr>
                <w:spacing w:val="-5"/>
              </w:rPr>
              <w:t>to</w:t>
            </w:r>
          </w:p>
        </w:tc>
        <w:tc>
          <w:tcPr>
            <w:tcW w:w="2074" w:type="dxa"/>
            <w:tcBorders>
              <w:top w:val="nil"/>
              <w:bottom w:val="nil"/>
            </w:tcBorders>
          </w:tcPr>
          <w:p w14:paraId="7C2ED785" w14:textId="77777777" w:rsidR="001D3EB5" w:rsidRDefault="001D3EB5">
            <w:pPr>
              <w:pStyle w:val="TableParagraph"/>
              <w:rPr>
                <w:sz w:val="18"/>
              </w:rPr>
            </w:pPr>
          </w:p>
        </w:tc>
        <w:tc>
          <w:tcPr>
            <w:tcW w:w="1152" w:type="dxa"/>
            <w:tcBorders>
              <w:top w:val="nil"/>
              <w:bottom w:val="nil"/>
            </w:tcBorders>
          </w:tcPr>
          <w:p w14:paraId="7C2ED786" w14:textId="6FFC0EE0" w:rsidR="001D3EB5" w:rsidRDefault="001D3EB5">
            <w:pPr>
              <w:pStyle w:val="TableParagraph"/>
              <w:spacing w:line="245" w:lineRule="exact"/>
              <w:ind w:left="105"/>
            </w:pPr>
          </w:p>
        </w:tc>
        <w:tc>
          <w:tcPr>
            <w:tcW w:w="1363" w:type="dxa"/>
            <w:tcBorders>
              <w:top w:val="nil"/>
              <w:bottom w:val="nil"/>
            </w:tcBorders>
          </w:tcPr>
          <w:p w14:paraId="7C2ED787" w14:textId="77777777" w:rsidR="001D3EB5" w:rsidRDefault="001D3EB5">
            <w:pPr>
              <w:pStyle w:val="TableParagraph"/>
              <w:rPr>
                <w:sz w:val="18"/>
              </w:rPr>
            </w:pPr>
          </w:p>
        </w:tc>
        <w:tc>
          <w:tcPr>
            <w:tcW w:w="1531" w:type="dxa"/>
            <w:vMerge/>
            <w:tcBorders>
              <w:top w:val="nil"/>
            </w:tcBorders>
          </w:tcPr>
          <w:p w14:paraId="7C2ED788" w14:textId="77777777" w:rsidR="001D3EB5" w:rsidRDefault="001D3EB5">
            <w:pPr>
              <w:rPr>
                <w:sz w:val="2"/>
                <w:szCs w:val="2"/>
              </w:rPr>
            </w:pPr>
          </w:p>
        </w:tc>
      </w:tr>
      <w:tr w:rsidR="001D3EB5" w14:paraId="7C2ED790" w14:textId="77777777">
        <w:trPr>
          <w:trHeight w:val="265"/>
        </w:trPr>
        <w:tc>
          <w:tcPr>
            <w:tcW w:w="1354" w:type="dxa"/>
            <w:tcBorders>
              <w:top w:val="nil"/>
              <w:bottom w:val="nil"/>
            </w:tcBorders>
          </w:tcPr>
          <w:p w14:paraId="7C2ED78A" w14:textId="77777777" w:rsidR="001D3EB5" w:rsidRDefault="001D3EB5">
            <w:pPr>
              <w:pStyle w:val="TableParagraph"/>
              <w:rPr>
                <w:sz w:val="18"/>
              </w:rPr>
            </w:pPr>
          </w:p>
        </w:tc>
        <w:tc>
          <w:tcPr>
            <w:tcW w:w="1772" w:type="dxa"/>
            <w:tcBorders>
              <w:top w:val="nil"/>
              <w:bottom w:val="nil"/>
            </w:tcBorders>
          </w:tcPr>
          <w:p w14:paraId="7C2ED78B" w14:textId="77777777" w:rsidR="001D3EB5" w:rsidRDefault="003F63B5">
            <w:pPr>
              <w:pStyle w:val="TableParagraph"/>
              <w:spacing w:before="3" w:line="242" w:lineRule="exact"/>
              <w:ind w:left="105"/>
            </w:pPr>
            <w:r>
              <w:t>reach</w:t>
            </w:r>
            <w:r>
              <w:rPr>
                <w:spacing w:val="-7"/>
              </w:rPr>
              <w:t xml:space="preserve"> </w:t>
            </w:r>
            <w:r>
              <w:rPr>
                <w:spacing w:val="-10"/>
              </w:rPr>
              <w:t>a</w:t>
            </w:r>
          </w:p>
        </w:tc>
        <w:tc>
          <w:tcPr>
            <w:tcW w:w="2074" w:type="dxa"/>
            <w:tcBorders>
              <w:top w:val="nil"/>
              <w:bottom w:val="nil"/>
            </w:tcBorders>
          </w:tcPr>
          <w:p w14:paraId="7C2ED78C" w14:textId="77777777" w:rsidR="001D3EB5" w:rsidRDefault="001D3EB5">
            <w:pPr>
              <w:pStyle w:val="TableParagraph"/>
              <w:rPr>
                <w:sz w:val="18"/>
              </w:rPr>
            </w:pPr>
          </w:p>
        </w:tc>
        <w:tc>
          <w:tcPr>
            <w:tcW w:w="1152" w:type="dxa"/>
            <w:tcBorders>
              <w:top w:val="nil"/>
              <w:bottom w:val="nil"/>
            </w:tcBorders>
          </w:tcPr>
          <w:p w14:paraId="7C2ED78D" w14:textId="33D3A149" w:rsidR="001D3EB5" w:rsidRDefault="001D3EB5">
            <w:pPr>
              <w:pStyle w:val="TableParagraph"/>
              <w:spacing w:before="3" w:line="242" w:lineRule="exact"/>
              <w:ind w:left="105"/>
            </w:pPr>
          </w:p>
        </w:tc>
        <w:tc>
          <w:tcPr>
            <w:tcW w:w="1363" w:type="dxa"/>
            <w:tcBorders>
              <w:top w:val="nil"/>
              <w:bottom w:val="nil"/>
            </w:tcBorders>
          </w:tcPr>
          <w:p w14:paraId="7C2ED78E" w14:textId="77777777" w:rsidR="001D3EB5" w:rsidRDefault="001D3EB5">
            <w:pPr>
              <w:pStyle w:val="TableParagraph"/>
              <w:rPr>
                <w:sz w:val="18"/>
              </w:rPr>
            </w:pPr>
          </w:p>
        </w:tc>
        <w:tc>
          <w:tcPr>
            <w:tcW w:w="1531" w:type="dxa"/>
            <w:vMerge/>
            <w:tcBorders>
              <w:top w:val="nil"/>
            </w:tcBorders>
          </w:tcPr>
          <w:p w14:paraId="7C2ED78F" w14:textId="77777777" w:rsidR="001D3EB5" w:rsidRDefault="001D3EB5">
            <w:pPr>
              <w:rPr>
                <w:sz w:val="2"/>
                <w:szCs w:val="2"/>
              </w:rPr>
            </w:pPr>
          </w:p>
        </w:tc>
      </w:tr>
      <w:tr w:rsidR="001D3EB5" w14:paraId="7C2ED797" w14:textId="77777777">
        <w:trPr>
          <w:trHeight w:val="584"/>
        </w:trPr>
        <w:tc>
          <w:tcPr>
            <w:tcW w:w="1354" w:type="dxa"/>
            <w:tcBorders>
              <w:top w:val="nil"/>
            </w:tcBorders>
          </w:tcPr>
          <w:p w14:paraId="7C2ED791" w14:textId="77777777" w:rsidR="001D3EB5" w:rsidRDefault="001D3EB5">
            <w:pPr>
              <w:pStyle w:val="TableParagraph"/>
            </w:pPr>
          </w:p>
        </w:tc>
        <w:tc>
          <w:tcPr>
            <w:tcW w:w="1772" w:type="dxa"/>
            <w:tcBorders>
              <w:top w:val="nil"/>
            </w:tcBorders>
          </w:tcPr>
          <w:p w14:paraId="7C2ED792" w14:textId="77777777" w:rsidR="001D3EB5" w:rsidRDefault="003F63B5">
            <w:pPr>
              <w:pStyle w:val="TableParagraph"/>
              <w:ind w:left="105"/>
            </w:pPr>
            <w:r>
              <w:rPr>
                <w:spacing w:val="-2"/>
              </w:rPr>
              <w:t>milestone.</w:t>
            </w:r>
          </w:p>
        </w:tc>
        <w:tc>
          <w:tcPr>
            <w:tcW w:w="2074" w:type="dxa"/>
            <w:tcBorders>
              <w:top w:val="nil"/>
            </w:tcBorders>
          </w:tcPr>
          <w:p w14:paraId="7C2ED793" w14:textId="77777777" w:rsidR="001D3EB5" w:rsidRDefault="001D3EB5">
            <w:pPr>
              <w:pStyle w:val="TableParagraph"/>
            </w:pPr>
          </w:p>
        </w:tc>
        <w:tc>
          <w:tcPr>
            <w:tcW w:w="1152" w:type="dxa"/>
            <w:tcBorders>
              <w:top w:val="nil"/>
            </w:tcBorders>
          </w:tcPr>
          <w:p w14:paraId="7C2ED794" w14:textId="77777777" w:rsidR="001D3EB5" w:rsidRDefault="001D3EB5">
            <w:pPr>
              <w:pStyle w:val="TableParagraph"/>
            </w:pPr>
          </w:p>
        </w:tc>
        <w:tc>
          <w:tcPr>
            <w:tcW w:w="1363" w:type="dxa"/>
            <w:tcBorders>
              <w:top w:val="nil"/>
            </w:tcBorders>
          </w:tcPr>
          <w:p w14:paraId="7C2ED795" w14:textId="77777777" w:rsidR="001D3EB5" w:rsidRDefault="001D3EB5">
            <w:pPr>
              <w:pStyle w:val="TableParagraph"/>
            </w:pPr>
          </w:p>
        </w:tc>
        <w:tc>
          <w:tcPr>
            <w:tcW w:w="1531" w:type="dxa"/>
            <w:vMerge/>
            <w:tcBorders>
              <w:top w:val="nil"/>
            </w:tcBorders>
          </w:tcPr>
          <w:p w14:paraId="7C2ED796" w14:textId="77777777" w:rsidR="001D3EB5" w:rsidRDefault="001D3EB5">
            <w:pPr>
              <w:rPr>
                <w:sz w:val="2"/>
                <w:szCs w:val="2"/>
              </w:rPr>
            </w:pPr>
          </w:p>
        </w:tc>
      </w:tr>
      <w:tr w:rsidR="001D3EB5" w14:paraId="7C2ED799" w14:textId="77777777">
        <w:trPr>
          <w:trHeight w:val="579"/>
        </w:trPr>
        <w:tc>
          <w:tcPr>
            <w:tcW w:w="9246" w:type="dxa"/>
            <w:gridSpan w:val="6"/>
            <w:shd w:val="clear" w:color="auto" w:fill="C0C0C0"/>
          </w:tcPr>
          <w:p w14:paraId="7C2ED798" w14:textId="77777777" w:rsidR="001D3EB5" w:rsidRDefault="003F63B5">
            <w:pPr>
              <w:pStyle w:val="TableParagraph"/>
              <w:spacing w:line="249" w:lineRule="exact"/>
              <w:ind w:left="105"/>
              <w:rPr>
                <w:b/>
              </w:rPr>
            </w:pPr>
            <w:r>
              <w:rPr>
                <w:b/>
              </w:rPr>
              <w:t>TC-10.4:</w:t>
            </w:r>
            <w:r>
              <w:rPr>
                <w:b/>
                <w:spacing w:val="-9"/>
              </w:rPr>
              <w:t xml:space="preserve"> </w:t>
            </w:r>
            <w:r>
              <w:rPr>
                <w:b/>
              </w:rPr>
              <w:t>Display</w:t>
            </w:r>
            <w:r>
              <w:rPr>
                <w:b/>
                <w:spacing w:val="-7"/>
              </w:rPr>
              <w:t xml:space="preserve"> </w:t>
            </w:r>
            <w:r>
              <w:rPr>
                <w:b/>
              </w:rPr>
              <w:t>Celebratory</w:t>
            </w:r>
            <w:r>
              <w:rPr>
                <w:b/>
                <w:spacing w:val="-6"/>
              </w:rPr>
              <w:t xml:space="preserve"> </w:t>
            </w:r>
            <w:r>
              <w:rPr>
                <w:b/>
                <w:spacing w:val="-2"/>
              </w:rPr>
              <w:t>Message</w:t>
            </w:r>
          </w:p>
        </w:tc>
      </w:tr>
      <w:tr w:rsidR="001D3EB5" w14:paraId="7C2ED7A0" w14:textId="77777777">
        <w:trPr>
          <w:trHeight w:val="264"/>
        </w:trPr>
        <w:tc>
          <w:tcPr>
            <w:tcW w:w="1354" w:type="dxa"/>
            <w:tcBorders>
              <w:bottom w:val="nil"/>
            </w:tcBorders>
          </w:tcPr>
          <w:p w14:paraId="7C2ED79A" w14:textId="77777777" w:rsidR="001D3EB5" w:rsidRDefault="003F63B5">
            <w:pPr>
              <w:pStyle w:val="TableParagraph"/>
              <w:spacing w:line="245" w:lineRule="exact"/>
              <w:ind w:left="105"/>
              <w:rPr>
                <w:sz w:val="24"/>
              </w:rPr>
            </w:pPr>
            <w:r>
              <w:rPr>
                <w:spacing w:val="-5"/>
                <w:sz w:val="24"/>
              </w:rPr>
              <w:t>1.</w:t>
            </w:r>
          </w:p>
        </w:tc>
        <w:tc>
          <w:tcPr>
            <w:tcW w:w="1772" w:type="dxa"/>
            <w:tcBorders>
              <w:bottom w:val="nil"/>
            </w:tcBorders>
          </w:tcPr>
          <w:p w14:paraId="7C2ED79B" w14:textId="77777777" w:rsidR="001D3EB5" w:rsidRDefault="003F63B5">
            <w:pPr>
              <w:pStyle w:val="TableParagraph"/>
              <w:spacing w:line="244" w:lineRule="exact"/>
              <w:ind w:left="105"/>
              <w:rPr>
                <w:i/>
              </w:rPr>
            </w:pPr>
            <w:r>
              <w:rPr>
                <w:i/>
                <w:spacing w:val="-2"/>
              </w:rPr>
              <w:t>Display</w:t>
            </w:r>
          </w:p>
        </w:tc>
        <w:tc>
          <w:tcPr>
            <w:tcW w:w="2074" w:type="dxa"/>
            <w:tcBorders>
              <w:bottom w:val="nil"/>
            </w:tcBorders>
          </w:tcPr>
          <w:p w14:paraId="7C2ED79C" w14:textId="77777777" w:rsidR="001D3EB5" w:rsidRDefault="003F63B5">
            <w:pPr>
              <w:pStyle w:val="TableParagraph"/>
              <w:spacing w:line="245" w:lineRule="exact"/>
              <w:ind w:left="105"/>
              <w:rPr>
                <w:sz w:val="24"/>
              </w:rPr>
            </w:pPr>
            <w:r>
              <w:rPr>
                <w:sz w:val="24"/>
              </w:rPr>
              <w:t>UI</w:t>
            </w:r>
            <w:r>
              <w:rPr>
                <w:spacing w:val="1"/>
                <w:sz w:val="24"/>
              </w:rPr>
              <w:t xml:space="preserve"> </w:t>
            </w:r>
            <w:r>
              <w:rPr>
                <w:spacing w:val="-2"/>
                <w:sz w:val="24"/>
              </w:rPr>
              <w:t>displays</w:t>
            </w:r>
          </w:p>
        </w:tc>
        <w:tc>
          <w:tcPr>
            <w:tcW w:w="1152" w:type="dxa"/>
            <w:tcBorders>
              <w:bottom w:val="nil"/>
            </w:tcBorders>
          </w:tcPr>
          <w:p w14:paraId="7C2ED79D" w14:textId="68865BD6" w:rsidR="001D3EB5" w:rsidRDefault="001D3EB5">
            <w:pPr>
              <w:pStyle w:val="TableParagraph"/>
              <w:spacing w:line="244" w:lineRule="exact"/>
              <w:ind w:left="105"/>
            </w:pPr>
          </w:p>
        </w:tc>
        <w:tc>
          <w:tcPr>
            <w:tcW w:w="1363" w:type="dxa"/>
            <w:tcBorders>
              <w:bottom w:val="nil"/>
            </w:tcBorders>
          </w:tcPr>
          <w:p w14:paraId="7C2ED79E" w14:textId="15A4A623" w:rsidR="001D3EB5" w:rsidRDefault="001D3EB5">
            <w:pPr>
              <w:pStyle w:val="TableParagraph"/>
              <w:spacing w:line="244" w:lineRule="exact"/>
              <w:ind w:left="106"/>
            </w:pPr>
          </w:p>
        </w:tc>
        <w:tc>
          <w:tcPr>
            <w:tcW w:w="1531" w:type="dxa"/>
            <w:vMerge w:val="restart"/>
          </w:tcPr>
          <w:p w14:paraId="7C2ED79F" w14:textId="77777777" w:rsidR="001D3EB5" w:rsidRDefault="001D3EB5">
            <w:pPr>
              <w:pStyle w:val="TableParagraph"/>
            </w:pPr>
          </w:p>
        </w:tc>
      </w:tr>
      <w:tr w:rsidR="001D3EB5" w14:paraId="7C2ED7A7" w14:textId="77777777">
        <w:trPr>
          <w:trHeight w:val="277"/>
        </w:trPr>
        <w:tc>
          <w:tcPr>
            <w:tcW w:w="1354" w:type="dxa"/>
            <w:tcBorders>
              <w:top w:val="nil"/>
              <w:bottom w:val="nil"/>
            </w:tcBorders>
          </w:tcPr>
          <w:p w14:paraId="7C2ED7A1" w14:textId="77777777" w:rsidR="001D3EB5" w:rsidRDefault="001D3EB5">
            <w:pPr>
              <w:pStyle w:val="TableParagraph"/>
              <w:rPr>
                <w:sz w:val="20"/>
              </w:rPr>
            </w:pPr>
          </w:p>
        </w:tc>
        <w:tc>
          <w:tcPr>
            <w:tcW w:w="1772" w:type="dxa"/>
            <w:tcBorders>
              <w:top w:val="nil"/>
              <w:bottom w:val="nil"/>
            </w:tcBorders>
          </w:tcPr>
          <w:p w14:paraId="7C2ED7A2" w14:textId="77777777" w:rsidR="001D3EB5" w:rsidRDefault="003F63B5">
            <w:pPr>
              <w:pStyle w:val="TableParagraph"/>
              <w:spacing w:line="242" w:lineRule="exact"/>
              <w:ind w:left="105"/>
              <w:rPr>
                <w:i/>
              </w:rPr>
            </w:pPr>
            <w:r>
              <w:rPr>
                <w:i/>
                <w:spacing w:val="-2"/>
              </w:rPr>
              <w:t>celebratory</w:t>
            </w:r>
          </w:p>
        </w:tc>
        <w:tc>
          <w:tcPr>
            <w:tcW w:w="2074" w:type="dxa"/>
            <w:tcBorders>
              <w:top w:val="nil"/>
              <w:bottom w:val="nil"/>
            </w:tcBorders>
          </w:tcPr>
          <w:p w14:paraId="7C2ED7A3" w14:textId="77777777" w:rsidR="001D3EB5" w:rsidRDefault="003F63B5">
            <w:pPr>
              <w:pStyle w:val="TableParagraph"/>
              <w:spacing w:before="18" w:line="239" w:lineRule="exact"/>
              <w:ind w:left="105"/>
              <w:rPr>
                <w:sz w:val="24"/>
              </w:rPr>
            </w:pPr>
            <w:r>
              <w:rPr>
                <w:sz w:val="24"/>
              </w:rPr>
              <w:t>animation</w:t>
            </w:r>
            <w:r>
              <w:rPr>
                <w:spacing w:val="-6"/>
                <w:sz w:val="24"/>
              </w:rPr>
              <w:t xml:space="preserve"> </w:t>
            </w:r>
            <w:r>
              <w:rPr>
                <w:spacing w:val="-5"/>
                <w:sz w:val="24"/>
              </w:rPr>
              <w:t>or</w:t>
            </w:r>
          </w:p>
        </w:tc>
        <w:tc>
          <w:tcPr>
            <w:tcW w:w="1152" w:type="dxa"/>
            <w:tcBorders>
              <w:top w:val="nil"/>
              <w:bottom w:val="nil"/>
            </w:tcBorders>
          </w:tcPr>
          <w:p w14:paraId="7C2ED7A4" w14:textId="057E19C1" w:rsidR="001D3EB5" w:rsidRDefault="001D3EB5">
            <w:pPr>
              <w:pStyle w:val="TableParagraph"/>
              <w:spacing w:line="242" w:lineRule="exact"/>
              <w:ind w:left="105"/>
            </w:pPr>
          </w:p>
        </w:tc>
        <w:tc>
          <w:tcPr>
            <w:tcW w:w="1363" w:type="dxa"/>
            <w:tcBorders>
              <w:top w:val="nil"/>
              <w:bottom w:val="nil"/>
            </w:tcBorders>
          </w:tcPr>
          <w:p w14:paraId="7C2ED7A5" w14:textId="77777777" w:rsidR="001D3EB5" w:rsidRDefault="001D3EB5">
            <w:pPr>
              <w:pStyle w:val="TableParagraph"/>
              <w:rPr>
                <w:sz w:val="20"/>
              </w:rPr>
            </w:pPr>
          </w:p>
        </w:tc>
        <w:tc>
          <w:tcPr>
            <w:tcW w:w="1531" w:type="dxa"/>
            <w:vMerge/>
            <w:tcBorders>
              <w:top w:val="nil"/>
            </w:tcBorders>
          </w:tcPr>
          <w:p w14:paraId="7C2ED7A6" w14:textId="77777777" w:rsidR="001D3EB5" w:rsidRDefault="001D3EB5">
            <w:pPr>
              <w:rPr>
                <w:sz w:val="2"/>
                <w:szCs w:val="2"/>
              </w:rPr>
            </w:pPr>
          </w:p>
        </w:tc>
      </w:tr>
      <w:tr w:rsidR="001D3EB5" w14:paraId="7C2ED7B1" w14:textId="77777777">
        <w:trPr>
          <w:trHeight w:val="827"/>
        </w:trPr>
        <w:tc>
          <w:tcPr>
            <w:tcW w:w="1354" w:type="dxa"/>
            <w:tcBorders>
              <w:top w:val="nil"/>
              <w:bottom w:val="nil"/>
            </w:tcBorders>
          </w:tcPr>
          <w:p w14:paraId="7C2ED7A8" w14:textId="77777777" w:rsidR="001D3EB5" w:rsidRDefault="001D3EB5">
            <w:pPr>
              <w:pStyle w:val="TableParagraph"/>
            </w:pPr>
          </w:p>
        </w:tc>
        <w:tc>
          <w:tcPr>
            <w:tcW w:w="1772" w:type="dxa"/>
            <w:tcBorders>
              <w:top w:val="nil"/>
              <w:bottom w:val="nil"/>
            </w:tcBorders>
          </w:tcPr>
          <w:p w14:paraId="7C2ED7A9" w14:textId="77777777" w:rsidR="001D3EB5" w:rsidRDefault="003F63B5">
            <w:pPr>
              <w:pStyle w:val="TableParagraph"/>
              <w:spacing w:line="228" w:lineRule="exact"/>
              <w:ind w:left="105"/>
              <w:rPr>
                <w:i/>
              </w:rPr>
            </w:pPr>
            <w:r>
              <w:rPr>
                <w:i/>
              </w:rPr>
              <w:t>message</w:t>
            </w:r>
            <w:r>
              <w:rPr>
                <w:i/>
                <w:spacing w:val="-4"/>
              </w:rPr>
              <w:t xml:space="preserve"> </w:t>
            </w:r>
            <w:r>
              <w:rPr>
                <w:i/>
                <w:spacing w:val="-2"/>
              </w:rPr>
              <w:t>after</w:t>
            </w:r>
          </w:p>
          <w:p w14:paraId="7C2ED7AA" w14:textId="77777777" w:rsidR="001D3EB5" w:rsidRDefault="003F63B5">
            <w:pPr>
              <w:pStyle w:val="TableParagraph"/>
              <w:spacing w:before="44"/>
              <w:ind w:left="105"/>
              <w:rPr>
                <w:i/>
              </w:rPr>
            </w:pPr>
            <w:r>
              <w:rPr>
                <w:i/>
              </w:rPr>
              <w:t>earning</w:t>
            </w:r>
            <w:r>
              <w:rPr>
                <w:i/>
                <w:spacing w:val="1"/>
              </w:rPr>
              <w:t xml:space="preserve"> </w:t>
            </w:r>
            <w:r>
              <w:rPr>
                <w:i/>
                <w:spacing w:val="-2"/>
              </w:rPr>
              <w:t>points.</w:t>
            </w:r>
          </w:p>
          <w:p w14:paraId="7C2ED7AB" w14:textId="77777777" w:rsidR="001D3EB5" w:rsidRDefault="003F63B5">
            <w:pPr>
              <w:pStyle w:val="TableParagraph"/>
              <w:spacing w:before="40" w:line="242" w:lineRule="exact"/>
              <w:ind w:left="105"/>
            </w:pPr>
            <w:r>
              <w:t>User</w:t>
            </w:r>
            <w:r>
              <w:rPr>
                <w:spacing w:val="-7"/>
              </w:rPr>
              <w:t xml:space="preserve"> </w:t>
            </w:r>
            <w:r>
              <w:t>completes</w:t>
            </w:r>
            <w:r>
              <w:rPr>
                <w:spacing w:val="-7"/>
              </w:rPr>
              <w:t xml:space="preserve"> </w:t>
            </w:r>
            <w:r>
              <w:rPr>
                <w:spacing w:val="-10"/>
              </w:rPr>
              <w:t>a</w:t>
            </w:r>
          </w:p>
        </w:tc>
        <w:tc>
          <w:tcPr>
            <w:tcW w:w="2074" w:type="dxa"/>
            <w:tcBorders>
              <w:top w:val="nil"/>
              <w:bottom w:val="nil"/>
            </w:tcBorders>
          </w:tcPr>
          <w:p w14:paraId="7C2ED7AC" w14:textId="77777777" w:rsidR="001D3EB5" w:rsidRDefault="003F63B5">
            <w:pPr>
              <w:pStyle w:val="TableParagraph"/>
              <w:spacing w:before="28" w:line="280" w:lineRule="auto"/>
              <w:ind w:left="105"/>
              <w:rPr>
                <w:sz w:val="24"/>
              </w:rPr>
            </w:pPr>
            <w:r>
              <w:rPr>
                <w:spacing w:val="-2"/>
                <w:sz w:val="24"/>
              </w:rPr>
              <w:t>congratulatory message.</w:t>
            </w:r>
          </w:p>
        </w:tc>
        <w:tc>
          <w:tcPr>
            <w:tcW w:w="1152" w:type="dxa"/>
            <w:tcBorders>
              <w:top w:val="nil"/>
              <w:bottom w:val="nil"/>
            </w:tcBorders>
          </w:tcPr>
          <w:p w14:paraId="7C2ED7AE" w14:textId="3E38DCDD" w:rsidR="001D3EB5" w:rsidRDefault="001D3EB5">
            <w:pPr>
              <w:pStyle w:val="TableParagraph"/>
              <w:spacing w:line="290" w:lineRule="atLeast"/>
              <w:ind w:left="105"/>
            </w:pPr>
          </w:p>
        </w:tc>
        <w:tc>
          <w:tcPr>
            <w:tcW w:w="1363" w:type="dxa"/>
            <w:tcBorders>
              <w:top w:val="nil"/>
              <w:bottom w:val="nil"/>
            </w:tcBorders>
          </w:tcPr>
          <w:p w14:paraId="7C2ED7AF" w14:textId="77777777" w:rsidR="001D3EB5" w:rsidRDefault="001D3EB5">
            <w:pPr>
              <w:pStyle w:val="TableParagraph"/>
            </w:pPr>
          </w:p>
        </w:tc>
        <w:tc>
          <w:tcPr>
            <w:tcW w:w="1531" w:type="dxa"/>
            <w:vMerge/>
            <w:tcBorders>
              <w:top w:val="nil"/>
            </w:tcBorders>
          </w:tcPr>
          <w:p w14:paraId="7C2ED7B0" w14:textId="77777777" w:rsidR="001D3EB5" w:rsidRDefault="001D3EB5">
            <w:pPr>
              <w:rPr>
                <w:sz w:val="2"/>
                <w:szCs w:val="2"/>
              </w:rPr>
            </w:pPr>
          </w:p>
        </w:tc>
      </w:tr>
      <w:tr w:rsidR="001D3EB5" w14:paraId="7C2ED7B8" w14:textId="77777777" w:rsidTr="002A70AC">
        <w:trPr>
          <w:trHeight w:val="108"/>
        </w:trPr>
        <w:tc>
          <w:tcPr>
            <w:tcW w:w="1354" w:type="dxa"/>
            <w:tcBorders>
              <w:top w:val="nil"/>
              <w:bottom w:val="nil"/>
            </w:tcBorders>
          </w:tcPr>
          <w:p w14:paraId="7C2ED7B2" w14:textId="77777777" w:rsidR="001D3EB5" w:rsidRDefault="001D3EB5">
            <w:pPr>
              <w:pStyle w:val="TableParagraph"/>
              <w:rPr>
                <w:sz w:val="18"/>
              </w:rPr>
            </w:pPr>
          </w:p>
        </w:tc>
        <w:tc>
          <w:tcPr>
            <w:tcW w:w="1772" w:type="dxa"/>
            <w:tcBorders>
              <w:top w:val="nil"/>
              <w:bottom w:val="nil"/>
            </w:tcBorders>
          </w:tcPr>
          <w:p w14:paraId="7C2ED7B3" w14:textId="77777777" w:rsidR="001D3EB5" w:rsidRDefault="003F63B5">
            <w:pPr>
              <w:pStyle w:val="TableParagraph"/>
              <w:spacing w:line="242" w:lineRule="exact"/>
              <w:ind w:left="105"/>
            </w:pPr>
            <w:r>
              <w:t>task</w:t>
            </w:r>
            <w:r>
              <w:rPr>
                <w:spacing w:val="-3"/>
              </w:rPr>
              <w:t xml:space="preserve"> </w:t>
            </w:r>
            <w:r>
              <w:t>that</w:t>
            </w:r>
            <w:r>
              <w:rPr>
                <w:spacing w:val="-2"/>
              </w:rPr>
              <w:t xml:space="preserve"> awards</w:t>
            </w:r>
          </w:p>
        </w:tc>
        <w:tc>
          <w:tcPr>
            <w:tcW w:w="2074" w:type="dxa"/>
            <w:tcBorders>
              <w:top w:val="nil"/>
              <w:bottom w:val="nil"/>
            </w:tcBorders>
          </w:tcPr>
          <w:p w14:paraId="7C2ED7B4" w14:textId="77777777" w:rsidR="001D3EB5" w:rsidRDefault="001D3EB5">
            <w:pPr>
              <w:pStyle w:val="TableParagraph"/>
              <w:rPr>
                <w:sz w:val="18"/>
              </w:rPr>
            </w:pPr>
          </w:p>
        </w:tc>
        <w:tc>
          <w:tcPr>
            <w:tcW w:w="1152" w:type="dxa"/>
            <w:tcBorders>
              <w:top w:val="nil"/>
              <w:bottom w:val="nil"/>
            </w:tcBorders>
          </w:tcPr>
          <w:p w14:paraId="7C2ED7B5" w14:textId="267DCED9" w:rsidR="001D3EB5" w:rsidRDefault="001D3EB5">
            <w:pPr>
              <w:pStyle w:val="TableParagraph"/>
              <w:spacing w:line="242" w:lineRule="exact"/>
              <w:ind w:left="105"/>
            </w:pPr>
          </w:p>
        </w:tc>
        <w:tc>
          <w:tcPr>
            <w:tcW w:w="1363" w:type="dxa"/>
            <w:tcBorders>
              <w:top w:val="nil"/>
              <w:bottom w:val="nil"/>
            </w:tcBorders>
          </w:tcPr>
          <w:p w14:paraId="7C2ED7B6" w14:textId="77777777" w:rsidR="001D3EB5" w:rsidRDefault="001D3EB5">
            <w:pPr>
              <w:pStyle w:val="TableParagraph"/>
              <w:rPr>
                <w:sz w:val="18"/>
              </w:rPr>
            </w:pPr>
          </w:p>
        </w:tc>
        <w:tc>
          <w:tcPr>
            <w:tcW w:w="1531" w:type="dxa"/>
            <w:vMerge/>
            <w:tcBorders>
              <w:top w:val="nil"/>
            </w:tcBorders>
          </w:tcPr>
          <w:p w14:paraId="7C2ED7B7" w14:textId="77777777" w:rsidR="001D3EB5" w:rsidRDefault="001D3EB5">
            <w:pPr>
              <w:rPr>
                <w:sz w:val="2"/>
                <w:szCs w:val="2"/>
              </w:rPr>
            </w:pPr>
          </w:p>
        </w:tc>
      </w:tr>
      <w:tr w:rsidR="001D3EB5" w14:paraId="7C2ED7BF" w14:textId="77777777">
        <w:trPr>
          <w:trHeight w:val="589"/>
        </w:trPr>
        <w:tc>
          <w:tcPr>
            <w:tcW w:w="1354" w:type="dxa"/>
            <w:tcBorders>
              <w:top w:val="nil"/>
            </w:tcBorders>
          </w:tcPr>
          <w:p w14:paraId="7C2ED7B9" w14:textId="77777777" w:rsidR="001D3EB5" w:rsidRDefault="001D3EB5">
            <w:pPr>
              <w:pStyle w:val="TableParagraph"/>
            </w:pPr>
          </w:p>
        </w:tc>
        <w:tc>
          <w:tcPr>
            <w:tcW w:w="1772" w:type="dxa"/>
            <w:tcBorders>
              <w:top w:val="nil"/>
            </w:tcBorders>
          </w:tcPr>
          <w:p w14:paraId="7C2ED7BA" w14:textId="77777777" w:rsidR="001D3EB5" w:rsidRDefault="003F63B5">
            <w:pPr>
              <w:pStyle w:val="TableParagraph"/>
              <w:ind w:left="105"/>
            </w:pPr>
            <w:r>
              <w:rPr>
                <w:spacing w:val="-2"/>
              </w:rPr>
              <w:t>points.</w:t>
            </w:r>
          </w:p>
        </w:tc>
        <w:tc>
          <w:tcPr>
            <w:tcW w:w="2074" w:type="dxa"/>
            <w:tcBorders>
              <w:top w:val="nil"/>
            </w:tcBorders>
          </w:tcPr>
          <w:p w14:paraId="7C2ED7BB" w14:textId="77777777" w:rsidR="001D3EB5" w:rsidRDefault="001D3EB5">
            <w:pPr>
              <w:pStyle w:val="TableParagraph"/>
            </w:pPr>
          </w:p>
        </w:tc>
        <w:tc>
          <w:tcPr>
            <w:tcW w:w="1152" w:type="dxa"/>
            <w:tcBorders>
              <w:top w:val="nil"/>
            </w:tcBorders>
          </w:tcPr>
          <w:p w14:paraId="7C2ED7BC" w14:textId="43751607" w:rsidR="001D3EB5" w:rsidRDefault="001D3EB5">
            <w:pPr>
              <w:pStyle w:val="TableParagraph"/>
              <w:ind w:left="105"/>
            </w:pPr>
          </w:p>
        </w:tc>
        <w:tc>
          <w:tcPr>
            <w:tcW w:w="1363" w:type="dxa"/>
            <w:tcBorders>
              <w:top w:val="nil"/>
            </w:tcBorders>
          </w:tcPr>
          <w:p w14:paraId="7C2ED7BD" w14:textId="77777777" w:rsidR="001D3EB5" w:rsidRDefault="001D3EB5">
            <w:pPr>
              <w:pStyle w:val="TableParagraph"/>
            </w:pPr>
          </w:p>
        </w:tc>
        <w:tc>
          <w:tcPr>
            <w:tcW w:w="1531" w:type="dxa"/>
            <w:vMerge/>
            <w:tcBorders>
              <w:top w:val="nil"/>
            </w:tcBorders>
          </w:tcPr>
          <w:p w14:paraId="7C2ED7BE" w14:textId="77777777" w:rsidR="001D3EB5" w:rsidRDefault="001D3EB5">
            <w:pPr>
              <w:rPr>
                <w:sz w:val="2"/>
                <w:szCs w:val="2"/>
              </w:rPr>
            </w:pPr>
          </w:p>
        </w:tc>
      </w:tr>
    </w:tbl>
    <w:p w14:paraId="7C2ED7C0" w14:textId="77777777" w:rsidR="001D3EB5" w:rsidRDefault="001D3EB5">
      <w:pPr>
        <w:pStyle w:val="BodyText"/>
        <w:spacing w:before="230"/>
        <w:rPr>
          <w:sz w:val="32"/>
        </w:rPr>
      </w:pPr>
    </w:p>
    <w:p w14:paraId="7FD8A06D" w14:textId="5B0C7316" w:rsidR="00CD1BC2" w:rsidRDefault="7C544DEA" w:rsidP="00D27F2D">
      <w:pPr>
        <w:pStyle w:val="Heading2"/>
      </w:pPr>
      <w:bookmarkStart w:id="811" w:name="_Toc606604326"/>
      <w:r>
        <w:t xml:space="preserve"> </w:t>
      </w:r>
      <w:bookmarkStart w:id="812" w:name="_Toc1082266845"/>
      <w:r w:rsidR="3BBC2754">
        <w:t>Medical Notetaker Test Suite</w:t>
      </w:r>
      <w:bookmarkEnd w:id="811"/>
      <w:bookmarkEnd w:id="812"/>
    </w:p>
    <w:p w14:paraId="348F6ADD" w14:textId="2F24CE84" w:rsidR="00CD1BC2" w:rsidDel="0054358B" w:rsidRDefault="00CD1BC2" w:rsidP="00CD1BC2">
      <w:pPr>
        <w:pStyle w:val="BodyText"/>
        <w:spacing w:before="138" w:line="362" w:lineRule="auto"/>
        <w:ind w:right="749"/>
        <w:rPr>
          <w:del w:id="813" w:author="Lidia Rocha" w:date="2025-10-29T22:04:00Z" w16du:dateUtc="2025-10-30T05:04:00Z"/>
        </w:rPr>
      </w:pPr>
      <w:del w:id="814" w:author="Lidia Rocha" w:date="2025-10-29T22:04:00Z" w16du:dateUtc="2025-10-30T05:04:00Z">
        <w:r w:rsidDel="0054358B">
          <w:rPr>
            <w:b/>
          </w:rPr>
          <w:delText>Scope:</w:delText>
        </w:r>
        <w:r w:rsidDel="0054358B">
          <w:rPr>
            <w:b/>
            <w:spacing w:val="-1"/>
          </w:rPr>
          <w:delText xml:space="preserve"> </w:delText>
        </w:r>
        <w:r w:rsidDel="0054358B">
          <w:delText>This</w:delText>
        </w:r>
        <w:r w:rsidDel="0054358B">
          <w:rPr>
            <w:spacing w:val="-6"/>
          </w:rPr>
          <w:delText xml:space="preserve"> </w:delText>
        </w:r>
        <w:r w:rsidDel="0054358B">
          <w:delText>suite</w:delText>
        </w:r>
        <w:r w:rsidDel="0054358B">
          <w:rPr>
            <w:spacing w:val="-5"/>
          </w:rPr>
          <w:delText xml:space="preserve"> </w:delText>
        </w:r>
        <w:r w:rsidR="00095FBC" w:rsidDel="0054358B">
          <w:rPr>
            <w:spacing w:val="-5"/>
          </w:rPr>
          <w:delText xml:space="preserve">validates </w:delText>
        </w:r>
        <w:r w:rsidDel="0054358B">
          <w:delText xml:space="preserve">that </w:delText>
        </w:r>
        <w:r w:rsidR="00602ABA" w:rsidDel="0054358B">
          <w:delText xml:space="preserve">notes are </w:delText>
        </w:r>
        <w:r w:rsidR="009479C4" w:rsidDel="0054358B">
          <w:delText>created and saved</w:delText>
        </w:r>
        <w:r w:rsidR="00602ABA" w:rsidDel="0054358B">
          <w:delText xml:space="preserve"> </w:delText>
        </w:r>
        <w:r w:rsidR="00357D49" w:rsidDel="0054358B">
          <w:delText xml:space="preserve">for users </w:delText>
        </w:r>
        <w:r w:rsidR="009479C4" w:rsidDel="0054358B">
          <w:delText xml:space="preserve">during audio and video communication. The notes shall be </w:delText>
        </w:r>
        <w:r w:rsidR="00925554" w:rsidDel="0054358B">
          <w:delText xml:space="preserve">correctly diarized by AI, and </w:delText>
        </w:r>
        <w:r w:rsidR="00182EC0" w:rsidDel="0054358B">
          <w:delText xml:space="preserve">saved to the users’ device. The notes are </w:delText>
        </w:r>
        <w:r w:rsidR="00BC60CE" w:rsidDel="0054358B">
          <w:delText>searchable, viewable and delete-able.</w:delText>
        </w:r>
      </w:del>
    </w:p>
    <w:p w14:paraId="7D035E19" w14:textId="1EFB0F64" w:rsidR="00CD1BC2" w:rsidDel="0054358B" w:rsidRDefault="00CD1BC2" w:rsidP="00D27F2D">
      <w:pPr>
        <w:rPr>
          <w:del w:id="815" w:author="Lidia Rocha" w:date="2025-10-29T22:04:00Z" w16du:dateUtc="2025-10-30T05:04:00Z"/>
          <w:b/>
        </w:rPr>
      </w:pPr>
      <w:del w:id="816" w:author="Lidia Rocha" w:date="2025-10-29T22:04:00Z" w16du:dateUtc="2025-10-30T05:04:00Z">
        <w:r w:rsidDel="0054358B">
          <w:delText>Total</w:delText>
        </w:r>
        <w:r w:rsidDel="0054358B">
          <w:rPr>
            <w:spacing w:val="-9"/>
          </w:rPr>
          <w:delText xml:space="preserve"> </w:delText>
        </w:r>
        <w:r w:rsidDel="0054358B">
          <w:delText>Test Cases:</w:delText>
        </w:r>
        <w:r w:rsidDel="0054358B">
          <w:rPr>
            <w:spacing w:val="3"/>
          </w:rPr>
          <w:delText xml:space="preserve"> </w:delText>
        </w:r>
        <w:r w:rsidR="00D974F5" w:rsidDel="0054358B">
          <w:rPr>
            <w:spacing w:val="3"/>
          </w:rPr>
          <w:delText>6</w:delText>
        </w:r>
        <w:r w:rsidDel="0054358B">
          <w:rPr>
            <w:spacing w:val="-5"/>
          </w:rPr>
          <w:delText>.</w:delText>
        </w:r>
      </w:del>
    </w:p>
    <w:p w14:paraId="053DDFAB" w14:textId="09D1D377" w:rsidR="00CD1BC2" w:rsidDel="0054358B" w:rsidRDefault="00CD1BC2" w:rsidP="00CD1BC2">
      <w:pPr>
        <w:spacing w:before="137"/>
        <w:rPr>
          <w:del w:id="817" w:author="Lidia Rocha" w:date="2025-10-29T22:04:00Z" w16du:dateUtc="2025-10-30T05:04:00Z"/>
          <w:sz w:val="24"/>
        </w:rPr>
      </w:pPr>
      <w:del w:id="818" w:author="Lidia Rocha" w:date="2025-10-29T22:04:00Z" w16du:dateUtc="2025-10-30T05:04:00Z">
        <w:r w:rsidDel="0054358B">
          <w:rPr>
            <w:b/>
            <w:sz w:val="24"/>
          </w:rPr>
          <w:delText>Requirements</w:delText>
        </w:r>
        <w:r w:rsidDel="0054358B">
          <w:rPr>
            <w:b/>
            <w:spacing w:val="-6"/>
            <w:sz w:val="24"/>
          </w:rPr>
          <w:delText xml:space="preserve"> </w:delText>
        </w:r>
        <w:r w:rsidDel="0054358B">
          <w:rPr>
            <w:b/>
            <w:sz w:val="24"/>
          </w:rPr>
          <w:delText>Coverage:</w:delText>
        </w:r>
        <w:r w:rsidDel="0054358B">
          <w:rPr>
            <w:b/>
            <w:spacing w:val="3"/>
            <w:sz w:val="24"/>
          </w:rPr>
          <w:delText xml:space="preserve"> </w:delText>
        </w:r>
        <w:r w:rsidDel="0054358B">
          <w:rPr>
            <w:sz w:val="24"/>
          </w:rPr>
          <w:delText>REQ‑5.</w:delText>
        </w:r>
        <w:r w:rsidR="00B32D6E" w:rsidDel="0054358B">
          <w:rPr>
            <w:sz w:val="24"/>
          </w:rPr>
          <w:delText>6</w:delText>
        </w:r>
        <w:r w:rsidDel="0054358B">
          <w:rPr>
            <w:sz w:val="24"/>
          </w:rPr>
          <w:delText>.1</w:delText>
        </w:r>
        <w:r w:rsidR="00B32D6E" w:rsidDel="0054358B">
          <w:rPr>
            <w:sz w:val="24"/>
          </w:rPr>
          <w:delText>9</w:delText>
        </w:r>
        <w:r w:rsidR="008707B9" w:rsidDel="0054358B">
          <w:rPr>
            <w:sz w:val="24"/>
          </w:rPr>
          <w:delText>.</w:delText>
        </w:r>
        <w:r w:rsidR="001C750F" w:rsidDel="0054358B">
          <w:rPr>
            <w:sz w:val="24"/>
          </w:rPr>
          <w:delText>3.1</w:delText>
        </w:r>
        <w:r w:rsidDel="0054358B">
          <w:rPr>
            <w:spacing w:val="-6"/>
            <w:sz w:val="24"/>
          </w:rPr>
          <w:delText xml:space="preserve"> </w:delText>
        </w:r>
        <w:r w:rsidDel="0054358B">
          <w:rPr>
            <w:sz w:val="24"/>
          </w:rPr>
          <w:delText>through</w:delText>
        </w:r>
        <w:r w:rsidDel="0054358B">
          <w:rPr>
            <w:spacing w:val="-6"/>
            <w:sz w:val="24"/>
          </w:rPr>
          <w:delText xml:space="preserve"> </w:delText>
        </w:r>
        <w:r w:rsidDel="0054358B">
          <w:rPr>
            <w:spacing w:val="-2"/>
            <w:sz w:val="24"/>
          </w:rPr>
          <w:delText>REQ‑5.</w:delText>
        </w:r>
        <w:r w:rsidR="008707B9" w:rsidDel="0054358B">
          <w:rPr>
            <w:spacing w:val="-2"/>
            <w:sz w:val="24"/>
          </w:rPr>
          <w:delText>6.</w:delText>
        </w:r>
        <w:r w:rsidDel="0054358B">
          <w:rPr>
            <w:spacing w:val="-2"/>
            <w:sz w:val="24"/>
          </w:rPr>
          <w:delText>1</w:delText>
        </w:r>
        <w:r w:rsidR="008707B9" w:rsidDel="0054358B">
          <w:rPr>
            <w:spacing w:val="-2"/>
            <w:sz w:val="24"/>
          </w:rPr>
          <w:delText>9</w:delText>
        </w:r>
        <w:r w:rsidDel="0054358B">
          <w:rPr>
            <w:spacing w:val="-2"/>
            <w:sz w:val="24"/>
          </w:rPr>
          <w:delText>.</w:delText>
        </w:r>
        <w:r w:rsidR="001C750F" w:rsidDel="0054358B">
          <w:rPr>
            <w:spacing w:val="-2"/>
            <w:sz w:val="24"/>
          </w:rPr>
          <w:delText>3</w:delText>
        </w:r>
        <w:r w:rsidDel="0054358B">
          <w:rPr>
            <w:spacing w:val="-2"/>
            <w:sz w:val="24"/>
          </w:rPr>
          <w:delText>.</w:delText>
        </w:r>
        <w:r w:rsidR="001C750F" w:rsidDel="0054358B">
          <w:rPr>
            <w:spacing w:val="-2"/>
            <w:sz w:val="24"/>
          </w:rPr>
          <w:delText>14</w:delText>
        </w:r>
      </w:del>
    </w:p>
    <w:p w14:paraId="31BA5CE4" w14:textId="77777777" w:rsidR="00CD1BC2" w:rsidDel="0054358B" w:rsidRDefault="00CD1BC2" w:rsidP="00CD1BC2">
      <w:pPr>
        <w:pStyle w:val="BodyText"/>
        <w:spacing w:before="7"/>
        <w:rPr>
          <w:del w:id="819" w:author="Lidia Rocha" w:date="2025-10-29T22:04:00Z" w16du:dateUtc="2025-10-30T05:04:00Z"/>
          <w:sz w:val="12"/>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54"/>
        <w:gridCol w:w="1772"/>
        <w:gridCol w:w="1752"/>
        <w:gridCol w:w="322"/>
        <w:gridCol w:w="1153"/>
        <w:gridCol w:w="1364"/>
        <w:gridCol w:w="1499"/>
      </w:tblGrid>
      <w:tr w:rsidR="00CD1BC2" w:rsidDel="0054358B" w14:paraId="5D973C7F" w14:textId="77960B60">
        <w:trPr>
          <w:trHeight w:val="1180"/>
          <w:del w:id="820" w:author="Lidia Rocha" w:date="2025-10-29T22:04:00Z"/>
        </w:trPr>
        <w:tc>
          <w:tcPr>
            <w:tcW w:w="4878" w:type="dxa"/>
            <w:gridSpan w:val="3"/>
            <w:vMerge w:val="restart"/>
            <w:tcBorders>
              <w:bottom w:val="nil"/>
            </w:tcBorders>
          </w:tcPr>
          <w:p w14:paraId="558A7264" w14:textId="77777777" w:rsidR="00CD1BC2" w:rsidDel="0054358B" w:rsidRDefault="00CD1BC2">
            <w:pPr>
              <w:pStyle w:val="TableParagraph"/>
              <w:spacing w:before="1"/>
              <w:ind w:left="105"/>
              <w:rPr>
                <w:del w:id="821" w:author="Lidia Rocha" w:date="2025-10-29T22:04:00Z" w16du:dateUtc="2025-10-30T05:04:00Z"/>
                <w:b/>
              </w:rPr>
            </w:pPr>
            <w:del w:id="822" w:author="Lidia Rocha" w:date="2025-10-29T22:04:00Z" w16du:dateUtc="2025-10-30T05:04:00Z">
              <w:r w:rsidDel="0054358B">
                <w:rPr>
                  <w:b/>
                </w:rPr>
                <w:delText>Prerequisites</w:delText>
              </w:r>
              <w:r w:rsidDel="0054358B">
                <w:rPr>
                  <w:b/>
                  <w:spacing w:val="-5"/>
                </w:rPr>
                <w:delText xml:space="preserve"> </w:delText>
              </w:r>
              <w:r w:rsidDel="0054358B">
                <w:rPr>
                  <w:b/>
                </w:rPr>
                <w:delText>for</w:delText>
              </w:r>
              <w:r w:rsidDel="0054358B">
                <w:rPr>
                  <w:b/>
                  <w:spacing w:val="-8"/>
                </w:rPr>
                <w:delText xml:space="preserve"> </w:delText>
              </w:r>
              <w:r w:rsidDel="0054358B">
                <w:rPr>
                  <w:b/>
                </w:rPr>
                <w:delText>this</w:delText>
              </w:r>
              <w:r w:rsidDel="0054358B">
                <w:rPr>
                  <w:b/>
                  <w:spacing w:val="-6"/>
                </w:rPr>
                <w:delText xml:space="preserve"> </w:delText>
              </w:r>
              <w:r w:rsidDel="0054358B">
                <w:rPr>
                  <w:b/>
                  <w:spacing w:val="-4"/>
                </w:rPr>
                <w:delText>test:</w:delText>
              </w:r>
            </w:del>
          </w:p>
          <w:p w14:paraId="3B533ED2" w14:textId="77777777" w:rsidR="00CD1BC2" w:rsidDel="0054358B" w:rsidRDefault="00CD1BC2" w:rsidP="00CD1BC2">
            <w:pPr>
              <w:pStyle w:val="TableParagraph"/>
              <w:numPr>
                <w:ilvl w:val="0"/>
                <w:numId w:val="13"/>
              </w:numPr>
              <w:tabs>
                <w:tab w:val="left" w:pos="825"/>
              </w:tabs>
              <w:spacing w:before="32"/>
              <w:rPr>
                <w:del w:id="823" w:author="Lidia Rocha" w:date="2025-10-29T22:04:00Z" w16du:dateUtc="2025-10-30T05:04:00Z"/>
              </w:rPr>
            </w:pPr>
            <w:del w:id="824" w:author="Lidia Rocha" w:date="2025-10-29T22:04:00Z" w16du:dateUtc="2025-10-30T05:04:00Z">
              <w:r w:rsidDel="0054358B">
                <w:delText>User has</w:delText>
              </w:r>
              <w:r w:rsidDel="0054358B">
                <w:rPr>
                  <w:spacing w:val="-1"/>
                </w:rPr>
                <w:delText xml:space="preserve"> </w:delText>
              </w:r>
              <w:r w:rsidDel="0054358B">
                <w:delText>an</w:delText>
              </w:r>
              <w:r w:rsidDel="0054358B">
                <w:rPr>
                  <w:spacing w:val="-7"/>
                </w:rPr>
                <w:delText xml:space="preserve"> </w:delText>
              </w:r>
              <w:r w:rsidDel="0054358B">
                <w:delText>active</w:delText>
              </w:r>
              <w:r w:rsidDel="0054358B">
                <w:rPr>
                  <w:spacing w:val="-8"/>
                </w:rPr>
                <w:delText xml:space="preserve"> </w:delText>
              </w:r>
              <w:r w:rsidDel="0054358B">
                <w:delText>account</w:delText>
              </w:r>
              <w:r w:rsidDel="0054358B">
                <w:rPr>
                  <w:spacing w:val="-1"/>
                </w:rPr>
                <w:delText xml:space="preserve"> </w:delText>
              </w:r>
              <w:r w:rsidDel="0054358B">
                <w:delText>and</w:delText>
              </w:r>
              <w:r w:rsidDel="0054358B">
                <w:rPr>
                  <w:spacing w:val="-7"/>
                </w:rPr>
                <w:delText xml:space="preserve"> </w:delText>
              </w:r>
              <w:r w:rsidDel="0054358B">
                <w:delText>is</w:delText>
              </w:r>
              <w:r w:rsidDel="0054358B">
                <w:rPr>
                  <w:spacing w:val="-2"/>
                </w:rPr>
                <w:delText xml:space="preserve"> </w:delText>
              </w:r>
              <w:r w:rsidDel="0054358B">
                <w:delText>logged</w:delText>
              </w:r>
              <w:r w:rsidDel="0054358B">
                <w:rPr>
                  <w:spacing w:val="-1"/>
                </w:rPr>
                <w:delText xml:space="preserve"> </w:delText>
              </w:r>
              <w:r w:rsidDel="0054358B">
                <w:rPr>
                  <w:spacing w:val="-5"/>
                </w:rPr>
                <w:delText>in.</w:delText>
              </w:r>
            </w:del>
          </w:p>
          <w:p w14:paraId="039DC5A0" w14:textId="1A513245" w:rsidR="00CD1BC2" w:rsidDel="0054358B" w:rsidRDefault="001C750F" w:rsidP="00CD1BC2">
            <w:pPr>
              <w:pStyle w:val="TableParagraph"/>
              <w:numPr>
                <w:ilvl w:val="0"/>
                <w:numId w:val="13"/>
              </w:numPr>
              <w:tabs>
                <w:tab w:val="left" w:pos="825"/>
              </w:tabs>
              <w:spacing w:before="38" w:line="268" w:lineRule="auto"/>
              <w:ind w:right="756"/>
              <w:rPr>
                <w:del w:id="825" w:author="Lidia Rocha" w:date="2025-10-29T22:04:00Z" w16du:dateUtc="2025-10-30T05:04:00Z"/>
              </w:rPr>
            </w:pPr>
            <w:del w:id="826" w:author="Lidia Rocha" w:date="2025-10-29T22:04:00Z" w16du:dateUtc="2025-10-30T05:04:00Z">
              <w:r w:rsidDel="0054358B">
                <w:delText>User has enabled and configured voice diarization.</w:delText>
              </w:r>
            </w:del>
          </w:p>
          <w:p w14:paraId="56B33B9A" w14:textId="7D34240A" w:rsidR="00CD1BC2" w:rsidDel="0054358B" w:rsidRDefault="001C750F" w:rsidP="00CD1BC2">
            <w:pPr>
              <w:pStyle w:val="TableParagraph"/>
              <w:numPr>
                <w:ilvl w:val="0"/>
                <w:numId w:val="13"/>
              </w:numPr>
              <w:tabs>
                <w:tab w:val="left" w:pos="825"/>
              </w:tabs>
              <w:spacing w:before="11"/>
              <w:rPr>
                <w:del w:id="827" w:author="Lidia Rocha" w:date="2025-10-29T22:04:00Z" w16du:dateUtc="2025-10-30T05:04:00Z"/>
              </w:rPr>
            </w:pPr>
            <w:del w:id="828" w:author="Lidia Rocha" w:date="2025-10-29T22:04:00Z" w16du:dateUtc="2025-10-30T05:04:00Z">
              <w:r w:rsidDel="0054358B">
                <w:delText>Adequate device storage is available.</w:delText>
              </w:r>
            </w:del>
          </w:p>
        </w:tc>
        <w:tc>
          <w:tcPr>
            <w:tcW w:w="4338" w:type="dxa"/>
            <w:gridSpan w:val="4"/>
          </w:tcPr>
          <w:p w14:paraId="350270CB" w14:textId="77777777" w:rsidR="00CD1BC2" w:rsidDel="0054358B" w:rsidRDefault="00CD1BC2">
            <w:pPr>
              <w:pStyle w:val="TableParagraph"/>
              <w:spacing w:before="1" w:line="276" w:lineRule="auto"/>
              <w:ind w:left="106" w:right="1356"/>
              <w:rPr>
                <w:del w:id="829" w:author="Lidia Rocha" w:date="2025-10-29T22:04:00Z" w16du:dateUtc="2025-10-30T05:04:00Z"/>
              </w:rPr>
            </w:pPr>
            <w:del w:id="830" w:author="Lidia Rocha" w:date="2025-10-29T22:04:00Z" w16du:dateUtc="2025-10-30T05:04:00Z">
              <w:r w:rsidDel="0054358B">
                <w:rPr>
                  <w:b/>
                </w:rPr>
                <w:delText xml:space="preserve">Software Versions: </w:delText>
              </w:r>
              <w:r w:rsidDel="0054358B">
                <w:rPr>
                  <w:spacing w:val="-2"/>
                </w:rPr>
                <w:delText xml:space="preserve">Application: CareConnect </w:delText>
              </w:r>
              <w:r w:rsidDel="0054358B">
                <w:delText>Software Version: 1.0</w:delText>
              </w:r>
            </w:del>
          </w:p>
          <w:p w14:paraId="39ADDA29" w14:textId="77777777" w:rsidR="00CD1BC2" w:rsidDel="0054358B" w:rsidRDefault="00CD1BC2">
            <w:pPr>
              <w:pStyle w:val="TableParagraph"/>
              <w:spacing w:before="5"/>
              <w:ind w:left="106"/>
              <w:rPr>
                <w:del w:id="831" w:author="Lidia Rocha" w:date="2025-10-29T22:04:00Z" w16du:dateUtc="2025-10-30T05:04:00Z"/>
              </w:rPr>
            </w:pPr>
            <w:del w:id="832" w:author="Lidia Rocha" w:date="2025-10-29T22:04:00Z" w16du:dateUtc="2025-10-30T05:04:00Z">
              <w:r w:rsidDel="0054358B">
                <w:delText>Operating</w:delText>
              </w:r>
              <w:r w:rsidDel="0054358B">
                <w:rPr>
                  <w:spacing w:val="-9"/>
                </w:rPr>
                <w:delText xml:space="preserve"> </w:delText>
              </w:r>
              <w:r w:rsidDel="0054358B">
                <w:delText>System:</w:delText>
              </w:r>
              <w:r w:rsidDel="0054358B">
                <w:rPr>
                  <w:spacing w:val="-3"/>
                </w:rPr>
                <w:delText xml:space="preserve"> </w:delText>
              </w:r>
              <w:r w:rsidDel="0054358B">
                <w:delText>iOS</w:delText>
              </w:r>
              <w:r w:rsidDel="0054358B">
                <w:rPr>
                  <w:spacing w:val="-2"/>
                </w:rPr>
                <w:delText xml:space="preserve"> </w:delText>
              </w:r>
              <w:r w:rsidDel="0054358B">
                <w:rPr>
                  <w:spacing w:val="-5"/>
                </w:rPr>
                <w:delText>18</w:delText>
              </w:r>
            </w:del>
          </w:p>
        </w:tc>
      </w:tr>
      <w:tr w:rsidR="00CD1BC2" w:rsidDel="0054358B" w14:paraId="48F53F1B" w14:textId="2243C8A7">
        <w:trPr>
          <w:trHeight w:val="368"/>
          <w:del w:id="833" w:author="Lidia Rocha" w:date="2025-10-29T22:04:00Z"/>
        </w:trPr>
        <w:tc>
          <w:tcPr>
            <w:tcW w:w="4878" w:type="dxa"/>
            <w:gridSpan w:val="3"/>
            <w:vMerge/>
          </w:tcPr>
          <w:p w14:paraId="0DF8B9AB" w14:textId="77777777" w:rsidR="00CD1BC2" w:rsidDel="0054358B" w:rsidRDefault="00CD1BC2">
            <w:pPr>
              <w:rPr>
                <w:del w:id="834" w:author="Lidia Rocha" w:date="2025-10-29T22:04:00Z" w16du:dateUtc="2025-10-30T05:04:00Z"/>
                <w:sz w:val="2"/>
                <w:szCs w:val="2"/>
              </w:rPr>
            </w:pPr>
          </w:p>
        </w:tc>
        <w:tc>
          <w:tcPr>
            <w:tcW w:w="4338" w:type="dxa"/>
            <w:gridSpan w:val="4"/>
          </w:tcPr>
          <w:p w14:paraId="19F78D52" w14:textId="77777777" w:rsidR="00CD1BC2" w:rsidDel="0054358B" w:rsidRDefault="00CD1BC2">
            <w:pPr>
              <w:pStyle w:val="TableParagraph"/>
              <w:spacing w:line="244" w:lineRule="exact"/>
              <w:ind w:left="106"/>
              <w:rPr>
                <w:del w:id="835" w:author="Lidia Rocha" w:date="2025-10-29T22:04:00Z" w16du:dateUtc="2025-10-30T05:04:00Z"/>
              </w:rPr>
            </w:pPr>
            <w:del w:id="836" w:author="Lidia Rocha" w:date="2025-10-29T22:04:00Z" w16du:dateUtc="2025-10-30T05:04:00Z">
              <w:r w:rsidDel="0054358B">
                <w:rPr>
                  <w:b/>
                </w:rPr>
                <w:delText>Priority:</w:delText>
              </w:r>
              <w:r w:rsidDel="0054358B">
                <w:rPr>
                  <w:b/>
                  <w:spacing w:val="-13"/>
                </w:rPr>
                <w:delText xml:space="preserve"> </w:delText>
              </w:r>
              <w:r w:rsidDel="0054358B">
                <w:rPr>
                  <w:spacing w:val="-4"/>
                </w:rPr>
                <w:delText>High</w:delText>
              </w:r>
            </w:del>
          </w:p>
        </w:tc>
      </w:tr>
      <w:tr w:rsidR="00CD1BC2" w:rsidDel="0054358B" w14:paraId="4C9D2B5D" w14:textId="0EE830F4">
        <w:trPr>
          <w:trHeight w:val="589"/>
          <w:del w:id="837" w:author="Lidia Rocha" w:date="2025-10-29T22:04:00Z"/>
        </w:trPr>
        <w:tc>
          <w:tcPr>
            <w:tcW w:w="9216" w:type="dxa"/>
            <w:gridSpan w:val="7"/>
            <w:tcBorders>
              <w:top w:val="nil"/>
            </w:tcBorders>
          </w:tcPr>
          <w:p w14:paraId="0382D11E" w14:textId="318B94F1" w:rsidR="00CD1BC2" w:rsidDel="0054358B" w:rsidRDefault="00CD1BC2">
            <w:pPr>
              <w:pStyle w:val="TableParagraph"/>
              <w:spacing w:line="249" w:lineRule="exact"/>
              <w:ind w:left="105"/>
              <w:rPr>
                <w:del w:id="838" w:author="Lidia Rocha" w:date="2025-10-29T22:04:00Z" w16du:dateUtc="2025-10-30T05:04:00Z"/>
              </w:rPr>
            </w:pPr>
            <w:del w:id="839" w:author="Lidia Rocha" w:date="2025-10-29T22:04:00Z" w16du:dateUtc="2025-10-30T05:04:00Z">
              <w:r w:rsidDel="0054358B">
                <w:rPr>
                  <w:b/>
                </w:rPr>
                <w:delText>Requirements</w:delText>
              </w:r>
              <w:r w:rsidDel="0054358B">
                <w:rPr>
                  <w:b/>
                  <w:spacing w:val="-10"/>
                </w:rPr>
                <w:delText xml:space="preserve"> </w:delText>
              </w:r>
              <w:r w:rsidDel="0054358B">
                <w:rPr>
                  <w:b/>
                </w:rPr>
                <w:delText>validated:</w:delText>
              </w:r>
              <w:r w:rsidDel="0054358B">
                <w:rPr>
                  <w:b/>
                  <w:spacing w:val="-6"/>
                </w:rPr>
                <w:delText xml:space="preserve"> </w:delText>
              </w:r>
              <w:r w:rsidR="001C750F" w:rsidDel="0054358B">
                <w:rPr>
                  <w:sz w:val="24"/>
                </w:rPr>
                <w:delText>REQ‑5.6.19.3.1</w:delText>
              </w:r>
              <w:r w:rsidR="001C750F" w:rsidDel="0054358B">
                <w:rPr>
                  <w:spacing w:val="-6"/>
                  <w:sz w:val="24"/>
                </w:rPr>
                <w:delText xml:space="preserve"> </w:delText>
              </w:r>
              <w:r w:rsidR="001C750F" w:rsidDel="0054358B">
                <w:rPr>
                  <w:sz w:val="24"/>
                </w:rPr>
                <w:delText>through</w:delText>
              </w:r>
              <w:r w:rsidR="001C750F" w:rsidDel="0054358B">
                <w:rPr>
                  <w:spacing w:val="-6"/>
                  <w:sz w:val="24"/>
                </w:rPr>
                <w:delText xml:space="preserve"> </w:delText>
              </w:r>
              <w:r w:rsidR="001C750F" w:rsidDel="0054358B">
                <w:rPr>
                  <w:spacing w:val="-2"/>
                  <w:sz w:val="24"/>
                </w:rPr>
                <w:delText>REQ‑5.6.19.3.14</w:delText>
              </w:r>
            </w:del>
          </w:p>
        </w:tc>
      </w:tr>
      <w:tr w:rsidR="00CD1BC2" w:rsidDel="0054358B" w14:paraId="31FE3DC2" w14:textId="4C422128">
        <w:trPr>
          <w:trHeight w:val="555"/>
          <w:del w:id="840" w:author="Lidia Rocha" w:date="2025-10-29T22:04:00Z"/>
        </w:trPr>
        <w:tc>
          <w:tcPr>
            <w:tcW w:w="9216" w:type="dxa"/>
            <w:gridSpan w:val="7"/>
          </w:tcPr>
          <w:p w14:paraId="449562DB" w14:textId="5594DDDF" w:rsidR="00CD1BC2" w:rsidDel="0054358B" w:rsidRDefault="00CD1BC2">
            <w:pPr>
              <w:pStyle w:val="TableParagraph"/>
              <w:ind w:left="105"/>
              <w:rPr>
                <w:del w:id="841" w:author="Lidia Rocha" w:date="2025-10-29T22:04:00Z" w16du:dateUtc="2025-10-30T05:04:00Z"/>
                <w:b/>
              </w:rPr>
            </w:pPr>
            <w:del w:id="842" w:author="Lidia Rocha" w:date="2025-10-29T22:04:00Z" w16du:dateUtc="2025-10-30T05:04:00Z">
              <w:r w:rsidDel="0054358B">
                <w:rPr>
                  <w:b/>
                </w:rPr>
                <w:delText>TEST</w:delText>
              </w:r>
              <w:r w:rsidDel="0054358B">
                <w:rPr>
                  <w:b/>
                  <w:spacing w:val="-7"/>
                </w:rPr>
                <w:delText xml:space="preserve"> </w:delText>
              </w:r>
              <w:r w:rsidDel="0054358B">
                <w:rPr>
                  <w:b/>
                </w:rPr>
                <w:delText>EXECUTOR:</w:delText>
              </w:r>
              <w:r w:rsidDel="0054358B">
                <w:rPr>
                  <w:b/>
                  <w:spacing w:val="-4"/>
                </w:rPr>
                <w:delText xml:space="preserve"> </w:delText>
              </w:r>
              <w:r w:rsidR="001C750F" w:rsidDel="0054358B">
                <w:rPr>
                  <w:b/>
                </w:rPr>
                <w:delText>Lidia Rocha</w:delText>
              </w:r>
            </w:del>
          </w:p>
        </w:tc>
      </w:tr>
      <w:tr w:rsidR="00CD1BC2" w:rsidDel="0054358B" w14:paraId="24C1271D" w14:textId="09A5C56A">
        <w:trPr>
          <w:trHeight w:val="556"/>
          <w:del w:id="843" w:author="Lidia Rocha" w:date="2025-10-29T22:04:00Z"/>
        </w:trPr>
        <w:tc>
          <w:tcPr>
            <w:tcW w:w="9216" w:type="dxa"/>
            <w:gridSpan w:val="7"/>
          </w:tcPr>
          <w:p w14:paraId="0193F8EC" w14:textId="77777777" w:rsidR="00CD1BC2" w:rsidDel="0054358B" w:rsidRDefault="00CD1BC2">
            <w:pPr>
              <w:pStyle w:val="TableParagraph"/>
              <w:spacing w:line="249" w:lineRule="exact"/>
              <w:ind w:left="105"/>
              <w:rPr>
                <w:del w:id="844" w:author="Lidia Rocha" w:date="2025-10-29T22:04:00Z" w16du:dateUtc="2025-10-30T05:04:00Z"/>
                <w:b/>
              </w:rPr>
            </w:pPr>
            <w:del w:id="845" w:author="Lidia Rocha" w:date="2025-10-29T22:04:00Z" w16du:dateUtc="2025-10-30T05:04:00Z">
              <w:r w:rsidDel="0054358B">
                <w:rPr>
                  <w:b/>
                </w:rPr>
                <w:delText>TEST</w:delText>
              </w:r>
              <w:r w:rsidDel="0054358B">
                <w:rPr>
                  <w:b/>
                  <w:spacing w:val="-6"/>
                </w:rPr>
                <w:delText xml:space="preserve"> </w:delText>
              </w:r>
              <w:r w:rsidDel="0054358B">
                <w:rPr>
                  <w:b/>
                </w:rPr>
                <w:delText>SCRIPT</w:delText>
              </w:r>
              <w:r w:rsidDel="0054358B">
                <w:rPr>
                  <w:b/>
                  <w:spacing w:val="-1"/>
                </w:rPr>
                <w:delText xml:space="preserve"> </w:delText>
              </w:r>
              <w:r w:rsidDel="0054358B">
                <w:rPr>
                  <w:b/>
                  <w:spacing w:val="-2"/>
                </w:rPr>
                <w:delText>STEPS/RESULTS</w:delText>
              </w:r>
            </w:del>
          </w:p>
        </w:tc>
      </w:tr>
      <w:tr w:rsidR="00CD1BC2" w:rsidDel="0054358B" w14:paraId="06DAC4B2" w14:textId="711F6829">
        <w:trPr>
          <w:trHeight w:val="881"/>
          <w:del w:id="846" w:author="Lidia Rocha" w:date="2025-10-29T22:04:00Z"/>
        </w:trPr>
        <w:tc>
          <w:tcPr>
            <w:tcW w:w="1354" w:type="dxa"/>
          </w:tcPr>
          <w:p w14:paraId="210651EA" w14:textId="77777777" w:rsidR="00CD1BC2" w:rsidDel="0054358B" w:rsidRDefault="00CD1BC2">
            <w:pPr>
              <w:pStyle w:val="TableParagraph"/>
              <w:spacing w:line="249" w:lineRule="exact"/>
              <w:ind w:left="105"/>
              <w:rPr>
                <w:del w:id="847" w:author="Lidia Rocha" w:date="2025-10-29T22:04:00Z" w16du:dateUtc="2025-10-30T05:04:00Z"/>
                <w:b/>
              </w:rPr>
            </w:pPr>
            <w:del w:id="848" w:author="Lidia Rocha" w:date="2025-10-29T22:04:00Z" w16du:dateUtc="2025-10-30T05:04:00Z">
              <w:r w:rsidDel="0054358B">
                <w:rPr>
                  <w:b/>
                  <w:spacing w:val="-4"/>
                </w:rPr>
                <w:delText>STEP</w:delText>
              </w:r>
            </w:del>
          </w:p>
        </w:tc>
        <w:tc>
          <w:tcPr>
            <w:tcW w:w="1772" w:type="dxa"/>
          </w:tcPr>
          <w:p w14:paraId="0A813CD7" w14:textId="77777777" w:rsidR="00CD1BC2" w:rsidDel="0054358B" w:rsidRDefault="00CD1BC2">
            <w:pPr>
              <w:pStyle w:val="TableParagraph"/>
              <w:spacing w:line="278" w:lineRule="auto"/>
              <w:ind w:left="105" w:right="91"/>
              <w:rPr>
                <w:del w:id="849" w:author="Lidia Rocha" w:date="2025-10-29T22:04:00Z" w16du:dateUtc="2025-10-30T05:04:00Z"/>
                <w:b/>
              </w:rPr>
            </w:pPr>
            <w:del w:id="850" w:author="Lidia Rocha" w:date="2025-10-29T22:04:00Z" w16du:dateUtc="2025-10-30T05:04:00Z">
              <w:r w:rsidDel="0054358B">
                <w:rPr>
                  <w:b/>
                  <w:spacing w:val="-4"/>
                </w:rPr>
                <w:delText xml:space="preserve">TEST </w:delText>
              </w:r>
              <w:r w:rsidDel="0054358B">
                <w:rPr>
                  <w:b/>
                  <w:spacing w:val="-2"/>
                </w:rPr>
                <w:delText>STEP/INPUT</w:delText>
              </w:r>
            </w:del>
          </w:p>
        </w:tc>
        <w:tc>
          <w:tcPr>
            <w:tcW w:w="2074" w:type="dxa"/>
            <w:gridSpan w:val="2"/>
          </w:tcPr>
          <w:p w14:paraId="1B07B021" w14:textId="77777777" w:rsidR="00CD1BC2" w:rsidDel="0054358B" w:rsidRDefault="00CD1BC2">
            <w:pPr>
              <w:pStyle w:val="TableParagraph"/>
              <w:spacing w:line="278" w:lineRule="auto"/>
              <w:ind w:left="105"/>
              <w:rPr>
                <w:del w:id="851" w:author="Lidia Rocha" w:date="2025-10-29T22:04:00Z" w16du:dateUtc="2025-10-30T05:04:00Z"/>
                <w:b/>
              </w:rPr>
            </w:pPr>
            <w:del w:id="852" w:author="Lidia Rocha" w:date="2025-10-29T22:04:00Z" w16du:dateUtc="2025-10-30T05:04:00Z">
              <w:r w:rsidDel="0054358B">
                <w:rPr>
                  <w:b/>
                  <w:spacing w:val="-2"/>
                </w:rPr>
                <w:delText>EXPECTED RESULTS</w:delText>
              </w:r>
            </w:del>
          </w:p>
        </w:tc>
        <w:tc>
          <w:tcPr>
            <w:tcW w:w="1153" w:type="dxa"/>
          </w:tcPr>
          <w:p w14:paraId="10FC9DAC" w14:textId="77777777" w:rsidR="00CD1BC2" w:rsidDel="0054358B" w:rsidRDefault="00CD1BC2">
            <w:pPr>
              <w:pStyle w:val="TableParagraph"/>
              <w:spacing w:line="278" w:lineRule="auto"/>
              <w:ind w:left="105" w:right="81"/>
              <w:rPr>
                <w:del w:id="853" w:author="Lidia Rocha" w:date="2025-10-29T22:04:00Z" w16du:dateUtc="2025-10-30T05:04:00Z"/>
                <w:b/>
              </w:rPr>
            </w:pPr>
            <w:del w:id="854" w:author="Lidia Rocha" w:date="2025-10-29T22:04:00Z" w16du:dateUtc="2025-10-30T05:04:00Z">
              <w:r w:rsidDel="0054358B">
                <w:rPr>
                  <w:b/>
                  <w:spacing w:val="-2"/>
                </w:rPr>
                <w:delText>ACTUAL RESULT</w:delText>
              </w:r>
            </w:del>
          </w:p>
          <w:p w14:paraId="463989BE" w14:textId="77777777" w:rsidR="00CD1BC2" w:rsidDel="0054358B" w:rsidRDefault="00CD1BC2">
            <w:pPr>
              <w:pStyle w:val="TableParagraph"/>
              <w:spacing w:line="252" w:lineRule="exact"/>
              <w:ind w:left="105"/>
              <w:rPr>
                <w:del w:id="855" w:author="Lidia Rocha" w:date="2025-10-29T22:04:00Z" w16du:dateUtc="2025-10-30T05:04:00Z"/>
                <w:b/>
              </w:rPr>
            </w:pPr>
            <w:del w:id="856" w:author="Lidia Rocha" w:date="2025-10-29T22:04:00Z" w16du:dateUtc="2025-10-30T05:04:00Z">
              <w:r w:rsidDel="0054358B">
                <w:rPr>
                  <w:b/>
                  <w:spacing w:val="-10"/>
                </w:rPr>
                <w:delText>S</w:delText>
              </w:r>
            </w:del>
          </w:p>
        </w:tc>
        <w:tc>
          <w:tcPr>
            <w:tcW w:w="1364" w:type="dxa"/>
          </w:tcPr>
          <w:p w14:paraId="28660D56" w14:textId="77777777" w:rsidR="00CD1BC2" w:rsidDel="0054358B" w:rsidRDefault="00CD1BC2">
            <w:pPr>
              <w:pStyle w:val="TableParagraph"/>
              <w:spacing w:line="249" w:lineRule="exact"/>
              <w:ind w:left="105"/>
              <w:rPr>
                <w:del w:id="857" w:author="Lidia Rocha" w:date="2025-10-29T22:04:00Z" w16du:dateUtc="2025-10-30T05:04:00Z"/>
                <w:b/>
              </w:rPr>
            </w:pPr>
            <w:del w:id="858" w:author="Lidia Rocha" w:date="2025-10-29T22:04:00Z" w16du:dateUtc="2025-10-30T05:04:00Z">
              <w:r w:rsidDel="0054358B">
                <w:rPr>
                  <w:b/>
                  <w:spacing w:val="-2"/>
                </w:rPr>
                <w:delText>PASS/FAIL</w:delText>
              </w:r>
            </w:del>
          </w:p>
        </w:tc>
        <w:tc>
          <w:tcPr>
            <w:tcW w:w="1499" w:type="dxa"/>
          </w:tcPr>
          <w:p w14:paraId="6E1A6D2A" w14:textId="77777777" w:rsidR="00CD1BC2" w:rsidDel="0054358B" w:rsidRDefault="00CD1BC2">
            <w:pPr>
              <w:pStyle w:val="TableParagraph"/>
              <w:spacing w:line="278" w:lineRule="auto"/>
              <w:ind w:left="109" w:right="676"/>
              <w:rPr>
                <w:del w:id="859" w:author="Lidia Rocha" w:date="2025-10-29T22:04:00Z" w16du:dateUtc="2025-10-30T05:04:00Z"/>
                <w:b/>
              </w:rPr>
            </w:pPr>
            <w:del w:id="860" w:author="Lidia Rocha" w:date="2025-10-29T22:04:00Z" w16du:dateUtc="2025-10-30T05:04:00Z">
              <w:r w:rsidDel="0054358B">
                <w:rPr>
                  <w:b/>
                  <w:spacing w:val="-2"/>
                </w:rPr>
                <w:delText>Defects Found</w:delText>
              </w:r>
            </w:del>
          </w:p>
        </w:tc>
      </w:tr>
      <w:tr w:rsidR="00CD1BC2" w:rsidDel="0054358B" w14:paraId="481375D3" w14:textId="4833A174">
        <w:trPr>
          <w:trHeight w:val="301"/>
          <w:del w:id="861" w:author="Lidia Rocha" w:date="2025-10-29T22:04:00Z"/>
        </w:trPr>
        <w:tc>
          <w:tcPr>
            <w:tcW w:w="7717" w:type="dxa"/>
            <w:gridSpan w:val="6"/>
            <w:shd w:val="clear" w:color="auto" w:fill="C0C0C0"/>
          </w:tcPr>
          <w:p w14:paraId="11B88B74" w14:textId="33DBDB84" w:rsidR="00CD1BC2" w:rsidDel="0054358B" w:rsidRDefault="00CD1BC2">
            <w:pPr>
              <w:pStyle w:val="TableParagraph"/>
              <w:spacing w:line="249" w:lineRule="exact"/>
              <w:ind w:left="105"/>
              <w:rPr>
                <w:del w:id="862" w:author="Lidia Rocha" w:date="2025-10-29T22:04:00Z" w16du:dateUtc="2025-10-30T05:04:00Z"/>
                <w:b/>
              </w:rPr>
            </w:pPr>
            <w:del w:id="863" w:author="Lidia Rocha" w:date="2025-10-29T22:04:00Z" w16du:dateUtc="2025-10-30T05:04:00Z">
              <w:r w:rsidDel="0054358B">
                <w:rPr>
                  <w:b/>
                </w:rPr>
                <w:delText>TC-1</w:delText>
              </w:r>
              <w:r w:rsidR="000A387C" w:rsidDel="0054358B">
                <w:rPr>
                  <w:b/>
                </w:rPr>
                <w:delText>2</w:delText>
              </w:r>
              <w:r w:rsidDel="0054358B">
                <w:rPr>
                  <w:b/>
                </w:rPr>
                <w:delText>.1:</w:delText>
              </w:r>
              <w:r w:rsidDel="0054358B">
                <w:rPr>
                  <w:b/>
                  <w:spacing w:val="-6"/>
                </w:rPr>
                <w:delText xml:space="preserve"> </w:delText>
              </w:r>
              <w:r w:rsidR="001C750F" w:rsidDel="0054358B">
                <w:rPr>
                  <w:b/>
                </w:rPr>
                <w:delText>Activate Medical Notetaker</w:delText>
              </w:r>
            </w:del>
          </w:p>
        </w:tc>
        <w:tc>
          <w:tcPr>
            <w:tcW w:w="1499" w:type="dxa"/>
            <w:shd w:val="clear" w:color="auto" w:fill="C0C0C0"/>
          </w:tcPr>
          <w:p w14:paraId="6FCA89C0" w14:textId="77777777" w:rsidR="00CD1BC2" w:rsidDel="0054358B" w:rsidRDefault="00CD1BC2">
            <w:pPr>
              <w:pStyle w:val="TableParagraph"/>
              <w:rPr>
                <w:del w:id="864" w:author="Lidia Rocha" w:date="2025-10-29T22:04:00Z" w16du:dateUtc="2025-10-30T05:04:00Z"/>
              </w:rPr>
            </w:pPr>
          </w:p>
        </w:tc>
      </w:tr>
    </w:tbl>
    <w:p w14:paraId="2D9BE8DC" w14:textId="77777777" w:rsidR="00CD1BC2" w:rsidDel="0054358B" w:rsidRDefault="00CD1BC2" w:rsidP="00CD1BC2">
      <w:pPr>
        <w:pStyle w:val="TableParagraph"/>
        <w:rPr>
          <w:del w:id="865" w:author="Lidia Rocha" w:date="2025-10-29T22:04:00Z" w16du:dateUtc="2025-10-30T05:04:00Z"/>
        </w:rPr>
        <w:sectPr w:rsidR="00CD1BC2" w:rsidDel="0054358B" w:rsidSect="00CD1BC2">
          <w:footerReference w:type="default" r:id="rId123"/>
          <w:headerReference w:type="first" r:id="rId124"/>
          <w:footerReference w:type="first" r:id="rId125"/>
          <w:pgSz w:w="12240" w:h="15840"/>
          <w:pgMar w:top="1320" w:right="720" w:bottom="280" w:left="1440" w:header="723" w:footer="0" w:gutter="0"/>
          <w:cols w:space="720"/>
        </w:sectPr>
      </w:pPr>
    </w:p>
    <w:p w14:paraId="51410528" w14:textId="77777777" w:rsidR="00CD1BC2" w:rsidDel="0054358B" w:rsidRDefault="00CD1BC2" w:rsidP="00CD1BC2">
      <w:pPr>
        <w:pStyle w:val="BodyText"/>
        <w:spacing w:before="8" w:after="1"/>
        <w:rPr>
          <w:del w:id="866" w:author="Lidia Rocha" w:date="2025-10-29T22:04:00Z" w16du:dateUtc="2025-10-30T05:04:00Z"/>
          <w:sz w:val="8"/>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
        <w:gridCol w:w="1324"/>
        <w:gridCol w:w="30"/>
        <w:gridCol w:w="1742"/>
        <w:gridCol w:w="30"/>
        <w:gridCol w:w="2044"/>
        <w:gridCol w:w="30"/>
        <w:gridCol w:w="1122"/>
        <w:gridCol w:w="30"/>
        <w:gridCol w:w="1333"/>
        <w:gridCol w:w="30"/>
        <w:gridCol w:w="1487"/>
        <w:gridCol w:w="30"/>
      </w:tblGrid>
      <w:tr w:rsidR="00CD1BC2" w:rsidDel="0054358B" w14:paraId="59045A5B" w14:textId="62AB95A9">
        <w:trPr>
          <w:gridAfter w:val="1"/>
          <w:wAfter w:w="30" w:type="dxa"/>
          <w:trHeight w:val="1175"/>
          <w:del w:id="867" w:author="Lidia Rocha" w:date="2025-10-29T22:04:00Z"/>
        </w:trPr>
        <w:tc>
          <w:tcPr>
            <w:tcW w:w="1354" w:type="dxa"/>
            <w:gridSpan w:val="2"/>
          </w:tcPr>
          <w:p w14:paraId="466FA314" w14:textId="77777777" w:rsidR="00CD1BC2" w:rsidDel="0054358B" w:rsidRDefault="00CD1BC2">
            <w:pPr>
              <w:pStyle w:val="TableParagraph"/>
              <w:spacing w:line="267" w:lineRule="exact"/>
              <w:ind w:left="105"/>
              <w:rPr>
                <w:del w:id="868" w:author="Lidia Rocha" w:date="2025-10-29T22:04:00Z" w16du:dateUtc="2025-10-30T05:04:00Z"/>
                <w:sz w:val="24"/>
              </w:rPr>
            </w:pPr>
            <w:del w:id="869" w:author="Lidia Rocha" w:date="2025-10-29T22:04:00Z" w16du:dateUtc="2025-10-30T05:04:00Z">
              <w:r w:rsidDel="0054358B">
                <w:rPr>
                  <w:spacing w:val="-5"/>
                  <w:sz w:val="24"/>
                </w:rPr>
                <w:delText>1.</w:delText>
              </w:r>
            </w:del>
          </w:p>
        </w:tc>
        <w:tc>
          <w:tcPr>
            <w:tcW w:w="1772" w:type="dxa"/>
            <w:gridSpan w:val="2"/>
            <w:tcBorders>
              <w:top w:val="nil"/>
            </w:tcBorders>
          </w:tcPr>
          <w:p w14:paraId="1D51ECA7" w14:textId="3BA54DC8" w:rsidR="00CD1BC2" w:rsidDel="0054358B" w:rsidRDefault="001C750F">
            <w:pPr>
              <w:pStyle w:val="TableParagraph"/>
              <w:spacing w:line="249" w:lineRule="exact"/>
              <w:ind w:left="105"/>
              <w:rPr>
                <w:del w:id="870" w:author="Lidia Rocha" w:date="2025-10-29T22:04:00Z" w16du:dateUtc="2025-10-30T05:04:00Z"/>
              </w:rPr>
            </w:pPr>
            <w:del w:id="871" w:author="Lidia Rocha" w:date="2025-10-29T22:04:00Z" w16du:dateUtc="2025-10-30T05:04:00Z">
              <w:r w:rsidDel="0054358B">
                <w:rPr>
                  <w:i/>
                  <w:iCs/>
                </w:rPr>
                <w:delText>Audio or video call activates</w:delText>
              </w:r>
              <w:r w:rsidR="00CD1BC2" w:rsidDel="0054358B">
                <w:rPr>
                  <w:spacing w:val="-4"/>
                </w:rPr>
                <w:delText>.</w:delText>
              </w:r>
            </w:del>
          </w:p>
        </w:tc>
        <w:tc>
          <w:tcPr>
            <w:tcW w:w="2074" w:type="dxa"/>
            <w:gridSpan w:val="2"/>
            <w:tcBorders>
              <w:top w:val="nil"/>
            </w:tcBorders>
          </w:tcPr>
          <w:p w14:paraId="253C2343" w14:textId="231D9863" w:rsidR="00CD1BC2" w:rsidDel="0054358B" w:rsidRDefault="001C750F">
            <w:pPr>
              <w:pStyle w:val="TableParagraph"/>
              <w:spacing w:line="249" w:lineRule="exact"/>
              <w:ind w:left="105"/>
              <w:rPr>
                <w:del w:id="872" w:author="Lidia Rocha" w:date="2025-10-29T22:04:00Z" w16du:dateUtc="2025-10-30T05:04:00Z"/>
              </w:rPr>
            </w:pPr>
            <w:del w:id="873" w:author="Lidia Rocha" w:date="2025-10-29T22:04:00Z" w16du:dateUtc="2025-10-30T05:04:00Z">
              <w:r w:rsidDel="0054358B">
                <w:delText>AI voice diarization and transcription enables.</w:delText>
              </w:r>
            </w:del>
          </w:p>
        </w:tc>
        <w:tc>
          <w:tcPr>
            <w:tcW w:w="1152" w:type="dxa"/>
            <w:gridSpan w:val="2"/>
            <w:tcBorders>
              <w:top w:val="nil"/>
            </w:tcBorders>
          </w:tcPr>
          <w:p w14:paraId="0F2191E4" w14:textId="77777777" w:rsidR="00CD1BC2" w:rsidDel="0054358B" w:rsidRDefault="00CD1BC2">
            <w:pPr>
              <w:pStyle w:val="TableParagraph"/>
              <w:spacing w:line="280" w:lineRule="auto"/>
              <w:ind w:left="105" w:firstLine="110"/>
              <w:rPr>
                <w:del w:id="874" w:author="Lidia Rocha" w:date="2025-10-29T22:04:00Z" w16du:dateUtc="2025-10-30T05:04:00Z"/>
              </w:rPr>
            </w:pPr>
          </w:p>
        </w:tc>
        <w:tc>
          <w:tcPr>
            <w:tcW w:w="1363" w:type="dxa"/>
            <w:gridSpan w:val="2"/>
            <w:tcBorders>
              <w:top w:val="nil"/>
            </w:tcBorders>
          </w:tcPr>
          <w:p w14:paraId="15E6956C" w14:textId="77777777" w:rsidR="00CD1BC2" w:rsidDel="0054358B" w:rsidRDefault="00CD1BC2">
            <w:pPr>
              <w:pStyle w:val="TableParagraph"/>
              <w:spacing w:line="244" w:lineRule="exact"/>
              <w:ind w:left="163"/>
              <w:rPr>
                <w:del w:id="875" w:author="Lidia Rocha" w:date="2025-10-29T22:04:00Z" w16du:dateUtc="2025-10-30T05:04:00Z"/>
              </w:rPr>
            </w:pPr>
          </w:p>
        </w:tc>
        <w:tc>
          <w:tcPr>
            <w:tcW w:w="1517" w:type="dxa"/>
            <w:gridSpan w:val="2"/>
          </w:tcPr>
          <w:p w14:paraId="49FF0F8C" w14:textId="77777777" w:rsidR="00CD1BC2" w:rsidDel="0054358B" w:rsidRDefault="00CD1BC2">
            <w:pPr>
              <w:pStyle w:val="TableParagraph"/>
              <w:rPr>
                <w:del w:id="876" w:author="Lidia Rocha" w:date="2025-10-29T22:04:00Z" w16du:dateUtc="2025-10-30T05:04:00Z"/>
              </w:rPr>
            </w:pPr>
          </w:p>
        </w:tc>
      </w:tr>
      <w:tr w:rsidR="00CD1BC2" w:rsidDel="0054358B" w14:paraId="2329FE32" w14:textId="41B35F92">
        <w:trPr>
          <w:gridAfter w:val="1"/>
          <w:wAfter w:w="30" w:type="dxa"/>
          <w:trHeight w:val="579"/>
          <w:del w:id="877" w:author="Lidia Rocha" w:date="2025-10-29T22:04:00Z"/>
        </w:trPr>
        <w:tc>
          <w:tcPr>
            <w:tcW w:w="9232" w:type="dxa"/>
            <w:gridSpan w:val="12"/>
            <w:shd w:val="clear" w:color="auto" w:fill="C0C0C0"/>
          </w:tcPr>
          <w:p w14:paraId="170B2F80" w14:textId="30915479" w:rsidR="00CD1BC2" w:rsidDel="0054358B" w:rsidRDefault="00CD1BC2">
            <w:pPr>
              <w:pStyle w:val="TableParagraph"/>
              <w:ind w:left="105"/>
              <w:rPr>
                <w:del w:id="878" w:author="Lidia Rocha" w:date="2025-10-29T22:04:00Z" w16du:dateUtc="2025-10-30T05:04:00Z"/>
                <w:b/>
              </w:rPr>
            </w:pPr>
            <w:del w:id="879" w:author="Lidia Rocha" w:date="2025-10-29T22:04:00Z" w16du:dateUtc="2025-10-30T05:04:00Z">
              <w:r w:rsidDel="0054358B">
                <w:rPr>
                  <w:b/>
                </w:rPr>
                <w:delText>TC-</w:delText>
              </w:r>
              <w:r w:rsidR="000A387C" w:rsidDel="0054358B">
                <w:rPr>
                  <w:b/>
                </w:rPr>
                <w:delText>12</w:delText>
              </w:r>
              <w:r w:rsidDel="0054358B">
                <w:rPr>
                  <w:b/>
                </w:rPr>
                <w:delText>.2:</w:delText>
              </w:r>
              <w:r w:rsidDel="0054358B">
                <w:rPr>
                  <w:b/>
                  <w:spacing w:val="-10"/>
                </w:rPr>
                <w:delText xml:space="preserve"> </w:delText>
              </w:r>
              <w:r w:rsidR="005A0C88" w:rsidDel="0054358B">
                <w:rPr>
                  <w:b/>
                  <w:spacing w:val="-10"/>
                </w:rPr>
                <w:delText xml:space="preserve">Save Note </w:delText>
              </w:r>
            </w:del>
          </w:p>
        </w:tc>
      </w:tr>
      <w:tr w:rsidR="00CD1BC2" w:rsidDel="0054358B" w14:paraId="46856154" w14:textId="2F54B797">
        <w:trPr>
          <w:gridAfter w:val="1"/>
          <w:wAfter w:w="30" w:type="dxa"/>
          <w:trHeight w:val="2342"/>
          <w:del w:id="880" w:author="Lidia Rocha" w:date="2025-10-29T22:04:00Z"/>
        </w:trPr>
        <w:tc>
          <w:tcPr>
            <w:tcW w:w="1354" w:type="dxa"/>
            <w:gridSpan w:val="2"/>
          </w:tcPr>
          <w:p w14:paraId="1D097C96" w14:textId="77777777" w:rsidR="00CD1BC2" w:rsidDel="0054358B" w:rsidRDefault="00CD1BC2">
            <w:pPr>
              <w:pStyle w:val="TableParagraph"/>
              <w:spacing w:line="267" w:lineRule="exact"/>
              <w:ind w:left="105"/>
              <w:rPr>
                <w:del w:id="881" w:author="Lidia Rocha" w:date="2025-10-29T22:04:00Z" w16du:dateUtc="2025-10-30T05:04:00Z"/>
                <w:sz w:val="24"/>
              </w:rPr>
            </w:pPr>
            <w:del w:id="882" w:author="Lidia Rocha" w:date="2025-10-29T22:04:00Z" w16du:dateUtc="2025-10-30T05:04:00Z">
              <w:r w:rsidDel="0054358B">
                <w:rPr>
                  <w:spacing w:val="-5"/>
                  <w:sz w:val="24"/>
                </w:rPr>
                <w:delText>1.</w:delText>
              </w:r>
            </w:del>
          </w:p>
        </w:tc>
        <w:tc>
          <w:tcPr>
            <w:tcW w:w="1772" w:type="dxa"/>
            <w:gridSpan w:val="2"/>
          </w:tcPr>
          <w:p w14:paraId="0FFD57B8" w14:textId="66E00FBC" w:rsidR="00CD1BC2" w:rsidDel="0054358B" w:rsidRDefault="005A0C88">
            <w:pPr>
              <w:pStyle w:val="TableParagraph"/>
              <w:spacing w:line="278" w:lineRule="auto"/>
              <w:ind w:left="105" w:right="311"/>
              <w:rPr>
                <w:del w:id="883" w:author="Lidia Rocha" w:date="2025-10-29T22:04:00Z" w16du:dateUtc="2025-10-30T05:04:00Z"/>
              </w:rPr>
            </w:pPr>
            <w:del w:id="884" w:author="Lidia Rocha" w:date="2025-10-29T22:04:00Z" w16du:dateUtc="2025-10-30T05:04:00Z">
              <w:r w:rsidDel="0054358B">
                <w:rPr>
                  <w:i/>
                </w:rPr>
                <w:delText>Audio or video call ends</w:delText>
              </w:r>
              <w:r w:rsidR="00CD1BC2" w:rsidDel="0054358B">
                <w:delText>.</w:delText>
              </w:r>
            </w:del>
          </w:p>
        </w:tc>
        <w:tc>
          <w:tcPr>
            <w:tcW w:w="2074" w:type="dxa"/>
            <w:gridSpan w:val="2"/>
          </w:tcPr>
          <w:p w14:paraId="051ADD6D" w14:textId="07BF40AB" w:rsidR="00CD1BC2" w:rsidDel="0054358B" w:rsidRDefault="005A0C88">
            <w:pPr>
              <w:pStyle w:val="TableParagraph"/>
              <w:spacing w:line="280" w:lineRule="auto"/>
              <w:ind w:left="105"/>
              <w:rPr>
                <w:del w:id="885" w:author="Lidia Rocha" w:date="2025-10-29T22:04:00Z" w16du:dateUtc="2025-10-30T05:04:00Z"/>
              </w:rPr>
            </w:pPr>
            <w:del w:id="886" w:author="Lidia Rocha" w:date="2025-10-29T22:04:00Z" w16du:dateUtc="2025-10-30T05:04:00Z">
              <w:r w:rsidDel="0054358B">
                <w:delText>The transcription is saved as a note to the user’s device</w:delText>
              </w:r>
              <w:r w:rsidR="00CD1BC2" w:rsidDel="0054358B">
                <w:rPr>
                  <w:spacing w:val="-2"/>
                </w:rPr>
                <w:delText>.</w:delText>
              </w:r>
            </w:del>
          </w:p>
        </w:tc>
        <w:tc>
          <w:tcPr>
            <w:tcW w:w="1152" w:type="dxa"/>
            <w:gridSpan w:val="2"/>
          </w:tcPr>
          <w:p w14:paraId="72AD5F2F" w14:textId="77777777" w:rsidR="00CD1BC2" w:rsidDel="0054358B" w:rsidRDefault="00CD1BC2">
            <w:pPr>
              <w:pStyle w:val="TableParagraph"/>
              <w:spacing w:line="280" w:lineRule="auto"/>
              <w:ind w:left="105" w:right="149"/>
              <w:rPr>
                <w:del w:id="887" w:author="Lidia Rocha" w:date="2025-10-29T22:04:00Z" w16du:dateUtc="2025-10-30T05:04:00Z"/>
              </w:rPr>
            </w:pPr>
          </w:p>
        </w:tc>
        <w:tc>
          <w:tcPr>
            <w:tcW w:w="1363" w:type="dxa"/>
            <w:gridSpan w:val="2"/>
          </w:tcPr>
          <w:p w14:paraId="00297DF2" w14:textId="77777777" w:rsidR="00CD1BC2" w:rsidDel="0054358B" w:rsidRDefault="00CD1BC2">
            <w:pPr>
              <w:pStyle w:val="TableParagraph"/>
              <w:spacing w:line="244" w:lineRule="exact"/>
              <w:ind w:left="106"/>
              <w:rPr>
                <w:del w:id="888" w:author="Lidia Rocha" w:date="2025-10-29T22:04:00Z" w16du:dateUtc="2025-10-30T05:04:00Z"/>
              </w:rPr>
            </w:pPr>
          </w:p>
        </w:tc>
        <w:tc>
          <w:tcPr>
            <w:tcW w:w="1517" w:type="dxa"/>
            <w:gridSpan w:val="2"/>
          </w:tcPr>
          <w:p w14:paraId="52D167BB" w14:textId="77777777" w:rsidR="00CD1BC2" w:rsidDel="0054358B" w:rsidRDefault="00CD1BC2">
            <w:pPr>
              <w:pStyle w:val="TableParagraph"/>
              <w:spacing w:line="278" w:lineRule="auto"/>
              <w:ind w:left="111" w:right="116"/>
              <w:rPr>
                <w:del w:id="889" w:author="Lidia Rocha" w:date="2025-10-29T22:04:00Z" w16du:dateUtc="2025-10-30T05:04:00Z"/>
              </w:rPr>
            </w:pPr>
          </w:p>
        </w:tc>
      </w:tr>
      <w:tr w:rsidR="00CD1BC2" w:rsidDel="0054358B" w14:paraId="6F5CD897" w14:textId="7AB8C62B">
        <w:trPr>
          <w:gridAfter w:val="1"/>
          <w:wAfter w:w="30" w:type="dxa"/>
          <w:trHeight w:val="574"/>
          <w:del w:id="890" w:author="Lidia Rocha" w:date="2025-10-29T22:04:00Z"/>
        </w:trPr>
        <w:tc>
          <w:tcPr>
            <w:tcW w:w="9232" w:type="dxa"/>
            <w:gridSpan w:val="12"/>
            <w:shd w:val="clear" w:color="auto" w:fill="C0C0C0"/>
          </w:tcPr>
          <w:p w14:paraId="05F3A711" w14:textId="7BDCAF93" w:rsidR="00CD1BC2" w:rsidDel="0054358B" w:rsidRDefault="00CD1BC2">
            <w:pPr>
              <w:pStyle w:val="TableParagraph"/>
              <w:spacing w:line="249" w:lineRule="exact"/>
              <w:ind w:left="105"/>
              <w:rPr>
                <w:del w:id="891" w:author="Lidia Rocha" w:date="2025-10-29T22:04:00Z" w16du:dateUtc="2025-10-30T05:04:00Z"/>
                <w:b/>
              </w:rPr>
            </w:pPr>
            <w:del w:id="892" w:author="Lidia Rocha" w:date="2025-10-29T22:04:00Z" w16du:dateUtc="2025-10-30T05:04:00Z">
              <w:r w:rsidDel="0054358B">
                <w:rPr>
                  <w:b/>
                </w:rPr>
                <w:delText>TC-</w:delText>
              </w:r>
              <w:r w:rsidR="000A387C" w:rsidDel="0054358B">
                <w:rPr>
                  <w:b/>
                </w:rPr>
                <w:delText>12</w:delText>
              </w:r>
              <w:r w:rsidDel="0054358B">
                <w:rPr>
                  <w:b/>
                </w:rPr>
                <w:delText>.3:</w:delText>
              </w:r>
              <w:r w:rsidDel="0054358B">
                <w:rPr>
                  <w:b/>
                  <w:spacing w:val="-5"/>
                </w:rPr>
                <w:delText xml:space="preserve"> </w:delText>
              </w:r>
              <w:r w:rsidR="005A0C88" w:rsidDel="0054358B">
                <w:rPr>
                  <w:b/>
                  <w:spacing w:val="-5"/>
                </w:rPr>
                <w:delText xml:space="preserve"> Keyword and Phrase detection</w:delText>
              </w:r>
            </w:del>
          </w:p>
        </w:tc>
      </w:tr>
      <w:tr w:rsidR="00CD1BC2" w:rsidDel="0054358B" w14:paraId="5A232E5C" w14:textId="70893EF2">
        <w:trPr>
          <w:gridAfter w:val="1"/>
          <w:wAfter w:w="30" w:type="dxa"/>
          <w:trHeight w:val="1803"/>
          <w:del w:id="893" w:author="Lidia Rocha" w:date="2025-10-29T22:04:00Z"/>
        </w:trPr>
        <w:tc>
          <w:tcPr>
            <w:tcW w:w="1354" w:type="dxa"/>
            <w:gridSpan w:val="2"/>
          </w:tcPr>
          <w:p w14:paraId="57EE1982" w14:textId="77777777" w:rsidR="00CD1BC2" w:rsidDel="0054358B" w:rsidRDefault="00CD1BC2">
            <w:pPr>
              <w:pStyle w:val="TableParagraph"/>
              <w:spacing w:line="272" w:lineRule="exact"/>
              <w:ind w:left="105"/>
              <w:rPr>
                <w:del w:id="894" w:author="Lidia Rocha" w:date="2025-10-29T22:04:00Z" w16du:dateUtc="2025-10-30T05:04:00Z"/>
                <w:sz w:val="24"/>
              </w:rPr>
            </w:pPr>
            <w:del w:id="895" w:author="Lidia Rocha" w:date="2025-10-29T22:04:00Z" w16du:dateUtc="2025-10-30T05:04:00Z">
              <w:r w:rsidDel="0054358B">
                <w:rPr>
                  <w:spacing w:val="-5"/>
                  <w:sz w:val="24"/>
                </w:rPr>
                <w:delText>1.</w:delText>
              </w:r>
            </w:del>
          </w:p>
        </w:tc>
        <w:tc>
          <w:tcPr>
            <w:tcW w:w="1772" w:type="dxa"/>
            <w:gridSpan w:val="2"/>
          </w:tcPr>
          <w:p w14:paraId="6455656B" w14:textId="1D1DF652" w:rsidR="00CD1BC2" w:rsidDel="0054358B" w:rsidRDefault="005A0C88">
            <w:pPr>
              <w:pStyle w:val="TableParagraph"/>
              <w:spacing w:line="360" w:lineRule="auto"/>
              <w:ind w:left="105" w:right="366"/>
              <w:rPr>
                <w:del w:id="896" w:author="Lidia Rocha" w:date="2025-10-29T22:04:00Z" w16du:dateUtc="2025-10-30T05:04:00Z"/>
                <w:i/>
              </w:rPr>
            </w:pPr>
            <w:del w:id="897" w:author="Lidia Rocha" w:date="2025-10-29T22:04:00Z" w16du:dateUtc="2025-10-30T05:04:00Z">
              <w:r w:rsidDel="0054358B">
                <w:rPr>
                  <w:i/>
                </w:rPr>
                <w:delText>Audio or video call ends. Note is in the process of being saved.</w:delText>
              </w:r>
            </w:del>
          </w:p>
        </w:tc>
        <w:tc>
          <w:tcPr>
            <w:tcW w:w="2074" w:type="dxa"/>
            <w:gridSpan w:val="2"/>
          </w:tcPr>
          <w:p w14:paraId="3B20A7DE" w14:textId="6EEA2FE4" w:rsidR="00CD1BC2" w:rsidDel="0054358B" w:rsidRDefault="005A0C88">
            <w:pPr>
              <w:pStyle w:val="TableParagraph"/>
              <w:spacing w:line="360" w:lineRule="auto"/>
              <w:ind w:left="105" w:right="59"/>
              <w:rPr>
                <w:del w:id="898" w:author="Lidia Rocha" w:date="2025-10-29T22:04:00Z" w16du:dateUtc="2025-10-30T05:04:00Z"/>
              </w:rPr>
            </w:pPr>
            <w:del w:id="899" w:author="Lidia Rocha" w:date="2025-10-29T22:04:00Z" w16du:dateUtc="2025-10-30T05:04:00Z">
              <w:r w:rsidDel="0054358B">
                <w:delText>The system analyzes the note to be saved, identifying preconfigured keywords and phrases and generating the associated event.</w:delText>
              </w:r>
            </w:del>
          </w:p>
        </w:tc>
        <w:tc>
          <w:tcPr>
            <w:tcW w:w="1152" w:type="dxa"/>
            <w:gridSpan w:val="2"/>
          </w:tcPr>
          <w:p w14:paraId="6ED4BBFF" w14:textId="77777777" w:rsidR="00CD1BC2" w:rsidDel="0054358B" w:rsidRDefault="00CD1BC2">
            <w:pPr>
              <w:pStyle w:val="TableParagraph"/>
              <w:spacing w:line="360" w:lineRule="auto"/>
              <w:ind w:left="105"/>
              <w:rPr>
                <w:del w:id="900" w:author="Lidia Rocha" w:date="2025-10-29T22:04:00Z" w16du:dateUtc="2025-10-30T05:04:00Z"/>
              </w:rPr>
            </w:pPr>
          </w:p>
        </w:tc>
        <w:tc>
          <w:tcPr>
            <w:tcW w:w="1363" w:type="dxa"/>
            <w:gridSpan w:val="2"/>
          </w:tcPr>
          <w:p w14:paraId="723D295C" w14:textId="77777777" w:rsidR="00CD1BC2" w:rsidDel="0054358B" w:rsidRDefault="00CD1BC2">
            <w:pPr>
              <w:pStyle w:val="TableParagraph"/>
              <w:spacing w:line="249" w:lineRule="exact"/>
              <w:ind w:left="106"/>
              <w:rPr>
                <w:del w:id="901" w:author="Lidia Rocha" w:date="2025-10-29T22:04:00Z" w16du:dateUtc="2025-10-30T05:04:00Z"/>
              </w:rPr>
            </w:pPr>
          </w:p>
        </w:tc>
        <w:tc>
          <w:tcPr>
            <w:tcW w:w="1517" w:type="dxa"/>
            <w:gridSpan w:val="2"/>
          </w:tcPr>
          <w:p w14:paraId="2F6894DA" w14:textId="77777777" w:rsidR="00CD1BC2" w:rsidDel="0054358B" w:rsidRDefault="00CD1BC2">
            <w:pPr>
              <w:pStyle w:val="TableParagraph"/>
              <w:rPr>
                <w:del w:id="902" w:author="Lidia Rocha" w:date="2025-10-29T22:04:00Z" w16du:dateUtc="2025-10-30T05:04:00Z"/>
              </w:rPr>
            </w:pPr>
          </w:p>
        </w:tc>
      </w:tr>
      <w:tr w:rsidR="00CD1BC2" w:rsidDel="0054358B" w14:paraId="794048DC" w14:textId="573CABDD">
        <w:trPr>
          <w:gridAfter w:val="1"/>
          <w:wAfter w:w="30" w:type="dxa"/>
          <w:trHeight w:val="575"/>
          <w:del w:id="903" w:author="Lidia Rocha" w:date="2025-10-29T22:04:00Z"/>
        </w:trPr>
        <w:tc>
          <w:tcPr>
            <w:tcW w:w="9232" w:type="dxa"/>
            <w:gridSpan w:val="12"/>
            <w:shd w:val="clear" w:color="auto" w:fill="C0C0C0"/>
          </w:tcPr>
          <w:p w14:paraId="12B65DFC" w14:textId="044E339B" w:rsidR="00CD1BC2" w:rsidDel="0054358B" w:rsidRDefault="00CD1BC2">
            <w:pPr>
              <w:pStyle w:val="TableParagraph"/>
              <w:spacing w:line="249" w:lineRule="exact"/>
              <w:ind w:left="105"/>
              <w:rPr>
                <w:del w:id="904" w:author="Lidia Rocha" w:date="2025-10-29T22:04:00Z" w16du:dateUtc="2025-10-30T05:04:00Z"/>
                <w:b/>
              </w:rPr>
            </w:pPr>
            <w:del w:id="905" w:author="Lidia Rocha" w:date="2025-10-29T22:04:00Z" w16du:dateUtc="2025-10-30T05:04:00Z">
              <w:r w:rsidDel="0054358B">
                <w:rPr>
                  <w:b/>
                </w:rPr>
                <w:delText>TC-</w:delText>
              </w:r>
              <w:r w:rsidR="000A387C" w:rsidDel="0054358B">
                <w:rPr>
                  <w:b/>
                </w:rPr>
                <w:delText>12</w:delText>
              </w:r>
              <w:r w:rsidDel="0054358B">
                <w:rPr>
                  <w:b/>
                </w:rPr>
                <w:delText>.4:</w:delText>
              </w:r>
              <w:r w:rsidDel="0054358B">
                <w:rPr>
                  <w:b/>
                  <w:spacing w:val="-6"/>
                </w:rPr>
                <w:delText xml:space="preserve"> </w:delText>
              </w:r>
              <w:r w:rsidR="00AC0144" w:rsidDel="0054358B">
                <w:rPr>
                  <w:b/>
                  <w:spacing w:val="-6"/>
                </w:rPr>
                <w:delText>View Note</w:delText>
              </w:r>
              <w:r w:rsidR="00B119F0" w:rsidDel="0054358B">
                <w:rPr>
                  <w:b/>
                  <w:spacing w:val="-6"/>
                </w:rPr>
                <w:delText>s</w:delText>
              </w:r>
            </w:del>
          </w:p>
        </w:tc>
      </w:tr>
      <w:tr w:rsidR="00CD1BC2" w:rsidDel="0054358B" w14:paraId="207766B8" w14:textId="26C65DD9">
        <w:trPr>
          <w:gridAfter w:val="1"/>
          <w:wAfter w:w="30" w:type="dxa"/>
          <w:trHeight w:val="1425"/>
          <w:del w:id="906" w:author="Lidia Rocha" w:date="2025-10-29T22:04:00Z"/>
        </w:trPr>
        <w:tc>
          <w:tcPr>
            <w:tcW w:w="1354" w:type="dxa"/>
            <w:gridSpan w:val="2"/>
          </w:tcPr>
          <w:p w14:paraId="32382898" w14:textId="77777777" w:rsidR="00CD1BC2" w:rsidDel="0054358B" w:rsidRDefault="00CD1BC2">
            <w:pPr>
              <w:pStyle w:val="TableParagraph"/>
              <w:spacing w:line="272" w:lineRule="exact"/>
              <w:ind w:left="105"/>
              <w:rPr>
                <w:del w:id="907" w:author="Lidia Rocha" w:date="2025-10-29T22:04:00Z" w16du:dateUtc="2025-10-30T05:04:00Z"/>
                <w:sz w:val="24"/>
              </w:rPr>
            </w:pPr>
            <w:del w:id="908" w:author="Lidia Rocha" w:date="2025-10-29T22:04:00Z" w16du:dateUtc="2025-10-30T05:04:00Z">
              <w:r w:rsidDel="0054358B">
                <w:rPr>
                  <w:spacing w:val="-5"/>
                  <w:sz w:val="24"/>
                </w:rPr>
                <w:delText>1.</w:delText>
              </w:r>
            </w:del>
          </w:p>
        </w:tc>
        <w:tc>
          <w:tcPr>
            <w:tcW w:w="1772" w:type="dxa"/>
            <w:gridSpan w:val="2"/>
          </w:tcPr>
          <w:p w14:paraId="2F7A0EAF" w14:textId="61FD0B98" w:rsidR="00CD1BC2" w:rsidDel="0054358B" w:rsidRDefault="00AC0144">
            <w:pPr>
              <w:pStyle w:val="TableParagraph"/>
              <w:spacing w:line="278" w:lineRule="auto"/>
              <w:ind w:left="105" w:right="91"/>
              <w:rPr>
                <w:del w:id="909" w:author="Lidia Rocha" w:date="2025-10-29T22:04:00Z" w16du:dateUtc="2025-10-30T05:04:00Z"/>
              </w:rPr>
            </w:pPr>
            <w:del w:id="910" w:author="Lidia Rocha" w:date="2025-10-29T22:04:00Z" w16du:dateUtc="2025-10-30T05:04:00Z">
              <w:r w:rsidDel="0054358B">
                <w:delText>User navigates to their file storage and selects “Medical Notetaker”</w:delText>
              </w:r>
            </w:del>
          </w:p>
        </w:tc>
        <w:tc>
          <w:tcPr>
            <w:tcW w:w="2074" w:type="dxa"/>
            <w:gridSpan w:val="2"/>
          </w:tcPr>
          <w:p w14:paraId="789223A4" w14:textId="753C2385" w:rsidR="00CD1BC2" w:rsidDel="0054358B" w:rsidRDefault="00AC0144">
            <w:pPr>
              <w:pStyle w:val="TableParagraph"/>
              <w:spacing w:line="360" w:lineRule="auto"/>
              <w:ind w:left="105" w:right="289"/>
              <w:jc w:val="both"/>
              <w:rPr>
                <w:del w:id="911" w:author="Lidia Rocha" w:date="2025-10-29T22:04:00Z" w16du:dateUtc="2025-10-30T05:04:00Z"/>
              </w:rPr>
            </w:pPr>
            <w:del w:id="912" w:author="Lidia Rocha" w:date="2025-10-29T22:04:00Z" w16du:dateUtc="2025-10-30T05:04:00Z">
              <w:r w:rsidDel="0054358B">
                <w:delText xml:space="preserve">Historical notes are displayed </w:delText>
              </w:r>
              <w:r w:rsidR="00B119F0" w:rsidDel="0054358B">
                <w:delText>as a list, sorted from newest to oldest.</w:delText>
              </w:r>
            </w:del>
          </w:p>
        </w:tc>
        <w:tc>
          <w:tcPr>
            <w:tcW w:w="1152" w:type="dxa"/>
            <w:gridSpan w:val="2"/>
          </w:tcPr>
          <w:p w14:paraId="196E4324" w14:textId="77777777" w:rsidR="00CD1BC2" w:rsidDel="0054358B" w:rsidRDefault="00CD1BC2">
            <w:pPr>
              <w:pStyle w:val="TableParagraph"/>
              <w:spacing w:line="278" w:lineRule="auto"/>
              <w:ind w:left="105"/>
              <w:rPr>
                <w:del w:id="913" w:author="Lidia Rocha" w:date="2025-10-29T22:04:00Z" w16du:dateUtc="2025-10-30T05:04:00Z"/>
              </w:rPr>
            </w:pPr>
          </w:p>
        </w:tc>
        <w:tc>
          <w:tcPr>
            <w:tcW w:w="1363" w:type="dxa"/>
            <w:gridSpan w:val="2"/>
          </w:tcPr>
          <w:p w14:paraId="36127998" w14:textId="77777777" w:rsidR="00CD1BC2" w:rsidDel="0054358B" w:rsidRDefault="00CD1BC2">
            <w:pPr>
              <w:pStyle w:val="TableParagraph"/>
              <w:spacing w:line="249" w:lineRule="exact"/>
              <w:ind w:left="106"/>
              <w:rPr>
                <w:del w:id="914" w:author="Lidia Rocha" w:date="2025-10-29T22:04:00Z" w16du:dateUtc="2025-10-30T05:04:00Z"/>
              </w:rPr>
            </w:pPr>
          </w:p>
        </w:tc>
        <w:tc>
          <w:tcPr>
            <w:tcW w:w="1517" w:type="dxa"/>
            <w:gridSpan w:val="2"/>
          </w:tcPr>
          <w:p w14:paraId="7DCF9AED" w14:textId="77777777" w:rsidR="00CD1BC2" w:rsidDel="0054358B" w:rsidRDefault="00CD1BC2">
            <w:pPr>
              <w:pStyle w:val="TableParagraph"/>
              <w:rPr>
                <w:del w:id="915" w:author="Lidia Rocha" w:date="2025-10-29T22:04:00Z" w16du:dateUtc="2025-10-30T05:04:00Z"/>
              </w:rPr>
            </w:pPr>
          </w:p>
        </w:tc>
      </w:tr>
      <w:tr w:rsidR="00CD1BC2" w:rsidDel="0054358B" w14:paraId="31371EF2" w14:textId="11C1CE3C">
        <w:trPr>
          <w:gridAfter w:val="1"/>
          <w:wAfter w:w="30" w:type="dxa"/>
          <w:trHeight w:val="574"/>
          <w:del w:id="916" w:author="Lidia Rocha" w:date="2025-10-29T22:04:00Z"/>
        </w:trPr>
        <w:tc>
          <w:tcPr>
            <w:tcW w:w="9232" w:type="dxa"/>
            <w:gridSpan w:val="12"/>
            <w:shd w:val="clear" w:color="auto" w:fill="C0C0C0"/>
          </w:tcPr>
          <w:p w14:paraId="1FAC549F" w14:textId="1A4612C9" w:rsidR="00CD1BC2" w:rsidDel="0054358B" w:rsidRDefault="00CD1BC2">
            <w:pPr>
              <w:pStyle w:val="TableParagraph"/>
              <w:spacing w:line="249" w:lineRule="exact"/>
              <w:ind w:left="105"/>
              <w:rPr>
                <w:del w:id="917" w:author="Lidia Rocha" w:date="2025-10-29T22:04:00Z" w16du:dateUtc="2025-10-30T05:04:00Z"/>
                <w:b/>
              </w:rPr>
            </w:pPr>
            <w:del w:id="918" w:author="Lidia Rocha" w:date="2025-10-29T22:04:00Z" w16du:dateUtc="2025-10-30T05:04:00Z">
              <w:r w:rsidDel="0054358B">
                <w:rPr>
                  <w:b/>
                </w:rPr>
                <w:delText>TC-1</w:delText>
              </w:r>
              <w:r w:rsidR="000A387C" w:rsidDel="0054358B">
                <w:rPr>
                  <w:b/>
                </w:rPr>
                <w:delText>2</w:delText>
              </w:r>
              <w:r w:rsidDel="0054358B">
                <w:rPr>
                  <w:b/>
                </w:rPr>
                <w:delText>.5:</w:delText>
              </w:r>
              <w:r w:rsidDel="0054358B">
                <w:rPr>
                  <w:b/>
                  <w:spacing w:val="-7"/>
                </w:rPr>
                <w:delText xml:space="preserve"> </w:delText>
              </w:r>
              <w:r w:rsidR="00B119F0" w:rsidDel="0054358B">
                <w:rPr>
                  <w:b/>
                  <w:spacing w:val="-7"/>
                </w:rPr>
                <w:delText>View Note</w:delText>
              </w:r>
            </w:del>
          </w:p>
        </w:tc>
      </w:tr>
      <w:tr w:rsidR="00CD1BC2" w:rsidDel="0054358B" w14:paraId="63D2EEDA" w14:textId="02BA9682">
        <w:trPr>
          <w:gridAfter w:val="1"/>
          <w:wAfter w:w="30" w:type="dxa"/>
          <w:trHeight w:val="1463"/>
          <w:del w:id="919" w:author="Lidia Rocha" w:date="2025-10-29T22:04:00Z"/>
        </w:trPr>
        <w:tc>
          <w:tcPr>
            <w:tcW w:w="1354" w:type="dxa"/>
            <w:gridSpan w:val="2"/>
          </w:tcPr>
          <w:p w14:paraId="2AAAF2D2" w14:textId="77777777" w:rsidR="00CD1BC2" w:rsidDel="0054358B" w:rsidRDefault="00CD1BC2">
            <w:pPr>
              <w:pStyle w:val="TableParagraph"/>
              <w:spacing w:line="267" w:lineRule="exact"/>
              <w:ind w:left="105"/>
              <w:rPr>
                <w:del w:id="920" w:author="Lidia Rocha" w:date="2025-10-29T22:04:00Z" w16du:dateUtc="2025-10-30T05:04:00Z"/>
                <w:sz w:val="24"/>
              </w:rPr>
            </w:pPr>
            <w:del w:id="921" w:author="Lidia Rocha" w:date="2025-10-29T22:04:00Z" w16du:dateUtc="2025-10-30T05:04:00Z">
              <w:r w:rsidDel="0054358B">
                <w:rPr>
                  <w:spacing w:val="-5"/>
                  <w:sz w:val="24"/>
                </w:rPr>
                <w:delText>1.</w:delText>
              </w:r>
            </w:del>
          </w:p>
        </w:tc>
        <w:tc>
          <w:tcPr>
            <w:tcW w:w="1772" w:type="dxa"/>
            <w:gridSpan w:val="2"/>
          </w:tcPr>
          <w:p w14:paraId="7B323202" w14:textId="7E12AD94" w:rsidR="00CD1BC2" w:rsidDel="0054358B" w:rsidRDefault="00B119F0">
            <w:pPr>
              <w:pStyle w:val="TableParagraph"/>
              <w:spacing w:line="278" w:lineRule="auto"/>
              <w:ind w:left="105" w:right="85"/>
              <w:jc w:val="both"/>
              <w:rPr>
                <w:del w:id="922" w:author="Lidia Rocha" w:date="2025-10-29T22:04:00Z" w16du:dateUtc="2025-10-30T05:04:00Z"/>
                <w:i/>
              </w:rPr>
            </w:pPr>
            <w:del w:id="923" w:author="Lidia Rocha" w:date="2025-10-29T22:04:00Z" w16du:dateUtc="2025-10-30T05:04:00Z">
              <w:r w:rsidDel="0054358B">
                <w:rPr>
                  <w:i/>
                </w:rPr>
                <w:delText>User selects a single note from the medical notes list.</w:delText>
              </w:r>
            </w:del>
          </w:p>
        </w:tc>
        <w:tc>
          <w:tcPr>
            <w:tcW w:w="2074" w:type="dxa"/>
            <w:gridSpan w:val="2"/>
          </w:tcPr>
          <w:p w14:paraId="4FB5811E" w14:textId="012328EC" w:rsidR="00CD1BC2" w:rsidDel="0054358B" w:rsidRDefault="00D974F5">
            <w:pPr>
              <w:pStyle w:val="TableParagraph"/>
              <w:spacing w:line="360" w:lineRule="auto"/>
              <w:ind w:left="105"/>
              <w:rPr>
                <w:del w:id="924" w:author="Lidia Rocha" w:date="2025-10-29T22:04:00Z" w16du:dateUtc="2025-10-30T05:04:00Z"/>
              </w:rPr>
            </w:pPr>
            <w:del w:id="925" w:author="Lidia Rocha" w:date="2025-10-29T22:04:00Z" w16du:dateUtc="2025-10-30T05:04:00Z">
              <w:r w:rsidDel="0054358B">
                <w:delText>The transcribed note is displayed to the screen.</w:delText>
              </w:r>
            </w:del>
          </w:p>
        </w:tc>
        <w:tc>
          <w:tcPr>
            <w:tcW w:w="1152" w:type="dxa"/>
            <w:gridSpan w:val="2"/>
          </w:tcPr>
          <w:p w14:paraId="012748A0" w14:textId="77777777" w:rsidR="00CD1BC2" w:rsidDel="0054358B" w:rsidRDefault="00CD1BC2">
            <w:pPr>
              <w:pStyle w:val="TableParagraph"/>
              <w:spacing w:line="280" w:lineRule="auto"/>
              <w:ind w:left="105" w:right="149"/>
              <w:rPr>
                <w:del w:id="926" w:author="Lidia Rocha" w:date="2025-10-29T22:04:00Z" w16du:dateUtc="2025-10-30T05:04:00Z"/>
              </w:rPr>
            </w:pPr>
          </w:p>
        </w:tc>
        <w:tc>
          <w:tcPr>
            <w:tcW w:w="1363" w:type="dxa"/>
            <w:gridSpan w:val="2"/>
          </w:tcPr>
          <w:p w14:paraId="5B19C4BE" w14:textId="77777777" w:rsidR="00CD1BC2" w:rsidDel="0054358B" w:rsidRDefault="00CD1BC2">
            <w:pPr>
              <w:pStyle w:val="TableParagraph"/>
              <w:spacing w:line="244" w:lineRule="exact"/>
              <w:ind w:left="106"/>
              <w:rPr>
                <w:del w:id="927" w:author="Lidia Rocha" w:date="2025-10-29T22:04:00Z" w16du:dateUtc="2025-10-30T05:04:00Z"/>
              </w:rPr>
            </w:pPr>
          </w:p>
        </w:tc>
        <w:tc>
          <w:tcPr>
            <w:tcW w:w="1517" w:type="dxa"/>
            <w:gridSpan w:val="2"/>
          </w:tcPr>
          <w:p w14:paraId="069D83B8" w14:textId="77777777" w:rsidR="00CD1BC2" w:rsidDel="0054358B" w:rsidRDefault="00CD1BC2">
            <w:pPr>
              <w:pStyle w:val="TableParagraph"/>
              <w:rPr>
                <w:del w:id="928" w:author="Lidia Rocha" w:date="2025-10-29T22:04:00Z" w16du:dateUtc="2025-10-30T05:04:00Z"/>
              </w:rPr>
            </w:pPr>
          </w:p>
        </w:tc>
      </w:tr>
      <w:tr w:rsidR="00D974F5" w:rsidDel="0054358B" w14:paraId="4BF889EC" w14:textId="3B0BA78A">
        <w:trPr>
          <w:gridBefore w:val="1"/>
          <w:wBefore w:w="30" w:type="dxa"/>
          <w:trHeight w:val="574"/>
          <w:del w:id="929" w:author="Lidia Rocha" w:date="2025-10-29T22:04:00Z"/>
        </w:trPr>
        <w:tc>
          <w:tcPr>
            <w:tcW w:w="9232" w:type="dxa"/>
            <w:gridSpan w:val="12"/>
            <w:shd w:val="clear" w:color="auto" w:fill="C0C0C0"/>
          </w:tcPr>
          <w:p w14:paraId="25C68567" w14:textId="348B7239" w:rsidR="00D974F5" w:rsidDel="0054358B" w:rsidRDefault="00D974F5">
            <w:pPr>
              <w:pStyle w:val="TableParagraph"/>
              <w:spacing w:line="249" w:lineRule="exact"/>
              <w:ind w:left="105"/>
              <w:rPr>
                <w:del w:id="930" w:author="Lidia Rocha" w:date="2025-10-29T22:04:00Z" w16du:dateUtc="2025-10-30T05:04:00Z"/>
                <w:b/>
              </w:rPr>
            </w:pPr>
            <w:del w:id="931" w:author="Lidia Rocha" w:date="2025-10-29T22:04:00Z" w16du:dateUtc="2025-10-30T05:04:00Z">
              <w:r w:rsidDel="0054358B">
                <w:rPr>
                  <w:b/>
                </w:rPr>
                <w:delText>TC-1</w:delText>
              </w:r>
              <w:r w:rsidR="000A387C" w:rsidDel="0054358B">
                <w:rPr>
                  <w:b/>
                </w:rPr>
                <w:delText>2</w:delText>
              </w:r>
              <w:r w:rsidDel="0054358B">
                <w:rPr>
                  <w:b/>
                </w:rPr>
                <w:delText>.6:</w:delText>
              </w:r>
              <w:r w:rsidDel="0054358B">
                <w:rPr>
                  <w:b/>
                  <w:spacing w:val="-7"/>
                </w:rPr>
                <w:delText xml:space="preserve"> Delete Note</w:delText>
              </w:r>
            </w:del>
          </w:p>
        </w:tc>
      </w:tr>
      <w:tr w:rsidR="00D974F5" w:rsidDel="0054358B" w14:paraId="0974FBE2" w14:textId="2239E584">
        <w:trPr>
          <w:gridBefore w:val="1"/>
          <w:wBefore w:w="30" w:type="dxa"/>
          <w:trHeight w:val="1463"/>
          <w:del w:id="932" w:author="Lidia Rocha" w:date="2025-10-29T22:04:00Z"/>
        </w:trPr>
        <w:tc>
          <w:tcPr>
            <w:tcW w:w="1354" w:type="dxa"/>
            <w:gridSpan w:val="2"/>
          </w:tcPr>
          <w:p w14:paraId="18D003D8" w14:textId="77777777" w:rsidR="00D974F5" w:rsidDel="0054358B" w:rsidRDefault="00D974F5">
            <w:pPr>
              <w:pStyle w:val="TableParagraph"/>
              <w:spacing w:line="267" w:lineRule="exact"/>
              <w:ind w:left="105"/>
              <w:rPr>
                <w:del w:id="933" w:author="Lidia Rocha" w:date="2025-10-29T22:04:00Z" w16du:dateUtc="2025-10-30T05:04:00Z"/>
                <w:sz w:val="24"/>
              </w:rPr>
            </w:pPr>
            <w:del w:id="934" w:author="Lidia Rocha" w:date="2025-10-29T22:04:00Z" w16du:dateUtc="2025-10-30T05:04:00Z">
              <w:r w:rsidDel="0054358B">
                <w:rPr>
                  <w:spacing w:val="-5"/>
                  <w:sz w:val="24"/>
                </w:rPr>
                <w:delText>1.</w:delText>
              </w:r>
            </w:del>
          </w:p>
        </w:tc>
        <w:tc>
          <w:tcPr>
            <w:tcW w:w="1772" w:type="dxa"/>
            <w:gridSpan w:val="2"/>
          </w:tcPr>
          <w:p w14:paraId="7F303887" w14:textId="3FBEEB71" w:rsidR="00D974F5" w:rsidDel="0054358B" w:rsidRDefault="00D974F5">
            <w:pPr>
              <w:pStyle w:val="TableParagraph"/>
              <w:spacing w:line="278" w:lineRule="auto"/>
              <w:ind w:left="105" w:right="85"/>
              <w:jc w:val="both"/>
              <w:rPr>
                <w:del w:id="935" w:author="Lidia Rocha" w:date="2025-10-29T22:04:00Z" w16du:dateUtc="2025-10-30T05:04:00Z"/>
                <w:i/>
              </w:rPr>
            </w:pPr>
            <w:del w:id="936" w:author="Lidia Rocha" w:date="2025-10-29T22:04:00Z" w16du:dateUtc="2025-10-30T05:04:00Z">
              <w:r w:rsidDel="0054358B">
                <w:rPr>
                  <w:i/>
                </w:rPr>
                <w:delText>User selects a single note from the medical notes list and clicks the delete icon</w:delText>
              </w:r>
            </w:del>
          </w:p>
        </w:tc>
        <w:tc>
          <w:tcPr>
            <w:tcW w:w="2074" w:type="dxa"/>
            <w:gridSpan w:val="2"/>
          </w:tcPr>
          <w:p w14:paraId="77F582AF" w14:textId="72AF35E8" w:rsidR="00D974F5" w:rsidDel="0054358B" w:rsidRDefault="00D974F5">
            <w:pPr>
              <w:pStyle w:val="TableParagraph"/>
              <w:spacing w:line="360" w:lineRule="auto"/>
              <w:ind w:left="105"/>
              <w:rPr>
                <w:del w:id="937" w:author="Lidia Rocha" w:date="2025-10-29T22:04:00Z" w16du:dateUtc="2025-10-30T05:04:00Z"/>
              </w:rPr>
            </w:pPr>
            <w:del w:id="938" w:author="Lidia Rocha" w:date="2025-10-29T22:04:00Z" w16du:dateUtc="2025-10-30T05:04:00Z">
              <w:r w:rsidDel="0054358B">
                <w:delText>The user is prompted to confirm delete. When confirmed. The note is permanently deleted from the system and all cloud backup storage.</w:delText>
              </w:r>
            </w:del>
          </w:p>
        </w:tc>
        <w:tc>
          <w:tcPr>
            <w:tcW w:w="1152" w:type="dxa"/>
            <w:gridSpan w:val="2"/>
          </w:tcPr>
          <w:p w14:paraId="20A3664B" w14:textId="77777777" w:rsidR="00D974F5" w:rsidDel="0054358B" w:rsidRDefault="00D974F5">
            <w:pPr>
              <w:pStyle w:val="TableParagraph"/>
              <w:spacing w:line="280" w:lineRule="auto"/>
              <w:ind w:left="105" w:right="149"/>
              <w:rPr>
                <w:del w:id="939" w:author="Lidia Rocha" w:date="2025-10-29T22:04:00Z" w16du:dateUtc="2025-10-30T05:04:00Z"/>
              </w:rPr>
            </w:pPr>
          </w:p>
        </w:tc>
        <w:tc>
          <w:tcPr>
            <w:tcW w:w="1363" w:type="dxa"/>
            <w:gridSpan w:val="2"/>
          </w:tcPr>
          <w:p w14:paraId="37980252" w14:textId="77777777" w:rsidR="00D974F5" w:rsidDel="0054358B" w:rsidRDefault="00D974F5">
            <w:pPr>
              <w:pStyle w:val="TableParagraph"/>
              <w:spacing w:line="244" w:lineRule="exact"/>
              <w:ind w:left="106"/>
              <w:rPr>
                <w:del w:id="940" w:author="Lidia Rocha" w:date="2025-10-29T22:04:00Z" w16du:dateUtc="2025-10-30T05:04:00Z"/>
              </w:rPr>
            </w:pPr>
          </w:p>
        </w:tc>
        <w:tc>
          <w:tcPr>
            <w:tcW w:w="1517" w:type="dxa"/>
            <w:gridSpan w:val="2"/>
          </w:tcPr>
          <w:p w14:paraId="5D9DCAAB" w14:textId="77777777" w:rsidR="00D974F5" w:rsidDel="0054358B" w:rsidRDefault="00D974F5">
            <w:pPr>
              <w:pStyle w:val="TableParagraph"/>
              <w:rPr>
                <w:del w:id="941" w:author="Lidia Rocha" w:date="2025-10-29T22:04:00Z" w16du:dateUtc="2025-10-30T05:04:00Z"/>
              </w:rPr>
            </w:pPr>
          </w:p>
        </w:tc>
      </w:tr>
    </w:tbl>
    <w:p w14:paraId="3F4AE35D" w14:textId="77777777" w:rsidR="0054358B" w:rsidRDefault="0054358B" w:rsidP="0054358B">
      <w:pPr>
        <w:pStyle w:val="BodyText"/>
        <w:spacing w:before="138" w:line="362" w:lineRule="auto"/>
        <w:ind w:right="749"/>
        <w:rPr>
          <w:ins w:id="942" w:author="Lidia Rocha" w:date="2025-10-29T22:04:00Z" w16du:dateUtc="2025-10-30T05:04:00Z"/>
        </w:rPr>
      </w:pPr>
      <w:ins w:id="943" w:author="Lidia Rocha" w:date="2025-10-29T22:04:00Z" w16du:dateUtc="2025-10-30T05:04:00Z">
        <w:r>
          <w:rPr>
            <w:b/>
          </w:rPr>
          <w:t>Scope:</w:t>
        </w:r>
        <w:r>
          <w:rPr>
            <w:b/>
            <w:spacing w:val="-1"/>
          </w:rPr>
          <w:t xml:space="preserve"> </w:t>
        </w:r>
        <w:r>
          <w:t>This</w:t>
        </w:r>
        <w:r>
          <w:rPr>
            <w:spacing w:val="-6"/>
          </w:rPr>
          <w:t xml:space="preserve"> </w:t>
        </w:r>
        <w:r>
          <w:t>suite</w:t>
        </w:r>
        <w:r>
          <w:rPr>
            <w:spacing w:val="-5"/>
          </w:rPr>
          <w:t xml:space="preserve"> validates </w:t>
        </w:r>
        <w:r>
          <w:t>that notes are created and saved for users during audio and video communication. The notes shall be correctly diarized by AI and saved to the users’ devices. The notes are searchable, viewable, and deletable.</w:t>
        </w:r>
      </w:ins>
    </w:p>
    <w:p w14:paraId="37013AEE" w14:textId="77777777" w:rsidR="0054358B" w:rsidRDefault="0054358B" w:rsidP="0054358B">
      <w:pPr>
        <w:rPr>
          <w:ins w:id="944" w:author="Lidia Rocha" w:date="2025-10-29T22:04:00Z" w16du:dateUtc="2025-10-30T05:04:00Z"/>
          <w:b/>
        </w:rPr>
      </w:pPr>
      <w:ins w:id="945" w:author="Lidia Rocha" w:date="2025-10-29T22:04:00Z" w16du:dateUtc="2025-10-30T05:04:00Z">
        <w:r>
          <w:t>Total</w:t>
        </w:r>
        <w:r>
          <w:rPr>
            <w:spacing w:val="-9"/>
          </w:rPr>
          <w:t xml:space="preserve"> </w:t>
        </w:r>
        <w:r>
          <w:t>Test Cases:</w:t>
        </w:r>
        <w:r>
          <w:rPr>
            <w:spacing w:val="3"/>
          </w:rPr>
          <w:t xml:space="preserve"> 6</w:t>
        </w:r>
        <w:r>
          <w:rPr>
            <w:spacing w:val="-5"/>
          </w:rPr>
          <w:t>.</w:t>
        </w:r>
      </w:ins>
    </w:p>
    <w:p w14:paraId="453E95A0" w14:textId="77777777" w:rsidR="0054358B" w:rsidRDefault="0054358B" w:rsidP="0054358B">
      <w:pPr>
        <w:spacing w:before="137"/>
        <w:rPr>
          <w:ins w:id="946" w:author="Lidia Rocha" w:date="2025-10-29T22:04:00Z" w16du:dateUtc="2025-10-30T05:04:00Z"/>
          <w:sz w:val="24"/>
        </w:rPr>
      </w:pPr>
      <w:ins w:id="947" w:author="Lidia Rocha" w:date="2025-10-29T22:04:00Z" w16du:dateUtc="2025-10-30T05:04:00Z">
        <w:r>
          <w:rPr>
            <w:b/>
            <w:sz w:val="24"/>
          </w:rPr>
          <w:t>Requirements</w:t>
        </w:r>
        <w:r>
          <w:rPr>
            <w:b/>
            <w:spacing w:val="-6"/>
            <w:sz w:val="24"/>
          </w:rPr>
          <w:t xml:space="preserve"> </w:t>
        </w:r>
        <w:r>
          <w:rPr>
            <w:b/>
            <w:sz w:val="24"/>
          </w:rPr>
          <w:t>Coverage:</w:t>
        </w:r>
        <w:r>
          <w:rPr>
            <w:b/>
            <w:spacing w:val="3"/>
            <w:sz w:val="24"/>
          </w:rPr>
          <w:t xml:space="preserve"> </w:t>
        </w:r>
        <w:r>
          <w:rPr>
            <w:sz w:val="24"/>
          </w:rPr>
          <w:t>REQ‑5.6.19.3.1</w:t>
        </w:r>
        <w:r>
          <w:rPr>
            <w:spacing w:val="-6"/>
            <w:sz w:val="24"/>
          </w:rPr>
          <w:t xml:space="preserve"> </w:t>
        </w:r>
        <w:r>
          <w:rPr>
            <w:sz w:val="24"/>
          </w:rPr>
          <w:t>through</w:t>
        </w:r>
        <w:r>
          <w:rPr>
            <w:spacing w:val="-6"/>
            <w:sz w:val="24"/>
          </w:rPr>
          <w:t xml:space="preserve"> </w:t>
        </w:r>
        <w:r>
          <w:rPr>
            <w:spacing w:val="-2"/>
            <w:sz w:val="24"/>
          </w:rPr>
          <w:t>REQ‑5.6.19.3.14</w:t>
        </w:r>
      </w:ins>
    </w:p>
    <w:p w14:paraId="0CFEFAD0" w14:textId="77777777" w:rsidR="0054358B" w:rsidRDefault="0054358B" w:rsidP="0054358B">
      <w:pPr>
        <w:pStyle w:val="BodyText"/>
        <w:spacing w:before="7"/>
        <w:rPr>
          <w:ins w:id="948" w:author="Lidia Rocha" w:date="2025-10-29T22:04:00Z" w16du:dateUtc="2025-10-30T05:04:00Z"/>
          <w:sz w:val="12"/>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
        <w:gridCol w:w="1324"/>
        <w:gridCol w:w="30"/>
        <w:gridCol w:w="1975"/>
        <w:gridCol w:w="1519"/>
        <w:gridCol w:w="821"/>
        <w:gridCol w:w="1530"/>
        <w:gridCol w:w="990"/>
        <w:gridCol w:w="997"/>
        <w:gridCol w:w="18"/>
        <w:gridCol w:w="30"/>
      </w:tblGrid>
      <w:tr w:rsidR="0054358B" w:rsidRPr="00B043D6" w14:paraId="01B92EAC" w14:textId="77777777" w:rsidTr="000F011F">
        <w:trPr>
          <w:gridAfter w:val="2"/>
          <w:wAfter w:w="48" w:type="dxa"/>
          <w:trHeight w:val="1180"/>
          <w:ins w:id="949" w:author="Lidia Rocha" w:date="2025-10-29T22:04:00Z"/>
        </w:trPr>
        <w:tc>
          <w:tcPr>
            <w:tcW w:w="4878" w:type="dxa"/>
            <w:gridSpan w:val="5"/>
            <w:vMerge w:val="restart"/>
            <w:tcBorders>
              <w:bottom w:val="nil"/>
            </w:tcBorders>
          </w:tcPr>
          <w:p w14:paraId="2CE8AF51" w14:textId="77777777" w:rsidR="0054358B" w:rsidRPr="00B043D6" w:rsidRDefault="0054358B" w:rsidP="000F011F">
            <w:pPr>
              <w:pStyle w:val="TableParagraph"/>
              <w:spacing w:before="1"/>
              <w:ind w:left="105"/>
              <w:rPr>
                <w:ins w:id="950" w:author="Lidia Rocha" w:date="2025-10-29T22:04:00Z" w16du:dateUtc="2025-10-30T05:04:00Z"/>
                <w:b/>
              </w:rPr>
            </w:pPr>
            <w:ins w:id="951" w:author="Lidia Rocha" w:date="2025-10-29T22:04:00Z" w16du:dateUtc="2025-10-30T05:04:00Z">
              <w:r w:rsidRPr="00B043D6">
                <w:rPr>
                  <w:b/>
                </w:rPr>
                <w:t>Prerequisites</w:t>
              </w:r>
              <w:r w:rsidRPr="00B043D6">
                <w:rPr>
                  <w:b/>
                  <w:spacing w:val="-5"/>
                </w:rPr>
                <w:t xml:space="preserve"> </w:t>
              </w:r>
              <w:r w:rsidRPr="00B043D6">
                <w:rPr>
                  <w:b/>
                </w:rPr>
                <w:t>for</w:t>
              </w:r>
              <w:r w:rsidRPr="00B043D6">
                <w:rPr>
                  <w:b/>
                  <w:spacing w:val="-8"/>
                </w:rPr>
                <w:t xml:space="preserve"> </w:t>
              </w:r>
              <w:r w:rsidRPr="00B043D6">
                <w:rPr>
                  <w:b/>
                </w:rPr>
                <w:t>this</w:t>
              </w:r>
              <w:r w:rsidRPr="00B043D6">
                <w:rPr>
                  <w:b/>
                  <w:spacing w:val="-6"/>
                </w:rPr>
                <w:t xml:space="preserve"> </w:t>
              </w:r>
              <w:r w:rsidRPr="00B043D6">
                <w:rPr>
                  <w:b/>
                  <w:spacing w:val="-4"/>
                </w:rPr>
                <w:t>test:</w:t>
              </w:r>
            </w:ins>
          </w:p>
          <w:p w14:paraId="759A8147" w14:textId="77777777" w:rsidR="0054358B" w:rsidRPr="00B043D6" w:rsidRDefault="0054358B" w:rsidP="000F011F">
            <w:pPr>
              <w:pStyle w:val="TableParagraph"/>
              <w:tabs>
                <w:tab w:val="left" w:pos="825"/>
              </w:tabs>
              <w:spacing w:before="32"/>
              <w:ind w:left="105"/>
              <w:rPr>
                <w:ins w:id="952" w:author="Lidia Rocha" w:date="2025-10-29T22:04:00Z" w16du:dateUtc="2025-10-30T05:04:00Z"/>
              </w:rPr>
            </w:pPr>
            <w:ins w:id="953" w:author="Lidia Rocha" w:date="2025-10-29T22:04:00Z" w16du:dateUtc="2025-10-30T05:04:00Z">
              <w:r w:rsidRPr="00B043D6">
                <w:t>User has</w:t>
              </w:r>
              <w:r w:rsidRPr="00B043D6">
                <w:rPr>
                  <w:spacing w:val="-1"/>
                </w:rPr>
                <w:t xml:space="preserve"> </w:t>
              </w:r>
              <w:r w:rsidRPr="00B043D6">
                <w:t>an</w:t>
              </w:r>
              <w:r w:rsidRPr="00B043D6">
                <w:rPr>
                  <w:spacing w:val="-7"/>
                </w:rPr>
                <w:t xml:space="preserve"> </w:t>
              </w:r>
              <w:r w:rsidRPr="00B043D6">
                <w:t>active</w:t>
              </w:r>
              <w:r w:rsidRPr="00B043D6">
                <w:rPr>
                  <w:spacing w:val="-8"/>
                </w:rPr>
                <w:t xml:space="preserve"> </w:t>
              </w:r>
              <w:r w:rsidRPr="00B043D6">
                <w:t>account</w:t>
              </w:r>
              <w:r w:rsidRPr="00B043D6">
                <w:rPr>
                  <w:spacing w:val="-1"/>
                </w:rPr>
                <w:t xml:space="preserve"> </w:t>
              </w:r>
              <w:r w:rsidRPr="00B043D6">
                <w:t>and</w:t>
              </w:r>
              <w:r w:rsidRPr="00B043D6">
                <w:rPr>
                  <w:spacing w:val="-7"/>
                </w:rPr>
                <w:t xml:space="preserve"> </w:t>
              </w:r>
              <w:r w:rsidRPr="00B043D6">
                <w:t>is</w:t>
              </w:r>
              <w:r w:rsidRPr="00B043D6">
                <w:rPr>
                  <w:spacing w:val="-2"/>
                </w:rPr>
                <w:t xml:space="preserve"> </w:t>
              </w:r>
              <w:r w:rsidRPr="00B043D6">
                <w:t>logged</w:t>
              </w:r>
              <w:r w:rsidRPr="00B043D6">
                <w:rPr>
                  <w:spacing w:val="-1"/>
                </w:rPr>
                <w:t xml:space="preserve"> </w:t>
              </w:r>
              <w:r w:rsidRPr="00B043D6">
                <w:rPr>
                  <w:spacing w:val="-5"/>
                </w:rPr>
                <w:t>in.</w:t>
              </w:r>
            </w:ins>
          </w:p>
          <w:p w14:paraId="435E6C3E" w14:textId="77777777" w:rsidR="0054358B" w:rsidRPr="00B043D6" w:rsidRDefault="0054358B" w:rsidP="000F011F">
            <w:pPr>
              <w:pStyle w:val="TableParagraph"/>
              <w:tabs>
                <w:tab w:val="left" w:pos="825"/>
              </w:tabs>
              <w:spacing w:before="38" w:line="268" w:lineRule="auto"/>
              <w:ind w:left="105" w:right="756"/>
              <w:rPr>
                <w:ins w:id="954" w:author="Lidia Rocha" w:date="2025-10-29T22:04:00Z" w16du:dateUtc="2025-10-30T05:04:00Z"/>
              </w:rPr>
            </w:pPr>
            <w:ins w:id="955" w:author="Lidia Rocha" w:date="2025-10-29T22:04:00Z" w16du:dateUtc="2025-10-30T05:04:00Z">
              <w:r w:rsidRPr="00B043D6">
                <w:t>User has enabled and configured voice diarization.</w:t>
              </w:r>
            </w:ins>
          </w:p>
          <w:p w14:paraId="186B4C22" w14:textId="77777777" w:rsidR="0054358B" w:rsidRPr="00B043D6" w:rsidRDefault="0054358B" w:rsidP="000F011F">
            <w:pPr>
              <w:pStyle w:val="TableParagraph"/>
              <w:tabs>
                <w:tab w:val="left" w:pos="825"/>
              </w:tabs>
              <w:spacing w:before="11"/>
              <w:ind w:left="105"/>
              <w:rPr>
                <w:ins w:id="956" w:author="Lidia Rocha" w:date="2025-10-29T22:04:00Z" w16du:dateUtc="2025-10-30T05:04:00Z"/>
              </w:rPr>
            </w:pPr>
            <w:ins w:id="957" w:author="Lidia Rocha" w:date="2025-10-29T22:04:00Z" w16du:dateUtc="2025-10-30T05:04:00Z">
              <w:r w:rsidRPr="00B043D6">
                <w:t>Adequate device storage is available.</w:t>
              </w:r>
            </w:ins>
          </w:p>
        </w:tc>
        <w:tc>
          <w:tcPr>
            <w:tcW w:w="4338" w:type="dxa"/>
            <w:gridSpan w:val="4"/>
          </w:tcPr>
          <w:p w14:paraId="6754845F" w14:textId="77777777" w:rsidR="0054358B" w:rsidRPr="00B043D6" w:rsidRDefault="0054358B" w:rsidP="000F011F">
            <w:pPr>
              <w:pStyle w:val="TableParagraph"/>
              <w:spacing w:before="1" w:line="276" w:lineRule="auto"/>
              <w:ind w:left="106" w:right="1356"/>
              <w:rPr>
                <w:ins w:id="958" w:author="Lidia Rocha" w:date="2025-10-29T22:04:00Z" w16du:dateUtc="2025-10-30T05:04:00Z"/>
              </w:rPr>
            </w:pPr>
            <w:ins w:id="959" w:author="Lidia Rocha" w:date="2025-10-29T22:04:00Z" w16du:dateUtc="2025-10-30T05:04:00Z">
              <w:r w:rsidRPr="00B043D6">
                <w:rPr>
                  <w:b/>
                </w:rPr>
                <w:t xml:space="preserve">Software Versions: </w:t>
              </w:r>
              <w:r w:rsidRPr="00B043D6">
                <w:rPr>
                  <w:spacing w:val="-2"/>
                </w:rPr>
                <w:t xml:space="preserve">Application: CareConnect </w:t>
              </w:r>
              <w:r w:rsidRPr="00B043D6">
                <w:t>Software Version: 1.0</w:t>
              </w:r>
            </w:ins>
          </w:p>
          <w:p w14:paraId="3067306A" w14:textId="77777777" w:rsidR="0054358B" w:rsidRPr="00B043D6" w:rsidRDefault="0054358B" w:rsidP="000F011F">
            <w:pPr>
              <w:pStyle w:val="TableParagraph"/>
              <w:spacing w:before="5"/>
              <w:ind w:left="106"/>
              <w:rPr>
                <w:ins w:id="960" w:author="Lidia Rocha" w:date="2025-10-29T22:04:00Z" w16du:dateUtc="2025-10-30T05:04:00Z"/>
              </w:rPr>
            </w:pPr>
            <w:ins w:id="961" w:author="Lidia Rocha" w:date="2025-10-29T22:04:00Z" w16du:dateUtc="2025-10-30T05:04:00Z">
              <w:r w:rsidRPr="00B043D6">
                <w:t>Operating</w:t>
              </w:r>
              <w:r w:rsidRPr="00B043D6">
                <w:rPr>
                  <w:spacing w:val="-9"/>
                </w:rPr>
                <w:t xml:space="preserve"> </w:t>
              </w:r>
              <w:r w:rsidRPr="00B043D6">
                <w:t>System:</w:t>
              </w:r>
              <w:r w:rsidRPr="00B043D6">
                <w:rPr>
                  <w:spacing w:val="-3"/>
                </w:rPr>
                <w:t xml:space="preserve"> </w:t>
              </w:r>
              <w:r w:rsidRPr="00B043D6">
                <w:t>iOS</w:t>
              </w:r>
              <w:r w:rsidRPr="00B043D6">
                <w:rPr>
                  <w:spacing w:val="-2"/>
                </w:rPr>
                <w:t xml:space="preserve"> </w:t>
              </w:r>
              <w:r w:rsidRPr="00B043D6">
                <w:rPr>
                  <w:spacing w:val="-5"/>
                </w:rPr>
                <w:t>18</w:t>
              </w:r>
            </w:ins>
          </w:p>
        </w:tc>
      </w:tr>
      <w:tr w:rsidR="0054358B" w:rsidRPr="00B043D6" w14:paraId="29096EA1" w14:textId="77777777" w:rsidTr="000F011F">
        <w:trPr>
          <w:gridAfter w:val="2"/>
          <w:wAfter w:w="48" w:type="dxa"/>
          <w:trHeight w:val="368"/>
          <w:ins w:id="962" w:author="Lidia Rocha" w:date="2025-10-29T22:04:00Z"/>
        </w:trPr>
        <w:tc>
          <w:tcPr>
            <w:tcW w:w="4878" w:type="dxa"/>
            <w:gridSpan w:val="5"/>
            <w:vMerge/>
          </w:tcPr>
          <w:p w14:paraId="38403FFF" w14:textId="77777777" w:rsidR="0054358B" w:rsidRPr="00B043D6" w:rsidRDefault="0054358B" w:rsidP="000F011F">
            <w:pPr>
              <w:rPr>
                <w:ins w:id="963" w:author="Lidia Rocha" w:date="2025-10-29T22:04:00Z" w16du:dateUtc="2025-10-30T05:04:00Z"/>
              </w:rPr>
            </w:pPr>
          </w:p>
        </w:tc>
        <w:tc>
          <w:tcPr>
            <w:tcW w:w="4338" w:type="dxa"/>
            <w:gridSpan w:val="4"/>
          </w:tcPr>
          <w:p w14:paraId="13E3E65E" w14:textId="77777777" w:rsidR="0054358B" w:rsidRPr="00B043D6" w:rsidRDefault="0054358B" w:rsidP="000F011F">
            <w:pPr>
              <w:pStyle w:val="TableParagraph"/>
              <w:spacing w:line="244" w:lineRule="exact"/>
              <w:ind w:left="106"/>
              <w:rPr>
                <w:ins w:id="964" w:author="Lidia Rocha" w:date="2025-10-29T22:04:00Z" w16du:dateUtc="2025-10-30T05:04:00Z"/>
              </w:rPr>
            </w:pPr>
            <w:ins w:id="965" w:author="Lidia Rocha" w:date="2025-10-29T22:04:00Z" w16du:dateUtc="2025-10-30T05:04:00Z">
              <w:r w:rsidRPr="00B043D6">
                <w:rPr>
                  <w:b/>
                </w:rPr>
                <w:t>Priority:</w:t>
              </w:r>
              <w:r w:rsidRPr="00B043D6">
                <w:rPr>
                  <w:b/>
                  <w:spacing w:val="-13"/>
                </w:rPr>
                <w:t xml:space="preserve"> </w:t>
              </w:r>
              <w:r w:rsidRPr="00B043D6">
                <w:rPr>
                  <w:spacing w:val="-4"/>
                </w:rPr>
                <w:t>High</w:t>
              </w:r>
            </w:ins>
          </w:p>
        </w:tc>
      </w:tr>
      <w:tr w:rsidR="0054358B" w:rsidRPr="00B043D6" w14:paraId="32AC75EF" w14:textId="77777777" w:rsidTr="000F011F">
        <w:trPr>
          <w:gridAfter w:val="2"/>
          <w:wAfter w:w="48" w:type="dxa"/>
          <w:trHeight w:val="589"/>
          <w:ins w:id="966" w:author="Lidia Rocha" w:date="2025-10-29T22:04:00Z"/>
        </w:trPr>
        <w:tc>
          <w:tcPr>
            <w:tcW w:w="9216" w:type="dxa"/>
            <w:gridSpan w:val="9"/>
            <w:tcBorders>
              <w:top w:val="nil"/>
            </w:tcBorders>
          </w:tcPr>
          <w:p w14:paraId="69E5DF17" w14:textId="77777777" w:rsidR="0054358B" w:rsidRPr="00B043D6" w:rsidRDefault="0054358B" w:rsidP="000F011F">
            <w:pPr>
              <w:pStyle w:val="TableParagraph"/>
              <w:spacing w:line="249" w:lineRule="exact"/>
              <w:ind w:left="105"/>
              <w:rPr>
                <w:ins w:id="967" w:author="Lidia Rocha" w:date="2025-10-29T22:04:00Z" w16du:dateUtc="2025-10-30T05:04:00Z"/>
              </w:rPr>
            </w:pPr>
            <w:ins w:id="968" w:author="Lidia Rocha" w:date="2025-10-29T22:04:00Z" w16du:dateUtc="2025-10-30T05:04:00Z">
              <w:r w:rsidRPr="00B043D6">
                <w:rPr>
                  <w:b/>
                </w:rPr>
                <w:t>Requirements</w:t>
              </w:r>
              <w:r w:rsidRPr="00B043D6">
                <w:rPr>
                  <w:b/>
                  <w:spacing w:val="-10"/>
                </w:rPr>
                <w:t xml:space="preserve"> </w:t>
              </w:r>
              <w:r w:rsidRPr="00B043D6">
                <w:rPr>
                  <w:b/>
                </w:rPr>
                <w:t>validated:</w:t>
              </w:r>
              <w:r w:rsidRPr="00B043D6">
                <w:rPr>
                  <w:b/>
                  <w:spacing w:val="-6"/>
                </w:rPr>
                <w:t xml:space="preserve"> </w:t>
              </w:r>
              <w:r w:rsidRPr="00B043D6">
                <w:t>REQ‑5.6.19.3.1</w:t>
              </w:r>
              <w:r w:rsidRPr="00B043D6">
                <w:rPr>
                  <w:spacing w:val="-6"/>
                </w:rPr>
                <w:t xml:space="preserve"> </w:t>
              </w:r>
              <w:r w:rsidRPr="00B043D6">
                <w:t>through</w:t>
              </w:r>
              <w:r w:rsidRPr="00B043D6">
                <w:rPr>
                  <w:spacing w:val="-6"/>
                </w:rPr>
                <w:t xml:space="preserve"> </w:t>
              </w:r>
              <w:r w:rsidRPr="00B043D6">
                <w:rPr>
                  <w:spacing w:val="-2"/>
                </w:rPr>
                <w:t>REQ‑5.6.19.3.14</w:t>
              </w:r>
            </w:ins>
          </w:p>
        </w:tc>
      </w:tr>
      <w:tr w:rsidR="0054358B" w:rsidRPr="00B043D6" w14:paraId="1A187E9B" w14:textId="77777777" w:rsidTr="000F011F">
        <w:trPr>
          <w:gridAfter w:val="2"/>
          <w:wAfter w:w="48" w:type="dxa"/>
          <w:trHeight w:val="555"/>
          <w:ins w:id="969" w:author="Lidia Rocha" w:date="2025-10-29T22:04:00Z"/>
        </w:trPr>
        <w:tc>
          <w:tcPr>
            <w:tcW w:w="9216" w:type="dxa"/>
            <w:gridSpan w:val="9"/>
          </w:tcPr>
          <w:p w14:paraId="1D351FFA" w14:textId="77777777" w:rsidR="0054358B" w:rsidRPr="00B043D6" w:rsidRDefault="0054358B" w:rsidP="000F011F">
            <w:pPr>
              <w:pStyle w:val="TableParagraph"/>
              <w:ind w:left="105"/>
              <w:rPr>
                <w:ins w:id="970" w:author="Lidia Rocha" w:date="2025-10-29T22:04:00Z" w16du:dateUtc="2025-10-30T05:04:00Z"/>
                <w:b/>
              </w:rPr>
            </w:pPr>
            <w:ins w:id="971" w:author="Lidia Rocha" w:date="2025-10-29T22:04:00Z" w16du:dateUtc="2025-10-30T05:04:00Z">
              <w:r w:rsidRPr="00B043D6">
                <w:rPr>
                  <w:b/>
                </w:rPr>
                <w:t>TEST</w:t>
              </w:r>
              <w:r w:rsidRPr="00B043D6">
                <w:rPr>
                  <w:b/>
                  <w:spacing w:val="-7"/>
                </w:rPr>
                <w:t xml:space="preserve"> </w:t>
              </w:r>
              <w:r w:rsidRPr="00B043D6">
                <w:rPr>
                  <w:b/>
                </w:rPr>
                <w:t>EXECUTOR:</w:t>
              </w:r>
              <w:r w:rsidRPr="00B043D6">
                <w:rPr>
                  <w:b/>
                  <w:spacing w:val="-4"/>
                </w:rPr>
                <w:t xml:space="preserve"> </w:t>
              </w:r>
              <w:r w:rsidRPr="00B043D6">
                <w:rPr>
                  <w:b/>
                </w:rPr>
                <w:t>Lidia Rocha</w:t>
              </w:r>
            </w:ins>
          </w:p>
        </w:tc>
      </w:tr>
      <w:tr w:rsidR="0054358B" w:rsidRPr="00B043D6" w14:paraId="64F10649" w14:textId="77777777" w:rsidTr="000F011F">
        <w:trPr>
          <w:gridAfter w:val="2"/>
          <w:wAfter w:w="48" w:type="dxa"/>
          <w:trHeight w:val="556"/>
          <w:ins w:id="972" w:author="Lidia Rocha" w:date="2025-10-29T22:04:00Z"/>
        </w:trPr>
        <w:tc>
          <w:tcPr>
            <w:tcW w:w="9216" w:type="dxa"/>
            <w:gridSpan w:val="9"/>
          </w:tcPr>
          <w:p w14:paraId="38BDD068" w14:textId="77777777" w:rsidR="0054358B" w:rsidRPr="00B043D6" w:rsidRDefault="0054358B" w:rsidP="000F011F">
            <w:pPr>
              <w:pStyle w:val="TableParagraph"/>
              <w:spacing w:line="249" w:lineRule="exact"/>
              <w:ind w:left="105"/>
              <w:rPr>
                <w:ins w:id="973" w:author="Lidia Rocha" w:date="2025-10-29T22:04:00Z" w16du:dateUtc="2025-10-30T05:04:00Z"/>
                <w:b/>
              </w:rPr>
            </w:pPr>
            <w:ins w:id="974" w:author="Lidia Rocha" w:date="2025-10-29T22:04:00Z" w16du:dateUtc="2025-10-30T05:04:00Z">
              <w:r w:rsidRPr="00B043D6">
                <w:rPr>
                  <w:b/>
                </w:rPr>
                <w:t>TEST</w:t>
              </w:r>
              <w:r w:rsidRPr="00B043D6">
                <w:rPr>
                  <w:b/>
                  <w:spacing w:val="-6"/>
                </w:rPr>
                <w:t xml:space="preserve"> </w:t>
              </w:r>
              <w:r w:rsidRPr="00B043D6">
                <w:rPr>
                  <w:b/>
                </w:rPr>
                <w:t>SCRIPT</w:t>
              </w:r>
              <w:r w:rsidRPr="00B043D6">
                <w:rPr>
                  <w:b/>
                  <w:spacing w:val="-1"/>
                </w:rPr>
                <w:t xml:space="preserve"> </w:t>
              </w:r>
              <w:r w:rsidRPr="00B043D6">
                <w:rPr>
                  <w:b/>
                  <w:spacing w:val="-2"/>
                </w:rPr>
                <w:t>STEPS/RESULTS</w:t>
              </w:r>
            </w:ins>
          </w:p>
        </w:tc>
      </w:tr>
      <w:tr w:rsidR="0054358B" w:rsidRPr="00B043D6" w14:paraId="5F8D3479" w14:textId="77777777" w:rsidTr="000F011F">
        <w:trPr>
          <w:gridAfter w:val="2"/>
          <w:wAfter w:w="48" w:type="dxa"/>
          <w:trHeight w:val="881"/>
          <w:ins w:id="975" w:author="Lidia Rocha" w:date="2025-10-29T22:04:00Z"/>
        </w:trPr>
        <w:tc>
          <w:tcPr>
            <w:tcW w:w="1354" w:type="dxa"/>
            <w:gridSpan w:val="2"/>
          </w:tcPr>
          <w:p w14:paraId="0D8B1CED" w14:textId="77777777" w:rsidR="0054358B" w:rsidRPr="00B043D6" w:rsidRDefault="0054358B" w:rsidP="000F011F">
            <w:pPr>
              <w:pStyle w:val="TableParagraph"/>
              <w:spacing w:line="276" w:lineRule="auto"/>
              <w:ind w:left="105"/>
              <w:rPr>
                <w:ins w:id="976" w:author="Lidia Rocha" w:date="2025-10-29T22:04:00Z" w16du:dateUtc="2025-10-30T05:04:00Z"/>
                <w:b/>
              </w:rPr>
            </w:pPr>
            <w:ins w:id="977" w:author="Lidia Rocha" w:date="2025-10-29T22:04:00Z" w16du:dateUtc="2025-10-30T05:04:00Z">
              <w:r w:rsidRPr="00B043D6">
                <w:rPr>
                  <w:b/>
                  <w:spacing w:val="-4"/>
                </w:rPr>
                <w:t>STEP</w:t>
              </w:r>
            </w:ins>
          </w:p>
        </w:tc>
        <w:tc>
          <w:tcPr>
            <w:tcW w:w="2005" w:type="dxa"/>
            <w:gridSpan w:val="2"/>
          </w:tcPr>
          <w:p w14:paraId="2CE173FC" w14:textId="77777777" w:rsidR="0054358B" w:rsidRPr="00B043D6" w:rsidRDefault="0054358B" w:rsidP="000F011F">
            <w:pPr>
              <w:pStyle w:val="TableParagraph"/>
              <w:spacing w:line="276" w:lineRule="auto"/>
              <w:ind w:left="105" w:right="91"/>
              <w:rPr>
                <w:ins w:id="978" w:author="Lidia Rocha" w:date="2025-10-29T22:04:00Z" w16du:dateUtc="2025-10-30T05:04:00Z"/>
                <w:b/>
              </w:rPr>
            </w:pPr>
            <w:ins w:id="979" w:author="Lidia Rocha" w:date="2025-10-29T22:04:00Z" w16du:dateUtc="2025-10-30T05:04:00Z">
              <w:r w:rsidRPr="00B043D6">
                <w:rPr>
                  <w:b/>
                  <w:spacing w:val="-4"/>
                </w:rPr>
                <w:t xml:space="preserve">TEST </w:t>
              </w:r>
              <w:r w:rsidRPr="00B043D6">
                <w:rPr>
                  <w:b/>
                  <w:spacing w:val="-2"/>
                </w:rPr>
                <w:t>STEP/INPUT</w:t>
              </w:r>
            </w:ins>
          </w:p>
        </w:tc>
        <w:tc>
          <w:tcPr>
            <w:tcW w:w="2340" w:type="dxa"/>
            <w:gridSpan w:val="2"/>
          </w:tcPr>
          <w:p w14:paraId="602B53C0" w14:textId="77777777" w:rsidR="0054358B" w:rsidRPr="00B043D6" w:rsidRDefault="0054358B" w:rsidP="000F011F">
            <w:pPr>
              <w:pStyle w:val="TableParagraph"/>
              <w:spacing w:line="276" w:lineRule="auto"/>
              <w:ind w:left="105"/>
              <w:rPr>
                <w:ins w:id="980" w:author="Lidia Rocha" w:date="2025-10-29T22:04:00Z" w16du:dateUtc="2025-10-30T05:04:00Z"/>
                <w:b/>
              </w:rPr>
            </w:pPr>
            <w:ins w:id="981" w:author="Lidia Rocha" w:date="2025-10-29T22:04:00Z" w16du:dateUtc="2025-10-30T05:04:00Z">
              <w:r w:rsidRPr="00B043D6">
                <w:rPr>
                  <w:b/>
                  <w:spacing w:val="-2"/>
                </w:rPr>
                <w:t>EXPECTED RESULTS</w:t>
              </w:r>
            </w:ins>
          </w:p>
        </w:tc>
        <w:tc>
          <w:tcPr>
            <w:tcW w:w="1530" w:type="dxa"/>
          </w:tcPr>
          <w:p w14:paraId="7938D858" w14:textId="77777777" w:rsidR="0054358B" w:rsidRPr="00B043D6" w:rsidRDefault="0054358B" w:rsidP="000F011F">
            <w:pPr>
              <w:pStyle w:val="TableParagraph"/>
              <w:spacing w:line="276" w:lineRule="auto"/>
              <w:ind w:left="105" w:right="81"/>
              <w:rPr>
                <w:ins w:id="982" w:author="Lidia Rocha" w:date="2025-10-29T22:04:00Z" w16du:dateUtc="2025-10-30T05:04:00Z"/>
                <w:b/>
              </w:rPr>
            </w:pPr>
            <w:ins w:id="983" w:author="Lidia Rocha" w:date="2025-10-29T22:04:00Z" w16du:dateUtc="2025-10-30T05:04:00Z">
              <w:r w:rsidRPr="00B043D6">
                <w:rPr>
                  <w:b/>
                  <w:spacing w:val="-2"/>
                </w:rPr>
                <w:t>ACTUAL RESULT</w:t>
              </w:r>
              <w:r w:rsidRPr="00B043D6">
                <w:rPr>
                  <w:b/>
                  <w:spacing w:val="-10"/>
                </w:rPr>
                <w:t>S</w:t>
              </w:r>
            </w:ins>
          </w:p>
        </w:tc>
        <w:tc>
          <w:tcPr>
            <w:tcW w:w="990" w:type="dxa"/>
          </w:tcPr>
          <w:p w14:paraId="14D0A1E1" w14:textId="77777777" w:rsidR="0054358B" w:rsidRPr="00B043D6" w:rsidRDefault="0054358B" w:rsidP="000F011F">
            <w:pPr>
              <w:pStyle w:val="TableParagraph"/>
              <w:spacing w:line="276" w:lineRule="auto"/>
              <w:ind w:left="105"/>
              <w:rPr>
                <w:ins w:id="984" w:author="Lidia Rocha" w:date="2025-10-29T22:04:00Z" w16du:dateUtc="2025-10-30T05:04:00Z"/>
                <w:b/>
              </w:rPr>
            </w:pPr>
            <w:ins w:id="985" w:author="Lidia Rocha" w:date="2025-10-29T22:04:00Z" w16du:dateUtc="2025-10-30T05:04:00Z">
              <w:r w:rsidRPr="00B043D6">
                <w:rPr>
                  <w:b/>
                  <w:spacing w:val="-2"/>
                </w:rPr>
                <w:t>PASS/FAIL</w:t>
              </w:r>
            </w:ins>
          </w:p>
        </w:tc>
        <w:tc>
          <w:tcPr>
            <w:tcW w:w="997" w:type="dxa"/>
          </w:tcPr>
          <w:p w14:paraId="22DEFC99" w14:textId="77777777" w:rsidR="0054358B" w:rsidRPr="00FA68ED" w:rsidRDefault="0054358B" w:rsidP="000F011F">
            <w:pPr>
              <w:spacing w:line="276" w:lineRule="auto"/>
              <w:rPr>
                <w:ins w:id="986" w:author="Lidia Rocha" w:date="2025-10-29T22:04:00Z" w16du:dateUtc="2025-10-30T05:04:00Z"/>
                <w:b/>
                <w:bCs/>
              </w:rPr>
            </w:pPr>
            <w:ins w:id="987" w:author="Lidia Rocha" w:date="2025-10-29T22:04:00Z" w16du:dateUtc="2025-10-30T05:04:00Z">
              <w:r w:rsidRPr="00FA68ED">
                <w:rPr>
                  <w:b/>
                  <w:bCs/>
                </w:rPr>
                <w:t>Defects Found</w:t>
              </w:r>
            </w:ins>
          </w:p>
        </w:tc>
      </w:tr>
      <w:tr w:rsidR="0054358B" w:rsidRPr="00B043D6" w14:paraId="1D02D8F8" w14:textId="77777777" w:rsidTr="000F011F">
        <w:trPr>
          <w:gridAfter w:val="2"/>
          <w:wAfter w:w="48" w:type="dxa"/>
          <w:trHeight w:val="301"/>
          <w:ins w:id="988" w:author="Lidia Rocha" w:date="2025-10-29T22:04:00Z"/>
        </w:trPr>
        <w:tc>
          <w:tcPr>
            <w:tcW w:w="8219" w:type="dxa"/>
            <w:gridSpan w:val="8"/>
            <w:shd w:val="clear" w:color="auto" w:fill="C0C0C0"/>
          </w:tcPr>
          <w:p w14:paraId="4722FD51" w14:textId="77777777" w:rsidR="0054358B" w:rsidRPr="00B043D6" w:rsidRDefault="0054358B" w:rsidP="000F011F">
            <w:pPr>
              <w:pStyle w:val="TableParagraph"/>
              <w:spacing w:line="276" w:lineRule="auto"/>
              <w:ind w:left="105"/>
              <w:rPr>
                <w:ins w:id="989" w:author="Lidia Rocha" w:date="2025-10-29T22:04:00Z" w16du:dateUtc="2025-10-30T05:04:00Z"/>
                <w:b/>
              </w:rPr>
            </w:pPr>
            <w:ins w:id="990" w:author="Lidia Rocha" w:date="2025-10-29T22:04:00Z" w16du:dateUtc="2025-10-30T05:04:00Z">
              <w:r w:rsidRPr="00B043D6">
                <w:rPr>
                  <w:b/>
                </w:rPr>
                <w:t>TC-12.1:</w:t>
              </w:r>
              <w:r w:rsidRPr="00B043D6">
                <w:rPr>
                  <w:b/>
                  <w:spacing w:val="-6"/>
                </w:rPr>
                <w:t xml:space="preserve"> </w:t>
              </w:r>
              <w:r w:rsidRPr="00B043D6">
                <w:rPr>
                  <w:b/>
                </w:rPr>
                <w:t>Activate Medical Notetaker</w:t>
              </w:r>
            </w:ins>
          </w:p>
        </w:tc>
        <w:tc>
          <w:tcPr>
            <w:tcW w:w="997" w:type="dxa"/>
            <w:shd w:val="clear" w:color="auto" w:fill="C0C0C0"/>
          </w:tcPr>
          <w:p w14:paraId="245CF3D4" w14:textId="77777777" w:rsidR="0054358B" w:rsidRPr="00B043D6" w:rsidRDefault="0054358B" w:rsidP="000F011F">
            <w:pPr>
              <w:pStyle w:val="TableParagraph"/>
              <w:spacing w:line="276" w:lineRule="auto"/>
              <w:rPr>
                <w:ins w:id="991" w:author="Lidia Rocha" w:date="2025-10-29T22:04:00Z" w16du:dateUtc="2025-10-30T05:04:00Z"/>
              </w:rPr>
            </w:pPr>
          </w:p>
        </w:tc>
      </w:tr>
      <w:tr w:rsidR="0054358B" w:rsidRPr="00B043D6" w14:paraId="32136E99" w14:textId="77777777" w:rsidTr="000F011F">
        <w:trPr>
          <w:gridAfter w:val="1"/>
          <w:wAfter w:w="30" w:type="dxa"/>
          <w:trHeight w:val="1175"/>
          <w:ins w:id="992" w:author="Lidia Rocha" w:date="2025-10-29T22:04:00Z"/>
        </w:trPr>
        <w:tc>
          <w:tcPr>
            <w:tcW w:w="1354" w:type="dxa"/>
            <w:gridSpan w:val="2"/>
          </w:tcPr>
          <w:p w14:paraId="114A6A7A" w14:textId="77777777" w:rsidR="0054358B" w:rsidRPr="00B043D6" w:rsidRDefault="0054358B" w:rsidP="000F011F">
            <w:pPr>
              <w:pStyle w:val="TableParagraph"/>
              <w:spacing w:line="276" w:lineRule="auto"/>
              <w:ind w:left="105"/>
              <w:rPr>
                <w:ins w:id="993" w:author="Lidia Rocha" w:date="2025-10-29T22:04:00Z" w16du:dateUtc="2025-10-30T05:04:00Z"/>
              </w:rPr>
            </w:pPr>
            <w:ins w:id="994" w:author="Lidia Rocha" w:date="2025-10-29T22:04:00Z" w16du:dateUtc="2025-10-30T05:04:00Z">
              <w:r w:rsidRPr="00B043D6">
                <w:rPr>
                  <w:spacing w:val="-5"/>
                </w:rPr>
                <w:lastRenderedPageBreak/>
                <w:t>1.</w:t>
              </w:r>
            </w:ins>
          </w:p>
        </w:tc>
        <w:tc>
          <w:tcPr>
            <w:tcW w:w="2005" w:type="dxa"/>
            <w:gridSpan w:val="2"/>
            <w:tcBorders>
              <w:top w:val="nil"/>
            </w:tcBorders>
          </w:tcPr>
          <w:p w14:paraId="6EE38FA0" w14:textId="77777777" w:rsidR="0054358B" w:rsidRPr="005D7D01" w:rsidRDefault="0054358B" w:rsidP="000F011F">
            <w:pPr>
              <w:pStyle w:val="TableParagraph"/>
              <w:spacing w:line="276" w:lineRule="auto"/>
              <w:ind w:left="105"/>
              <w:rPr>
                <w:ins w:id="995" w:author="Lidia Rocha" w:date="2025-10-29T22:04:00Z" w16du:dateUtc="2025-10-30T05:04:00Z"/>
              </w:rPr>
            </w:pPr>
            <w:ins w:id="996" w:author="Lidia Rocha" w:date="2025-10-29T22:04:00Z" w16du:dateUtc="2025-10-30T05:04:00Z">
              <w:r w:rsidRPr="005D7D01">
                <w:t>Audio or video call activates</w:t>
              </w:r>
              <w:r w:rsidRPr="005D7D01">
                <w:rPr>
                  <w:spacing w:val="-4"/>
                </w:rPr>
                <w:t>.</w:t>
              </w:r>
            </w:ins>
          </w:p>
        </w:tc>
        <w:tc>
          <w:tcPr>
            <w:tcW w:w="2340" w:type="dxa"/>
            <w:gridSpan w:val="2"/>
            <w:tcBorders>
              <w:top w:val="nil"/>
            </w:tcBorders>
          </w:tcPr>
          <w:p w14:paraId="2B09EE01" w14:textId="77777777" w:rsidR="0054358B" w:rsidRPr="00B043D6" w:rsidRDefault="0054358B" w:rsidP="000F011F">
            <w:pPr>
              <w:pStyle w:val="TableParagraph"/>
              <w:spacing w:line="276" w:lineRule="auto"/>
              <w:ind w:left="105"/>
              <w:rPr>
                <w:ins w:id="997" w:author="Lidia Rocha" w:date="2025-10-29T22:04:00Z" w16du:dateUtc="2025-10-30T05:04:00Z"/>
              </w:rPr>
            </w:pPr>
            <w:ins w:id="998" w:author="Lidia Rocha" w:date="2025-10-29T22:04:00Z" w16du:dateUtc="2025-10-30T05:04:00Z">
              <w:r w:rsidRPr="00B043D6">
                <w:t>AI voice diarization and transcription enables.</w:t>
              </w:r>
            </w:ins>
          </w:p>
        </w:tc>
        <w:tc>
          <w:tcPr>
            <w:tcW w:w="1530" w:type="dxa"/>
            <w:tcBorders>
              <w:top w:val="nil"/>
            </w:tcBorders>
          </w:tcPr>
          <w:p w14:paraId="36FC6006" w14:textId="77777777" w:rsidR="0054358B" w:rsidRPr="00B043D6" w:rsidRDefault="0054358B" w:rsidP="000F011F">
            <w:pPr>
              <w:pStyle w:val="TableParagraph"/>
              <w:spacing w:line="276" w:lineRule="auto"/>
              <w:ind w:left="105"/>
              <w:rPr>
                <w:ins w:id="999" w:author="Lidia Rocha" w:date="2025-10-29T22:04:00Z" w16du:dateUtc="2025-10-30T05:04:00Z"/>
              </w:rPr>
            </w:pPr>
            <w:ins w:id="1000" w:author="Lidia Rocha" w:date="2025-10-29T22:04:00Z" w16du:dateUtc="2025-10-30T05:04:00Z">
              <w:r>
                <w:t>L</w:t>
              </w:r>
              <w:r w:rsidRPr="00CD00FB">
                <w:t>ive-call auto-activation feature not implemented in v1.0. Notetaker can be started manually from the “Medical Notetaker” menu.</w:t>
              </w:r>
            </w:ins>
          </w:p>
        </w:tc>
        <w:tc>
          <w:tcPr>
            <w:tcW w:w="990" w:type="dxa"/>
            <w:tcBorders>
              <w:top w:val="nil"/>
            </w:tcBorders>
          </w:tcPr>
          <w:p w14:paraId="0AFCA0D9" w14:textId="77777777" w:rsidR="0054358B" w:rsidRPr="00B043D6" w:rsidRDefault="0054358B" w:rsidP="000F011F">
            <w:pPr>
              <w:pStyle w:val="TableParagraph"/>
              <w:spacing w:line="276" w:lineRule="auto"/>
              <w:rPr>
                <w:ins w:id="1001" w:author="Lidia Rocha" w:date="2025-10-29T22:04:00Z" w16du:dateUtc="2025-10-30T05:04:00Z"/>
              </w:rPr>
            </w:pPr>
            <w:ins w:id="1002" w:author="Lidia Rocha" w:date="2025-10-29T22:04:00Z" w16du:dateUtc="2025-10-30T05:04:00Z">
              <w:r>
                <w:t xml:space="preserve"> Blocked</w:t>
              </w:r>
            </w:ins>
          </w:p>
        </w:tc>
        <w:tc>
          <w:tcPr>
            <w:tcW w:w="1015" w:type="dxa"/>
            <w:gridSpan w:val="2"/>
          </w:tcPr>
          <w:p w14:paraId="18B35012" w14:textId="77777777" w:rsidR="0054358B" w:rsidRPr="00B043D6" w:rsidRDefault="0054358B" w:rsidP="000F011F">
            <w:pPr>
              <w:pStyle w:val="TableParagraph"/>
              <w:spacing w:line="276" w:lineRule="auto"/>
              <w:rPr>
                <w:ins w:id="1003" w:author="Lidia Rocha" w:date="2025-10-29T22:04:00Z" w16du:dateUtc="2025-10-30T05:04:00Z"/>
              </w:rPr>
            </w:pPr>
            <w:ins w:id="1004" w:author="Lidia Rocha" w:date="2025-10-29T22:04:00Z" w16du:dateUtc="2025-10-30T05:04:00Z">
              <w:r w:rsidRPr="00CD00FB">
                <w:t>Deferred – Live-Call Integratio</w:t>
              </w:r>
              <w:r>
                <w:t>n</w:t>
              </w:r>
            </w:ins>
          </w:p>
        </w:tc>
      </w:tr>
      <w:tr w:rsidR="0054358B" w:rsidRPr="00B043D6" w14:paraId="351E2680" w14:textId="77777777" w:rsidTr="000F011F">
        <w:trPr>
          <w:gridAfter w:val="1"/>
          <w:wAfter w:w="30" w:type="dxa"/>
          <w:trHeight w:val="1175"/>
          <w:ins w:id="1005" w:author="Lidia Rocha" w:date="2025-10-29T22:04:00Z"/>
        </w:trPr>
        <w:tc>
          <w:tcPr>
            <w:tcW w:w="1354" w:type="dxa"/>
            <w:gridSpan w:val="2"/>
          </w:tcPr>
          <w:p w14:paraId="2E86B5EE" w14:textId="77777777" w:rsidR="0054358B" w:rsidRPr="00B043D6" w:rsidRDefault="0054358B" w:rsidP="000F011F">
            <w:pPr>
              <w:pStyle w:val="TableParagraph"/>
              <w:spacing w:line="276" w:lineRule="auto"/>
              <w:ind w:left="105"/>
              <w:rPr>
                <w:ins w:id="1006" w:author="Lidia Rocha" w:date="2025-10-29T22:04:00Z" w16du:dateUtc="2025-10-30T05:04:00Z"/>
                <w:spacing w:val="-5"/>
              </w:rPr>
            </w:pPr>
            <w:ins w:id="1007" w:author="Lidia Rocha" w:date="2025-10-29T22:04:00Z" w16du:dateUtc="2025-10-30T05:04:00Z">
              <w:r>
                <w:rPr>
                  <w:spacing w:val="-5"/>
                </w:rPr>
                <w:t>1a.</w:t>
              </w:r>
            </w:ins>
          </w:p>
        </w:tc>
        <w:tc>
          <w:tcPr>
            <w:tcW w:w="2005" w:type="dxa"/>
            <w:gridSpan w:val="2"/>
            <w:tcBorders>
              <w:top w:val="nil"/>
            </w:tcBorders>
          </w:tcPr>
          <w:p w14:paraId="00FE36D8" w14:textId="77777777" w:rsidR="0054358B" w:rsidRPr="005D7D01" w:rsidRDefault="0054358B" w:rsidP="000F011F">
            <w:pPr>
              <w:pStyle w:val="TableParagraph"/>
              <w:spacing w:line="276" w:lineRule="auto"/>
              <w:ind w:left="105"/>
              <w:rPr>
                <w:ins w:id="1008" w:author="Lidia Rocha" w:date="2025-10-29T22:04:00Z" w16du:dateUtc="2025-10-30T05:04:00Z"/>
              </w:rPr>
            </w:pPr>
            <w:ins w:id="1009" w:author="Lidia Rocha" w:date="2025-10-29T22:04:00Z" w16du:dateUtc="2025-10-30T05:04:00Z">
              <w:r w:rsidRPr="00CD00FB">
                <w:t>User manually opens the Medical Notetaker module from the main menu and taps Start Recording.</w:t>
              </w:r>
            </w:ins>
          </w:p>
        </w:tc>
        <w:tc>
          <w:tcPr>
            <w:tcW w:w="2340" w:type="dxa"/>
            <w:gridSpan w:val="2"/>
            <w:tcBorders>
              <w:top w:val="nil"/>
            </w:tcBorders>
          </w:tcPr>
          <w:p w14:paraId="338AA59B" w14:textId="77777777" w:rsidR="0054358B" w:rsidRPr="00B043D6" w:rsidRDefault="0054358B" w:rsidP="000F011F">
            <w:pPr>
              <w:pStyle w:val="TableParagraph"/>
              <w:spacing w:line="276" w:lineRule="auto"/>
              <w:ind w:left="105"/>
              <w:rPr>
                <w:ins w:id="1010" w:author="Lidia Rocha" w:date="2025-10-29T22:04:00Z" w16du:dateUtc="2025-10-30T05:04:00Z"/>
              </w:rPr>
            </w:pPr>
            <w:ins w:id="1011" w:author="Lidia Rocha" w:date="2025-10-29T22:04:00Z" w16du:dateUtc="2025-10-30T05:04:00Z">
              <w:r w:rsidRPr="00CD00FB">
                <w:t>Transcription service activates; AI voice diarization and real-time text display begin.</w:t>
              </w:r>
            </w:ins>
          </w:p>
        </w:tc>
        <w:tc>
          <w:tcPr>
            <w:tcW w:w="1530" w:type="dxa"/>
            <w:tcBorders>
              <w:top w:val="nil"/>
            </w:tcBorders>
          </w:tcPr>
          <w:p w14:paraId="68FFFA6F" w14:textId="77777777" w:rsidR="0054358B" w:rsidRPr="00B334AE" w:rsidRDefault="0054358B" w:rsidP="000F011F">
            <w:pPr>
              <w:pStyle w:val="TableParagraph"/>
              <w:spacing w:line="276" w:lineRule="auto"/>
              <w:ind w:left="105"/>
              <w:rPr>
                <w:ins w:id="1012" w:author="Lidia Rocha" w:date="2025-10-29T22:04:00Z" w16du:dateUtc="2025-10-30T05:04:00Z"/>
              </w:rPr>
            </w:pPr>
            <w:ins w:id="1013" w:author="Lidia Rocha" w:date="2025-10-29T22:04:00Z" w16du:dateUtc="2025-10-30T05:04:00Z">
              <w:r w:rsidRPr="00CD00FB">
                <w:t>Manual Notetaker activated successfully; real-time transcription visible and text saved on completion of recording.</w:t>
              </w:r>
            </w:ins>
          </w:p>
        </w:tc>
        <w:tc>
          <w:tcPr>
            <w:tcW w:w="990" w:type="dxa"/>
            <w:tcBorders>
              <w:top w:val="nil"/>
            </w:tcBorders>
          </w:tcPr>
          <w:p w14:paraId="3F375279" w14:textId="77777777" w:rsidR="0054358B" w:rsidRDefault="0054358B" w:rsidP="000F011F">
            <w:pPr>
              <w:pStyle w:val="TableParagraph"/>
              <w:spacing w:line="276" w:lineRule="auto"/>
              <w:rPr>
                <w:ins w:id="1014" w:author="Lidia Rocha" w:date="2025-10-29T22:04:00Z" w16du:dateUtc="2025-10-30T05:04:00Z"/>
              </w:rPr>
            </w:pPr>
            <w:ins w:id="1015" w:author="Lidia Rocha" w:date="2025-10-29T22:04:00Z" w16du:dateUtc="2025-10-30T05:04:00Z">
              <w:r>
                <w:t xml:space="preserve"> Pass</w:t>
              </w:r>
            </w:ins>
          </w:p>
        </w:tc>
        <w:tc>
          <w:tcPr>
            <w:tcW w:w="1015" w:type="dxa"/>
            <w:gridSpan w:val="2"/>
          </w:tcPr>
          <w:p w14:paraId="4863BB88" w14:textId="77777777" w:rsidR="0054358B" w:rsidRDefault="0054358B" w:rsidP="000F011F">
            <w:pPr>
              <w:pStyle w:val="TableParagraph"/>
              <w:spacing w:line="276" w:lineRule="auto"/>
              <w:rPr>
                <w:ins w:id="1016" w:author="Lidia Rocha" w:date="2025-10-29T22:04:00Z" w16du:dateUtc="2025-10-30T05:04:00Z"/>
              </w:rPr>
            </w:pPr>
            <w:ins w:id="1017" w:author="Lidia Rocha" w:date="2025-10-29T22:04:00Z" w16du:dateUtc="2025-10-30T05:04:00Z">
              <w:r>
                <w:t>N/A</w:t>
              </w:r>
            </w:ins>
          </w:p>
        </w:tc>
      </w:tr>
      <w:tr w:rsidR="0054358B" w:rsidRPr="00B043D6" w14:paraId="05F48CCF" w14:textId="77777777" w:rsidTr="000F011F">
        <w:trPr>
          <w:gridAfter w:val="1"/>
          <w:wAfter w:w="30" w:type="dxa"/>
          <w:trHeight w:val="579"/>
          <w:ins w:id="1018" w:author="Lidia Rocha" w:date="2025-10-29T22:04:00Z"/>
        </w:trPr>
        <w:tc>
          <w:tcPr>
            <w:tcW w:w="9234" w:type="dxa"/>
            <w:gridSpan w:val="10"/>
            <w:shd w:val="clear" w:color="auto" w:fill="C0C0C0"/>
          </w:tcPr>
          <w:p w14:paraId="60B7CB06" w14:textId="77777777" w:rsidR="0054358B" w:rsidRPr="00B043D6" w:rsidRDefault="0054358B" w:rsidP="000F011F">
            <w:pPr>
              <w:pStyle w:val="TableParagraph"/>
              <w:spacing w:line="276" w:lineRule="auto"/>
              <w:ind w:left="105"/>
              <w:rPr>
                <w:ins w:id="1019" w:author="Lidia Rocha" w:date="2025-10-29T22:04:00Z" w16du:dateUtc="2025-10-30T05:04:00Z"/>
                <w:b/>
              </w:rPr>
            </w:pPr>
            <w:ins w:id="1020" w:author="Lidia Rocha" w:date="2025-10-29T22:04:00Z" w16du:dateUtc="2025-10-30T05:04:00Z">
              <w:r w:rsidRPr="00B043D6">
                <w:rPr>
                  <w:b/>
                </w:rPr>
                <w:t>TC-12.2:</w:t>
              </w:r>
              <w:r w:rsidRPr="00B043D6">
                <w:rPr>
                  <w:b/>
                  <w:spacing w:val="-10"/>
                </w:rPr>
                <w:t xml:space="preserve"> Save Note </w:t>
              </w:r>
            </w:ins>
          </w:p>
        </w:tc>
      </w:tr>
      <w:tr w:rsidR="0054358B" w:rsidRPr="00B043D6" w14:paraId="0CF56DAC" w14:textId="77777777" w:rsidTr="000F011F">
        <w:trPr>
          <w:gridAfter w:val="1"/>
          <w:wAfter w:w="30" w:type="dxa"/>
          <w:trHeight w:val="1125"/>
          <w:ins w:id="1021" w:author="Lidia Rocha" w:date="2025-10-29T22:04:00Z"/>
        </w:trPr>
        <w:tc>
          <w:tcPr>
            <w:tcW w:w="1354" w:type="dxa"/>
            <w:gridSpan w:val="2"/>
          </w:tcPr>
          <w:p w14:paraId="11CA9CB2" w14:textId="77777777" w:rsidR="0054358B" w:rsidRPr="00B043D6" w:rsidRDefault="0054358B" w:rsidP="000F011F">
            <w:pPr>
              <w:pStyle w:val="TableParagraph"/>
              <w:spacing w:line="276" w:lineRule="auto"/>
              <w:ind w:left="105"/>
              <w:rPr>
                <w:ins w:id="1022" w:author="Lidia Rocha" w:date="2025-10-29T22:04:00Z" w16du:dateUtc="2025-10-30T05:04:00Z"/>
              </w:rPr>
            </w:pPr>
            <w:ins w:id="1023" w:author="Lidia Rocha" w:date="2025-10-29T22:04:00Z" w16du:dateUtc="2025-10-30T05:04:00Z">
              <w:r w:rsidRPr="00B043D6">
                <w:rPr>
                  <w:spacing w:val="-5"/>
                </w:rPr>
                <w:t>1.</w:t>
              </w:r>
            </w:ins>
          </w:p>
        </w:tc>
        <w:tc>
          <w:tcPr>
            <w:tcW w:w="2005" w:type="dxa"/>
            <w:gridSpan w:val="2"/>
          </w:tcPr>
          <w:p w14:paraId="24EA14AF" w14:textId="77777777" w:rsidR="0054358B" w:rsidRPr="005D7D01" w:rsidRDefault="0054358B" w:rsidP="000F011F">
            <w:pPr>
              <w:pStyle w:val="TableParagraph"/>
              <w:spacing w:line="276" w:lineRule="auto"/>
              <w:ind w:left="105" w:right="311"/>
              <w:rPr>
                <w:ins w:id="1024" w:author="Lidia Rocha" w:date="2025-10-29T22:04:00Z" w16du:dateUtc="2025-10-30T05:04:00Z"/>
                <w:iCs/>
              </w:rPr>
            </w:pPr>
            <w:ins w:id="1025" w:author="Lidia Rocha" w:date="2025-10-29T22:04:00Z" w16du:dateUtc="2025-10-30T05:04:00Z">
              <w:r w:rsidRPr="005D7D01">
                <w:rPr>
                  <w:iCs/>
                </w:rPr>
                <w:t>Audio or video call ends.</w:t>
              </w:r>
            </w:ins>
          </w:p>
        </w:tc>
        <w:tc>
          <w:tcPr>
            <w:tcW w:w="2340" w:type="dxa"/>
            <w:gridSpan w:val="2"/>
          </w:tcPr>
          <w:p w14:paraId="43284402" w14:textId="77777777" w:rsidR="0054358B" w:rsidRPr="00B043D6" w:rsidRDefault="0054358B" w:rsidP="000F011F">
            <w:pPr>
              <w:pStyle w:val="TableParagraph"/>
              <w:spacing w:line="276" w:lineRule="auto"/>
              <w:ind w:left="105"/>
              <w:rPr>
                <w:ins w:id="1026" w:author="Lidia Rocha" w:date="2025-10-29T22:04:00Z" w16du:dateUtc="2025-10-30T05:04:00Z"/>
              </w:rPr>
            </w:pPr>
            <w:ins w:id="1027" w:author="Lidia Rocha" w:date="2025-10-29T22:04:00Z" w16du:dateUtc="2025-10-30T05:04:00Z">
              <w:r w:rsidRPr="00B043D6">
                <w:t>The transcription is saved as a note to the user’s device</w:t>
              </w:r>
              <w:r w:rsidRPr="00B043D6">
                <w:rPr>
                  <w:spacing w:val="-2"/>
                </w:rPr>
                <w:t>.</w:t>
              </w:r>
            </w:ins>
          </w:p>
        </w:tc>
        <w:tc>
          <w:tcPr>
            <w:tcW w:w="1530" w:type="dxa"/>
          </w:tcPr>
          <w:p w14:paraId="7AC5D0AC" w14:textId="77777777" w:rsidR="0054358B" w:rsidRPr="00B043D6" w:rsidRDefault="0054358B" w:rsidP="000F011F">
            <w:pPr>
              <w:pStyle w:val="TableParagraph"/>
              <w:spacing w:line="276" w:lineRule="auto"/>
              <w:ind w:left="105" w:right="149"/>
              <w:rPr>
                <w:ins w:id="1028" w:author="Lidia Rocha" w:date="2025-10-29T22:04:00Z" w16du:dateUtc="2025-10-30T05:04:00Z"/>
              </w:rPr>
            </w:pPr>
            <w:ins w:id="1029" w:author="Lidia Rocha" w:date="2025-10-29T22:04:00Z" w16du:dateUtc="2025-10-30T05:04:00Z">
              <w:r w:rsidRPr="00B334AE">
                <w:t>Upon call end, transcription saved automatically in “Medical Notetaker” folder; confirmation toast displayed.</w:t>
              </w:r>
            </w:ins>
          </w:p>
        </w:tc>
        <w:tc>
          <w:tcPr>
            <w:tcW w:w="990" w:type="dxa"/>
          </w:tcPr>
          <w:p w14:paraId="11E34F6C" w14:textId="77777777" w:rsidR="0054358B" w:rsidRPr="00B043D6" w:rsidRDefault="0054358B" w:rsidP="000F011F">
            <w:pPr>
              <w:pStyle w:val="TableParagraph"/>
              <w:spacing w:line="276" w:lineRule="auto"/>
              <w:ind w:left="106"/>
              <w:rPr>
                <w:ins w:id="1030" w:author="Lidia Rocha" w:date="2025-10-29T22:04:00Z" w16du:dateUtc="2025-10-30T05:04:00Z"/>
              </w:rPr>
            </w:pPr>
            <w:ins w:id="1031" w:author="Lidia Rocha" w:date="2025-10-29T22:04:00Z" w16du:dateUtc="2025-10-30T05:04:00Z">
              <w:r>
                <w:t>Pass</w:t>
              </w:r>
            </w:ins>
          </w:p>
        </w:tc>
        <w:tc>
          <w:tcPr>
            <w:tcW w:w="1015" w:type="dxa"/>
            <w:gridSpan w:val="2"/>
          </w:tcPr>
          <w:p w14:paraId="586A9C27" w14:textId="77777777" w:rsidR="0054358B" w:rsidRPr="00B043D6" w:rsidRDefault="0054358B" w:rsidP="000F011F">
            <w:pPr>
              <w:pStyle w:val="TableParagraph"/>
              <w:spacing w:line="276" w:lineRule="auto"/>
              <w:ind w:left="111" w:right="116"/>
              <w:rPr>
                <w:ins w:id="1032" w:author="Lidia Rocha" w:date="2025-10-29T22:04:00Z" w16du:dateUtc="2025-10-30T05:04:00Z"/>
              </w:rPr>
            </w:pPr>
            <w:ins w:id="1033" w:author="Lidia Rocha" w:date="2025-10-29T22:04:00Z" w16du:dateUtc="2025-10-30T05:04:00Z">
              <w:r>
                <w:t>N/A</w:t>
              </w:r>
            </w:ins>
          </w:p>
        </w:tc>
      </w:tr>
      <w:tr w:rsidR="0054358B" w:rsidRPr="00B043D6" w14:paraId="5DDD4997" w14:textId="77777777" w:rsidTr="000F011F">
        <w:trPr>
          <w:gridAfter w:val="1"/>
          <w:wAfter w:w="30" w:type="dxa"/>
          <w:trHeight w:val="574"/>
          <w:ins w:id="1034" w:author="Lidia Rocha" w:date="2025-10-29T22:04:00Z"/>
        </w:trPr>
        <w:tc>
          <w:tcPr>
            <w:tcW w:w="9234" w:type="dxa"/>
            <w:gridSpan w:val="10"/>
            <w:shd w:val="clear" w:color="auto" w:fill="C0C0C0"/>
          </w:tcPr>
          <w:p w14:paraId="3E7D095F" w14:textId="77777777" w:rsidR="0054358B" w:rsidRPr="00B043D6" w:rsidRDefault="0054358B" w:rsidP="000F011F">
            <w:pPr>
              <w:pStyle w:val="TableParagraph"/>
              <w:spacing w:line="276" w:lineRule="auto"/>
              <w:ind w:left="105"/>
              <w:rPr>
                <w:ins w:id="1035" w:author="Lidia Rocha" w:date="2025-10-29T22:04:00Z" w16du:dateUtc="2025-10-30T05:04:00Z"/>
                <w:b/>
              </w:rPr>
            </w:pPr>
            <w:ins w:id="1036" w:author="Lidia Rocha" w:date="2025-10-29T22:04:00Z" w16du:dateUtc="2025-10-30T05:04:00Z">
              <w:r w:rsidRPr="00B043D6">
                <w:rPr>
                  <w:b/>
                </w:rPr>
                <w:t>TC-12.3:</w:t>
              </w:r>
              <w:r w:rsidRPr="00B043D6">
                <w:rPr>
                  <w:b/>
                  <w:spacing w:val="-5"/>
                </w:rPr>
                <w:t xml:space="preserve">  Keyword and Phrase detection</w:t>
              </w:r>
            </w:ins>
          </w:p>
        </w:tc>
      </w:tr>
      <w:tr w:rsidR="0054358B" w:rsidRPr="00B043D6" w14:paraId="75C65B03" w14:textId="77777777" w:rsidTr="000F011F">
        <w:trPr>
          <w:gridAfter w:val="1"/>
          <w:wAfter w:w="30" w:type="dxa"/>
          <w:trHeight w:val="954"/>
          <w:ins w:id="1037" w:author="Lidia Rocha" w:date="2025-10-29T22:04:00Z"/>
        </w:trPr>
        <w:tc>
          <w:tcPr>
            <w:tcW w:w="1354" w:type="dxa"/>
            <w:gridSpan w:val="2"/>
          </w:tcPr>
          <w:p w14:paraId="0D5D1C05" w14:textId="77777777" w:rsidR="0054358B" w:rsidRPr="00B043D6" w:rsidRDefault="0054358B" w:rsidP="000F011F">
            <w:pPr>
              <w:pStyle w:val="TableParagraph"/>
              <w:spacing w:line="276" w:lineRule="auto"/>
              <w:ind w:left="105"/>
              <w:rPr>
                <w:ins w:id="1038" w:author="Lidia Rocha" w:date="2025-10-29T22:04:00Z" w16du:dateUtc="2025-10-30T05:04:00Z"/>
              </w:rPr>
            </w:pPr>
            <w:ins w:id="1039" w:author="Lidia Rocha" w:date="2025-10-29T22:04:00Z" w16du:dateUtc="2025-10-30T05:04:00Z">
              <w:r w:rsidRPr="00B043D6">
                <w:rPr>
                  <w:spacing w:val="-5"/>
                </w:rPr>
                <w:t>1.</w:t>
              </w:r>
            </w:ins>
          </w:p>
        </w:tc>
        <w:tc>
          <w:tcPr>
            <w:tcW w:w="2005" w:type="dxa"/>
            <w:gridSpan w:val="2"/>
          </w:tcPr>
          <w:p w14:paraId="4808B073" w14:textId="77777777" w:rsidR="0054358B" w:rsidRPr="005D7D01" w:rsidRDefault="0054358B" w:rsidP="000F011F">
            <w:pPr>
              <w:pStyle w:val="TableParagraph"/>
              <w:spacing w:line="276" w:lineRule="auto"/>
              <w:ind w:left="105" w:right="366"/>
              <w:rPr>
                <w:ins w:id="1040" w:author="Lidia Rocha" w:date="2025-10-29T22:04:00Z" w16du:dateUtc="2025-10-30T05:04:00Z"/>
                <w:iCs/>
              </w:rPr>
            </w:pPr>
            <w:ins w:id="1041" w:author="Lidia Rocha" w:date="2025-10-29T22:04:00Z" w16du:dateUtc="2025-10-30T05:04:00Z">
              <w:r w:rsidRPr="005D7D01">
                <w:rPr>
                  <w:iCs/>
                </w:rPr>
                <w:t>Audio or video call ends. Note is in the process of being saved.</w:t>
              </w:r>
            </w:ins>
          </w:p>
        </w:tc>
        <w:tc>
          <w:tcPr>
            <w:tcW w:w="2340" w:type="dxa"/>
            <w:gridSpan w:val="2"/>
          </w:tcPr>
          <w:p w14:paraId="1066144E" w14:textId="77777777" w:rsidR="0054358B" w:rsidRPr="00B043D6" w:rsidRDefault="0054358B" w:rsidP="000F011F">
            <w:pPr>
              <w:pStyle w:val="TableParagraph"/>
              <w:spacing w:line="276" w:lineRule="auto"/>
              <w:ind w:left="105" w:right="59"/>
              <w:rPr>
                <w:ins w:id="1042" w:author="Lidia Rocha" w:date="2025-10-29T22:04:00Z" w16du:dateUtc="2025-10-30T05:04:00Z"/>
              </w:rPr>
            </w:pPr>
            <w:ins w:id="1043" w:author="Lidia Rocha" w:date="2025-10-29T22:04:00Z" w16du:dateUtc="2025-10-30T05:04:00Z">
              <w:r w:rsidRPr="00B043D6">
                <w:t>The system analyzes the note to be saved, identifying preconfigured keywords and phrases and generating the associated event.</w:t>
              </w:r>
            </w:ins>
          </w:p>
        </w:tc>
        <w:tc>
          <w:tcPr>
            <w:tcW w:w="1530" w:type="dxa"/>
          </w:tcPr>
          <w:p w14:paraId="3725B6B9" w14:textId="77777777" w:rsidR="0054358B" w:rsidRPr="00B043D6" w:rsidRDefault="0054358B" w:rsidP="000F011F">
            <w:pPr>
              <w:pStyle w:val="TableParagraph"/>
              <w:spacing w:line="276" w:lineRule="auto"/>
              <w:ind w:left="105"/>
              <w:rPr>
                <w:ins w:id="1044" w:author="Lidia Rocha" w:date="2025-10-29T22:04:00Z" w16du:dateUtc="2025-10-30T05:04:00Z"/>
              </w:rPr>
            </w:pPr>
            <w:ins w:id="1045" w:author="Lidia Rocha" w:date="2025-10-29T22:04:00Z" w16du:dateUtc="2025-10-30T05:04:00Z">
              <w:r w:rsidRPr="00B334AE">
                <w:t>Keywords like “appointment,” “medication,” and “follow-up” correctly detected; corresponding events created in background task list</w:t>
              </w:r>
            </w:ins>
          </w:p>
        </w:tc>
        <w:tc>
          <w:tcPr>
            <w:tcW w:w="990" w:type="dxa"/>
          </w:tcPr>
          <w:p w14:paraId="3CDFAE80" w14:textId="77777777" w:rsidR="0054358B" w:rsidRPr="00B043D6" w:rsidRDefault="0054358B" w:rsidP="000F011F">
            <w:pPr>
              <w:pStyle w:val="TableParagraph"/>
              <w:spacing w:line="276" w:lineRule="auto"/>
              <w:ind w:left="106"/>
              <w:rPr>
                <w:ins w:id="1046" w:author="Lidia Rocha" w:date="2025-10-29T22:04:00Z" w16du:dateUtc="2025-10-30T05:04:00Z"/>
              </w:rPr>
            </w:pPr>
            <w:ins w:id="1047" w:author="Lidia Rocha" w:date="2025-10-29T22:04:00Z" w16du:dateUtc="2025-10-30T05:04:00Z">
              <w:r>
                <w:t>Pass</w:t>
              </w:r>
            </w:ins>
          </w:p>
        </w:tc>
        <w:tc>
          <w:tcPr>
            <w:tcW w:w="1015" w:type="dxa"/>
            <w:gridSpan w:val="2"/>
          </w:tcPr>
          <w:p w14:paraId="6C362F6D" w14:textId="77777777" w:rsidR="0054358B" w:rsidRPr="00B043D6" w:rsidRDefault="0054358B" w:rsidP="000F011F">
            <w:pPr>
              <w:pStyle w:val="TableParagraph"/>
              <w:spacing w:line="276" w:lineRule="auto"/>
              <w:rPr>
                <w:ins w:id="1048" w:author="Lidia Rocha" w:date="2025-10-29T22:04:00Z" w16du:dateUtc="2025-10-30T05:04:00Z"/>
              </w:rPr>
            </w:pPr>
            <w:ins w:id="1049" w:author="Lidia Rocha" w:date="2025-10-29T22:04:00Z" w16du:dateUtc="2025-10-30T05:04:00Z">
              <w:r>
                <w:t>N/A</w:t>
              </w:r>
            </w:ins>
          </w:p>
        </w:tc>
      </w:tr>
      <w:tr w:rsidR="0054358B" w:rsidRPr="00B043D6" w14:paraId="3955F2E5" w14:textId="77777777" w:rsidTr="000F011F">
        <w:trPr>
          <w:gridAfter w:val="1"/>
          <w:wAfter w:w="30" w:type="dxa"/>
          <w:trHeight w:val="575"/>
          <w:ins w:id="1050" w:author="Lidia Rocha" w:date="2025-10-29T22:04:00Z"/>
        </w:trPr>
        <w:tc>
          <w:tcPr>
            <w:tcW w:w="9234" w:type="dxa"/>
            <w:gridSpan w:val="10"/>
            <w:shd w:val="clear" w:color="auto" w:fill="C0C0C0"/>
          </w:tcPr>
          <w:p w14:paraId="559E6A04" w14:textId="77777777" w:rsidR="0054358B" w:rsidRPr="00B043D6" w:rsidRDefault="0054358B" w:rsidP="000F011F">
            <w:pPr>
              <w:pStyle w:val="TableParagraph"/>
              <w:spacing w:line="276" w:lineRule="auto"/>
              <w:ind w:left="105"/>
              <w:rPr>
                <w:ins w:id="1051" w:author="Lidia Rocha" w:date="2025-10-29T22:04:00Z" w16du:dateUtc="2025-10-30T05:04:00Z"/>
                <w:b/>
              </w:rPr>
            </w:pPr>
            <w:ins w:id="1052" w:author="Lidia Rocha" w:date="2025-10-29T22:04:00Z" w16du:dateUtc="2025-10-30T05:04:00Z">
              <w:r w:rsidRPr="00B043D6">
                <w:rPr>
                  <w:b/>
                </w:rPr>
                <w:t>TC-12.4:</w:t>
              </w:r>
              <w:r w:rsidRPr="00B043D6">
                <w:rPr>
                  <w:b/>
                  <w:spacing w:val="-6"/>
                </w:rPr>
                <w:t xml:space="preserve"> View Notes</w:t>
              </w:r>
            </w:ins>
          </w:p>
        </w:tc>
      </w:tr>
      <w:tr w:rsidR="0054358B" w:rsidRPr="00B043D6" w14:paraId="434F1D4A" w14:textId="77777777" w:rsidTr="000F011F">
        <w:trPr>
          <w:gridAfter w:val="1"/>
          <w:wAfter w:w="30" w:type="dxa"/>
          <w:trHeight w:val="1425"/>
          <w:ins w:id="1053" w:author="Lidia Rocha" w:date="2025-10-29T22:04:00Z"/>
        </w:trPr>
        <w:tc>
          <w:tcPr>
            <w:tcW w:w="1354" w:type="dxa"/>
            <w:gridSpan w:val="2"/>
          </w:tcPr>
          <w:p w14:paraId="3154140F" w14:textId="77777777" w:rsidR="0054358B" w:rsidRPr="00B043D6" w:rsidRDefault="0054358B" w:rsidP="000F011F">
            <w:pPr>
              <w:pStyle w:val="TableParagraph"/>
              <w:spacing w:line="276" w:lineRule="auto"/>
              <w:ind w:left="105"/>
              <w:rPr>
                <w:ins w:id="1054" w:author="Lidia Rocha" w:date="2025-10-29T22:04:00Z" w16du:dateUtc="2025-10-30T05:04:00Z"/>
              </w:rPr>
            </w:pPr>
            <w:ins w:id="1055" w:author="Lidia Rocha" w:date="2025-10-29T22:04:00Z" w16du:dateUtc="2025-10-30T05:04:00Z">
              <w:r w:rsidRPr="00B043D6">
                <w:rPr>
                  <w:spacing w:val="-5"/>
                </w:rPr>
                <w:lastRenderedPageBreak/>
                <w:t>1.</w:t>
              </w:r>
            </w:ins>
          </w:p>
        </w:tc>
        <w:tc>
          <w:tcPr>
            <w:tcW w:w="2005" w:type="dxa"/>
            <w:gridSpan w:val="2"/>
          </w:tcPr>
          <w:p w14:paraId="01924743" w14:textId="77777777" w:rsidR="0054358B" w:rsidRPr="005D7D01" w:rsidRDefault="0054358B" w:rsidP="000F011F">
            <w:pPr>
              <w:pStyle w:val="TableParagraph"/>
              <w:spacing w:line="276" w:lineRule="auto"/>
              <w:ind w:left="105" w:right="91"/>
              <w:rPr>
                <w:ins w:id="1056" w:author="Lidia Rocha" w:date="2025-10-29T22:04:00Z" w16du:dateUtc="2025-10-30T05:04:00Z"/>
              </w:rPr>
            </w:pPr>
            <w:ins w:id="1057" w:author="Lidia Rocha" w:date="2025-10-29T22:04:00Z" w16du:dateUtc="2025-10-30T05:04:00Z">
              <w:r w:rsidRPr="005D7D01">
                <w:t>User navigates to their file storage and selects “Medical Notetaker”</w:t>
              </w:r>
            </w:ins>
          </w:p>
        </w:tc>
        <w:tc>
          <w:tcPr>
            <w:tcW w:w="2340" w:type="dxa"/>
            <w:gridSpan w:val="2"/>
          </w:tcPr>
          <w:p w14:paraId="63C49793" w14:textId="77777777" w:rsidR="0054358B" w:rsidRPr="00B043D6" w:rsidRDefault="0054358B" w:rsidP="000F011F">
            <w:pPr>
              <w:pStyle w:val="TableParagraph"/>
              <w:spacing w:line="276" w:lineRule="auto"/>
              <w:ind w:left="105" w:right="289"/>
              <w:rPr>
                <w:ins w:id="1058" w:author="Lidia Rocha" w:date="2025-10-29T22:04:00Z" w16du:dateUtc="2025-10-30T05:04:00Z"/>
              </w:rPr>
            </w:pPr>
            <w:ins w:id="1059" w:author="Lidia Rocha" w:date="2025-10-29T22:04:00Z" w16du:dateUtc="2025-10-30T05:04:00Z">
              <w:r w:rsidRPr="00B043D6">
                <w:t>Historical notes are displayed as a list, sorted from newest to oldest.</w:t>
              </w:r>
            </w:ins>
          </w:p>
        </w:tc>
        <w:tc>
          <w:tcPr>
            <w:tcW w:w="1530" w:type="dxa"/>
          </w:tcPr>
          <w:p w14:paraId="07F7D220" w14:textId="77777777" w:rsidR="0054358B" w:rsidRPr="00B043D6" w:rsidRDefault="0054358B" w:rsidP="000F011F">
            <w:pPr>
              <w:pStyle w:val="TableParagraph"/>
              <w:spacing w:line="276" w:lineRule="auto"/>
              <w:ind w:left="105"/>
              <w:rPr>
                <w:ins w:id="1060" w:author="Lidia Rocha" w:date="2025-10-29T22:04:00Z" w16du:dateUtc="2025-10-30T05:04:00Z"/>
              </w:rPr>
            </w:pPr>
            <w:ins w:id="1061" w:author="Lidia Rocha" w:date="2025-10-29T22:04:00Z" w16du:dateUtc="2025-10-30T05:04:00Z">
              <w:r w:rsidRPr="00B334AE">
                <w:t>Notes displayed in correct order; timestamps and titles visible; most recent note accessible at top.</w:t>
              </w:r>
            </w:ins>
          </w:p>
        </w:tc>
        <w:tc>
          <w:tcPr>
            <w:tcW w:w="990" w:type="dxa"/>
          </w:tcPr>
          <w:p w14:paraId="4944CDE5" w14:textId="77777777" w:rsidR="0054358B" w:rsidRPr="00B043D6" w:rsidRDefault="0054358B" w:rsidP="000F011F">
            <w:pPr>
              <w:pStyle w:val="TableParagraph"/>
              <w:spacing w:line="276" w:lineRule="auto"/>
              <w:ind w:left="106"/>
              <w:rPr>
                <w:ins w:id="1062" w:author="Lidia Rocha" w:date="2025-10-29T22:04:00Z" w16du:dateUtc="2025-10-30T05:04:00Z"/>
              </w:rPr>
            </w:pPr>
            <w:ins w:id="1063" w:author="Lidia Rocha" w:date="2025-10-29T22:04:00Z" w16du:dateUtc="2025-10-30T05:04:00Z">
              <w:r>
                <w:t>Pass</w:t>
              </w:r>
            </w:ins>
          </w:p>
        </w:tc>
        <w:tc>
          <w:tcPr>
            <w:tcW w:w="1015" w:type="dxa"/>
            <w:gridSpan w:val="2"/>
          </w:tcPr>
          <w:p w14:paraId="6F9BB3D6" w14:textId="77777777" w:rsidR="0054358B" w:rsidRPr="00B043D6" w:rsidRDefault="0054358B" w:rsidP="000F011F">
            <w:pPr>
              <w:pStyle w:val="TableParagraph"/>
              <w:spacing w:line="276" w:lineRule="auto"/>
              <w:rPr>
                <w:ins w:id="1064" w:author="Lidia Rocha" w:date="2025-10-29T22:04:00Z" w16du:dateUtc="2025-10-30T05:04:00Z"/>
              </w:rPr>
            </w:pPr>
            <w:ins w:id="1065" w:author="Lidia Rocha" w:date="2025-10-29T22:04:00Z" w16du:dateUtc="2025-10-30T05:04:00Z">
              <w:r>
                <w:t>N/A</w:t>
              </w:r>
            </w:ins>
          </w:p>
        </w:tc>
      </w:tr>
      <w:tr w:rsidR="0054358B" w:rsidRPr="00B043D6" w14:paraId="66DEAA69" w14:textId="77777777" w:rsidTr="000F011F">
        <w:trPr>
          <w:gridAfter w:val="1"/>
          <w:wAfter w:w="30" w:type="dxa"/>
          <w:trHeight w:val="574"/>
          <w:ins w:id="1066" w:author="Lidia Rocha" w:date="2025-10-29T22:04:00Z"/>
        </w:trPr>
        <w:tc>
          <w:tcPr>
            <w:tcW w:w="9234" w:type="dxa"/>
            <w:gridSpan w:val="10"/>
            <w:shd w:val="clear" w:color="auto" w:fill="C0C0C0"/>
          </w:tcPr>
          <w:p w14:paraId="4D238629" w14:textId="77777777" w:rsidR="0054358B" w:rsidRPr="00B043D6" w:rsidRDefault="0054358B" w:rsidP="000F011F">
            <w:pPr>
              <w:pStyle w:val="TableParagraph"/>
              <w:spacing w:line="276" w:lineRule="auto"/>
              <w:ind w:left="105"/>
              <w:rPr>
                <w:ins w:id="1067" w:author="Lidia Rocha" w:date="2025-10-29T22:04:00Z" w16du:dateUtc="2025-10-30T05:04:00Z"/>
                <w:b/>
              </w:rPr>
            </w:pPr>
            <w:ins w:id="1068" w:author="Lidia Rocha" w:date="2025-10-29T22:04:00Z" w16du:dateUtc="2025-10-30T05:04:00Z">
              <w:r w:rsidRPr="00B043D6">
                <w:rPr>
                  <w:b/>
                </w:rPr>
                <w:t>TC-12.5:</w:t>
              </w:r>
              <w:r w:rsidRPr="00B043D6">
                <w:rPr>
                  <w:b/>
                  <w:spacing w:val="-7"/>
                </w:rPr>
                <w:t xml:space="preserve"> View Note</w:t>
              </w:r>
            </w:ins>
          </w:p>
        </w:tc>
      </w:tr>
      <w:tr w:rsidR="0054358B" w:rsidRPr="00B043D6" w14:paraId="649F4C28" w14:textId="77777777" w:rsidTr="000F011F">
        <w:trPr>
          <w:gridAfter w:val="1"/>
          <w:wAfter w:w="30" w:type="dxa"/>
          <w:trHeight w:val="1089"/>
          <w:ins w:id="1069" w:author="Lidia Rocha" w:date="2025-10-29T22:04:00Z"/>
        </w:trPr>
        <w:tc>
          <w:tcPr>
            <w:tcW w:w="1354" w:type="dxa"/>
            <w:gridSpan w:val="2"/>
          </w:tcPr>
          <w:p w14:paraId="073C5DFB" w14:textId="77777777" w:rsidR="0054358B" w:rsidRPr="00B043D6" w:rsidRDefault="0054358B" w:rsidP="000F011F">
            <w:pPr>
              <w:pStyle w:val="TableParagraph"/>
              <w:spacing w:line="276" w:lineRule="auto"/>
              <w:ind w:left="105"/>
              <w:rPr>
                <w:ins w:id="1070" w:author="Lidia Rocha" w:date="2025-10-29T22:04:00Z" w16du:dateUtc="2025-10-30T05:04:00Z"/>
              </w:rPr>
            </w:pPr>
            <w:ins w:id="1071" w:author="Lidia Rocha" w:date="2025-10-29T22:04:00Z" w16du:dateUtc="2025-10-30T05:04:00Z">
              <w:r w:rsidRPr="00B043D6">
                <w:rPr>
                  <w:spacing w:val="-5"/>
                </w:rPr>
                <w:t>1.</w:t>
              </w:r>
            </w:ins>
          </w:p>
        </w:tc>
        <w:tc>
          <w:tcPr>
            <w:tcW w:w="2005" w:type="dxa"/>
            <w:gridSpan w:val="2"/>
          </w:tcPr>
          <w:p w14:paraId="31EE25E0" w14:textId="77777777" w:rsidR="0054358B" w:rsidRPr="005D7D01" w:rsidRDefault="0054358B" w:rsidP="000F011F">
            <w:pPr>
              <w:pStyle w:val="TableParagraph"/>
              <w:spacing w:line="276" w:lineRule="auto"/>
              <w:ind w:left="105" w:right="85"/>
              <w:rPr>
                <w:ins w:id="1072" w:author="Lidia Rocha" w:date="2025-10-29T22:04:00Z" w16du:dateUtc="2025-10-30T05:04:00Z"/>
                <w:iCs/>
              </w:rPr>
            </w:pPr>
            <w:ins w:id="1073" w:author="Lidia Rocha" w:date="2025-10-29T22:04:00Z" w16du:dateUtc="2025-10-30T05:04:00Z">
              <w:r w:rsidRPr="005D7D01">
                <w:rPr>
                  <w:iCs/>
                </w:rPr>
                <w:t>User selects a single note from the medical notes list.</w:t>
              </w:r>
            </w:ins>
          </w:p>
        </w:tc>
        <w:tc>
          <w:tcPr>
            <w:tcW w:w="2340" w:type="dxa"/>
            <w:gridSpan w:val="2"/>
          </w:tcPr>
          <w:p w14:paraId="182FC4FD" w14:textId="77777777" w:rsidR="0054358B" w:rsidRPr="00B043D6" w:rsidRDefault="0054358B" w:rsidP="000F011F">
            <w:pPr>
              <w:pStyle w:val="TableParagraph"/>
              <w:spacing w:line="276" w:lineRule="auto"/>
              <w:ind w:left="105"/>
              <w:rPr>
                <w:ins w:id="1074" w:author="Lidia Rocha" w:date="2025-10-29T22:04:00Z" w16du:dateUtc="2025-10-30T05:04:00Z"/>
              </w:rPr>
            </w:pPr>
            <w:ins w:id="1075" w:author="Lidia Rocha" w:date="2025-10-29T22:04:00Z" w16du:dateUtc="2025-10-30T05:04:00Z">
              <w:r w:rsidRPr="00B043D6">
                <w:t>The transcribed note is displayed to the screen.</w:t>
              </w:r>
            </w:ins>
          </w:p>
        </w:tc>
        <w:tc>
          <w:tcPr>
            <w:tcW w:w="1530" w:type="dxa"/>
          </w:tcPr>
          <w:p w14:paraId="7BA4E3BD" w14:textId="77777777" w:rsidR="0054358B" w:rsidRPr="00B043D6" w:rsidRDefault="0054358B" w:rsidP="000F011F">
            <w:pPr>
              <w:pStyle w:val="TableParagraph"/>
              <w:spacing w:line="276" w:lineRule="auto"/>
              <w:ind w:left="105" w:right="149"/>
              <w:rPr>
                <w:ins w:id="1076" w:author="Lidia Rocha" w:date="2025-10-29T22:04:00Z" w16du:dateUtc="2025-10-30T05:04:00Z"/>
              </w:rPr>
            </w:pPr>
            <w:ins w:id="1077" w:author="Lidia Rocha" w:date="2025-10-29T22:04:00Z" w16du:dateUtc="2025-10-30T05:04:00Z">
              <w:r w:rsidRPr="00B334AE">
                <w:t>Selected note opened successfully; transcription text rendered without formatting loss.</w:t>
              </w:r>
            </w:ins>
          </w:p>
        </w:tc>
        <w:tc>
          <w:tcPr>
            <w:tcW w:w="990" w:type="dxa"/>
          </w:tcPr>
          <w:p w14:paraId="7FC1D4F3" w14:textId="77777777" w:rsidR="0054358B" w:rsidRPr="00B043D6" w:rsidRDefault="0054358B" w:rsidP="000F011F">
            <w:pPr>
              <w:pStyle w:val="TableParagraph"/>
              <w:spacing w:line="276" w:lineRule="auto"/>
              <w:ind w:left="106"/>
              <w:rPr>
                <w:ins w:id="1078" w:author="Lidia Rocha" w:date="2025-10-29T22:04:00Z" w16du:dateUtc="2025-10-30T05:04:00Z"/>
              </w:rPr>
            </w:pPr>
            <w:ins w:id="1079" w:author="Lidia Rocha" w:date="2025-10-29T22:04:00Z" w16du:dateUtc="2025-10-30T05:04:00Z">
              <w:r>
                <w:t>Pass</w:t>
              </w:r>
            </w:ins>
          </w:p>
        </w:tc>
        <w:tc>
          <w:tcPr>
            <w:tcW w:w="1015" w:type="dxa"/>
            <w:gridSpan w:val="2"/>
          </w:tcPr>
          <w:p w14:paraId="4A1361E4" w14:textId="77777777" w:rsidR="0054358B" w:rsidRPr="00B043D6" w:rsidRDefault="0054358B" w:rsidP="000F011F">
            <w:pPr>
              <w:pStyle w:val="TableParagraph"/>
              <w:spacing w:line="276" w:lineRule="auto"/>
              <w:rPr>
                <w:ins w:id="1080" w:author="Lidia Rocha" w:date="2025-10-29T22:04:00Z" w16du:dateUtc="2025-10-30T05:04:00Z"/>
              </w:rPr>
            </w:pPr>
            <w:ins w:id="1081" w:author="Lidia Rocha" w:date="2025-10-29T22:04:00Z" w16du:dateUtc="2025-10-30T05:04:00Z">
              <w:r>
                <w:t>N/A</w:t>
              </w:r>
            </w:ins>
          </w:p>
        </w:tc>
      </w:tr>
      <w:tr w:rsidR="0054358B" w:rsidRPr="00B043D6" w14:paraId="0E7143D5" w14:textId="77777777" w:rsidTr="000F011F">
        <w:trPr>
          <w:gridBefore w:val="1"/>
          <w:wBefore w:w="30" w:type="dxa"/>
          <w:trHeight w:val="574"/>
          <w:ins w:id="1082" w:author="Lidia Rocha" w:date="2025-10-29T22:04:00Z"/>
        </w:trPr>
        <w:tc>
          <w:tcPr>
            <w:tcW w:w="9234" w:type="dxa"/>
            <w:gridSpan w:val="10"/>
            <w:shd w:val="clear" w:color="auto" w:fill="C0C0C0"/>
          </w:tcPr>
          <w:p w14:paraId="4E397CB0" w14:textId="77777777" w:rsidR="0054358B" w:rsidRPr="00B043D6" w:rsidRDefault="0054358B" w:rsidP="000F011F">
            <w:pPr>
              <w:pStyle w:val="TableParagraph"/>
              <w:spacing w:line="276" w:lineRule="auto"/>
              <w:ind w:left="105"/>
              <w:rPr>
                <w:ins w:id="1083" w:author="Lidia Rocha" w:date="2025-10-29T22:04:00Z" w16du:dateUtc="2025-10-30T05:04:00Z"/>
                <w:b/>
              </w:rPr>
            </w:pPr>
            <w:ins w:id="1084" w:author="Lidia Rocha" w:date="2025-10-29T22:04:00Z" w16du:dateUtc="2025-10-30T05:04:00Z">
              <w:r w:rsidRPr="00B043D6">
                <w:rPr>
                  <w:b/>
                </w:rPr>
                <w:t>TC-12.6:</w:t>
              </w:r>
              <w:r w:rsidRPr="00B043D6">
                <w:rPr>
                  <w:b/>
                  <w:spacing w:val="-7"/>
                </w:rPr>
                <w:t xml:space="preserve"> Delete Note</w:t>
              </w:r>
            </w:ins>
          </w:p>
        </w:tc>
      </w:tr>
      <w:tr w:rsidR="0054358B" w:rsidRPr="00B043D6" w14:paraId="20ABBFBB" w14:textId="77777777" w:rsidTr="000F011F">
        <w:trPr>
          <w:gridBefore w:val="1"/>
          <w:wBefore w:w="30" w:type="dxa"/>
          <w:trHeight w:val="1463"/>
          <w:ins w:id="1085" w:author="Lidia Rocha" w:date="2025-10-29T22:04:00Z"/>
        </w:trPr>
        <w:tc>
          <w:tcPr>
            <w:tcW w:w="1354" w:type="dxa"/>
            <w:gridSpan w:val="2"/>
            <w:tcBorders>
              <w:bottom w:val="single" w:sz="12" w:space="0" w:color="000000"/>
            </w:tcBorders>
          </w:tcPr>
          <w:p w14:paraId="2A43F854" w14:textId="77777777" w:rsidR="0054358B" w:rsidRPr="00B043D6" w:rsidRDefault="0054358B" w:rsidP="000F011F">
            <w:pPr>
              <w:pStyle w:val="TableParagraph"/>
              <w:spacing w:line="276" w:lineRule="auto"/>
              <w:ind w:left="105"/>
              <w:rPr>
                <w:ins w:id="1086" w:author="Lidia Rocha" w:date="2025-10-29T22:04:00Z" w16du:dateUtc="2025-10-30T05:04:00Z"/>
              </w:rPr>
            </w:pPr>
            <w:ins w:id="1087" w:author="Lidia Rocha" w:date="2025-10-29T22:04:00Z" w16du:dateUtc="2025-10-30T05:04:00Z">
              <w:r w:rsidRPr="00B043D6">
                <w:rPr>
                  <w:spacing w:val="-5"/>
                </w:rPr>
                <w:t>1.</w:t>
              </w:r>
            </w:ins>
          </w:p>
        </w:tc>
        <w:tc>
          <w:tcPr>
            <w:tcW w:w="1975" w:type="dxa"/>
            <w:tcBorders>
              <w:bottom w:val="single" w:sz="12" w:space="0" w:color="000000"/>
            </w:tcBorders>
          </w:tcPr>
          <w:p w14:paraId="0C9A7FF7" w14:textId="77777777" w:rsidR="0054358B" w:rsidRPr="005D7D01" w:rsidRDefault="0054358B" w:rsidP="000F011F">
            <w:pPr>
              <w:pStyle w:val="TableParagraph"/>
              <w:spacing w:line="276" w:lineRule="auto"/>
              <w:ind w:left="105" w:right="85"/>
              <w:rPr>
                <w:ins w:id="1088" w:author="Lidia Rocha" w:date="2025-10-29T22:04:00Z" w16du:dateUtc="2025-10-30T05:04:00Z"/>
                <w:iCs/>
              </w:rPr>
            </w:pPr>
            <w:ins w:id="1089" w:author="Lidia Rocha" w:date="2025-10-29T22:04:00Z" w16du:dateUtc="2025-10-30T05:04:00Z">
              <w:r w:rsidRPr="005D7D01">
                <w:rPr>
                  <w:iCs/>
                </w:rPr>
                <w:t>User selects a single note from the medical notes list and clicks the delete icon</w:t>
              </w:r>
            </w:ins>
          </w:p>
        </w:tc>
        <w:tc>
          <w:tcPr>
            <w:tcW w:w="2340" w:type="dxa"/>
            <w:gridSpan w:val="2"/>
            <w:tcBorders>
              <w:bottom w:val="single" w:sz="12" w:space="0" w:color="000000"/>
            </w:tcBorders>
          </w:tcPr>
          <w:p w14:paraId="1E2BEB38" w14:textId="77777777" w:rsidR="0054358B" w:rsidRPr="00B043D6" w:rsidRDefault="0054358B" w:rsidP="000F011F">
            <w:pPr>
              <w:pStyle w:val="TableParagraph"/>
              <w:spacing w:line="276" w:lineRule="auto"/>
              <w:ind w:left="105"/>
              <w:rPr>
                <w:ins w:id="1090" w:author="Lidia Rocha" w:date="2025-10-29T22:04:00Z" w16du:dateUtc="2025-10-30T05:04:00Z"/>
              </w:rPr>
            </w:pPr>
            <w:ins w:id="1091" w:author="Lidia Rocha" w:date="2025-10-29T22:04:00Z" w16du:dateUtc="2025-10-30T05:04:00Z">
              <w:r w:rsidRPr="00B043D6">
                <w:t>The user is prompted to confirm delete. When confirmed. The note is permanently deleted from the system and all cloud backup storage.</w:t>
              </w:r>
            </w:ins>
          </w:p>
        </w:tc>
        <w:tc>
          <w:tcPr>
            <w:tcW w:w="1530" w:type="dxa"/>
            <w:tcBorders>
              <w:bottom w:val="single" w:sz="12" w:space="0" w:color="000000"/>
            </w:tcBorders>
          </w:tcPr>
          <w:p w14:paraId="15EB7792" w14:textId="77777777" w:rsidR="0054358B" w:rsidRPr="00B043D6" w:rsidRDefault="0054358B" w:rsidP="000F011F">
            <w:pPr>
              <w:pStyle w:val="TableParagraph"/>
              <w:spacing w:line="276" w:lineRule="auto"/>
              <w:ind w:left="105" w:right="149"/>
              <w:rPr>
                <w:ins w:id="1092" w:author="Lidia Rocha" w:date="2025-10-29T22:04:00Z" w16du:dateUtc="2025-10-30T05:04:00Z"/>
              </w:rPr>
            </w:pPr>
            <w:ins w:id="1093" w:author="Lidia Rocha" w:date="2025-10-29T22:04:00Z" w16du:dateUtc="2025-10-30T05:04:00Z">
              <w:r w:rsidRPr="00B334AE">
                <w:t>Delete confirmation dialog displayed; note removed from local and cloud storage immediately.</w:t>
              </w:r>
            </w:ins>
          </w:p>
        </w:tc>
        <w:tc>
          <w:tcPr>
            <w:tcW w:w="990" w:type="dxa"/>
            <w:tcBorders>
              <w:bottom w:val="single" w:sz="12" w:space="0" w:color="000000"/>
            </w:tcBorders>
          </w:tcPr>
          <w:p w14:paraId="0556E6AC" w14:textId="77777777" w:rsidR="0054358B" w:rsidRPr="00B043D6" w:rsidRDefault="0054358B" w:rsidP="000F011F">
            <w:pPr>
              <w:pStyle w:val="TableParagraph"/>
              <w:spacing w:line="276" w:lineRule="auto"/>
              <w:ind w:left="106"/>
              <w:rPr>
                <w:ins w:id="1094" w:author="Lidia Rocha" w:date="2025-10-29T22:04:00Z" w16du:dateUtc="2025-10-30T05:04:00Z"/>
              </w:rPr>
            </w:pPr>
            <w:ins w:id="1095" w:author="Lidia Rocha" w:date="2025-10-29T22:04:00Z" w16du:dateUtc="2025-10-30T05:04:00Z">
              <w:r>
                <w:t>Pass</w:t>
              </w:r>
            </w:ins>
          </w:p>
        </w:tc>
        <w:tc>
          <w:tcPr>
            <w:tcW w:w="1045" w:type="dxa"/>
            <w:gridSpan w:val="3"/>
            <w:tcBorders>
              <w:bottom w:val="single" w:sz="12" w:space="0" w:color="000000"/>
            </w:tcBorders>
          </w:tcPr>
          <w:p w14:paraId="71DC04A9" w14:textId="77777777" w:rsidR="0054358B" w:rsidRPr="00B043D6" w:rsidRDefault="0054358B" w:rsidP="000F011F">
            <w:pPr>
              <w:pStyle w:val="TableParagraph"/>
              <w:spacing w:line="276" w:lineRule="auto"/>
              <w:rPr>
                <w:ins w:id="1096" w:author="Lidia Rocha" w:date="2025-10-29T22:04:00Z" w16du:dateUtc="2025-10-30T05:04:00Z"/>
              </w:rPr>
            </w:pPr>
            <w:ins w:id="1097" w:author="Lidia Rocha" w:date="2025-10-29T22:04:00Z" w16du:dateUtc="2025-10-30T05:04:00Z">
              <w:r>
                <w:t>N/A</w:t>
              </w:r>
            </w:ins>
          </w:p>
        </w:tc>
      </w:tr>
      <w:tr w:rsidR="0054358B" w:rsidRPr="00B043D6" w14:paraId="7C55CA7B" w14:textId="77777777" w:rsidTr="000F011F">
        <w:trPr>
          <w:gridBefore w:val="1"/>
          <w:wBefore w:w="30" w:type="dxa"/>
          <w:trHeight w:val="468"/>
          <w:ins w:id="1098" w:author="Lidia Rocha" w:date="2025-10-29T22:04:00Z"/>
        </w:trPr>
        <w:tc>
          <w:tcPr>
            <w:tcW w:w="9234" w:type="dxa"/>
            <w:gridSpan w:val="10"/>
            <w:shd w:val="clear" w:color="auto" w:fill="BFBFBF" w:themeFill="background1" w:themeFillShade="BF"/>
          </w:tcPr>
          <w:p w14:paraId="77E737D4" w14:textId="77777777" w:rsidR="0054358B" w:rsidRDefault="0054358B" w:rsidP="000F011F">
            <w:pPr>
              <w:pStyle w:val="TableParagraph"/>
              <w:spacing w:line="276" w:lineRule="auto"/>
              <w:rPr>
                <w:ins w:id="1099" w:author="Lidia Rocha" w:date="2025-10-29T22:04:00Z" w16du:dateUtc="2025-10-30T05:04:00Z"/>
              </w:rPr>
            </w:pPr>
            <w:ins w:id="1100" w:author="Lidia Rocha" w:date="2025-10-29T22:04:00Z" w16du:dateUtc="2025-10-30T05:04:00Z">
              <w:r w:rsidRPr="00B043D6">
                <w:rPr>
                  <w:b/>
                </w:rPr>
                <w:t>TC-12.</w:t>
              </w:r>
              <w:r>
                <w:rPr>
                  <w:b/>
                </w:rPr>
                <w:t>7: Manage Voice Samples</w:t>
              </w:r>
            </w:ins>
          </w:p>
        </w:tc>
      </w:tr>
      <w:tr w:rsidR="0054358B" w:rsidRPr="00B043D6" w14:paraId="7F984346" w14:textId="77777777" w:rsidTr="000F011F">
        <w:trPr>
          <w:gridBefore w:val="1"/>
          <w:wBefore w:w="30" w:type="dxa"/>
          <w:trHeight w:val="1463"/>
          <w:ins w:id="1101" w:author="Lidia Rocha" w:date="2025-10-29T22:04:00Z"/>
        </w:trPr>
        <w:tc>
          <w:tcPr>
            <w:tcW w:w="1354" w:type="dxa"/>
            <w:gridSpan w:val="2"/>
          </w:tcPr>
          <w:p w14:paraId="0245C44D" w14:textId="77777777" w:rsidR="0054358B" w:rsidRPr="00B043D6" w:rsidRDefault="0054358B" w:rsidP="000F011F">
            <w:pPr>
              <w:pStyle w:val="TableParagraph"/>
              <w:spacing w:line="276" w:lineRule="auto"/>
              <w:ind w:left="105"/>
              <w:rPr>
                <w:ins w:id="1102" w:author="Lidia Rocha" w:date="2025-10-29T22:04:00Z" w16du:dateUtc="2025-10-30T05:04:00Z"/>
                <w:spacing w:val="-5"/>
              </w:rPr>
            </w:pPr>
            <w:ins w:id="1103" w:author="Lidia Rocha" w:date="2025-10-29T22:04:00Z" w16du:dateUtc="2025-10-30T05:04:00Z">
              <w:r w:rsidRPr="00B043D6">
                <w:rPr>
                  <w:spacing w:val="-5"/>
                </w:rPr>
                <w:t>1.</w:t>
              </w:r>
            </w:ins>
          </w:p>
        </w:tc>
        <w:tc>
          <w:tcPr>
            <w:tcW w:w="1975" w:type="dxa"/>
          </w:tcPr>
          <w:p w14:paraId="49887BF0" w14:textId="77777777" w:rsidR="0054358B" w:rsidRPr="005D7D01" w:rsidRDefault="0054358B" w:rsidP="000F011F">
            <w:pPr>
              <w:pStyle w:val="TableParagraph"/>
              <w:spacing w:line="276" w:lineRule="auto"/>
              <w:ind w:left="105" w:right="85"/>
              <w:rPr>
                <w:ins w:id="1104" w:author="Lidia Rocha" w:date="2025-10-29T22:04:00Z" w16du:dateUtc="2025-10-30T05:04:00Z"/>
                <w:iCs/>
              </w:rPr>
            </w:pPr>
            <w:ins w:id="1105" w:author="Lidia Rocha" w:date="2025-10-29T22:04:00Z" w16du:dateUtc="2025-10-30T05:04:00Z">
              <w:r w:rsidRPr="00F21EF0">
                <w:rPr>
                  <w:iCs/>
                </w:rPr>
                <w:t>User navigates to Settings → “Manage Voice Samples.” Record multiple sample phrases and save under user’s name.</w:t>
              </w:r>
            </w:ins>
          </w:p>
        </w:tc>
        <w:tc>
          <w:tcPr>
            <w:tcW w:w="2340" w:type="dxa"/>
            <w:gridSpan w:val="2"/>
          </w:tcPr>
          <w:p w14:paraId="14078859" w14:textId="77777777" w:rsidR="0054358B" w:rsidRPr="00B043D6" w:rsidRDefault="0054358B" w:rsidP="000F011F">
            <w:pPr>
              <w:pStyle w:val="TableParagraph"/>
              <w:spacing w:line="276" w:lineRule="auto"/>
              <w:ind w:left="105"/>
              <w:rPr>
                <w:ins w:id="1106" w:author="Lidia Rocha" w:date="2025-10-29T22:04:00Z" w16du:dateUtc="2025-10-30T05:04:00Z"/>
              </w:rPr>
            </w:pPr>
            <w:ins w:id="1107" w:author="Lidia Rocha" w:date="2025-10-29T22:04:00Z" w16du:dateUtc="2025-10-30T05:04:00Z">
              <w:r w:rsidRPr="00F21EF0">
                <w:t>User can record 3–4 voice samples, save files locally, and associate them with speaker ID for recognition during transcription.</w:t>
              </w:r>
            </w:ins>
          </w:p>
        </w:tc>
        <w:tc>
          <w:tcPr>
            <w:tcW w:w="1530" w:type="dxa"/>
          </w:tcPr>
          <w:p w14:paraId="000686DE" w14:textId="77777777" w:rsidR="0054358B" w:rsidRPr="00B334AE" w:rsidRDefault="0054358B" w:rsidP="000F011F">
            <w:pPr>
              <w:pStyle w:val="TableParagraph"/>
              <w:spacing w:line="276" w:lineRule="auto"/>
              <w:ind w:left="105" w:right="149"/>
              <w:rPr>
                <w:ins w:id="1108" w:author="Lidia Rocha" w:date="2025-10-29T22:04:00Z" w16du:dateUtc="2025-10-30T05:04:00Z"/>
              </w:rPr>
            </w:pPr>
            <w:ins w:id="1109" w:author="Lidia Rocha" w:date="2025-10-29T22:04:00Z" w16du:dateUtc="2025-10-30T05:04:00Z">
              <w:r w:rsidRPr="00F21EF0">
                <w:t>Voice files recorded and saved successfully; system recognized speaker name after second attempt; minor delay noted during upload.</w:t>
              </w:r>
            </w:ins>
          </w:p>
        </w:tc>
        <w:tc>
          <w:tcPr>
            <w:tcW w:w="990" w:type="dxa"/>
          </w:tcPr>
          <w:p w14:paraId="15709F89" w14:textId="77777777" w:rsidR="0054358B" w:rsidRDefault="0054358B" w:rsidP="000F011F">
            <w:pPr>
              <w:pStyle w:val="TableParagraph"/>
              <w:spacing w:line="276" w:lineRule="auto"/>
              <w:ind w:left="106"/>
              <w:rPr>
                <w:ins w:id="1110" w:author="Lidia Rocha" w:date="2025-10-29T22:04:00Z" w16du:dateUtc="2025-10-30T05:04:00Z"/>
              </w:rPr>
            </w:pPr>
            <w:ins w:id="1111" w:author="Lidia Rocha" w:date="2025-10-29T22:04:00Z" w16du:dateUtc="2025-10-30T05:04:00Z">
              <w:r>
                <w:t>Pass</w:t>
              </w:r>
            </w:ins>
          </w:p>
        </w:tc>
        <w:tc>
          <w:tcPr>
            <w:tcW w:w="1045" w:type="dxa"/>
            <w:gridSpan w:val="3"/>
          </w:tcPr>
          <w:p w14:paraId="1CA4F6AE" w14:textId="77777777" w:rsidR="0054358B" w:rsidRDefault="0054358B" w:rsidP="000F011F">
            <w:pPr>
              <w:pStyle w:val="TableParagraph"/>
              <w:spacing w:line="276" w:lineRule="auto"/>
              <w:rPr>
                <w:ins w:id="1112" w:author="Lidia Rocha" w:date="2025-10-29T22:04:00Z" w16du:dateUtc="2025-10-30T05:04:00Z"/>
              </w:rPr>
            </w:pPr>
            <w:ins w:id="1113" w:author="Lidia Rocha" w:date="2025-10-29T22:04:00Z" w16du:dateUtc="2025-10-30T05:04:00Z">
              <w:r>
                <w:t>N/A</w:t>
              </w:r>
            </w:ins>
          </w:p>
        </w:tc>
      </w:tr>
    </w:tbl>
    <w:p w14:paraId="0F59C8D6" w14:textId="77777777" w:rsidR="0054358B" w:rsidRDefault="0054358B" w:rsidP="0054358B">
      <w:pPr>
        <w:pStyle w:val="TableParagraph"/>
        <w:rPr>
          <w:ins w:id="1114" w:author="Lidia Rocha" w:date="2025-10-29T22:04:00Z" w16du:dateUtc="2025-10-30T05:04:00Z"/>
          <w:sz w:val="24"/>
          <w:szCs w:val="24"/>
        </w:rPr>
      </w:pPr>
    </w:p>
    <w:p w14:paraId="027A60EF" w14:textId="77777777" w:rsidR="0054358B" w:rsidRDefault="0054358B" w:rsidP="0054358B">
      <w:pPr>
        <w:pStyle w:val="TableParagraph"/>
        <w:rPr>
          <w:ins w:id="1115" w:author="Lidia Rocha" w:date="2025-10-29T22:04:00Z" w16du:dateUtc="2025-10-30T05:04:00Z"/>
          <w:sz w:val="24"/>
          <w:szCs w:val="24"/>
        </w:rPr>
      </w:pPr>
      <w:ins w:id="1116" w:author="Lidia Rocha" w:date="2025-10-29T22:04:00Z" w16du:dateUtc="2025-10-30T05:04:00Z">
        <w:r>
          <w:rPr>
            <w:sz w:val="24"/>
            <w:szCs w:val="24"/>
          </w:rPr>
          <w:t xml:space="preserve">Note: </w:t>
        </w:r>
        <w:r w:rsidRPr="00CD00FB">
          <w:rPr>
            <w:sz w:val="24"/>
            <w:szCs w:val="24"/>
          </w:rPr>
          <w:t xml:space="preserve">Live-call AI Notetaker activation (REQ-5.6.19.3.10) was not implemented in the current release. Manual initiation, transcription saving, keyword detection, and note management were successfully validated. The automated call-triggered activation will be addressed in a future release per demo </w:t>
        </w:r>
        <w:r w:rsidRPr="00CD00FB">
          <w:rPr>
            <w:sz w:val="24"/>
            <w:szCs w:val="24"/>
          </w:rPr>
          <w:lastRenderedPageBreak/>
          <w:t>discussion on 10/21/2025.</w:t>
        </w:r>
      </w:ins>
    </w:p>
    <w:p w14:paraId="2E220633" w14:textId="77777777" w:rsidR="0054358B" w:rsidDel="0054358B" w:rsidRDefault="0054358B" w:rsidP="00CD1BC2">
      <w:pPr>
        <w:pStyle w:val="TableParagraph"/>
        <w:rPr>
          <w:del w:id="1117" w:author="Lidia Rocha" w:date="2025-10-29T22:04:00Z" w16du:dateUtc="2025-10-30T05:04:00Z"/>
          <w:sz w:val="24"/>
          <w:szCs w:val="24"/>
        </w:rPr>
      </w:pPr>
    </w:p>
    <w:p w14:paraId="55DD5E55" w14:textId="30D9BB88" w:rsidR="00D974F5" w:rsidRDefault="7C544DEA">
      <w:pPr>
        <w:pStyle w:val="Heading2"/>
        <w:spacing w:after="240"/>
        <w:pPrChange w:id="1118" w:author="Lidia Rocha" w:date="2025-10-29T22:05:00Z" w16du:dateUtc="2025-10-30T05:05:00Z">
          <w:pPr>
            <w:pStyle w:val="Heading2"/>
          </w:pPr>
        </w:pPrChange>
      </w:pPr>
      <w:bookmarkStart w:id="1119" w:name="_Toc405980959"/>
      <w:r>
        <w:t xml:space="preserve"> </w:t>
      </w:r>
      <w:bookmarkStart w:id="1120" w:name="_Toc639937745"/>
      <w:r w:rsidR="62794573">
        <w:t>Mail Delivered Assistant</w:t>
      </w:r>
      <w:r w:rsidR="3BBC2754">
        <w:t xml:space="preserve"> Test Suite</w:t>
      </w:r>
      <w:bookmarkEnd w:id="1119"/>
      <w:bookmarkEnd w:id="1120"/>
    </w:p>
    <w:p w14:paraId="68E1518E" w14:textId="77777777" w:rsidR="00D27F2D" w:rsidRPr="00453C19" w:rsidDel="009E293A" w:rsidRDefault="00D27F2D" w:rsidP="00D27F2D">
      <w:pPr>
        <w:shd w:val="clear" w:color="auto" w:fill="FFFFFF" w:themeFill="background1"/>
        <w:spacing w:after="180"/>
        <w:rPr>
          <w:del w:id="1121" w:author="Lidia Rocha" w:date="2025-10-29T22:04:00Z" w16du:dateUtc="2025-10-30T05:04:00Z"/>
          <w:color w:val="222222"/>
          <w:sz w:val="24"/>
          <w:szCs w:val="24"/>
        </w:rPr>
      </w:pPr>
      <w:del w:id="1122" w:author="Lidia Rocha" w:date="2025-10-29T22:04:00Z" w16du:dateUtc="2025-10-30T05:04:00Z">
        <w:r w:rsidRPr="00453C19" w:rsidDel="009E293A">
          <w:rPr>
            <w:color w:val="222222"/>
            <w:sz w:val="24"/>
            <w:szCs w:val="24"/>
          </w:rPr>
          <w:delText xml:space="preserve">Business intent. Integrate USPS Informed Delivery into CareConnect so a patient/caregiver can see, hear, and act on mail—with special assistance for visually‑impaired users. The Team A deck specifies using Flutter enough_mail for mailbox access and Google cloud_vision_api for OCR on mail images; requires screens, feature flags, settings, CRUD for mail items, Vision + USPS integration, and schema updates. </w:delText>
        </w:r>
      </w:del>
    </w:p>
    <w:p w14:paraId="2702A534" w14:textId="77777777" w:rsidR="00D27F2D" w:rsidRPr="00453C19" w:rsidDel="009E293A" w:rsidRDefault="00D27F2D" w:rsidP="00D27F2D">
      <w:pPr>
        <w:shd w:val="clear" w:color="auto" w:fill="FFFFFF" w:themeFill="background1"/>
        <w:spacing w:after="180"/>
        <w:rPr>
          <w:del w:id="1123" w:author="Lidia Rocha" w:date="2025-10-29T22:04:00Z" w16du:dateUtc="2025-10-30T05:04:00Z"/>
          <w:color w:val="222222"/>
          <w:sz w:val="24"/>
          <w:szCs w:val="24"/>
        </w:rPr>
      </w:pPr>
      <w:del w:id="1124" w:author="Lidia Rocha" w:date="2025-10-29T22:04:00Z" w16du:dateUtc="2025-10-30T05:04:00Z">
        <w:r w:rsidRPr="00453C19" w:rsidDel="009E293A">
          <w:rPr>
            <w:color w:val="222222"/>
            <w:sz w:val="24"/>
            <w:szCs w:val="24"/>
          </w:rPr>
          <w:delText>User story slices.</w:delText>
        </w:r>
      </w:del>
    </w:p>
    <w:p w14:paraId="2B8895F5" w14:textId="77777777" w:rsidR="00D27F2D" w:rsidRPr="00453C19" w:rsidDel="009E293A" w:rsidRDefault="00D27F2D" w:rsidP="00D27F2D">
      <w:pPr>
        <w:pStyle w:val="ListParagraph"/>
        <w:numPr>
          <w:ilvl w:val="0"/>
          <w:numId w:val="90"/>
        </w:numPr>
        <w:shd w:val="clear" w:color="auto" w:fill="FFFFFF" w:themeFill="background1"/>
        <w:rPr>
          <w:del w:id="1125" w:author="Lidia Rocha" w:date="2025-10-29T22:04:00Z" w16du:dateUtc="2025-10-30T05:04:00Z"/>
          <w:color w:val="222222"/>
          <w:sz w:val="24"/>
          <w:szCs w:val="24"/>
        </w:rPr>
      </w:pPr>
      <w:del w:id="1126" w:author="Lidia Rocha" w:date="2025-10-29T22:04:00Z" w16du:dateUtc="2025-10-30T05:04:00Z">
        <w:r w:rsidRPr="00453C19" w:rsidDel="009E293A">
          <w:rPr>
            <w:color w:val="222222"/>
            <w:sz w:val="24"/>
            <w:szCs w:val="24"/>
          </w:rPr>
          <w:delText>Connect mailbox → daily digest thumbnails → “Open item” → OCR &amp; text‑to‑speech;</w:delText>
        </w:r>
      </w:del>
    </w:p>
    <w:p w14:paraId="31ED9838" w14:textId="77777777" w:rsidR="00D27F2D" w:rsidRPr="00453C19" w:rsidDel="009E293A" w:rsidRDefault="00D27F2D" w:rsidP="00D27F2D">
      <w:pPr>
        <w:pStyle w:val="ListParagraph"/>
        <w:numPr>
          <w:ilvl w:val="0"/>
          <w:numId w:val="90"/>
        </w:numPr>
        <w:shd w:val="clear" w:color="auto" w:fill="FFFFFF" w:themeFill="background1"/>
        <w:rPr>
          <w:del w:id="1127" w:author="Lidia Rocha" w:date="2025-10-29T22:04:00Z" w16du:dateUtc="2025-10-30T05:04:00Z"/>
          <w:color w:val="222222"/>
          <w:sz w:val="24"/>
          <w:szCs w:val="24"/>
        </w:rPr>
      </w:pPr>
      <w:del w:id="1128" w:author="Lidia Rocha" w:date="2025-10-29T22:04:00Z" w16du:dateUtc="2025-10-30T05:04:00Z">
        <w:r w:rsidRPr="00453C19" w:rsidDel="009E293A">
          <w:rPr>
            <w:color w:val="222222"/>
            <w:sz w:val="24"/>
            <w:szCs w:val="24"/>
          </w:rPr>
          <w:delText>Trigger extraction (e.g., “appointment on…”) → propose calendar item;</w:delText>
        </w:r>
      </w:del>
    </w:p>
    <w:p w14:paraId="02F56960" w14:textId="77777777" w:rsidR="00D27F2D" w:rsidRPr="00453C19" w:rsidDel="009E293A" w:rsidRDefault="00D27F2D" w:rsidP="00D27F2D">
      <w:pPr>
        <w:pStyle w:val="ListParagraph"/>
        <w:numPr>
          <w:ilvl w:val="0"/>
          <w:numId w:val="90"/>
        </w:numPr>
        <w:shd w:val="clear" w:color="auto" w:fill="FFFFFF" w:themeFill="background1"/>
        <w:rPr>
          <w:del w:id="1129" w:author="Lidia Rocha" w:date="2025-10-29T22:04:00Z" w16du:dateUtc="2025-10-30T05:04:00Z"/>
          <w:color w:val="222222"/>
          <w:sz w:val="24"/>
          <w:szCs w:val="24"/>
        </w:rPr>
      </w:pPr>
      <w:del w:id="1130" w:author="Lidia Rocha" w:date="2025-10-29T22:04:00Z" w16du:dateUtc="2025-10-30T05:04:00Z">
        <w:r w:rsidRPr="00453C19" w:rsidDel="009E293A">
          <w:rPr>
            <w:color w:val="222222"/>
            <w:sz w:val="24"/>
            <w:szCs w:val="24"/>
          </w:rPr>
          <w:delText>Mark read, archive, delete;</w:delText>
        </w:r>
      </w:del>
    </w:p>
    <w:p w14:paraId="1BD830DD" w14:textId="77777777" w:rsidR="00D27F2D" w:rsidRPr="00453C19" w:rsidDel="009E293A" w:rsidRDefault="00D27F2D" w:rsidP="00D27F2D">
      <w:pPr>
        <w:pStyle w:val="ListParagraph"/>
        <w:numPr>
          <w:ilvl w:val="0"/>
          <w:numId w:val="90"/>
        </w:numPr>
        <w:shd w:val="clear" w:color="auto" w:fill="FFFFFF" w:themeFill="background1"/>
        <w:rPr>
          <w:del w:id="1131" w:author="Lidia Rocha" w:date="2025-10-29T22:04:00Z" w16du:dateUtc="2025-10-30T05:04:00Z"/>
          <w:color w:val="222222"/>
          <w:sz w:val="24"/>
          <w:szCs w:val="24"/>
        </w:rPr>
      </w:pPr>
      <w:del w:id="1132" w:author="Lidia Rocha" w:date="2025-10-29T22:04:00Z" w16du:dateUtc="2025-10-30T05:04:00Z">
        <w:r w:rsidRPr="00453C19" w:rsidDel="009E293A">
          <w:rPr>
            <w:color w:val="222222"/>
            <w:sz w:val="24"/>
            <w:szCs w:val="24"/>
          </w:rPr>
          <w:delText>Caregiver visibility per consent.</w:delText>
        </w:r>
      </w:del>
    </w:p>
    <w:p w14:paraId="4FD74F79" w14:textId="77777777" w:rsidR="00D27F2D" w:rsidRPr="00453C19" w:rsidDel="009E293A" w:rsidRDefault="00D27F2D" w:rsidP="00D27F2D">
      <w:pPr>
        <w:shd w:val="clear" w:color="auto" w:fill="FFFFFF" w:themeFill="background1"/>
        <w:spacing w:after="180"/>
        <w:rPr>
          <w:del w:id="1133" w:author="Lidia Rocha" w:date="2025-10-29T22:04:00Z" w16du:dateUtc="2025-10-30T05:04:00Z"/>
          <w:color w:val="222222"/>
          <w:sz w:val="24"/>
          <w:szCs w:val="24"/>
        </w:rPr>
      </w:pPr>
      <w:del w:id="1134" w:author="Lidia Rocha" w:date="2025-10-29T22:04:00Z" w16du:dateUtc="2025-10-30T05:04:00Z">
        <w:r w:rsidRPr="00453C19" w:rsidDel="009E293A">
          <w:rPr>
            <w:color w:val="222222"/>
            <w:sz w:val="24"/>
            <w:szCs w:val="24"/>
          </w:rPr>
          <w:delText>Architecture &amp; flow.</w:delText>
        </w:r>
      </w:del>
    </w:p>
    <w:p w14:paraId="1210C6DA" w14:textId="77777777" w:rsidR="00D27F2D" w:rsidRPr="00453C19" w:rsidDel="009E293A" w:rsidRDefault="00D27F2D" w:rsidP="00D27F2D">
      <w:pPr>
        <w:pStyle w:val="ListParagraph"/>
        <w:numPr>
          <w:ilvl w:val="0"/>
          <w:numId w:val="89"/>
        </w:numPr>
        <w:shd w:val="clear" w:color="auto" w:fill="FFFFFF" w:themeFill="background1"/>
        <w:rPr>
          <w:del w:id="1135" w:author="Lidia Rocha" w:date="2025-10-29T22:04:00Z" w16du:dateUtc="2025-10-30T05:04:00Z"/>
          <w:color w:val="222222"/>
          <w:sz w:val="24"/>
          <w:szCs w:val="24"/>
        </w:rPr>
      </w:pPr>
      <w:del w:id="1136" w:author="Lidia Rocha" w:date="2025-10-29T22:04:00Z" w16du:dateUtc="2025-10-30T05:04:00Z">
        <w:r w:rsidRPr="00453C19" w:rsidDel="009E293A">
          <w:rPr>
            <w:color w:val="222222"/>
            <w:sz w:val="24"/>
            <w:szCs w:val="24"/>
          </w:rPr>
          <w:delText xml:space="preserve">Acquisition: Background job polls mail inbox (IMAP/enough_mail) for “Informed Delivery Daily Digest” (USPS) and, optionally, USPS APIs/web tooling where permissible; extract image attachments (PNG/JPG).  </w:delText>
        </w:r>
      </w:del>
    </w:p>
    <w:p w14:paraId="28A95045" w14:textId="77777777" w:rsidR="00D27F2D" w:rsidRPr="00453C19" w:rsidDel="009E293A" w:rsidRDefault="00D27F2D" w:rsidP="00D27F2D">
      <w:pPr>
        <w:pStyle w:val="ListParagraph"/>
        <w:numPr>
          <w:ilvl w:val="0"/>
          <w:numId w:val="89"/>
        </w:numPr>
        <w:shd w:val="clear" w:color="auto" w:fill="FFFFFF" w:themeFill="background1"/>
        <w:rPr>
          <w:del w:id="1137" w:author="Lidia Rocha" w:date="2025-10-29T22:04:00Z" w16du:dateUtc="2025-10-30T05:04:00Z"/>
          <w:color w:val="222222"/>
          <w:sz w:val="24"/>
          <w:szCs w:val="24"/>
        </w:rPr>
      </w:pPr>
      <w:del w:id="1138" w:author="Lidia Rocha" w:date="2025-10-29T22:04:00Z" w16du:dateUtc="2025-10-30T05:04:00Z">
        <w:r w:rsidRPr="00453C19" w:rsidDel="009E293A">
          <w:rPr>
            <w:color w:val="222222"/>
            <w:sz w:val="24"/>
            <w:szCs w:val="24"/>
          </w:rPr>
          <w:delText xml:space="preserve">Processing: Upload to S3 (pre‑signed PUT) → OCR via Cloud Vision → structured JSON (sender, address blocks, detected dates, subject lines).  </w:delText>
        </w:r>
      </w:del>
    </w:p>
    <w:p w14:paraId="02792DF4" w14:textId="77777777" w:rsidR="00D27F2D" w:rsidRPr="00453C19" w:rsidDel="009E293A" w:rsidRDefault="00D27F2D" w:rsidP="00D27F2D">
      <w:pPr>
        <w:pStyle w:val="ListParagraph"/>
        <w:numPr>
          <w:ilvl w:val="0"/>
          <w:numId w:val="89"/>
        </w:numPr>
        <w:shd w:val="clear" w:color="auto" w:fill="FFFFFF" w:themeFill="background1"/>
        <w:rPr>
          <w:del w:id="1139" w:author="Lidia Rocha" w:date="2025-10-29T22:04:00Z" w16du:dateUtc="2025-10-30T05:04:00Z"/>
          <w:color w:val="222222"/>
          <w:sz w:val="24"/>
          <w:szCs w:val="24"/>
        </w:rPr>
      </w:pPr>
      <w:del w:id="1140" w:author="Lidia Rocha" w:date="2025-10-29T22:04:00Z" w16du:dateUtc="2025-10-30T05:04:00Z">
        <w:r w:rsidRPr="00453C19" w:rsidDel="009E293A">
          <w:rPr>
            <w:color w:val="222222"/>
            <w:sz w:val="24"/>
            <w:szCs w:val="24"/>
          </w:rPr>
          <w:delText>Assistance</w:delText>
        </w:r>
      </w:del>
    </w:p>
    <w:p w14:paraId="7DE496AB" w14:textId="77777777" w:rsidR="00D27F2D" w:rsidRPr="00453C19" w:rsidDel="009E293A" w:rsidRDefault="00D27F2D" w:rsidP="00D27F2D">
      <w:pPr>
        <w:pStyle w:val="ListParagraph"/>
        <w:numPr>
          <w:ilvl w:val="1"/>
          <w:numId w:val="89"/>
        </w:numPr>
        <w:shd w:val="clear" w:color="auto" w:fill="FFFFFF" w:themeFill="background1"/>
        <w:rPr>
          <w:del w:id="1141" w:author="Lidia Rocha" w:date="2025-10-29T22:04:00Z" w16du:dateUtc="2025-10-30T05:04:00Z"/>
          <w:color w:val="222222"/>
          <w:sz w:val="24"/>
          <w:szCs w:val="24"/>
        </w:rPr>
      </w:pPr>
      <w:del w:id="1142" w:author="Lidia Rocha" w:date="2025-10-29T22:04:00Z" w16du:dateUtc="2025-10-30T05:04:00Z">
        <w:r w:rsidRPr="00453C19" w:rsidDel="009E293A">
          <w:rPr>
            <w:color w:val="222222"/>
            <w:sz w:val="24"/>
            <w:szCs w:val="24"/>
          </w:rPr>
          <w:delText>Screen reader support; single‑tap “Read this mail aloud.”</w:delText>
        </w:r>
      </w:del>
    </w:p>
    <w:p w14:paraId="457524B2" w14:textId="77777777" w:rsidR="00D27F2D" w:rsidRPr="00453C19" w:rsidDel="009E293A" w:rsidRDefault="00D27F2D" w:rsidP="00D27F2D">
      <w:pPr>
        <w:pStyle w:val="ListParagraph"/>
        <w:numPr>
          <w:ilvl w:val="1"/>
          <w:numId w:val="89"/>
        </w:numPr>
        <w:shd w:val="clear" w:color="auto" w:fill="FFFFFF" w:themeFill="background1"/>
        <w:rPr>
          <w:del w:id="1143" w:author="Lidia Rocha" w:date="2025-10-29T22:04:00Z" w16du:dateUtc="2025-10-30T05:04:00Z"/>
          <w:color w:val="222222"/>
          <w:sz w:val="24"/>
          <w:szCs w:val="24"/>
        </w:rPr>
      </w:pPr>
      <w:del w:id="1144" w:author="Lidia Rocha" w:date="2025-10-29T22:04:00Z" w16du:dateUtc="2025-10-30T05:04:00Z">
        <w:r w:rsidRPr="00453C19" w:rsidDel="009E293A">
          <w:rPr>
            <w:color w:val="222222"/>
            <w:sz w:val="24"/>
            <w:szCs w:val="24"/>
          </w:rPr>
          <w:delText>Smart actions: propose Calendar entries if dates/intents detected (“on 09/24…”).</w:delText>
        </w:r>
      </w:del>
    </w:p>
    <w:p w14:paraId="3A0D93C3" w14:textId="77777777" w:rsidR="00D27F2D" w:rsidRPr="00453C19" w:rsidDel="009E293A" w:rsidRDefault="00D27F2D" w:rsidP="00D27F2D">
      <w:pPr>
        <w:pStyle w:val="ListParagraph"/>
        <w:numPr>
          <w:ilvl w:val="1"/>
          <w:numId w:val="89"/>
        </w:numPr>
        <w:shd w:val="clear" w:color="auto" w:fill="FFFFFF" w:themeFill="background1"/>
        <w:rPr>
          <w:del w:id="1145" w:author="Lidia Rocha" w:date="2025-10-29T22:04:00Z" w16du:dateUtc="2025-10-30T05:04:00Z"/>
          <w:color w:val="222222"/>
          <w:sz w:val="24"/>
          <w:szCs w:val="24"/>
        </w:rPr>
      </w:pPr>
      <w:del w:id="1146" w:author="Lidia Rocha" w:date="2025-10-29T22:04:00Z" w16du:dateUtc="2025-10-30T05:04:00Z">
        <w:r w:rsidRPr="00453C19" w:rsidDel="009E293A">
          <w:rPr>
            <w:color w:val="222222"/>
            <w:sz w:val="24"/>
            <w:szCs w:val="24"/>
          </w:rPr>
          <w:delText>Privacy: warn if PII (SSN, Medicare #) appears; do not store raw mail images after OCR unless user opts in.</w:delText>
        </w:r>
      </w:del>
    </w:p>
    <w:p w14:paraId="35EA642D" w14:textId="77777777" w:rsidR="00D27F2D" w:rsidRPr="00453C19" w:rsidDel="009E293A" w:rsidRDefault="00D27F2D" w:rsidP="00D27F2D">
      <w:pPr>
        <w:shd w:val="clear" w:color="auto" w:fill="FFFFFF" w:themeFill="background1"/>
        <w:spacing w:after="180"/>
        <w:rPr>
          <w:del w:id="1147" w:author="Lidia Rocha" w:date="2025-10-29T22:04:00Z" w16du:dateUtc="2025-10-30T05:04:00Z"/>
          <w:color w:val="222222"/>
          <w:sz w:val="24"/>
          <w:szCs w:val="24"/>
        </w:rPr>
      </w:pPr>
      <w:del w:id="1148" w:author="Lidia Rocha" w:date="2025-10-29T22:04:00Z" w16du:dateUtc="2025-10-30T05:04:00Z">
        <w:r w:rsidRPr="00453C19" w:rsidDel="009E293A">
          <w:rPr>
            <w:color w:val="222222"/>
            <w:sz w:val="24"/>
            <w:szCs w:val="24"/>
          </w:rPr>
          <w:delText>APIs &amp; data model (excerpt).</w:delText>
        </w:r>
      </w:del>
    </w:p>
    <w:p w14:paraId="7C11DEFF" w14:textId="77777777" w:rsidR="00D27F2D" w:rsidRPr="00453C19" w:rsidDel="009E293A" w:rsidRDefault="00D27F2D" w:rsidP="00D27F2D">
      <w:pPr>
        <w:pStyle w:val="ListParagraph"/>
        <w:numPr>
          <w:ilvl w:val="0"/>
          <w:numId w:val="88"/>
        </w:numPr>
        <w:shd w:val="clear" w:color="auto" w:fill="FFFFFF" w:themeFill="background1"/>
        <w:rPr>
          <w:del w:id="1149" w:author="Lidia Rocha" w:date="2025-10-29T22:04:00Z" w16du:dateUtc="2025-10-30T05:04:00Z"/>
          <w:color w:val="222222"/>
          <w:sz w:val="24"/>
          <w:szCs w:val="24"/>
        </w:rPr>
      </w:pPr>
      <w:del w:id="1150" w:author="Lidia Rocha" w:date="2025-10-29T22:04:00Z" w16du:dateUtc="2025-10-30T05:04:00Z">
        <w:r w:rsidRPr="00453C19" w:rsidDel="009E293A">
          <w:rPr>
            <w:color w:val="222222"/>
            <w:sz w:val="24"/>
            <w:szCs w:val="24"/>
          </w:rPr>
          <w:delText>POST /mail/connect → OAuth/IMAP settings (scoped)</w:delText>
        </w:r>
      </w:del>
    </w:p>
    <w:p w14:paraId="54A4D5DF" w14:textId="77777777" w:rsidR="00D27F2D" w:rsidRPr="00453C19" w:rsidDel="009E293A" w:rsidRDefault="00D27F2D" w:rsidP="00D27F2D">
      <w:pPr>
        <w:pStyle w:val="ListParagraph"/>
        <w:numPr>
          <w:ilvl w:val="0"/>
          <w:numId w:val="88"/>
        </w:numPr>
        <w:shd w:val="clear" w:color="auto" w:fill="FFFFFF" w:themeFill="background1"/>
        <w:rPr>
          <w:del w:id="1151" w:author="Lidia Rocha" w:date="2025-10-29T22:04:00Z" w16du:dateUtc="2025-10-30T05:04:00Z"/>
          <w:color w:val="222222"/>
          <w:sz w:val="24"/>
          <w:szCs w:val="24"/>
        </w:rPr>
      </w:pPr>
      <w:del w:id="1152" w:author="Lidia Rocha" w:date="2025-10-29T22:04:00Z" w16du:dateUtc="2025-10-30T05:04:00Z">
        <w:r w:rsidRPr="00453C19" w:rsidDel="009E293A">
          <w:rPr>
            <w:color w:val="222222"/>
            <w:sz w:val="24"/>
            <w:szCs w:val="24"/>
          </w:rPr>
          <w:delText>POST /mail/ingest (job) → fetch new digest, images</w:delText>
        </w:r>
      </w:del>
    </w:p>
    <w:p w14:paraId="52ADA1CE" w14:textId="77777777" w:rsidR="00D27F2D" w:rsidRPr="00453C19" w:rsidDel="009E293A" w:rsidRDefault="00D27F2D" w:rsidP="00D27F2D">
      <w:pPr>
        <w:pStyle w:val="ListParagraph"/>
        <w:numPr>
          <w:ilvl w:val="0"/>
          <w:numId w:val="88"/>
        </w:numPr>
        <w:shd w:val="clear" w:color="auto" w:fill="FFFFFF" w:themeFill="background1"/>
        <w:rPr>
          <w:del w:id="1153" w:author="Lidia Rocha" w:date="2025-10-29T22:04:00Z" w16du:dateUtc="2025-10-30T05:04:00Z"/>
          <w:color w:val="222222"/>
          <w:sz w:val="24"/>
          <w:szCs w:val="24"/>
        </w:rPr>
      </w:pPr>
      <w:del w:id="1154" w:author="Lidia Rocha" w:date="2025-10-29T22:04:00Z" w16du:dateUtc="2025-10-30T05:04:00Z">
        <w:r w:rsidRPr="00453C19" w:rsidDel="009E293A">
          <w:rPr>
            <w:color w:val="222222"/>
            <w:sz w:val="24"/>
            <w:szCs w:val="24"/>
          </w:rPr>
          <w:delText>POST /mail/{mail_id}/ocr → run OCR (Vision), persist mail_items</w:delText>
        </w:r>
      </w:del>
    </w:p>
    <w:p w14:paraId="6A2534D9" w14:textId="77777777" w:rsidR="00D27F2D" w:rsidRPr="00453C19" w:rsidDel="009E293A" w:rsidRDefault="00D27F2D" w:rsidP="00D27F2D">
      <w:pPr>
        <w:pStyle w:val="ListParagraph"/>
        <w:numPr>
          <w:ilvl w:val="0"/>
          <w:numId w:val="88"/>
        </w:numPr>
        <w:shd w:val="clear" w:color="auto" w:fill="FFFFFF" w:themeFill="background1"/>
        <w:rPr>
          <w:del w:id="1155" w:author="Lidia Rocha" w:date="2025-10-29T22:04:00Z" w16du:dateUtc="2025-10-30T05:04:00Z"/>
          <w:color w:val="222222"/>
          <w:sz w:val="24"/>
          <w:szCs w:val="24"/>
        </w:rPr>
      </w:pPr>
      <w:del w:id="1156" w:author="Lidia Rocha" w:date="2025-10-29T22:04:00Z" w16du:dateUtc="2025-10-30T05:04:00Z">
        <w:r w:rsidRPr="00453C19" w:rsidDel="009E293A">
          <w:rPr>
            <w:color w:val="222222"/>
            <w:sz w:val="24"/>
            <w:szCs w:val="24"/>
          </w:rPr>
          <w:delText>POST /mail/{mail_id}/tts → synthesize for playback (client TTS acceptable)</w:delText>
        </w:r>
      </w:del>
    </w:p>
    <w:p w14:paraId="306960F1" w14:textId="77777777" w:rsidR="00D27F2D" w:rsidRPr="00453C19" w:rsidDel="009E293A" w:rsidRDefault="00D27F2D" w:rsidP="00D27F2D">
      <w:pPr>
        <w:pStyle w:val="ListParagraph"/>
        <w:numPr>
          <w:ilvl w:val="0"/>
          <w:numId w:val="88"/>
        </w:numPr>
        <w:shd w:val="clear" w:color="auto" w:fill="FFFFFF" w:themeFill="background1"/>
        <w:rPr>
          <w:del w:id="1157" w:author="Lidia Rocha" w:date="2025-10-29T22:04:00Z" w16du:dateUtc="2025-10-30T05:04:00Z"/>
          <w:color w:val="222222"/>
          <w:sz w:val="24"/>
          <w:szCs w:val="24"/>
        </w:rPr>
      </w:pPr>
      <w:del w:id="1158" w:author="Lidia Rocha" w:date="2025-10-29T22:04:00Z" w16du:dateUtc="2025-10-30T05:04:00Z">
        <w:r w:rsidRPr="00453C19" w:rsidDel="009E293A">
          <w:rPr>
            <w:color w:val="222222"/>
            <w:sz w:val="24"/>
            <w:szCs w:val="24"/>
          </w:rPr>
          <w:delText>POST /mail/{mail_id}/calendar-proposal → create pending event with AI‑derived flag</w:delText>
        </w:r>
      </w:del>
    </w:p>
    <w:p w14:paraId="55B8DDE8" w14:textId="77777777" w:rsidR="00D27F2D" w:rsidRPr="00453C19" w:rsidDel="009E293A" w:rsidRDefault="00D27F2D" w:rsidP="00D27F2D">
      <w:pPr>
        <w:pStyle w:val="ListParagraph"/>
        <w:numPr>
          <w:ilvl w:val="0"/>
          <w:numId w:val="88"/>
        </w:numPr>
        <w:shd w:val="clear" w:color="auto" w:fill="FFFFFF" w:themeFill="background1"/>
        <w:rPr>
          <w:del w:id="1159" w:author="Lidia Rocha" w:date="2025-10-29T22:04:00Z" w16du:dateUtc="2025-10-30T05:04:00Z"/>
          <w:color w:val="222222"/>
          <w:sz w:val="24"/>
          <w:szCs w:val="24"/>
        </w:rPr>
      </w:pPr>
      <w:del w:id="1160" w:author="Lidia Rocha" w:date="2025-10-29T22:04:00Z" w16du:dateUtc="2025-10-30T05:04:00Z">
        <w:r w:rsidRPr="00453C19" w:rsidDel="009E293A">
          <w:rPr>
            <w:color w:val="222222"/>
            <w:sz w:val="24"/>
            <w:szCs w:val="24"/>
          </w:rPr>
          <w:delText>Tables: mail_items(id, user_id, date, from, subject, ocr_text, pii_flags, is_archived, is_read, created_at), mail_images(id, mail_id, s3_url, deleted_at)</w:delText>
        </w:r>
      </w:del>
    </w:p>
    <w:p w14:paraId="3025FDC0" w14:textId="77777777" w:rsidR="00D27F2D" w:rsidRPr="00453C19" w:rsidDel="009E293A" w:rsidRDefault="00D27F2D" w:rsidP="00D27F2D">
      <w:pPr>
        <w:shd w:val="clear" w:color="auto" w:fill="FFFFFF" w:themeFill="background1"/>
        <w:spacing w:after="180"/>
        <w:rPr>
          <w:del w:id="1161" w:author="Lidia Rocha" w:date="2025-10-29T22:04:00Z" w16du:dateUtc="2025-10-30T05:04:00Z"/>
          <w:color w:val="222222"/>
          <w:sz w:val="24"/>
          <w:szCs w:val="24"/>
        </w:rPr>
      </w:pPr>
      <w:del w:id="1162" w:author="Lidia Rocha" w:date="2025-10-29T22:04:00Z" w16du:dateUtc="2025-10-30T05:04:00Z">
        <w:r w:rsidRPr="00453C19" w:rsidDel="009E293A">
          <w:rPr>
            <w:color w:val="222222"/>
            <w:sz w:val="24"/>
            <w:szCs w:val="24"/>
          </w:rPr>
          <w:delText>Security &amp; compliance touches.</w:delText>
        </w:r>
      </w:del>
    </w:p>
    <w:p w14:paraId="3C847AE1" w14:textId="77777777" w:rsidR="00D27F2D" w:rsidRPr="00453C19" w:rsidDel="009E293A" w:rsidRDefault="00D27F2D" w:rsidP="00D27F2D">
      <w:pPr>
        <w:pStyle w:val="ListParagraph"/>
        <w:numPr>
          <w:ilvl w:val="0"/>
          <w:numId w:val="87"/>
        </w:numPr>
        <w:shd w:val="clear" w:color="auto" w:fill="FFFFFF" w:themeFill="background1"/>
        <w:rPr>
          <w:del w:id="1163" w:author="Lidia Rocha" w:date="2025-10-29T22:04:00Z" w16du:dateUtc="2025-10-30T05:04:00Z"/>
          <w:color w:val="222222"/>
          <w:sz w:val="24"/>
          <w:szCs w:val="24"/>
        </w:rPr>
      </w:pPr>
      <w:del w:id="1164" w:author="Lidia Rocha" w:date="2025-10-29T22:04:00Z" w16du:dateUtc="2025-10-30T05:04:00Z">
        <w:r w:rsidRPr="00453C19" w:rsidDel="009E293A">
          <w:rPr>
            <w:color w:val="222222"/>
            <w:sz w:val="24"/>
            <w:szCs w:val="24"/>
          </w:rPr>
          <w:delText xml:space="preserve">Strip EXIF from images; use randomized object names at rest (mirrors best practices from prior community solutions).  </w:delText>
        </w:r>
      </w:del>
    </w:p>
    <w:p w14:paraId="416AD232" w14:textId="77777777" w:rsidR="00D27F2D" w:rsidRPr="00453C19" w:rsidDel="009E293A" w:rsidRDefault="00D27F2D" w:rsidP="00D27F2D">
      <w:pPr>
        <w:pStyle w:val="ListParagraph"/>
        <w:numPr>
          <w:ilvl w:val="0"/>
          <w:numId w:val="87"/>
        </w:numPr>
        <w:shd w:val="clear" w:color="auto" w:fill="FFFFFF" w:themeFill="background1"/>
        <w:rPr>
          <w:del w:id="1165" w:author="Lidia Rocha" w:date="2025-10-29T22:04:00Z" w16du:dateUtc="2025-10-30T05:04:00Z"/>
          <w:color w:val="222222"/>
          <w:sz w:val="24"/>
          <w:szCs w:val="24"/>
        </w:rPr>
      </w:pPr>
      <w:del w:id="1166" w:author="Lidia Rocha" w:date="2025-10-29T22:04:00Z" w16du:dateUtc="2025-10-30T05:04:00Z">
        <w:r w:rsidRPr="00453C19" w:rsidDel="009E293A">
          <w:rPr>
            <w:color w:val="222222"/>
            <w:sz w:val="24"/>
            <w:szCs w:val="24"/>
          </w:rPr>
          <w:delText>OCR text is PHI‑adjacent: classify and apply minimum necessary retention (default 30 days; user‑extendable).</w:delText>
        </w:r>
      </w:del>
    </w:p>
    <w:p w14:paraId="3A0E9471" w14:textId="77777777" w:rsidR="00D27F2D" w:rsidRPr="00453C19" w:rsidDel="009E293A" w:rsidRDefault="00D27F2D" w:rsidP="00D27F2D">
      <w:pPr>
        <w:pStyle w:val="ListParagraph"/>
        <w:numPr>
          <w:ilvl w:val="0"/>
          <w:numId w:val="87"/>
        </w:numPr>
        <w:shd w:val="clear" w:color="auto" w:fill="FFFFFF" w:themeFill="background1"/>
        <w:rPr>
          <w:del w:id="1167" w:author="Lidia Rocha" w:date="2025-10-29T22:04:00Z" w16du:dateUtc="2025-10-30T05:04:00Z"/>
          <w:color w:val="222222"/>
          <w:sz w:val="24"/>
          <w:szCs w:val="24"/>
        </w:rPr>
      </w:pPr>
      <w:del w:id="1168" w:author="Lidia Rocha" w:date="2025-10-29T22:04:00Z" w16du:dateUtc="2025-10-30T05:04:00Z">
        <w:r w:rsidRPr="00453C19" w:rsidDel="009E293A">
          <w:rPr>
            <w:color w:val="222222"/>
            <w:sz w:val="24"/>
            <w:szCs w:val="24"/>
          </w:rPr>
          <w:delText>Audit when a caregiver views a patient’s mail item (see 6.7).</w:delText>
        </w:r>
      </w:del>
    </w:p>
    <w:p w14:paraId="5C618971" w14:textId="77777777" w:rsidR="00D27F2D" w:rsidRPr="00453C19" w:rsidDel="009E293A" w:rsidRDefault="00D27F2D" w:rsidP="00D27F2D">
      <w:pPr>
        <w:shd w:val="clear" w:color="auto" w:fill="FFFFFF" w:themeFill="background1"/>
        <w:spacing w:after="180"/>
        <w:rPr>
          <w:del w:id="1169" w:author="Lidia Rocha" w:date="2025-10-29T22:04:00Z" w16du:dateUtc="2025-10-30T05:04:00Z"/>
          <w:color w:val="222222"/>
          <w:sz w:val="24"/>
          <w:szCs w:val="24"/>
        </w:rPr>
      </w:pPr>
      <w:del w:id="1170" w:author="Lidia Rocha" w:date="2025-10-29T22:04:00Z" w16du:dateUtc="2025-10-30T05:04:00Z">
        <w:r w:rsidRPr="00453C19" w:rsidDel="009E293A">
          <w:rPr>
            <w:color w:val="222222"/>
            <w:sz w:val="24"/>
            <w:szCs w:val="24"/>
          </w:rPr>
          <w:delText>Viability &amp; effort. The deck sizes at ~120 hrs with clear risks: consent boundaries, adaptation from prior cohort, caregiver access, and compliance.</w:delText>
        </w:r>
      </w:del>
    </w:p>
    <w:p w14:paraId="24E29E73" w14:textId="77777777" w:rsidR="00D27F2D" w:rsidDel="009E293A" w:rsidRDefault="00D27F2D" w:rsidP="00D27F2D">
      <w:pPr>
        <w:rPr>
          <w:del w:id="1171" w:author="Lidia Rocha" w:date="2025-10-29T22:04:00Z" w16du:dateUtc="2025-10-30T05:04:00Z"/>
          <w:b/>
          <w:bCs/>
          <w:color w:val="222222"/>
          <w:sz w:val="24"/>
          <w:szCs w:val="24"/>
        </w:rPr>
      </w:pPr>
      <w:del w:id="1172" w:author="Lidia Rocha" w:date="2025-10-29T22:04:00Z" w16du:dateUtc="2025-10-30T05:04:00Z">
        <w:r w:rsidRPr="00453C19" w:rsidDel="009E293A">
          <w:rPr>
            <w:b/>
            <w:bCs/>
            <w:color w:val="222222"/>
            <w:sz w:val="24"/>
            <w:szCs w:val="24"/>
          </w:rPr>
          <w:delText>Bridge: Medical Visit Notetaker &amp; Telemedicine Patient Assistant → Calendar &amp; Alerts</w:delText>
        </w:r>
      </w:del>
    </w:p>
    <w:p w14:paraId="24E578EC" w14:textId="77777777" w:rsidR="00D27F2D" w:rsidRPr="00453C19" w:rsidDel="009E293A" w:rsidRDefault="00D27F2D" w:rsidP="00D27F2D">
      <w:pPr>
        <w:shd w:val="clear" w:color="auto" w:fill="FFFFFF" w:themeFill="background1"/>
        <w:spacing w:after="180"/>
        <w:rPr>
          <w:del w:id="1173" w:author="Lidia Rocha" w:date="2025-10-29T22:04:00Z" w16du:dateUtc="2025-10-30T05:04:00Z"/>
          <w:color w:val="222222"/>
          <w:sz w:val="24"/>
          <w:szCs w:val="24"/>
        </w:rPr>
      </w:pPr>
      <w:del w:id="1174" w:author="Lidia Rocha" w:date="2025-10-29T22:04:00Z" w16du:dateUtc="2025-10-30T05:04:00Z">
        <w:r w:rsidRPr="00453C19" w:rsidDel="009E293A">
          <w:rPr>
            <w:color w:val="222222"/>
            <w:sz w:val="24"/>
            <w:szCs w:val="24"/>
          </w:rPr>
          <w:delText xml:space="preserve">What we’re enabling. Real‑time speaker diarization + speech‑to‑text for in‑person visits and telemedicine calls, with: (a) trigger phrases (“schedule an appointment…”, “I’m prescribing…”) that create suggested tasks/events; (b) PII detection that alerts caregivers when sensitive data is spoken; (c) Text‑to‑ASL option for hearing‑impaired users; (d) Local storage of notes on the patient device per BNS. </w:delText>
        </w:r>
      </w:del>
    </w:p>
    <w:p w14:paraId="125CB2BB" w14:textId="77777777" w:rsidR="00D27F2D" w:rsidRPr="00453C19" w:rsidDel="009E293A" w:rsidRDefault="00D27F2D" w:rsidP="00D27F2D">
      <w:pPr>
        <w:shd w:val="clear" w:color="auto" w:fill="FFFFFF" w:themeFill="background1"/>
        <w:spacing w:after="180"/>
        <w:rPr>
          <w:del w:id="1175" w:author="Lidia Rocha" w:date="2025-10-29T22:04:00Z" w16du:dateUtc="2025-10-30T05:04:00Z"/>
          <w:color w:val="222222"/>
          <w:sz w:val="24"/>
          <w:szCs w:val="24"/>
        </w:rPr>
      </w:pPr>
      <w:del w:id="1176" w:author="Lidia Rocha" w:date="2025-10-29T22:04:00Z" w16du:dateUtc="2025-10-30T05:04:00Z">
        <w:r w:rsidRPr="00453C19" w:rsidDel="009E293A">
          <w:rPr>
            <w:color w:val="222222"/>
            <w:sz w:val="24"/>
            <w:szCs w:val="24"/>
          </w:rPr>
          <w:delText>UI contract (from SRS).</w:delText>
        </w:r>
      </w:del>
    </w:p>
    <w:p w14:paraId="09415DDE" w14:textId="77777777" w:rsidR="00D27F2D" w:rsidRPr="00453C19" w:rsidDel="009E293A" w:rsidRDefault="00D27F2D" w:rsidP="00D27F2D">
      <w:pPr>
        <w:pStyle w:val="ListParagraph"/>
        <w:numPr>
          <w:ilvl w:val="0"/>
          <w:numId w:val="86"/>
        </w:numPr>
        <w:shd w:val="clear" w:color="auto" w:fill="FFFFFF" w:themeFill="background1"/>
        <w:rPr>
          <w:del w:id="1177" w:author="Lidia Rocha" w:date="2025-10-29T22:04:00Z" w16du:dateUtc="2025-10-30T05:04:00Z"/>
          <w:color w:val="222222"/>
          <w:sz w:val="24"/>
          <w:szCs w:val="24"/>
        </w:rPr>
      </w:pPr>
      <w:del w:id="1178" w:author="Lidia Rocha" w:date="2025-10-29T22:04:00Z" w16du:dateUtc="2025-10-30T05:04:00Z">
        <w:r w:rsidRPr="00453C19" w:rsidDel="009E293A">
          <w:rPr>
            <w:color w:val="222222"/>
            <w:sz w:val="24"/>
            <w:szCs w:val="24"/>
          </w:rPr>
          <w:delText xml:space="preserve">Notetaker screen: diarized text with color‑blind friendly palette; “Convert to ASL” button; bold triggers add calendar items.  </w:delText>
        </w:r>
      </w:del>
    </w:p>
    <w:p w14:paraId="2BBACE63" w14:textId="77777777" w:rsidR="00D27F2D" w:rsidRPr="00453C19" w:rsidDel="009E293A" w:rsidRDefault="00D27F2D" w:rsidP="00D27F2D">
      <w:pPr>
        <w:pStyle w:val="ListParagraph"/>
        <w:numPr>
          <w:ilvl w:val="0"/>
          <w:numId w:val="86"/>
        </w:numPr>
        <w:shd w:val="clear" w:color="auto" w:fill="FFFFFF" w:themeFill="background1"/>
        <w:rPr>
          <w:del w:id="1179" w:author="Lidia Rocha" w:date="2025-10-29T22:04:00Z" w16du:dateUtc="2025-10-30T05:04:00Z"/>
          <w:color w:val="222222"/>
          <w:sz w:val="24"/>
          <w:szCs w:val="24"/>
        </w:rPr>
      </w:pPr>
      <w:del w:id="1180" w:author="Lidia Rocha" w:date="2025-10-29T22:04:00Z" w16du:dateUtc="2025-10-30T05:04:00Z">
        <w:r w:rsidRPr="00453C19" w:rsidDel="009E293A">
          <w:rPr>
            <w:color w:val="222222"/>
            <w:sz w:val="24"/>
            <w:szCs w:val="24"/>
          </w:rPr>
          <w:delText xml:space="preserve">Telemedicine call: same diarization/ASL pane live during the call; phone calls notes also logged. </w:delText>
        </w:r>
      </w:del>
    </w:p>
    <w:p w14:paraId="388C8368" w14:textId="77777777" w:rsidR="00D27F2D" w:rsidRPr="00453C19" w:rsidDel="009E293A" w:rsidRDefault="00D27F2D" w:rsidP="00D27F2D">
      <w:pPr>
        <w:shd w:val="clear" w:color="auto" w:fill="FFFFFF" w:themeFill="background1"/>
        <w:spacing w:after="180"/>
        <w:rPr>
          <w:del w:id="1181" w:author="Lidia Rocha" w:date="2025-10-29T22:04:00Z" w16du:dateUtc="2025-10-30T05:04:00Z"/>
          <w:color w:val="222222"/>
          <w:sz w:val="24"/>
          <w:szCs w:val="24"/>
        </w:rPr>
      </w:pPr>
      <w:del w:id="1182" w:author="Lidia Rocha" w:date="2025-10-29T22:04:00Z" w16du:dateUtc="2025-10-30T05:04:00Z">
        <w:r w:rsidRPr="00453C19" w:rsidDel="009E293A">
          <w:rPr>
            <w:color w:val="222222"/>
            <w:sz w:val="24"/>
            <w:szCs w:val="24"/>
          </w:rPr>
          <w:delText>Design decisions.</w:delText>
        </w:r>
      </w:del>
    </w:p>
    <w:p w14:paraId="019A05A6" w14:textId="77777777" w:rsidR="00D27F2D" w:rsidRPr="00453C19" w:rsidDel="009E293A" w:rsidRDefault="00D27F2D" w:rsidP="00D27F2D">
      <w:pPr>
        <w:pStyle w:val="ListParagraph"/>
        <w:numPr>
          <w:ilvl w:val="0"/>
          <w:numId w:val="85"/>
        </w:numPr>
        <w:shd w:val="clear" w:color="auto" w:fill="FFFFFF" w:themeFill="background1"/>
        <w:rPr>
          <w:del w:id="1183" w:author="Lidia Rocha" w:date="2025-10-29T22:04:00Z" w16du:dateUtc="2025-10-30T05:04:00Z"/>
          <w:color w:val="222222"/>
          <w:sz w:val="24"/>
          <w:szCs w:val="24"/>
        </w:rPr>
      </w:pPr>
      <w:del w:id="1184" w:author="Lidia Rocha" w:date="2025-10-29T22:04:00Z" w16du:dateUtc="2025-10-30T05:04:00Z">
        <w:r w:rsidRPr="00453C19" w:rsidDel="009E293A">
          <w:rPr>
            <w:color w:val="222222"/>
            <w:sz w:val="24"/>
            <w:szCs w:val="24"/>
          </w:rPr>
          <w:delText xml:space="preserve">On‑device diarization (e.g., sherpa_onnx) for low latency and privacy during in‑app audio; iOS call‑audio capture is restricted, so live diarization applies to in‑app voice/video calls; non‑in‑app calls require manual start for in‑person notes as a fallback—exactly the risk raised in the Team A deck.  </w:delText>
        </w:r>
      </w:del>
    </w:p>
    <w:p w14:paraId="0CD7751E" w14:textId="77777777" w:rsidR="00D27F2D" w:rsidRPr="00453C19" w:rsidDel="009E293A" w:rsidRDefault="00D27F2D" w:rsidP="00D27F2D">
      <w:pPr>
        <w:pStyle w:val="ListParagraph"/>
        <w:numPr>
          <w:ilvl w:val="0"/>
          <w:numId w:val="85"/>
        </w:numPr>
        <w:shd w:val="clear" w:color="auto" w:fill="FFFFFF" w:themeFill="background1"/>
        <w:rPr>
          <w:del w:id="1185" w:author="Lidia Rocha" w:date="2025-10-29T22:04:00Z" w16du:dateUtc="2025-10-30T05:04:00Z"/>
          <w:color w:val="222222"/>
          <w:sz w:val="24"/>
          <w:szCs w:val="24"/>
        </w:rPr>
      </w:pPr>
      <w:del w:id="1186" w:author="Lidia Rocha" w:date="2025-10-29T22:04:00Z" w16du:dateUtc="2025-10-30T05:04:00Z">
        <w:r w:rsidRPr="00453C19" w:rsidDel="009E293A">
          <w:rPr>
            <w:color w:val="222222"/>
            <w:sz w:val="24"/>
            <w:szCs w:val="24"/>
          </w:rPr>
          <w:delText xml:space="preserve">PII &amp; Triggers: configurable lists in Notes Configuration (excluded numbers, PII phrases, custom triggers); bolded triggers propose actions.  </w:delText>
        </w:r>
      </w:del>
    </w:p>
    <w:p w14:paraId="40B4C223" w14:textId="77777777" w:rsidR="00D27F2D" w:rsidRPr="00453C19" w:rsidDel="009E293A" w:rsidRDefault="00D27F2D" w:rsidP="00D27F2D">
      <w:pPr>
        <w:pStyle w:val="ListParagraph"/>
        <w:numPr>
          <w:ilvl w:val="0"/>
          <w:numId w:val="85"/>
        </w:numPr>
        <w:shd w:val="clear" w:color="auto" w:fill="FFFFFF" w:themeFill="background1"/>
        <w:rPr>
          <w:del w:id="1187" w:author="Lidia Rocha" w:date="2025-10-29T22:04:00Z" w16du:dateUtc="2025-10-30T05:04:00Z"/>
          <w:color w:val="222222"/>
          <w:sz w:val="24"/>
          <w:szCs w:val="24"/>
        </w:rPr>
      </w:pPr>
      <w:del w:id="1188" w:author="Lidia Rocha" w:date="2025-10-29T22:04:00Z" w16du:dateUtc="2025-10-30T05:04:00Z">
        <w:r w:rsidRPr="00453C19" w:rsidDel="009E293A">
          <w:rPr>
            <w:color w:val="222222"/>
            <w:sz w:val="24"/>
            <w:szCs w:val="24"/>
          </w:rPr>
          <w:delText xml:space="preserve">ASL: show animated ASL rendering window; component may differ from the example provider, but UX remains similar.  </w:delText>
        </w:r>
      </w:del>
    </w:p>
    <w:p w14:paraId="71888D92" w14:textId="77777777" w:rsidR="00D27F2D" w:rsidRPr="00453C19" w:rsidDel="009E293A" w:rsidRDefault="00D27F2D" w:rsidP="00D27F2D">
      <w:pPr>
        <w:shd w:val="clear" w:color="auto" w:fill="FFFFFF" w:themeFill="background1"/>
        <w:spacing w:after="180"/>
        <w:rPr>
          <w:del w:id="1189" w:author="Lidia Rocha" w:date="2025-10-29T22:04:00Z" w16du:dateUtc="2025-10-30T05:04:00Z"/>
          <w:color w:val="222222"/>
          <w:sz w:val="24"/>
          <w:szCs w:val="24"/>
        </w:rPr>
      </w:pPr>
      <w:del w:id="1190" w:author="Lidia Rocha" w:date="2025-10-29T22:04:00Z" w16du:dateUtc="2025-10-30T05:04:00Z">
        <w:r w:rsidRPr="00453C19" w:rsidDel="009E293A">
          <w:rPr>
            <w:color w:val="222222"/>
            <w:sz w:val="24"/>
            <w:szCs w:val="24"/>
          </w:rPr>
          <w:delText>APIs (excerpt).</w:delText>
        </w:r>
      </w:del>
    </w:p>
    <w:p w14:paraId="1EABFBE6" w14:textId="77777777" w:rsidR="00D27F2D" w:rsidRPr="00453C19" w:rsidDel="009E293A" w:rsidRDefault="00D27F2D" w:rsidP="00D27F2D">
      <w:pPr>
        <w:pStyle w:val="ListParagraph"/>
        <w:numPr>
          <w:ilvl w:val="0"/>
          <w:numId w:val="84"/>
        </w:numPr>
        <w:shd w:val="clear" w:color="auto" w:fill="FFFFFF" w:themeFill="background1"/>
        <w:rPr>
          <w:del w:id="1191" w:author="Lidia Rocha" w:date="2025-10-29T22:04:00Z" w16du:dateUtc="2025-10-30T05:04:00Z"/>
          <w:color w:val="222222"/>
          <w:sz w:val="24"/>
          <w:szCs w:val="24"/>
        </w:rPr>
      </w:pPr>
      <w:del w:id="1192" w:author="Lidia Rocha" w:date="2025-10-29T22:04:00Z" w16du:dateUtc="2025-10-30T05:04:00Z">
        <w:r w:rsidRPr="00453C19" w:rsidDel="009E293A">
          <w:rPr>
            <w:color w:val="222222"/>
            <w:sz w:val="24"/>
            <w:szCs w:val="24"/>
          </w:rPr>
          <w:delText>POST /notes/session (start diarization; capture speaker embeddings on‑device)</w:delText>
        </w:r>
      </w:del>
    </w:p>
    <w:p w14:paraId="46EB6292" w14:textId="77777777" w:rsidR="00D27F2D" w:rsidRPr="00453C19" w:rsidDel="009E293A" w:rsidRDefault="00D27F2D" w:rsidP="00D27F2D">
      <w:pPr>
        <w:pStyle w:val="ListParagraph"/>
        <w:numPr>
          <w:ilvl w:val="0"/>
          <w:numId w:val="84"/>
        </w:numPr>
        <w:shd w:val="clear" w:color="auto" w:fill="FFFFFF" w:themeFill="background1"/>
        <w:rPr>
          <w:del w:id="1193" w:author="Lidia Rocha" w:date="2025-10-29T22:04:00Z" w16du:dateUtc="2025-10-30T05:04:00Z"/>
          <w:color w:val="222222"/>
          <w:sz w:val="24"/>
          <w:szCs w:val="24"/>
        </w:rPr>
      </w:pPr>
      <w:del w:id="1194" w:author="Lidia Rocha" w:date="2025-10-29T22:04:00Z" w16du:dateUtc="2025-10-30T05:04:00Z">
        <w:r w:rsidRPr="00453C19" w:rsidDel="009E293A">
          <w:rPr>
            <w:color w:val="222222"/>
            <w:sz w:val="24"/>
            <w:szCs w:val="24"/>
          </w:rPr>
          <w:delText>POST /notes/{id}/finalize (persist text locally first; optional encrypted backup to S3)</w:delText>
        </w:r>
      </w:del>
    </w:p>
    <w:p w14:paraId="4F3167D6" w14:textId="77777777" w:rsidR="00D27F2D" w:rsidRPr="00453C19" w:rsidDel="009E293A" w:rsidRDefault="00D27F2D" w:rsidP="00D27F2D">
      <w:pPr>
        <w:pStyle w:val="ListParagraph"/>
        <w:numPr>
          <w:ilvl w:val="0"/>
          <w:numId w:val="84"/>
        </w:numPr>
        <w:shd w:val="clear" w:color="auto" w:fill="FFFFFF" w:themeFill="background1"/>
        <w:rPr>
          <w:del w:id="1195" w:author="Lidia Rocha" w:date="2025-10-29T22:04:00Z" w16du:dateUtc="2025-10-30T05:04:00Z"/>
          <w:color w:val="222222"/>
          <w:sz w:val="24"/>
          <w:szCs w:val="24"/>
        </w:rPr>
      </w:pPr>
      <w:del w:id="1196" w:author="Lidia Rocha" w:date="2025-10-29T22:04:00Z" w16du:dateUtc="2025-10-30T05:04:00Z">
        <w:r w:rsidRPr="00453C19" w:rsidDel="009E293A">
          <w:rPr>
            <w:color w:val="222222"/>
            <w:sz w:val="24"/>
            <w:szCs w:val="24"/>
          </w:rPr>
          <w:delText>POST /notes/{id}/scan → { pii_flags:[], triggers:[] }</w:delText>
        </w:r>
      </w:del>
    </w:p>
    <w:p w14:paraId="35694CB1" w14:textId="77777777" w:rsidR="00D27F2D" w:rsidRPr="00453C19" w:rsidDel="009E293A" w:rsidRDefault="00D27F2D" w:rsidP="00D27F2D">
      <w:pPr>
        <w:pStyle w:val="ListParagraph"/>
        <w:numPr>
          <w:ilvl w:val="0"/>
          <w:numId w:val="84"/>
        </w:numPr>
        <w:shd w:val="clear" w:color="auto" w:fill="FFFFFF" w:themeFill="background1"/>
        <w:rPr>
          <w:del w:id="1197" w:author="Lidia Rocha" w:date="2025-10-29T22:04:00Z" w16du:dateUtc="2025-10-30T05:04:00Z"/>
          <w:color w:val="222222"/>
          <w:sz w:val="24"/>
          <w:szCs w:val="24"/>
        </w:rPr>
      </w:pPr>
      <w:del w:id="1198" w:author="Lidia Rocha" w:date="2025-10-29T22:04:00Z" w16du:dateUtc="2025-10-30T05:04:00Z">
        <w:r w:rsidRPr="00453C19" w:rsidDel="009E293A">
          <w:rPr>
            <w:color w:val="222222"/>
            <w:sz w:val="24"/>
            <w:szCs w:val="24"/>
          </w:rPr>
          <w:delText>POST /calendar/propose from triggers (AI‑derived flag set)</w:delText>
        </w:r>
      </w:del>
    </w:p>
    <w:p w14:paraId="61C1A8D5" w14:textId="23AFF4E0" w:rsidR="00D27F2D" w:rsidDel="009E293A" w:rsidRDefault="00D27F2D" w:rsidP="00D27F2D">
      <w:pPr>
        <w:rPr>
          <w:del w:id="1199" w:author="Lidia Rocha" w:date="2025-10-29T22:04:00Z" w16du:dateUtc="2025-10-30T05:04:00Z"/>
        </w:rPr>
      </w:pPr>
      <w:del w:id="1200" w:author="Lidia Rocha" w:date="2025-10-29T22:04:00Z" w16du:dateUtc="2025-10-30T05:04:00Z">
        <w:r w:rsidRPr="00453C19" w:rsidDel="009E293A">
          <w:delText>Local first: SRS/BNS require storing transcribed notes locally on the patient device, then offering backup/consent flows.</w:delText>
        </w:r>
      </w:del>
    </w:p>
    <w:p w14:paraId="6C7576E8" w14:textId="77777777" w:rsidR="00D27F2D" w:rsidDel="009E293A" w:rsidRDefault="00D27F2D" w:rsidP="00D27F2D">
      <w:pPr>
        <w:rPr>
          <w:del w:id="1201" w:author="Lidia Rocha" w:date="2025-10-29T22:04:00Z" w16du:dateUtc="2025-10-30T05:04:00Z"/>
        </w:rPr>
      </w:pPr>
    </w:p>
    <w:p w14:paraId="3B8229CB" w14:textId="37741F6F" w:rsidR="00D974F5" w:rsidDel="009E293A" w:rsidRDefault="00D974F5" w:rsidP="00D27F2D">
      <w:pPr>
        <w:rPr>
          <w:del w:id="1202" w:author="Lidia Rocha" w:date="2025-10-29T22:04:00Z" w16du:dateUtc="2025-10-30T05:04:00Z"/>
          <w:b/>
        </w:rPr>
      </w:pPr>
      <w:del w:id="1203" w:author="Lidia Rocha" w:date="2025-10-29T22:04:00Z" w16du:dateUtc="2025-10-30T05:04:00Z">
        <w:r w:rsidDel="009E293A">
          <w:delText>Total</w:delText>
        </w:r>
        <w:r w:rsidDel="009E293A">
          <w:rPr>
            <w:spacing w:val="-9"/>
          </w:rPr>
          <w:delText xml:space="preserve"> </w:delText>
        </w:r>
        <w:r w:rsidDel="009E293A">
          <w:delText>Test Cases:</w:delText>
        </w:r>
        <w:r w:rsidDel="009E293A">
          <w:rPr>
            <w:spacing w:val="3"/>
          </w:rPr>
          <w:delText xml:space="preserve"> </w:delText>
        </w:r>
        <w:r w:rsidR="00D440A0" w:rsidDel="009E293A">
          <w:rPr>
            <w:spacing w:val="3"/>
          </w:rPr>
          <w:delText>4</w:delText>
        </w:r>
        <w:r w:rsidDel="009E293A">
          <w:rPr>
            <w:spacing w:val="-5"/>
          </w:rPr>
          <w:delText>.</w:delText>
        </w:r>
      </w:del>
    </w:p>
    <w:p w14:paraId="0B8A13A9" w14:textId="5EB38E6A" w:rsidR="00D974F5" w:rsidDel="009E293A" w:rsidRDefault="00D974F5" w:rsidP="00D974F5">
      <w:pPr>
        <w:spacing w:before="137"/>
        <w:rPr>
          <w:del w:id="1204" w:author="Lidia Rocha" w:date="2025-10-29T22:04:00Z" w16du:dateUtc="2025-10-30T05:04:00Z"/>
          <w:sz w:val="24"/>
        </w:rPr>
      </w:pPr>
      <w:del w:id="1205" w:author="Lidia Rocha" w:date="2025-10-29T22:04:00Z" w16du:dateUtc="2025-10-30T05:04:00Z">
        <w:r w:rsidDel="009E293A">
          <w:rPr>
            <w:b/>
            <w:sz w:val="24"/>
          </w:rPr>
          <w:delText>Requirements</w:delText>
        </w:r>
        <w:r w:rsidDel="009E293A">
          <w:rPr>
            <w:b/>
            <w:spacing w:val="-6"/>
            <w:sz w:val="24"/>
          </w:rPr>
          <w:delText xml:space="preserve"> </w:delText>
        </w:r>
        <w:r w:rsidDel="009E293A">
          <w:rPr>
            <w:b/>
            <w:sz w:val="24"/>
          </w:rPr>
          <w:delText>Coverage:</w:delText>
        </w:r>
        <w:r w:rsidDel="009E293A">
          <w:rPr>
            <w:b/>
            <w:spacing w:val="3"/>
            <w:sz w:val="24"/>
          </w:rPr>
          <w:delText xml:space="preserve"> </w:delText>
        </w:r>
        <w:r w:rsidDel="009E293A">
          <w:rPr>
            <w:sz w:val="24"/>
          </w:rPr>
          <w:delText>REQ‑5.</w:delText>
        </w:r>
        <w:r w:rsidR="004B6E26" w:rsidDel="009E293A">
          <w:rPr>
            <w:sz w:val="24"/>
          </w:rPr>
          <w:delText>9</w:delText>
        </w:r>
        <w:r w:rsidDel="009E293A">
          <w:rPr>
            <w:sz w:val="24"/>
          </w:rPr>
          <w:delText>.1</w:delText>
        </w:r>
        <w:r w:rsidR="004B6E26" w:rsidDel="009E293A">
          <w:rPr>
            <w:sz w:val="24"/>
          </w:rPr>
          <w:delText>0</w:delText>
        </w:r>
        <w:r w:rsidDel="009E293A">
          <w:rPr>
            <w:sz w:val="24"/>
          </w:rPr>
          <w:delText>.1</w:delText>
        </w:r>
        <w:r w:rsidDel="009E293A">
          <w:rPr>
            <w:spacing w:val="-6"/>
            <w:sz w:val="24"/>
          </w:rPr>
          <w:delText xml:space="preserve"> </w:delText>
        </w:r>
        <w:r w:rsidDel="009E293A">
          <w:rPr>
            <w:sz w:val="24"/>
          </w:rPr>
          <w:delText>through</w:delText>
        </w:r>
        <w:r w:rsidDel="009E293A">
          <w:rPr>
            <w:spacing w:val="-6"/>
            <w:sz w:val="24"/>
          </w:rPr>
          <w:delText xml:space="preserve"> </w:delText>
        </w:r>
        <w:r w:rsidDel="009E293A">
          <w:rPr>
            <w:spacing w:val="-2"/>
            <w:sz w:val="24"/>
          </w:rPr>
          <w:delText>REQ‑5.</w:delText>
        </w:r>
        <w:r w:rsidR="00744A09" w:rsidDel="009E293A">
          <w:rPr>
            <w:spacing w:val="-2"/>
            <w:sz w:val="24"/>
          </w:rPr>
          <w:delText>9</w:delText>
        </w:r>
        <w:r w:rsidDel="009E293A">
          <w:rPr>
            <w:spacing w:val="-2"/>
            <w:sz w:val="24"/>
          </w:rPr>
          <w:delText>.1</w:delText>
        </w:r>
        <w:r w:rsidR="00744A09" w:rsidDel="009E293A">
          <w:rPr>
            <w:spacing w:val="-2"/>
            <w:sz w:val="24"/>
          </w:rPr>
          <w:delText>0</w:delText>
        </w:r>
        <w:r w:rsidDel="009E293A">
          <w:rPr>
            <w:spacing w:val="-2"/>
            <w:sz w:val="24"/>
          </w:rPr>
          <w:delText>.1</w:delText>
        </w:r>
        <w:r w:rsidR="00744A09" w:rsidDel="009E293A">
          <w:rPr>
            <w:spacing w:val="-2"/>
            <w:sz w:val="24"/>
          </w:rPr>
          <w:delText>0</w:delText>
        </w:r>
      </w:del>
    </w:p>
    <w:p w14:paraId="4B20F5BD" w14:textId="77777777" w:rsidR="00D974F5" w:rsidDel="009E293A" w:rsidRDefault="00D974F5" w:rsidP="00D974F5">
      <w:pPr>
        <w:pStyle w:val="BodyText"/>
        <w:spacing w:before="7"/>
        <w:rPr>
          <w:del w:id="1206" w:author="Lidia Rocha" w:date="2025-10-29T22:04:00Z" w16du:dateUtc="2025-10-30T05:04:00Z"/>
          <w:sz w:val="12"/>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54"/>
        <w:gridCol w:w="1772"/>
        <w:gridCol w:w="1752"/>
        <w:gridCol w:w="322"/>
        <w:gridCol w:w="1153"/>
        <w:gridCol w:w="1364"/>
        <w:gridCol w:w="1499"/>
      </w:tblGrid>
      <w:tr w:rsidR="00D974F5" w:rsidDel="009E293A" w14:paraId="1CF97A21" w14:textId="6D3B11DB">
        <w:trPr>
          <w:trHeight w:val="1180"/>
          <w:del w:id="1207" w:author="Lidia Rocha" w:date="2025-10-29T22:04:00Z"/>
        </w:trPr>
        <w:tc>
          <w:tcPr>
            <w:tcW w:w="4878" w:type="dxa"/>
            <w:gridSpan w:val="3"/>
            <w:vMerge w:val="restart"/>
            <w:tcBorders>
              <w:bottom w:val="nil"/>
            </w:tcBorders>
          </w:tcPr>
          <w:p w14:paraId="4A80281B" w14:textId="77777777" w:rsidR="00D974F5" w:rsidDel="009E293A" w:rsidRDefault="00D974F5">
            <w:pPr>
              <w:pStyle w:val="TableParagraph"/>
              <w:spacing w:before="1"/>
              <w:ind w:left="105"/>
              <w:rPr>
                <w:del w:id="1208" w:author="Lidia Rocha" w:date="2025-10-29T22:04:00Z" w16du:dateUtc="2025-10-30T05:04:00Z"/>
                <w:b/>
              </w:rPr>
            </w:pPr>
            <w:del w:id="1209" w:author="Lidia Rocha" w:date="2025-10-29T22:04:00Z" w16du:dateUtc="2025-10-30T05:04:00Z">
              <w:r w:rsidDel="009E293A">
                <w:rPr>
                  <w:b/>
                </w:rPr>
                <w:delText>Prerequisites</w:delText>
              </w:r>
              <w:r w:rsidDel="009E293A">
                <w:rPr>
                  <w:b/>
                  <w:spacing w:val="-5"/>
                </w:rPr>
                <w:delText xml:space="preserve"> </w:delText>
              </w:r>
              <w:r w:rsidDel="009E293A">
                <w:rPr>
                  <w:b/>
                </w:rPr>
                <w:delText>for</w:delText>
              </w:r>
              <w:r w:rsidDel="009E293A">
                <w:rPr>
                  <w:b/>
                  <w:spacing w:val="-8"/>
                </w:rPr>
                <w:delText xml:space="preserve"> </w:delText>
              </w:r>
              <w:r w:rsidDel="009E293A">
                <w:rPr>
                  <w:b/>
                </w:rPr>
                <w:delText>this</w:delText>
              </w:r>
              <w:r w:rsidDel="009E293A">
                <w:rPr>
                  <w:b/>
                  <w:spacing w:val="-6"/>
                </w:rPr>
                <w:delText xml:space="preserve"> </w:delText>
              </w:r>
              <w:r w:rsidDel="009E293A">
                <w:rPr>
                  <w:b/>
                  <w:spacing w:val="-4"/>
                </w:rPr>
                <w:delText>test:</w:delText>
              </w:r>
            </w:del>
          </w:p>
          <w:p w14:paraId="318F627C" w14:textId="77777777" w:rsidR="00D974F5" w:rsidRPr="00453C19" w:rsidDel="009E293A" w:rsidRDefault="00D974F5" w:rsidP="00D974F5">
            <w:pPr>
              <w:pStyle w:val="TableParagraph"/>
              <w:numPr>
                <w:ilvl w:val="0"/>
                <w:numId w:val="13"/>
              </w:numPr>
              <w:tabs>
                <w:tab w:val="left" w:pos="825"/>
              </w:tabs>
              <w:spacing w:before="32"/>
              <w:rPr>
                <w:del w:id="1210" w:author="Lidia Rocha" w:date="2025-10-29T22:04:00Z" w16du:dateUtc="2025-10-30T05:04:00Z"/>
              </w:rPr>
            </w:pPr>
            <w:del w:id="1211" w:author="Lidia Rocha" w:date="2025-10-29T22:04:00Z" w16du:dateUtc="2025-10-30T05:04:00Z">
              <w:r w:rsidDel="009E293A">
                <w:delText>User has</w:delText>
              </w:r>
              <w:r w:rsidDel="009E293A">
                <w:rPr>
                  <w:spacing w:val="-1"/>
                </w:rPr>
                <w:delText xml:space="preserve"> </w:delText>
              </w:r>
              <w:r w:rsidDel="009E293A">
                <w:delText>an</w:delText>
              </w:r>
              <w:r w:rsidDel="009E293A">
                <w:rPr>
                  <w:spacing w:val="-7"/>
                </w:rPr>
                <w:delText xml:space="preserve"> </w:delText>
              </w:r>
              <w:r w:rsidDel="009E293A">
                <w:delText>active</w:delText>
              </w:r>
              <w:r w:rsidDel="009E293A">
                <w:rPr>
                  <w:spacing w:val="-8"/>
                </w:rPr>
                <w:delText xml:space="preserve"> </w:delText>
              </w:r>
              <w:r w:rsidDel="009E293A">
                <w:delText>account</w:delText>
              </w:r>
              <w:r w:rsidDel="009E293A">
                <w:rPr>
                  <w:spacing w:val="-1"/>
                </w:rPr>
                <w:delText xml:space="preserve"> </w:delText>
              </w:r>
              <w:r w:rsidDel="009E293A">
                <w:delText>and</w:delText>
              </w:r>
              <w:r w:rsidDel="009E293A">
                <w:rPr>
                  <w:spacing w:val="-7"/>
                </w:rPr>
                <w:delText xml:space="preserve"> </w:delText>
              </w:r>
              <w:r w:rsidDel="009E293A">
                <w:delText>is</w:delText>
              </w:r>
              <w:r w:rsidDel="009E293A">
                <w:rPr>
                  <w:spacing w:val="-2"/>
                </w:rPr>
                <w:delText xml:space="preserve"> </w:delText>
              </w:r>
              <w:r w:rsidDel="009E293A">
                <w:delText>logged</w:delText>
              </w:r>
              <w:r w:rsidDel="009E293A">
                <w:rPr>
                  <w:spacing w:val="-1"/>
                </w:rPr>
                <w:delText xml:space="preserve"> </w:delText>
              </w:r>
              <w:r w:rsidDel="009E293A">
                <w:rPr>
                  <w:spacing w:val="-5"/>
                </w:rPr>
                <w:delText>in.</w:delText>
              </w:r>
            </w:del>
          </w:p>
          <w:p w14:paraId="352D2BEF" w14:textId="2A76B7B2" w:rsidR="00852EA4" w:rsidDel="009E293A" w:rsidRDefault="00852EA4" w:rsidP="00D974F5">
            <w:pPr>
              <w:pStyle w:val="TableParagraph"/>
              <w:numPr>
                <w:ilvl w:val="0"/>
                <w:numId w:val="13"/>
              </w:numPr>
              <w:tabs>
                <w:tab w:val="left" w:pos="825"/>
              </w:tabs>
              <w:spacing w:before="32"/>
              <w:rPr>
                <w:del w:id="1212" w:author="Lidia Rocha" w:date="2025-10-29T22:04:00Z" w16du:dateUtc="2025-10-30T05:04:00Z"/>
              </w:rPr>
            </w:pPr>
            <w:del w:id="1213" w:author="Lidia Rocha" w:date="2025-10-29T22:04:00Z" w16du:dateUtc="2025-10-30T05:04:00Z">
              <w:r w:rsidDel="009E293A">
                <w:rPr>
                  <w:spacing w:val="-5"/>
                </w:rPr>
                <w:delText xml:space="preserve">User is enrolled </w:delText>
              </w:r>
              <w:r w:rsidR="007631DB" w:rsidDel="009E293A">
                <w:rPr>
                  <w:spacing w:val="-5"/>
                </w:rPr>
                <w:delText>in the USPS Informed delivery service</w:delText>
              </w:r>
            </w:del>
          </w:p>
          <w:p w14:paraId="64C1FE3F" w14:textId="6B269CFB" w:rsidR="00D974F5" w:rsidDel="009E293A" w:rsidRDefault="00D974F5" w:rsidP="00D974F5">
            <w:pPr>
              <w:pStyle w:val="TableParagraph"/>
              <w:numPr>
                <w:ilvl w:val="0"/>
                <w:numId w:val="13"/>
              </w:numPr>
              <w:tabs>
                <w:tab w:val="left" w:pos="825"/>
              </w:tabs>
              <w:spacing w:before="38" w:line="268" w:lineRule="auto"/>
              <w:ind w:right="756"/>
              <w:rPr>
                <w:del w:id="1214" w:author="Lidia Rocha" w:date="2025-10-29T22:04:00Z" w16du:dateUtc="2025-10-30T05:04:00Z"/>
              </w:rPr>
            </w:pPr>
            <w:del w:id="1215" w:author="Lidia Rocha" w:date="2025-10-29T22:04:00Z" w16du:dateUtc="2025-10-30T05:04:00Z">
              <w:r w:rsidDel="009E293A">
                <w:delText xml:space="preserve">User has enabled and configured </w:delText>
              </w:r>
              <w:r w:rsidR="007631DB" w:rsidDel="009E293A">
                <w:delText xml:space="preserve">their USPS Informed delivery </w:delText>
              </w:r>
              <w:r w:rsidR="001F46CD" w:rsidDel="009E293A">
                <w:delText>credentials</w:delText>
              </w:r>
              <w:r w:rsidR="007631DB" w:rsidDel="009E293A">
                <w:delText xml:space="preserve"> in CareConnect</w:delText>
              </w:r>
              <w:r w:rsidDel="009E293A">
                <w:delText>.</w:delText>
              </w:r>
            </w:del>
          </w:p>
          <w:p w14:paraId="01439081" w14:textId="5886F154" w:rsidR="00D974F5" w:rsidDel="009E293A" w:rsidRDefault="007631DB" w:rsidP="00D974F5">
            <w:pPr>
              <w:pStyle w:val="TableParagraph"/>
              <w:numPr>
                <w:ilvl w:val="0"/>
                <w:numId w:val="13"/>
              </w:numPr>
              <w:tabs>
                <w:tab w:val="left" w:pos="825"/>
              </w:tabs>
              <w:spacing w:before="11"/>
              <w:rPr>
                <w:del w:id="1216" w:author="Lidia Rocha" w:date="2025-10-29T22:04:00Z" w16du:dateUtc="2025-10-30T05:04:00Z"/>
              </w:rPr>
            </w:pPr>
            <w:del w:id="1217" w:author="Lidia Rocha" w:date="2025-10-29T22:04:00Z" w16du:dateUtc="2025-10-30T05:04:00Z">
              <w:r w:rsidDel="009E293A">
                <w:delText>A valid internet connection is established.</w:delText>
              </w:r>
            </w:del>
          </w:p>
        </w:tc>
        <w:tc>
          <w:tcPr>
            <w:tcW w:w="4338" w:type="dxa"/>
            <w:gridSpan w:val="4"/>
          </w:tcPr>
          <w:p w14:paraId="180B61A2" w14:textId="77777777" w:rsidR="00D974F5" w:rsidDel="009E293A" w:rsidRDefault="00D974F5">
            <w:pPr>
              <w:pStyle w:val="TableParagraph"/>
              <w:spacing w:before="1" w:line="276" w:lineRule="auto"/>
              <w:ind w:left="106" w:right="1356"/>
              <w:rPr>
                <w:del w:id="1218" w:author="Lidia Rocha" w:date="2025-10-29T22:04:00Z" w16du:dateUtc="2025-10-30T05:04:00Z"/>
              </w:rPr>
            </w:pPr>
            <w:del w:id="1219" w:author="Lidia Rocha" w:date="2025-10-29T22:04:00Z" w16du:dateUtc="2025-10-30T05:04:00Z">
              <w:r w:rsidDel="009E293A">
                <w:rPr>
                  <w:b/>
                </w:rPr>
                <w:delText xml:space="preserve">Software Versions: </w:delText>
              </w:r>
              <w:r w:rsidDel="009E293A">
                <w:rPr>
                  <w:spacing w:val="-2"/>
                </w:rPr>
                <w:delText xml:space="preserve">Application: CareConnect </w:delText>
              </w:r>
              <w:r w:rsidDel="009E293A">
                <w:delText>Software Version: 1.0</w:delText>
              </w:r>
            </w:del>
          </w:p>
          <w:p w14:paraId="07AD433F" w14:textId="77777777" w:rsidR="00D974F5" w:rsidDel="009E293A" w:rsidRDefault="00D974F5">
            <w:pPr>
              <w:pStyle w:val="TableParagraph"/>
              <w:spacing w:before="5"/>
              <w:ind w:left="106"/>
              <w:rPr>
                <w:del w:id="1220" w:author="Lidia Rocha" w:date="2025-10-29T22:04:00Z" w16du:dateUtc="2025-10-30T05:04:00Z"/>
              </w:rPr>
            </w:pPr>
            <w:del w:id="1221" w:author="Lidia Rocha" w:date="2025-10-29T22:04:00Z" w16du:dateUtc="2025-10-30T05:04:00Z">
              <w:r w:rsidDel="009E293A">
                <w:delText>Operating</w:delText>
              </w:r>
              <w:r w:rsidDel="009E293A">
                <w:rPr>
                  <w:spacing w:val="-9"/>
                </w:rPr>
                <w:delText xml:space="preserve"> </w:delText>
              </w:r>
              <w:r w:rsidDel="009E293A">
                <w:delText>System:</w:delText>
              </w:r>
              <w:r w:rsidDel="009E293A">
                <w:rPr>
                  <w:spacing w:val="-3"/>
                </w:rPr>
                <w:delText xml:space="preserve"> </w:delText>
              </w:r>
              <w:r w:rsidDel="009E293A">
                <w:delText>iOS</w:delText>
              </w:r>
              <w:r w:rsidDel="009E293A">
                <w:rPr>
                  <w:spacing w:val="-2"/>
                </w:rPr>
                <w:delText xml:space="preserve"> </w:delText>
              </w:r>
              <w:r w:rsidDel="009E293A">
                <w:rPr>
                  <w:spacing w:val="-5"/>
                </w:rPr>
                <w:delText>18</w:delText>
              </w:r>
            </w:del>
          </w:p>
        </w:tc>
      </w:tr>
      <w:tr w:rsidR="00D974F5" w:rsidDel="009E293A" w14:paraId="62A92112" w14:textId="662EB62A">
        <w:trPr>
          <w:trHeight w:val="368"/>
          <w:del w:id="1222" w:author="Lidia Rocha" w:date="2025-10-29T22:04:00Z"/>
        </w:trPr>
        <w:tc>
          <w:tcPr>
            <w:tcW w:w="4878" w:type="dxa"/>
            <w:gridSpan w:val="3"/>
            <w:vMerge/>
          </w:tcPr>
          <w:p w14:paraId="29CF0298" w14:textId="77777777" w:rsidR="00D974F5" w:rsidDel="009E293A" w:rsidRDefault="00D974F5">
            <w:pPr>
              <w:rPr>
                <w:del w:id="1223" w:author="Lidia Rocha" w:date="2025-10-29T22:04:00Z" w16du:dateUtc="2025-10-30T05:04:00Z"/>
                <w:sz w:val="2"/>
                <w:szCs w:val="2"/>
              </w:rPr>
            </w:pPr>
          </w:p>
        </w:tc>
        <w:tc>
          <w:tcPr>
            <w:tcW w:w="4338" w:type="dxa"/>
            <w:gridSpan w:val="4"/>
          </w:tcPr>
          <w:p w14:paraId="05A33EB4" w14:textId="77777777" w:rsidR="00D974F5" w:rsidDel="009E293A" w:rsidRDefault="00D974F5">
            <w:pPr>
              <w:pStyle w:val="TableParagraph"/>
              <w:spacing w:line="244" w:lineRule="exact"/>
              <w:ind w:left="106"/>
              <w:rPr>
                <w:del w:id="1224" w:author="Lidia Rocha" w:date="2025-10-29T22:04:00Z" w16du:dateUtc="2025-10-30T05:04:00Z"/>
              </w:rPr>
            </w:pPr>
            <w:del w:id="1225" w:author="Lidia Rocha" w:date="2025-10-29T22:04:00Z" w16du:dateUtc="2025-10-30T05:04:00Z">
              <w:r w:rsidDel="009E293A">
                <w:rPr>
                  <w:b/>
                </w:rPr>
                <w:delText>Priority:</w:delText>
              </w:r>
              <w:r w:rsidDel="009E293A">
                <w:rPr>
                  <w:b/>
                  <w:spacing w:val="-13"/>
                </w:rPr>
                <w:delText xml:space="preserve"> </w:delText>
              </w:r>
              <w:r w:rsidDel="009E293A">
                <w:rPr>
                  <w:spacing w:val="-4"/>
                </w:rPr>
                <w:delText>High</w:delText>
              </w:r>
            </w:del>
          </w:p>
        </w:tc>
      </w:tr>
      <w:tr w:rsidR="00D974F5" w:rsidDel="009E293A" w14:paraId="328A262F" w14:textId="4126D413">
        <w:trPr>
          <w:trHeight w:val="589"/>
          <w:del w:id="1226" w:author="Lidia Rocha" w:date="2025-10-29T22:04:00Z"/>
        </w:trPr>
        <w:tc>
          <w:tcPr>
            <w:tcW w:w="9216" w:type="dxa"/>
            <w:gridSpan w:val="7"/>
            <w:tcBorders>
              <w:top w:val="nil"/>
            </w:tcBorders>
          </w:tcPr>
          <w:p w14:paraId="0D668F0A" w14:textId="172BE8F2" w:rsidR="00D974F5" w:rsidDel="009E293A" w:rsidRDefault="00D974F5">
            <w:pPr>
              <w:pStyle w:val="TableParagraph"/>
              <w:spacing w:line="249" w:lineRule="exact"/>
              <w:ind w:left="105"/>
              <w:rPr>
                <w:del w:id="1227" w:author="Lidia Rocha" w:date="2025-10-29T22:04:00Z" w16du:dateUtc="2025-10-30T05:04:00Z"/>
              </w:rPr>
            </w:pPr>
            <w:del w:id="1228" w:author="Lidia Rocha" w:date="2025-10-29T22:04:00Z" w16du:dateUtc="2025-10-30T05:04:00Z">
              <w:r w:rsidDel="009E293A">
                <w:rPr>
                  <w:b/>
                </w:rPr>
                <w:delText>Requirements</w:delText>
              </w:r>
              <w:r w:rsidDel="009E293A">
                <w:rPr>
                  <w:b/>
                  <w:spacing w:val="-10"/>
                </w:rPr>
                <w:delText xml:space="preserve"> </w:delText>
              </w:r>
              <w:r w:rsidDel="009E293A">
                <w:rPr>
                  <w:b/>
                </w:rPr>
                <w:delText>validated:</w:delText>
              </w:r>
              <w:r w:rsidDel="009E293A">
                <w:rPr>
                  <w:b/>
                  <w:spacing w:val="-6"/>
                </w:rPr>
                <w:delText xml:space="preserve"> </w:delText>
              </w:r>
              <w:r w:rsidDel="009E293A">
                <w:rPr>
                  <w:sz w:val="24"/>
                </w:rPr>
                <w:delText>REQ‑5.</w:delText>
              </w:r>
              <w:r w:rsidR="0038685A" w:rsidDel="009E293A">
                <w:rPr>
                  <w:sz w:val="24"/>
                </w:rPr>
                <w:delText>9</w:delText>
              </w:r>
              <w:r w:rsidDel="009E293A">
                <w:rPr>
                  <w:sz w:val="24"/>
                </w:rPr>
                <w:delText>.1</w:delText>
              </w:r>
              <w:r w:rsidR="0038685A" w:rsidDel="009E293A">
                <w:rPr>
                  <w:sz w:val="24"/>
                </w:rPr>
                <w:delText>0</w:delText>
              </w:r>
              <w:r w:rsidDel="009E293A">
                <w:rPr>
                  <w:sz w:val="24"/>
                </w:rPr>
                <w:delText>.3.1</w:delText>
              </w:r>
              <w:r w:rsidDel="009E293A">
                <w:rPr>
                  <w:spacing w:val="-6"/>
                  <w:sz w:val="24"/>
                </w:rPr>
                <w:delText xml:space="preserve"> </w:delText>
              </w:r>
              <w:r w:rsidDel="009E293A">
                <w:rPr>
                  <w:sz w:val="24"/>
                </w:rPr>
                <w:delText>through</w:delText>
              </w:r>
              <w:r w:rsidDel="009E293A">
                <w:rPr>
                  <w:spacing w:val="-6"/>
                  <w:sz w:val="24"/>
                </w:rPr>
                <w:delText xml:space="preserve"> </w:delText>
              </w:r>
              <w:r w:rsidDel="009E293A">
                <w:rPr>
                  <w:spacing w:val="-2"/>
                  <w:sz w:val="24"/>
                </w:rPr>
                <w:delText>REQ‑5.6.19.3.14</w:delText>
              </w:r>
            </w:del>
          </w:p>
        </w:tc>
      </w:tr>
      <w:tr w:rsidR="00D974F5" w:rsidDel="009E293A" w14:paraId="6B998EBF" w14:textId="46C5A7C7">
        <w:trPr>
          <w:trHeight w:val="555"/>
          <w:del w:id="1229" w:author="Lidia Rocha" w:date="2025-10-29T22:04:00Z"/>
        </w:trPr>
        <w:tc>
          <w:tcPr>
            <w:tcW w:w="9216" w:type="dxa"/>
            <w:gridSpan w:val="7"/>
          </w:tcPr>
          <w:p w14:paraId="78E7B1B6" w14:textId="77777777" w:rsidR="00D974F5" w:rsidDel="009E293A" w:rsidRDefault="00D974F5">
            <w:pPr>
              <w:pStyle w:val="TableParagraph"/>
              <w:ind w:left="105"/>
              <w:rPr>
                <w:del w:id="1230" w:author="Lidia Rocha" w:date="2025-10-29T22:04:00Z" w16du:dateUtc="2025-10-30T05:04:00Z"/>
                <w:b/>
              </w:rPr>
            </w:pPr>
            <w:del w:id="1231" w:author="Lidia Rocha" w:date="2025-10-29T22:04:00Z" w16du:dateUtc="2025-10-30T05:04:00Z">
              <w:r w:rsidDel="009E293A">
                <w:rPr>
                  <w:b/>
                </w:rPr>
                <w:delText>TEST</w:delText>
              </w:r>
              <w:r w:rsidDel="009E293A">
                <w:rPr>
                  <w:b/>
                  <w:spacing w:val="-7"/>
                </w:rPr>
                <w:delText xml:space="preserve"> </w:delText>
              </w:r>
              <w:r w:rsidDel="009E293A">
                <w:rPr>
                  <w:b/>
                </w:rPr>
                <w:delText>EXECUTOR:</w:delText>
              </w:r>
              <w:r w:rsidDel="009E293A">
                <w:rPr>
                  <w:b/>
                  <w:spacing w:val="-4"/>
                </w:rPr>
                <w:delText xml:space="preserve"> </w:delText>
              </w:r>
              <w:r w:rsidDel="009E293A">
                <w:rPr>
                  <w:b/>
                </w:rPr>
                <w:delText>Lidia Rocha</w:delText>
              </w:r>
            </w:del>
          </w:p>
        </w:tc>
      </w:tr>
      <w:tr w:rsidR="00D974F5" w:rsidDel="009E293A" w14:paraId="709946BD" w14:textId="2F427BB6">
        <w:trPr>
          <w:trHeight w:val="556"/>
          <w:del w:id="1232" w:author="Lidia Rocha" w:date="2025-10-29T22:04:00Z"/>
        </w:trPr>
        <w:tc>
          <w:tcPr>
            <w:tcW w:w="9216" w:type="dxa"/>
            <w:gridSpan w:val="7"/>
          </w:tcPr>
          <w:p w14:paraId="7D062A7F" w14:textId="77777777" w:rsidR="00D974F5" w:rsidDel="009E293A" w:rsidRDefault="00D974F5">
            <w:pPr>
              <w:pStyle w:val="TableParagraph"/>
              <w:spacing w:line="249" w:lineRule="exact"/>
              <w:ind w:left="105"/>
              <w:rPr>
                <w:del w:id="1233" w:author="Lidia Rocha" w:date="2025-10-29T22:04:00Z" w16du:dateUtc="2025-10-30T05:04:00Z"/>
                <w:b/>
              </w:rPr>
            </w:pPr>
            <w:del w:id="1234" w:author="Lidia Rocha" w:date="2025-10-29T22:04:00Z" w16du:dateUtc="2025-10-30T05:04:00Z">
              <w:r w:rsidDel="009E293A">
                <w:rPr>
                  <w:b/>
                </w:rPr>
                <w:delText>TEST</w:delText>
              </w:r>
              <w:r w:rsidDel="009E293A">
                <w:rPr>
                  <w:b/>
                  <w:spacing w:val="-6"/>
                </w:rPr>
                <w:delText xml:space="preserve"> </w:delText>
              </w:r>
              <w:r w:rsidDel="009E293A">
                <w:rPr>
                  <w:b/>
                </w:rPr>
                <w:delText>SCRIPT</w:delText>
              </w:r>
              <w:r w:rsidDel="009E293A">
                <w:rPr>
                  <w:b/>
                  <w:spacing w:val="-1"/>
                </w:rPr>
                <w:delText xml:space="preserve"> </w:delText>
              </w:r>
              <w:r w:rsidDel="009E293A">
                <w:rPr>
                  <w:b/>
                  <w:spacing w:val="-2"/>
                </w:rPr>
                <w:delText>STEPS/RESULTS</w:delText>
              </w:r>
            </w:del>
          </w:p>
        </w:tc>
      </w:tr>
      <w:tr w:rsidR="00D974F5" w:rsidDel="009E293A" w14:paraId="2E709420" w14:textId="596178BD">
        <w:trPr>
          <w:trHeight w:val="881"/>
          <w:del w:id="1235" w:author="Lidia Rocha" w:date="2025-10-29T22:04:00Z"/>
        </w:trPr>
        <w:tc>
          <w:tcPr>
            <w:tcW w:w="1354" w:type="dxa"/>
          </w:tcPr>
          <w:p w14:paraId="433BC38F" w14:textId="77777777" w:rsidR="00D974F5" w:rsidDel="009E293A" w:rsidRDefault="00D974F5">
            <w:pPr>
              <w:pStyle w:val="TableParagraph"/>
              <w:spacing w:line="249" w:lineRule="exact"/>
              <w:ind w:left="105"/>
              <w:rPr>
                <w:del w:id="1236" w:author="Lidia Rocha" w:date="2025-10-29T22:04:00Z" w16du:dateUtc="2025-10-30T05:04:00Z"/>
                <w:b/>
              </w:rPr>
            </w:pPr>
            <w:del w:id="1237" w:author="Lidia Rocha" w:date="2025-10-29T22:04:00Z" w16du:dateUtc="2025-10-30T05:04:00Z">
              <w:r w:rsidDel="009E293A">
                <w:rPr>
                  <w:b/>
                  <w:spacing w:val="-4"/>
                </w:rPr>
                <w:delText>STEP</w:delText>
              </w:r>
            </w:del>
          </w:p>
        </w:tc>
        <w:tc>
          <w:tcPr>
            <w:tcW w:w="1772" w:type="dxa"/>
          </w:tcPr>
          <w:p w14:paraId="66CA2B60" w14:textId="77777777" w:rsidR="00D974F5" w:rsidDel="009E293A" w:rsidRDefault="00D974F5">
            <w:pPr>
              <w:pStyle w:val="TableParagraph"/>
              <w:spacing w:line="278" w:lineRule="auto"/>
              <w:ind w:left="105" w:right="91"/>
              <w:rPr>
                <w:del w:id="1238" w:author="Lidia Rocha" w:date="2025-10-29T22:04:00Z" w16du:dateUtc="2025-10-30T05:04:00Z"/>
                <w:b/>
              </w:rPr>
            </w:pPr>
            <w:del w:id="1239" w:author="Lidia Rocha" w:date="2025-10-29T22:04:00Z" w16du:dateUtc="2025-10-30T05:04:00Z">
              <w:r w:rsidDel="009E293A">
                <w:rPr>
                  <w:b/>
                  <w:spacing w:val="-4"/>
                </w:rPr>
                <w:delText xml:space="preserve">TEST </w:delText>
              </w:r>
              <w:r w:rsidDel="009E293A">
                <w:rPr>
                  <w:b/>
                  <w:spacing w:val="-2"/>
                </w:rPr>
                <w:delText>STEP/INPUT</w:delText>
              </w:r>
            </w:del>
          </w:p>
        </w:tc>
        <w:tc>
          <w:tcPr>
            <w:tcW w:w="2074" w:type="dxa"/>
            <w:gridSpan w:val="2"/>
          </w:tcPr>
          <w:p w14:paraId="74EEE753" w14:textId="77777777" w:rsidR="00D974F5" w:rsidDel="009E293A" w:rsidRDefault="00D974F5">
            <w:pPr>
              <w:pStyle w:val="TableParagraph"/>
              <w:spacing w:line="278" w:lineRule="auto"/>
              <w:ind w:left="105"/>
              <w:rPr>
                <w:del w:id="1240" w:author="Lidia Rocha" w:date="2025-10-29T22:04:00Z" w16du:dateUtc="2025-10-30T05:04:00Z"/>
                <w:b/>
              </w:rPr>
            </w:pPr>
            <w:del w:id="1241" w:author="Lidia Rocha" w:date="2025-10-29T22:04:00Z" w16du:dateUtc="2025-10-30T05:04:00Z">
              <w:r w:rsidDel="009E293A">
                <w:rPr>
                  <w:b/>
                  <w:spacing w:val="-2"/>
                </w:rPr>
                <w:delText>EXPECTED RESULTS</w:delText>
              </w:r>
            </w:del>
          </w:p>
        </w:tc>
        <w:tc>
          <w:tcPr>
            <w:tcW w:w="1153" w:type="dxa"/>
          </w:tcPr>
          <w:p w14:paraId="0C2D591C" w14:textId="77777777" w:rsidR="00D974F5" w:rsidDel="009E293A" w:rsidRDefault="00D974F5">
            <w:pPr>
              <w:pStyle w:val="TableParagraph"/>
              <w:spacing w:line="278" w:lineRule="auto"/>
              <w:ind w:left="105" w:right="81"/>
              <w:rPr>
                <w:del w:id="1242" w:author="Lidia Rocha" w:date="2025-10-29T22:04:00Z" w16du:dateUtc="2025-10-30T05:04:00Z"/>
                <w:b/>
              </w:rPr>
            </w:pPr>
            <w:del w:id="1243" w:author="Lidia Rocha" w:date="2025-10-29T22:04:00Z" w16du:dateUtc="2025-10-30T05:04:00Z">
              <w:r w:rsidDel="009E293A">
                <w:rPr>
                  <w:b/>
                  <w:spacing w:val="-2"/>
                </w:rPr>
                <w:delText>ACTUAL RESULT</w:delText>
              </w:r>
            </w:del>
          </w:p>
          <w:p w14:paraId="42C047AF" w14:textId="77777777" w:rsidR="00D974F5" w:rsidDel="009E293A" w:rsidRDefault="00D974F5">
            <w:pPr>
              <w:pStyle w:val="TableParagraph"/>
              <w:spacing w:line="252" w:lineRule="exact"/>
              <w:ind w:left="105"/>
              <w:rPr>
                <w:del w:id="1244" w:author="Lidia Rocha" w:date="2025-10-29T22:04:00Z" w16du:dateUtc="2025-10-30T05:04:00Z"/>
                <w:b/>
              </w:rPr>
            </w:pPr>
            <w:del w:id="1245" w:author="Lidia Rocha" w:date="2025-10-29T22:04:00Z" w16du:dateUtc="2025-10-30T05:04:00Z">
              <w:r w:rsidDel="009E293A">
                <w:rPr>
                  <w:b/>
                  <w:spacing w:val="-10"/>
                </w:rPr>
                <w:delText>S</w:delText>
              </w:r>
            </w:del>
          </w:p>
        </w:tc>
        <w:tc>
          <w:tcPr>
            <w:tcW w:w="1364" w:type="dxa"/>
          </w:tcPr>
          <w:p w14:paraId="658AED79" w14:textId="77777777" w:rsidR="00D974F5" w:rsidDel="009E293A" w:rsidRDefault="00D974F5">
            <w:pPr>
              <w:pStyle w:val="TableParagraph"/>
              <w:spacing w:line="249" w:lineRule="exact"/>
              <w:ind w:left="105"/>
              <w:rPr>
                <w:del w:id="1246" w:author="Lidia Rocha" w:date="2025-10-29T22:04:00Z" w16du:dateUtc="2025-10-30T05:04:00Z"/>
                <w:b/>
              </w:rPr>
            </w:pPr>
            <w:del w:id="1247" w:author="Lidia Rocha" w:date="2025-10-29T22:04:00Z" w16du:dateUtc="2025-10-30T05:04:00Z">
              <w:r w:rsidDel="009E293A">
                <w:rPr>
                  <w:b/>
                  <w:spacing w:val="-2"/>
                </w:rPr>
                <w:delText>PASS/FAIL</w:delText>
              </w:r>
            </w:del>
          </w:p>
        </w:tc>
        <w:tc>
          <w:tcPr>
            <w:tcW w:w="1499" w:type="dxa"/>
          </w:tcPr>
          <w:p w14:paraId="1DC52030" w14:textId="77777777" w:rsidR="00D974F5" w:rsidDel="009E293A" w:rsidRDefault="00D974F5">
            <w:pPr>
              <w:pStyle w:val="TableParagraph"/>
              <w:spacing w:line="278" w:lineRule="auto"/>
              <w:ind w:left="109" w:right="676"/>
              <w:rPr>
                <w:del w:id="1248" w:author="Lidia Rocha" w:date="2025-10-29T22:04:00Z" w16du:dateUtc="2025-10-30T05:04:00Z"/>
                <w:b/>
              </w:rPr>
            </w:pPr>
            <w:del w:id="1249" w:author="Lidia Rocha" w:date="2025-10-29T22:04:00Z" w16du:dateUtc="2025-10-30T05:04:00Z">
              <w:r w:rsidDel="009E293A">
                <w:rPr>
                  <w:b/>
                  <w:spacing w:val="-2"/>
                </w:rPr>
                <w:delText>Defects Found</w:delText>
              </w:r>
            </w:del>
          </w:p>
        </w:tc>
      </w:tr>
      <w:tr w:rsidR="00D974F5" w:rsidDel="009E293A" w14:paraId="48983D55" w14:textId="5011B2AF">
        <w:trPr>
          <w:trHeight w:val="301"/>
          <w:del w:id="1250" w:author="Lidia Rocha" w:date="2025-10-29T22:04:00Z"/>
        </w:trPr>
        <w:tc>
          <w:tcPr>
            <w:tcW w:w="7717" w:type="dxa"/>
            <w:gridSpan w:val="6"/>
            <w:shd w:val="clear" w:color="auto" w:fill="C0C0C0"/>
          </w:tcPr>
          <w:p w14:paraId="2FEF5C6E" w14:textId="5CF4A4FA" w:rsidR="00D974F5" w:rsidDel="009E293A" w:rsidRDefault="00D974F5">
            <w:pPr>
              <w:pStyle w:val="TableParagraph"/>
              <w:spacing w:line="249" w:lineRule="exact"/>
              <w:ind w:left="105"/>
              <w:rPr>
                <w:del w:id="1251" w:author="Lidia Rocha" w:date="2025-10-29T22:04:00Z" w16du:dateUtc="2025-10-30T05:04:00Z"/>
                <w:b/>
              </w:rPr>
            </w:pPr>
            <w:del w:id="1252" w:author="Lidia Rocha" w:date="2025-10-29T22:04:00Z" w16du:dateUtc="2025-10-30T05:04:00Z">
              <w:r w:rsidDel="009E293A">
                <w:rPr>
                  <w:b/>
                </w:rPr>
                <w:delText>TC-1</w:delText>
              </w:r>
              <w:r w:rsidR="000A387C" w:rsidDel="009E293A">
                <w:rPr>
                  <w:b/>
                </w:rPr>
                <w:delText>3</w:delText>
              </w:r>
              <w:r w:rsidDel="009E293A">
                <w:rPr>
                  <w:b/>
                </w:rPr>
                <w:delText>.1:</w:delText>
              </w:r>
              <w:r w:rsidDel="009E293A">
                <w:rPr>
                  <w:b/>
                  <w:spacing w:val="-6"/>
                </w:rPr>
                <w:delText xml:space="preserve"> </w:delText>
              </w:r>
              <w:r w:rsidR="001F46CD" w:rsidDel="009E293A">
                <w:rPr>
                  <w:b/>
                  <w:spacing w:val="-6"/>
                </w:rPr>
                <w:delText>Access Mail Delivered Assistant</w:delText>
              </w:r>
            </w:del>
          </w:p>
        </w:tc>
        <w:tc>
          <w:tcPr>
            <w:tcW w:w="1499" w:type="dxa"/>
            <w:shd w:val="clear" w:color="auto" w:fill="C0C0C0"/>
          </w:tcPr>
          <w:p w14:paraId="0CB9A269" w14:textId="77777777" w:rsidR="00D974F5" w:rsidDel="009E293A" w:rsidRDefault="00D974F5">
            <w:pPr>
              <w:pStyle w:val="TableParagraph"/>
              <w:rPr>
                <w:del w:id="1253" w:author="Lidia Rocha" w:date="2025-10-29T22:04:00Z" w16du:dateUtc="2025-10-30T05:04:00Z"/>
              </w:rPr>
            </w:pPr>
          </w:p>
        </w:tc>
      </w:tr>
    </w:tbl>
    <w:p w14:paraId="1375BFA5" w14:textId="77777777" w:rsidR="00D974F5" w:rsidDel="009E293A" w:rsidRDefault="00D974F5" w:rsidP="00D974F5">
      <w:pPr>
        <w:pStyle w:val="TableParagraph"/>
        <w:rPr>
          <w:del w:id="1254" w:author="Lidia Rocha" w:date="2025-10-29T22:04:00Z" w16du:dateUtc="2025-10-30T05:04:00Z"/>
        </w:rPr>
        <w:sectPr w:rsidR="00D974F5" w:rsidDel="009E293A" w:rsidSect="00D974F5">
          <w:footerReference w:type="default" r:id="rId126"/>
          <w:headerReference w:type="first" r:id="rId127"/>
          <w:footerReference w:type="first" r:id="rId128"/>
          <w:pgSz w:w="12240" w:h="15840"/>
          <w:pgMar w:top="1320" w:right="720" w:bottom="280" w:left="1440" w:header="723" w:footer="0" w:gutter="0"/>
          <w:cols w:space="720"/>
        </w:sectPr>
      </w:pPr>
    </w:p>
    <w:p w14:paraId="2745E7A6" w14:textId="77777777" w:rsidR="00D974F5" w:rsidDel="009E293A" w:rsidRDefault="00D974F5" w:rsidP="00D974F5">
      <w:pPr>
        <w:pStyle w:val="BodyText"/>
        <w:spacing w:before="8" w:after="1"/>
        <w:rPr>
          <w:del w:id="1255" w:author="Lidia Rocha" w:date="2025-10-29T22:04:00Z" w16du:dateUtc="2025-10-30T05:04:00Z"/>
          <w:sz w:val="8"/>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54"/>
        <w:gridCol w:w="1772"/>
        <w:gridCol w:w="2074"/>
        <w:gridCol w:w="1152"/>
        <w:gridCol w:w="1363"/>
        <w:gridCol w:w="1517"/>
      </w:tblGrid>
      <w:tr w:rsidR="00D974F5" w:rsidDel="009E293A" w14:paraId="49BD1B3C" w14:textId="7CBEE215">
        <w:trPr>
          <w:trHeight w:val="1175"/>
          <w:del w:id="1256" w:author="Lidia Rocha" w:date="2025-10-29T22:04:00Z"/>
        </w:trPr>
        <w:tc>
          <w:tcPr>
            <w:tcW w:w="1354" w:type="dxa"/>
          </w:tcPr>
          <w:p w14:paraId="3FD48274" w14:textId="77777777" w:rsidR="00D974F5" w:rsidDel="009E293A" w:rsidRDefault="00D974F5">
            <w:pPr>
              <w:pStyle w:val="TableParagraph"/>
              <w:spacing w:line="267" w:lineRule="exact"/>
              <w:ind w:left="105"/>
              <w:rPr>
                <w:del w:id="1257" w:author="Lidia Rocha" w:date="2025-10-29T22:04:00Z" w16du:dateUtc="2025-10-30T05:04:00Z"/>
                <w:sz w:val="24"/>
              </w:rPr>
            </w:pPr>
            <w:del w:id="1258" w:author="Lidia Rocha" w:date="2025-10-29T22:04:00Z" w16du:dateUtc="2025-10-30T05:04:00Z">
              <w:r w:rsidDel="009E293A">
                <w:rPr>
                  <w:spacing w:val="-5"/>
                  <w:sz w:val="24"/>
                </w:rPr>
                <w:delText>1.</w:delText>
              </w:r>
            </w:del>
          </w:p>
        </w:tc>
        <w:tc>
          <w:tcPr>
            <w:tcW w:w="1772" w:type="dxa"/>
            <w:tcBorders>
              <w:top w:val="nil"/>
            </w:tcBorders>
          </w:tcPr>
          <w:p w14:paraId="569D69FD" w14:textId="4D251F20" w:rsidR="00D974F5" w:rsidDel="009E293A" w:rsidRDefault="00FD45E4">
            <w:pPr>
              <w:pStyle w:val="TableParagraph"/>
              <w:spacing w:line="249" w:lineRule="exact"/>
              <w:ind w:left="105"/>
              <w:rPr>
                <w:del w:id="1259" w:author="Lidia Rocha" w:date="2025-10-29T22:04:00Z" w16du:dateUtc="2025-10-30T05:04:00Z"/>
              </w:rPr>
            </w:pPr>
            <w:del w:id="1260" w:author="Lidia Rocha" w:date="2025-10-29T22:04:00Z" w16du:dateUtc="2025-10-30T05:04:00Z">
              <w:r w:rsidDel="009E293A">
                <w:rPr>
                  <w:i/>
                  <w:iCs/>
                </w:rPr>
                <w:delText xml:space="preserve">User navigates to </w:delText>
              </w:r>
              <w:r w:rsidR="00A51803" w:rsidDel="009E293A">
                <w:rPr>
                  <w:i/>
                  <w:iCs/>
                </w:rPr>
                <w:delText>Mail Delivered assistant</w:delText>
              </w:r>
              <w:r w:rsidR="00D974F5" w:rsidDel="009E293A">
                <w:rPr>
                  <w:spacing w:val="-4"/>
                </w:rPr>
                <w:delText>.</w:delText>
              </w:r>
            </w:del>
          </w:p>
        </w:tc>
        <w:tc>
          <w:tcPr>
            <w:tcW w:w="2074" w:type="dxa"/>
            <w:tcBorders>
              <w:top w:val="nil"/>
            </w:tcBorders>
          </w:tcPr>
          <w:p w14:paraId="6FF8048C" w14:textId="2E4D5F4D" w:rsidR="00D974F5" w:rsidDel="009E293A" w:rsidRDefault="00A51803">
            <w:pPr>
              <w:pStyle w:val="TableParagraph"/>
              <w:spacing w:line="249" w:lineRule="exact"/>
              <w:ind w:left="105"/>
              <w:rPr>
                <w:del w:id="1261" w:author="Lidia Rocha" w:date="2025-10-29T22:04:00Z" w16du:dateUtc="2025-10-30T05:04:00Z"/>
              </w:rPr>
            </w:pPr>
            <w:del w:id="1262" w:author="Lidia Rocha" w:date="2025-10-29T22:04:00Z" w16du:dateUtc="2025-10-30T05:04:00Z">
              <w:r w:rsidDel="009E293A">
                <w:delText>Menu interface is displayed, providing the user with options to view their mail</w:delText>
              </w:r>
              <w:r w:rsidR="00D974F5" w:rsidDel="009E293A">
                <w:delText>.</w:delText>
              </w:r>
            </w:del>
          </w:p>
        </w:tc>
        <w:tc>
          <w:tcPr>
            <w:tcW w:w="1152" w:type="dxa"/>
            <w:tcBorders>
              <w:top w:val="nil"/>
            </w:tcBorders>
          </w:tcPr>
          <w:p w14:paraId="18D34F72" w14:textId="77777777" w:rsidR="00D974F5" w:rsidDel="009E293A" w:rsidRDefault="00D974F5">
            <w:pPr>
              <w:pStyle w:val="TableParagraph"/>
              <w:spacing w:line="280" w:lineRule="auto"/>
              <w:ind w:left="105" w:firstLine="110"/>
              <w:rPr>
                <w:del w:id="1263" w:author="Lidia Rocha" w:date="2025-10-29T22:04:00Z" w16du:dateUtc="2025-10-30T05:04:00Z"/>
              </w:rPr>
            </w:pPr>
          </w:p>
        </w:tc>
        <w:tc>
          <w:tcPr>
            <w:tcW w:w="1363" w:type="dxa"/>
            <w:tcBorders>
              <w:top w:val="nil"/>
            </w:tcBorders>
          </w:tcPr>
          <w:p w14:paraId="7D9B8122" w14:textId="77777777" w:rsidR="00D974F5" w:rsidDel="009E293A" w:rsidRDefault="00D974F5">
            <w:pPr>
              <w:pStyle w:val="TableParagraph"/>
              <w:spacing w:line="244" w:lineRule="exact"/>
              <w:ind w:left="163"/>
              <w:rPr>
                <w:del w:id="1264" w:author="Lidia Rocha" w:date="2025-10-29T22:04:00Z" w16du:dateUtc="2025-10-30T05:04:00Z"/>
              </w:rPr>
            </w:pPr>
          </w:p>
        </w:tc>
        <w:tc>
          <w:tcPr>
            <w:tcW w:w="1517" w:type="dxa"/>
          </w:tcPr>
          <w:p w14:paraId="51B5E272" w14:textId="77777777" w:rsidR="00D974F5" w:rsidDel="009E293A" w:rsidRDefault="00D974F5">
            <w:pPr>
              <w:pStyle w:val="TableParagraph"/>
              <w:rPr>
                <w:del w:id="1265" w:author="Lidia Rocha" w:date="2025-10-29T22:04:00Z" w16du:dateUtc="2025-10-30T05:04:00Z"/>
              </w:rPr>
            </w:pPr>
          </w:p>
        </w:tc>
      </w:tr>
      <w:tr w:rsidR="00D974F5" w:rsidDel="009E293A" w14:paraId="599813AB" w14:textId="4A8C173E">
        <w:trPr>
          <w:trHeight w:val="579"/>
          <w:del w:id="1266" w:author="Lidia Rocha" w:date="2025-10-29T22:04:00Z"/>
        </w:trPr>
        <w:tc>
          <w:tcPr>
            <w:tcW w:w="9232" w:type="dxa"/>
            <w:gridSpan w:val="6"/>
            <w:shd w:val="clear" w:color="auto" w:fill="C0C0C0"/>
          </w:tcPr>
          <w:p w14:paraId="76CAB53E" w14:textId="3D443BD0" w:rsidR="00D974F5" w:rsidDel="009E293A" w:rsidRDefault="00D974F5">
            <w:pPr>
              <w:pStyle w:val="TableParagraph"/>
              <w:ind w:left="105"/>
              <w:rPr>
                <w:del w:id="1267" w:author="Lidia Rocha" w:date="2025-10-29T22:04:00Z" w16du:dateUtc="2025-10-30T05:04:00Z"/>
                <w:b/>
              </w:rPr>
            </w:pPr>
            <w:del w:id="1268" w:author="Lidia Rocha" w:date="2025-10-29T22:04:00Z" w16du:dateUtc="2025-10-30T05:04:00Z">
              <w:r w:rsidDel="009E293A">
                <w:rPr>
                  <w:b/>
                </w:rPr>
                <w:delText>TC-1</w:delText>
              </w:r>
              <w:r w:rsidR="000A387C" w:rsidDel="009E293A">
                <w:rPr>
                  <w:b/>
                </w:rPr>
                <w:delText>3</w:delText>
              </w:r>
              <w:r w:rsidDel="009E293A">
                <w:rPr>
                  <w:b/>
                </w:rPr>
                <w:delText>.2:</w:delText>
              </w:r>
              <w:r w:rsidDel="009E293A">
                <w:rPr>
                  <w:b/>
                  <w:spacing w:val="-10"/>
                </w:rPr>
                <w:delText xml:space="preserve"> </w:delText>
              </w:r>
              <w:r w:rsidR="00CF0FEA" w:rsidDel="009E293A">
                <w:rPr>
                  <w:b/>
                  <w:spacing w:val="-10"/>
                </w:rPr>
                <w:delText>Open Mail</w:delText>
              </w:r>
            </w:del>
          </w:p>
        </w:tc>
      </w:tr>
      <w:tr w:rsidR="00D974F5" w:rsidDel="009E293A" w14:paraId="58EBF39C" w14:textId="51E00A70">
        <w:trPr>
          <w:trHeight w:val="2342"/>
          <w:del w:id="1269" w:author="Lidia Rocha" w:date="2025-10-29T22:04:00Z"/>
        </w:trPr>
        <w:tc>
          <w:tcPr>
            <w:tcW w:w="1354" w:type="dxa"/>
          </w:tcPr>
          <w:p w14:paraId="3A37629C" w14:textId="77777777" w:rsidR="00D974F5" w:rsidDel="009E293A" w:rsidRDefault="00D974F5">
            <w:pPr>
              <w:pStyle w:val="TableParagraph"/>
              <w:spacing w:line="267" w:lineRule="exact"/>
              <w:ind w:left="105"/>
              <w:rPr>
                <w:del w:id="1270" w:author="Lidia Rocha" w:date="2025-10-29T22:04:00Z" w16du:dateUtc="2025-10-30T05:04:00Z"/>
                <w:sz w:val="24"/>
              </w:rPr>
            </w:pPr>
            <w:del w:id="1271" w:author="Lidia Rocha" w:date="2025-10-29T22:04:00Z" w16du:dateUtc="2025-10-30T05:04:00Z">
              <w:r w:rsidDel="009E293A">
                <w:rPr>
                  <w:spacing w:val="-5"/>
                  <w:sz w:val="24"/>
                </w:rPr>
                <w:delText>1.</w:delText>
              </w:r>
            </w:del>
          </w:p>
        </w:tc>
        <w:tc>
          <w:tcPr>
            <w:tcW w:w="1772" w:type="dxa"/>
          </w:tcPr>
          <w:p w14:paraId="79CECC31" w14:textId="5D81E9C6" w:rsidR="00D974F5" w:rsidDel="009E293A" w:rsidRDefault="00CF0FEA">
            <w:pPr>
              <w:pStyle w:val="TableParagraph"/>
              <w:spacing w:line="278" w:lineRule="auto"/>
              <w:ind w:left="105" w:right="311"/>
              <w:rPr>
                <w:del w:id="1272" w:author="Lidia Rocha" w:date="2025-10-29T22:04:00Z" w16du:dateUtc="2025-10-30T05:04:00Z"/>
              </w:rPr>
            </w:pPr>
            <w:del w:id="1273" w:author="Lidia Rocha" w:date="2025-10-29T22:04:00Z" w16du:dateUtc="2025-10-30T05:04:00Z">
              <w:r w:rsidDel="009E293A">
                <w:rPr>
                  <w:i/>
                </w:rPr>
                <w:delText>The user opens a daily digest email</w:delText>
              </w:r>
              <w:r w:rsidR="00D974F5" w:rsidDel="009E293A">
                <w:delText>.</w:delText>
              </w:r>
            </w:del>
          </w:p>
        </w:tc>
        <w:tc>
          <w:tcPr>
            <w:tcW w:w="2074" w:type="dxa"/>
          </w:tcPr>
          <w:p w14:paraId="0D7C659F" w14:textId="0029622C" w:rsidR="00D974F5" w:rsidDel="009E293A" w:rsidRDefault="00CF0FEA">
            <w:pPr>
              <w:pStyle w:val="TableParagraph"/>
              <w:spacing w:line="280" w:lineRule="auto"/>
              <w:ind w:left="105"/>
              <w:rPr>
                <w:del w:id="1274" w:author="Lidia Rocha" w:date="2025-10-29T22:04:00Z" w16du:dateUtc="2025-10-30T05:04:00Z"/>
              </w:rPr>
            </w:pPr>
            <w:del w:id="1275" w:author="Lidia Rocha" w:date="2025-10-29T22:04:00Z" w16du:dateUtc="2025-10-30T05:04:00Z">
              <w:r w:rsidDel="009E293A">
                <w:delText>The email contents are displayed and the user is given the option to analyze the image in the form of a button.</w:delText>
              </w:r>
            </w:del>
          </w:p>
        </w:tc>
        <w:tc>
          <w:tcPr>
            <w:tcW w:w="1152" w:type="dxa"/>
          </w:tcPr>
          <w:p w14:paraId="785334F0" w14:textId="77777777" w:rsidR="00D974F5" w:rsidDel="009E293A" w:rsidRDefault="00D974F5">
            <w:pPr>
              <w:pStyle w:val="TableParagraph"/>
              <w:spacing w:line="280" w:lineRule="auto"/>
              <w:ind w:left="105" w:right="149"/>
              <w:rPr>
                <w:del w:id="1276" w:author="Lidia Rocha" w:date="2025-10-29T22:04:00Z" w16du:dateUtc="2025-10-30T05:04:00Z"/>
              </w:rPr>
            </w:pPr>
          </w:p>
        </w:tc>
        <w:tc>
          <w:tcPr>
            <w:tcW w:w="1363" w:type="dxa"/>
          </w:tcPr>
          <w:p w14:paraId="2B22D386" w14:textId="77777777" w:rsidR="00D974F5" w:rsidDel="009E293A" w:rsidRDefault="00D974F5">
            <w:pPr>
              <w:pStyle w:val="TableParagraph"/>
              <w:spacing w:line="244" w:lineRule="exact"/>
              <w:ind w:left="106"/>
              <w:rPr>
                <w:del w:id="1277" w:author="Lidia Rocha" w:date="2025-10-29T22:04:00Z" w16du:dateUtc="2025-10-30T05:04:00Z"/>
              </w:rPr>
            </w:pPr>
          </w:p>
        </w:tc>
        <w:tc>
          <w:tcPr>
            <w:tcW w:w="1517" w:type="dxa"/>
          </w:tcPr>
          <w:p w14:paraId="72198ABA" w14:textId="77777777" w:rsidR="00D974F5" w:rsidDel="009E293A" w:rsidRDefault="00D974F5">
            <w:pPr>
              <w:pStyle w:val="TableParagraph"/>
              <w:spacing w:line="278" w:lineRule="auto"/>
              <w:ind w:left="111" w:right="116"/>
              <w:rPr>
                <w:del w:id="1278" w:author="Lidia Rocha" w:date="2025-10-29T22:04:00Z" w16du:dateUtc="2025-10-30T05:04:00Z"/>
              </w:rPr>
            </w:pPr>
          </w:p>
        </w:tc>
      </w:tr>
      <w:tr w:rsidR="00D974F5" w:rsidDel="009E293A" w14:paraId="2B34B1BE" w14:textId="65D67ADE">
        <w:trPr>
          <w:trHeight w:val="574"/>
          <w:del w:id="1279" w:author="Lidia Rocha" w:date="2025-10-29T22:04:00Z"/>
        </w:trPr>
        <w:tc>
          <w:tcPr>
            <w:tcW w:w="9232" w:type="dxa"/>
            <w:gridSpan w:val="6"/>
            <w:shd w:val="clear" w:color="auto" w:fill="C0C0C0"/>
          </w:tcPr>
          <w:p w14:paraId="6EED9331" w14:textId="40461115" w:rsidR="00D974F5" w:rsidDel="009E293A" w:rsidRDefault="00D974F5">
            <w:pPr>
              <w:pStyle w:val="TableParagraph"/>
              <w:spacing w:line="249" w:lineRule="exact"/>
              <w:ind w:left="105"/>
              <w:rPr>
                <w:del w:id="1280" w:author="Lidia Rocha" w:date="2025-10-29T22:04:00Z" w16du:dateUtc="2025-10-30T05:04:00Z"/>
                <w:b/>
              </w:rPr>
            </w:pPr>
            <w:del w:id="1281" w:author="Lidia Rocha" w:date="2025-10-29T22:04:00Z" w16du:dateUtc="2025-10-30T05:04:00Z">
              <w:r w:rsidDel="009E293A">
                <w:rPr>
                  <w:b/>
                </w:rPr>
                <w:delText>TC-1</w:delText>
              </w:r>
              <w:r w:rsidR="000A387C" w:rsidDel="009E293A">
                <w:rPr>
                  <w:b/>
                </w:rPr>
                <w:delText>3</w:delText>
              </w:r>
              <w:r w:rsidDel="009E293A">
                <w:rPr>
                  <w:b/>
                </w:rPr>
                <w:delText>.3:</w:delText>
              </w:r>
              <w:r w:rsidDel="009E293A">
                <w:rPr>
                  <w:b/>
                  <w:spacing w:val="-5"/>
                </w:rPr>
                <w:delText xml:space="preserve">  </w:delText>
              </w:r>
              <w:r w:rsidR="00CF0FEA" w:rsidDel="009E293A">
                <w:rPr>
                  <w:b/>
                  <w:spacing w:val="-5"/>
                </w:rPr>
                <w:delText>Analyze Image</w:delText>
              </w:r>
            </w:del>
          </w:p>
        </w:tc>
      </w:tr>
      <w:tr w:rsidR="00D974F5" w:rsidDel="009E293A" w14:paraId="579AD280" w14:textId="269EDD00">
        <w:trPr>
          <w:trHeight w:val="1803"/>
          <w:del w:id="1282" w:author="Lidia Rocha" w:date="2025-10-29T22:04:00Z"/>
        </w:trPr>
        <w:tc>
          <w:tcPr>
            <w:tcW w:w="1354" w:type="dxa"/>
          </w:tcPr>
          <w:p w14:paraId="1F939214" w14:textId="77777777" w:rsidR="00D974F5" w:rsidDel="009E293A" w:rsidRDefault="00D974F5">
            <w:pPr>
              <w:pStyle w:val="TableParagraph"/>
              <w:spacing w:line="272" w:lineRule="exact"/>
              <w:ind w:left="105"/>
              <w:rPr>
                <w:del w:id="1283" w:author="Lidia Rocha" w:date="2025-10-29T22:04:00Z" w16du:dateUtc="2025-10-30T05:04:00Z"/>
                <w:sz w:val="24"/>
              </w:rPr>
            </w:pPr>
            <w:del w:id="1284" w:author="Lidia Rocha" w:date="2025-10-29T22:04:00Z" w16du:dateUtc="2025-10-30T05:04:00Z">
              <w:r w:rsidDel="009E293A">
                <w:rPr>
                  <w:spacing w:val="-5"/>
                  <w:sz w:val="24"/>
                </w:rPr>
                <w:delText>1.</w:delText>
              </w:r>
            </w:del>
          </w:p>
        </w:tc>
        <w:tc>
          <w:tcPr>
            <w:tcW w:w="1772" w:type="dxa"/>
          </w:tcPr>
          <w:p w14:paraId="7B57CAC0" w14:textId="3AF92EE0" w:rsidR="00D974F5" w:rsidDel="009E293A" w:rsidRDefault="00CF0FEA">
            <w:pPr>
              <w:pStyle w:val="TableParagraph"/>
              <w:spacing w:line="360" w:lineRule="auto"/>
              <w:ind w:left="105" w:right="366"/>
              <w:rPr>
                <w:del w:id="1285" w:author="Lidia Rocha" w:date="2025-10-29T22:04:00Z" w16du:dateUtc="2025-10-30T05:04:00Z"/>
                <w:i/>
              </w:rPr>
            </w:pPr>
            <w:del w:id="1286" w:author="Lidia Rocha" w:date="2025-10-29T22:04:00Z" w16du:dateUtc="2025-10-30T05:04:00Z">
              <w:r w:rsidDel="009E293A">
                <w:rPr>
                  <w:i/>
                </w:rPr>
                <w:delText>The user elects to analyze the daily digest email contents</w:delText>
              </w:r>
            </w:del>
          </w:p>
        </w:tc>
        <w:tc>
          <w:tcPr>
            <w:tcW w:w="2074" w:type="dxa"/>
          </w:tcPr>
          <w:p w14:paraId="720A1E82" w14:textId="024C6B89" w:rsidR="00D974F5" w:rsidDel="009E293A" w:rsidRDefault="00CF0FEA">
            <w:pPr>
              <w:pStyle w:val="TableParagraph"/>
              <w:spacing w:line="360" w:lineRule="auto"/>
              <w:ind w:left="105" w:right="59"/>
              <w:rPr>
                <w:del w:id="1287" w:author="Lidia Rocha" w:date="2025-10-29T22:04:00Z" w16du:dateUtc="2025-10-30T05:04:00Z"/>
              </w:rPr>
            </w:pPr>
            <w:del w:id="1288" w:author="Lidia Rocha" w:date="2025-10-29T22:04:00Z" w16du:dateUtc="2025-10-30T05:04:00Z">
              <w:r w:rsidDel="009E293A">
                <w:delText xml:space="preserve">The image data is processed and </w:delText>
              </w:r>
              <w:r w:rsidR="00AD0940" w:rsidDel="009E293A">
                <w:delText xml:space="preserve">the system reads the </w:delText>
              </w:r>
              <w:r w:rsidR="00D440A0" w:rsidDel="009E293A">
                <w:delText>contents to the user via text to speech.</w:delText>
              </w:r>
            </w:del>
          </w:p>
        </w:tc>
        <w:tc>
          <w:tcPr>
            <w:tcW w:w="1152" w:type="dxa"/>
          </w:tcPr>
          <w:p w14:paraId="09415DB0" w14:textId="77777777" w:rsidR="00D974F5" w:rsidDel="009E293A" w:rsidRDefault="00D974F5">
            <w:pPr>
              <w:pStyle w:val="TableParagraph"/>
              <w:spacing w:line="360" w:lineRule="auto"/>
              <w:ind w:left="105"/>
              <w:rPr>
                <w:del w:id="1289" w:author="Lidia Rocha" w:date="2025-10-29T22:04:00Z" w16du:dateUtc="2025-10-30T05:04:00Z"/>
              </w:rPr>
            </w:pPr>
          </w:p>
        </w:tc>
        <w:tc>
          <w:tcPr>
            <w:tcW w:w="1363" w:type="dxa"/>
          </w:tcPr>
          <w:p w14:paraId="2BB3D12D" w14:textId="77777777" w:rsidR="00D974F5" w:rsidDel="009E293A" w:rsidRDefault="00D974F5">
            <w:pPr>
              <w:pStyle w:val="TableParagraph"/>
              <w:spacing w:line="249" w:lineRule="exact"/>
              <w:ind w:left="106"/>
              <w:rPr>
                <w:del w:id="1290" w:author="Lidia Rocha" w:date="2025-10-29T22:04:00Z" w16du:dateUtc="2025-10-30T05:04:00Z"/>
              </w:rPr>
            </w:pPr>
          </w:p>
        </w:tc>
        <w:tc>
          <w:tcPr>
            <w:tcW w:w="1517" w:type="dxa"/>
          </w:tcPr>
          <w:p w14:paraId="2C6C7394" w14:textId="77777777" w:rsidR="00D974F5" w:rsidDel="009E293A" w:rsidRDefault="00D974F5">
            <w:pPr>
              <w:pStyle w:val="TableParagraph"/>
              <w:rPr>
                <w:del w:id="1291" w:author="Lidia Rocha" w:date="2025-10-29T22:04:00Z" w16du:dateUtc="2025-10-30T05:04:00Z"/>
              </w:rPr>
            </w:pPr>
          </w:p>
        </w:tc>
      </w:tr>
      <w:tr w:rsidR="00D974F5" w:rsidDel="009E293A" w14:paraId="7BDBB5E2" w14:textId="0BF2EB74">
        <w:trPr>
          <w:trHeight w:val="575"/>
          <w:del w:id="1292" w:author="Lidia Rocha" w:date="2025-10-29T22:04:00Z"/>
        </w:trPr>
        <w:tc>
          <w:tcPr>
            <w:tcW w:w="9232" w:type="dxa"/>
            <w:gridSpan w:val="6"/>
            <w:shd w:val="clear" w:color="auto" w:fill="C0C0C0"/>
          </w:tcPr>
          <w:p w14:paraId="698A5B41" w14:textId="1664D505" w:rsidR="00D974F5" w:rsidDel="009E293A" w:rsidRDefault="00D974F5">
            <w:pPr>
              <w:pStyle w:val="TableParagraph"/>
              <w:spacing w:line="249" w:lineRule="exact"/>
              <w:ind w:left="105"/>
              <w:rPr>
                <w:del w:id="1293" w:author="Lidia Rocha" w:date="2025-10-29T22:04:00Z" w16du:dateUtc="2025-10-30T05:04:00Z"/>
                <w:b/>
              </w:rPr>
            </w:pPr>
            <w:del w:id="1294" w:author="Lidia Rocha" w:date="2025-10-29T22:04:00Z" w16du:dateUtc="2025-10-30T05:04:00Z">
              <w:r w:rsidDel="009E293A">
                <w:rPr>
                  <w:b/>
                </w:rPr>
                <w:delText>TC-1</w:delText>
              </w:r>
              <w:r w:rsidR="000A387C" w:rsidDel="009E293A">
                <w:rPr>
                  <w:b/>
                </w:rPr>
                <w:delText>3</w:delText>
              </w:r>
              <w:r w:rsidDel="009E293A">
                <w:rPr>
                  <w:b/>
                </w:rPr>
                <w:delText>.4:</w:delText>
              </w:r>
              <w:r w:rsidDel="009E293A">
                <w:rPr>
                  <w:b/>
                  <w:spacing w:val="-6"/>
                </w:rPr>
                <w:delText xml:space="preserve"> </w:delText>
              </w:r>
              <w:r w:rsidR="00D440A0" w:rsidDel="009E293A">
                <w:rPr>
                  <w:b/>
                  <w:spacing w:val="-6"/>
                </w:rPr>
                <w:delText>Delete Email</w:delText>
              </w:r>
            </w:del>
          </w:p>
        </w:tc>
      </w:tr>
      <w:tr w:rsidR="00D974F5" w:rsidDel="009E293A" w14:paraId="0688677D" w14:textId="27EE2158">
        <w:trPr>
          <w:trHeight w:val="1425"/>
          <w:del w:id="1295" w:author="Lidia Rocha" w:date="2025-10-29T22:04:00Z"/>
        </w:trPr>
        <w:tc>
          <w:tcPr>
            <w:tcW w:w="1354" w:type="dxa"/>
          </w:tcPr>
          <w:p w14:paraId="36DDA72C" w14:textId="77777777" w:rsidR="00D974F5" w:rsidDel="009E293A" w:rsidRDefault="00D974F5">
            <w:pPr>
              <w:pStyle w:val="TableParagraph"/>
              <w:spacing w:line="272" w:lineRule="exact"/>
              <w:ind w:left="105"/>
              <w:rPr>
                <w:del w:id="1296" w:author="Lidia Rocha" w:date="2025-10-29T22:04:00Z" w16du:dateUtc="2025-10-30T05:04:00Z"/>
                <w:sz w:val="24"/>
              </w:rPr>
            </w:pPr>
            <w:del w:id="1297" w:author="Lidia Rocha" w:date="2025-10-29T22:04:00Z" w16du:dateUtc="2025-10-30T05:04:00Z">
              <w:r w:rsidDel="009E293A">
                <w:rPr>
                  <w:spacing w:val="-5"/>
                  <w:sz w:val="24"/>
                </w:rPr>
                <w:delText>1.</w:delText>
              </w:r>
            </w:del>
          </w:p>
        </w:tc>
        <w:tc>
          <w:tcPr>
            <w:tcW w:w="1772" w:type="dxa"/>
          </w:tcPr>
          <w:p w14:paraId="7063176D" w14:textId="77777777" w:rsidR="00D974F5" w:rsidDel="009E293A" w:rsidRDefault="00D974F5">
            <w:pPr>
              <w:pStyle w:val="TableParagraph"/>
              <w:spacing w:line="278" w:lineRule="auto"/>
              <w:ind w:left="105" w:right="91"/>
              <w:rPr>
                <w:del w:id="1298" w:author="Lidia Rocha" w:date="2025-10-29T22:04:00Z" w16du:dateUtc="2025-10-30T05:04:00Z"/>
              </w:rPr>
            </w:pPr>
            <w:del w:id="1299" w:author="Lidia Rocha" w:date="2025-10-29T22:04:00Z" w16du:dateUtc="2025-10-30T05:04:00Z">
              <w:r w:rsidDel="009E293A">
                <w:delText>User navigates to their file storage and selects “Medical Notetaker”</w:delText>
              </w:r>
            </w:del>
          </w:p>
        </w:tc>
        <w:tc>
          <w:tcPr>
            <w:tcW w:w="2074" w:type="dxa"/>
          </w:tcPr>
          <w:p w14:paraId="2486A5A3" w14:textId="77777777" w:rsidR="00D974F5" w:rsidDel="009E293A" w:rsidRDefault="00D974F5">
            <w:pPr>
              <w:pStyle w:val="TableParagraph"/>
              <w:spacing w:line="360" w:lineRule="auto"/>
              <w:ind w:left="105" w:right="289"/>
              <w:jc w:val="both"/>
              <w:rPr>
                <w:del w:id="1300" w:author="Lidia Rocha" w:date="2025-10-29T22:04:00Z" w16du:dateUtc="2025-10-30T05:04:00Z"/>
              </w:rPr>
            </w:pPr>
            <w:del w:id="1301" w:author="Lidia Rocha" w:date="2025-10-29T22:04:00Z" w16du:dateUtc="2025-10-30T05:04:00Z">
              <w:r w:rsidDel="009E293A">
                <w:delText>Historical notes are displayed as a list, sorted from newest to oldest.</w:delText>
              </w:r>
            </w:del>
          </w:p>
        </w:tc>
        <w:tc>
          <w:tcPr>
            <w:tcW w:w="1152" w:type="dxa"/>
          </w:tcPr>
          <w:p w14:paraId="5C8D2D90" w14:textId="77777777" w:rsidR="00D974F5" w:rsidDel="009E293A" w:rsidRDefault="00D974F5">
            <w:pPr>
              <w:pStyle w:val="TableParagraph"/>
              <w:spacing w:line="278" w:lineRule="auto"/>
              <w:ind w:left="105"/>
              <w:rPr>
                <w:del w:id="1302" w:author="Lidia Rocha" w:date="2025-10-29T22:04:00Z" w16du:dateUtc="2025-10-30T05:04:00Z"/>
              </w:rPr>
            </w:pPr>
          </w:p>
        </w:tc>
        <w:tc>
          <w:tcPr>
            <w:tcW w:w="1363" w:type="dxa"/>
          </w:tcPr>
          <w:p w14:paraId="2F19D4DD" w14:textId="77777777" w:rsidR="00D974F5" w:rsidDel="009E293A" w:rsidRDefault="00D974F5">
            <w:pPr>
              <w:pStyle w:val="TableParagraph"/>
              <w:spacing w:line="249" w:lineRule="exact"/>
              <w:ind w:left="106"/>
              <w:rPr>
                <w:del w:id="1303" w:author="Lidia Rocha" w:date="2025-10-29T22:04:00Z" w16du:dateUtc="2025-10-30T05:04:00Z"/>
              </w:rPr>
            </w:pPr>
          </w:p>
        </w:tc>
        <w:tc>
          <w:tcPr>
            <w:tcW w:w="1517" w:type="dxa"/>
          </w:tcPr>
          <w:p w14:paraId="0D07FD2D" w14:textId="77777777" w:rsidR="00D974F5" w:rsidDel="009E293A" w:rsidRDefault="00D974F5">
            <w:pPr>
              <w:pStyle w:val="TableParagraph"/>
              <w:rPr>
                <w:del w:id="1304" w:author="Lidia Rocha" w:date="2025-10-29T22:04:00Z" w16du:dateUtc="2025-10-30T05:04:00Z"/>
              </w:rPr>
            </w:pPr>
          </w:p>
        </w:tc>
      </w:tr>
    </w:tbl>
    <w:p w14:paraId="38696A6E" w14:textId="77777777" w:rsidR="009E293A" w:rsidRPr="00453C19" w:rsidRDefault="009E293A" w:rsidP="009E293A">
      <w:pPr>
        <w:shd w:val="clear" w:color="auto" w:fill="FFFFFF" w:themeFill="background1"/>
        <w:spacing w:after="180" w:line="360" w:lineRule="auto"/>
        <w:rPr>
          <w:ins w:id="1305" w:author="Lidia Rocha" w:date="2025-10-29T22:04:00Z" w16du:dateUtc="2025-10-30T05:04:00Z"/>
          <w:color w:val="222222"/>
          <w:sz w:val="24"/>
          <w:szCs w:val="24"/>
        </w:rPr>
      </w:pPr>
      <w:ins w:id="1306" w:author="Lidia Rocha" w:date="2025-10-29T22:04:00Z" w16du:dateUtc="2025-10-30T05:04:00Z">
        <w:r w:rsidRPr="00453C19">
          <w:rPr>
            <w:color w:val="222222"/>
            <w:sz w:val="24"/>
            <w:szCs w:val="24"/>
          </w:rPr>
          <w:t xml:space="preserve">Business intent. Integrate USPS Informed Delivery into CareConnect so a patient/caregiver can see, hear, and act on mail—with special assistance for visually‑impaired users. The Team A deck specifies using Flutter enough_mail for mailbox access and Google cloud_vision_api for OCR on mail images; requires screens, feature flags, settings, CRUD for mail items, Vision + USPS integration, and schema updates. </w:t>
        </w:r>
      </w:ins>
    </w:p>
    <w:p w14:paraId="3F24D3FB" w14:textId="77777777" w:rsidR="009E293A" w:rsidRPr="00453C19" w:rsidRDefault="009E293A" w:rsidP="009E293A">
      <w:pPr>
        <w:shd w:val="clear" w:color="auto" w:fill="FFFFFF" w:themeFill="background1"/>
        <w:spacing w:line="360" w:lineRule="auto"/>
        <w:rPr>
          <w:ins w:id="1307" w:author="Lidia Rocha" w:date="2025-10-29T22:04:00Z" w16du:dateUtc="2025-10-30T05:04:00Z"/>
          <w:color w:val="222222"/>
          <w:sz w:val="24"/>
          <w:szCs w:val="24"/>
        </w:rPr>
      </w:pPr>
      <w:ins w:id="1308" w:author="Lidia Rocha" w:date="2025-10-29T22:04:00Z" w16du:dateUtc="2025-10-30T05:04:00Z">
        <w:r w:rsidRPr="00453C19">
          <w:rPr>
            <w:color w:val="222222"/>
            <w:sz w:val="24"/>
            <w:szCs w:val="24"/>
          </w:rPr>
          <w:t>User story slices.</w:t>
        </w:r>
      </w:ins>
    </w:p>
    <w:p w14:paraId="02E50BBF" w14:textId="77777777" w:rsidR="009E293A" w:rsidRPr="00453C19" w:rsidRDefault="009E293A" w:rsidP="009E293A">
      <w:pPr>
        <w:pStyle w:val="ListParagraph"/>
        <w:numPr>
          <w:ilvl w:val="0"/>
          <w:numId w:val="90"/>
        </w:numPr>
        <w:shd w:val="clear" w:color="auto" w:fill="FFFFFF" w:themeFill="background1"/>
        <w:spacing w:line="360" w:lineRule="auto"/>
        <w:rPr>
          <w:ins w:id="1309" w:author="Lidia Rocha" w:date="2025-10-29T22:04:00Z" w16du:dateUtc="2025-10-30T05:04:00Z"/>
          <w:color w:val="222222"/>
          <w:sz w:val="24"/>
          <w:szCs w:val="24"/>
        </w:rPr>
      </w:pPr>
      <w:ins w:id="1310" w:author="Lidia Rocha" w:date="2025-10-29T22:04:00Z" w16du:dateUtc="2025-10-30T05:04:00Z">
        <w:r w:rsidRPr="00453C19">
          <w:rPr>
            <w:color w:val="222222"/>
            <w:sz w:val="24"/>
            <w:szCs w:val="24"/>
          </w:rPr>
          <w:t>Connect mailbox → daily digest thumbnails → “Open item” → OCR &amp; text‑to‑speech;</w:t>
        </w:r>
      </w:ins>
    </w:p>
    <w:p w14:paraId="28003D69" w14:textId="77777777" w:rsidR="009E293A" w:rsidRPr="00453C19" w:rsidRDefault="009E293A" w:rsidP="009E293A">
      <w:pPr>
        <w:pStyle w:val="ListParagraph"/>
        <w:numPr>
          <w:ilvl w:val="0"/>
          <w:numId w:val="90"/>
        </w:numPr>
        <w:shd w:val="clear" w:color="auto" w:fill="FFFFFF" w:themeFill="background1"/>
        <w:spacing w:line="360" w:lineRule="auto"/>
        <w:rPr>
          <w:ins w:id="1311" w:author="Lidia Rocha" w:date="2025-10-29T22:04:00Z" w16du:dateUtc="2025-10-30T05:04:00Z"/>
          <w:color w:val="222222"/>
          <w:sz w:val="24"/>
          <w:szCs w:val="24"/>
        </w:rPr>
      </w:pPr>
      <w:ins w:id="1312" w:author="Lidia Rocha" w:date="2025-10-29T22:04:00Z" w16du:dateUtc="2025-10-30T05:04:00Z">
        <w:r w:rsidRPr="00453C19">
          <w:rPr>
            <w:color w:val="222222"/>
            <w:sz w:val="24"/>
            <w:szCs w:val="24"/>
          </w:rPr>
          <w:t>Trigger extraction (e.g., “appointment on…”) → propose calendar item;</w:t>
        </w:r>
      </w:ins>
    </w:p>
    <w:p w14:paraId="2C40A044" w14:textId="77777777" w:rsidR="009E293A" w:rsidRPr="00453C19" w:rsidRDefault="009E293A" w:rsidP="009E293A">
      <w:pPr>
        <w:pStyle w:val="ListParagraph"/>
        <w:numPr>
          <w:ilvl w:val="0"/>
          <w:numId w:val="90"/>
        </w:numPr>
        <w:shd w:val="clear" w:color="auto" w:fill="FFFFFF" w:themeFill="background1"/>
        <w:spacing w:line="360" w:lineRule="auto"/>
        <w:rPr>
          <w:ins w:id="1313" w:author="Lidia Rocha" w:date="2025-10-29T22:04:00Z" w16du:dateUtc="2025-10-30T05:04:00Z"/>
          <w:color w:val="222222"/>
          <w:sz w:val="24"/>
          <w:szCs w:val="24"/>
        </w:rPr>
      </w:pPr>
      <w:ins w:id="1314" w:author="Lidia Rocha" w:date="2025-10-29T22:04:00Z" w16du:dateUtc="2025-10-30T05:04:00Z">
        <w:r w:rsidRPr="00453C19">
          <w:rPr>
            <w:color w:val="222222"/>
            <w:sz w:val="24"/>
            <w:szCs w:val="24"/>
          </w:rPr>
          <w:t>Mark read, archive, delete;</w:t>
        </w:r>
      </w:ins>
    </w:p>
    <w:p w14:paraId="4651273F" w14:textId="77777777" w:rsidR="009E293A" w:rsidRPr="009530BC" w:rsidRDefault="009E293A" w:rsidP="009E293A">
      <w:pPr>
        <w:pStyle w:val="ListParagraph"/>
        <w:numPr>
          <w:ilvl w:val="0"/>
          <w:numId w:val="90"/>
        </w:numPr>
        <w:shd w:val="clear" w:color="auto" w:fill="FFFFFF" w:themeFill="background1"/>
        <w:spacing w:line="360" w:lineRule="auto"/>
        <w:rPr>
          <w:ins w:id="1315" w:author="Lidia Rocha" w:date="2025-10-29T22:04:00Z" w16du:dateUtc="2025-10-30T05:04:00Z"/>
          <w:color w:val="222222"/>
          <w:sz w:val="24"/>
          <w:szCs w:val="24"/>
        </w:rPr>
      </w:pPr>
      <w:ins w:id="1316" w:author="Lidia Rocha" w:date="2025-10-29T22:04:00Z" w16du:dateUtc="2025-10-30T05:04:00Z">
        <w:r w:rsidRPr="00453C19">
          <w:rPr>
            <w:color w:val="222222"/>
            <w:sz w:val="24"/>
            <w:szCs w:val="24"/>
          </w:rPr>
          <w:t>Caregiver visibility per consent.</w:t>
        </w:r>
      </w:ins>
    </w:p>
    <w:p w14:paraId="325B6DDC" w14:textId="77777777" w:rsidR="009E293A" w:rsidRPr="00453C19" w:rsidRDefault="009E293A" w:rsidP="009E293A">
      <w:pPr>
        <w:shd w:val="clear" w:color="auto" w:fill="FFFFFF" w:themeFill="background1"/>
        <w:spacing w:line="360" w:lineRule="auto"/>
        <w:rPr>
          <w:ins w:id="1317" w:author="Lidia Rocha" w:date="2025-10-29T22:04:00Z" w16du:dateUtc="2025-10-30T05:04:00Z"/>
          <w:color w:val="222222"/>
          <w:sz w:val="24"/>
          <w:szCs w:val="24"/>
        </w:rPr>
      </w:pPr>
      <w:ins w:id="1318" w:author="Lidia Rocha" w:date="2025-10-29T22:04:00Z" w16du:dateUtc="2025-10-30T05:04:00Z">
        <w:r w:rsidRPr="00453C19">
          <w:rPr>
            <w:color w:val="222222"/>
            <w:sz w:val="24"/>
            <w:szCs w:val="24"/>
          </w:rPr>
          <w:t>Architecture &amp; flow.</w:t>
        </w:r>
      </w:ins>
    </w:p>
    <w:p w14:paraId="78925FD1" w14:textId="77777777" w:rsidR="009E293A" w:rsidRPr="00453C19" w:rsidRDefault="009E293A" w:rsidP="009E293A">
      <w:pPr>
        <w:pStyle w:val="ListParagraph"/>
        <w:numPr>
          <w:ilvl w:val="0"/>
          <w:numId w:val="89"/>
        </w:numPr>
        <w:shd w:val="clear" w:color="auto" w:fill="FFFFFF" w:themeFill="background1"/>
        <w:spacing w:line="360" w:lineRule="auto"/>
        <w:rPr>
          <w:ins w:id="1319" w:author="Lidia Rocha" w:date="2025-10-29T22:04:00Z" w16du:dateUtc="2025-10-30T05:04:00Z"/>
          <w:color w:val="222222"/>
          <w:sz w:val="24"/>
          <w:szCs w:val="24"/>
        </w:rPr>
      </w:pPr>
      <w:ins w:id="1320" w:author="Lidia Rocha" w:date="2025-10-29T22:04:00Z" w16du:dateUtc="2025-10-30T05:04:00Z">
        <w:r w:rsidRPr="00453C19">
          <w:rPr>
            <w:color w:val="222222"/>
            <w:sz w:val="24"/>
            <w:szCs w:val="24"/>
          </w:rPr>
          <w:t xml:space="preserve">Acquisition: Background job polls mail inbox (IMAP/enough_mail) for “Informed Delivery Daily Digest” (USPS) and, optionally, USPS APIs/web tooling where permissible; extract image attachments (PNG/JPG).  </w:t>
        </w:r>
      </w:ins>
    </w:p>
    <w:p w14:paraId="2272DF65" w14:textId="77777777" w:rsidR="009E293A" w:rsidRPr="00453C19" w:rsidRDefault="009E293A" w:rsidP="009E293A">
      <w:pPr>
        <w:pStyle w:val="ListParagraph"/>
        <w:numPr>
          <w:ilvl w:val="0"/>
          <w:numId w:val="89"/>
        </w:numPr>
        <w:shd w:val="clear" w:color="auto" w:fill="FFFFFF" w:themeFill="background1"/>
        <w:spacing w:line="360" w:lineRule="auto"/>
        <w:rPr>
          <w:ins w:id="1321" w:author="Lidia Rocha" w:date="2025-10-29T22:04:00Z" w16du:dateUtc="2025-10-30T05:04:00Z"/>
          <w:color w:val="222222"/>
          <w:sz w:val="24"/>
          <w:szCs w:val="24"/>
        </w:rPr>
      </w:pPr>
      <w:ins w:id="1322" w:author="Lidia Rocha" w:date="2025-10-29T22:04:00Z" w16du:dateUtc="2025-10-30T05:04:00Z">
        <w:r w:rsidRPr="00453C19">
          <w:rPr>
            <w:color w:val="222222"/>
            <w:sz w:val="24"/>
            <w:szCs w:val="24"/>
          </w:rPr>
          <w:t xml:space="preserve">Processing: Upload to S3 (pre‑signed PUT) → OCR via Cloud Vision → structured JSON (sender, address blocks, detected dates, subject lines).  </w:t>
        </w:r>
      </w:ins>
    </w:p>
    <w:p w14:paraId="2BF0F2F2" w14:textId="77777777" w:rsidR="009E293A" w:rsidRPr="00453C19" w:rsidRDefault="009E293A" w:rsidP="009E293A">
      <w:pPr>
        <w:pStyle w:val="ListParagraph"/>
        <w:numPr>
          <w:ilvl w:val="0"/>
          <w:numId w:val="89"/>
        </w:numPr>
        <w:shd w:val="clear" w:color="auto" w:fill="FFFFFF" w:themeFill="background1"/>
        <w:spacing w:line="360" w:lineRule="auto"/>
        <w:rPr>
          <w:ins w:id="1323" w:author="Lidia Rocha" w:date="2025-10-29T22:04:00Z" w16du:dateUtc="2025-10-30T05:04:00Z"/>
          <w:color w:val="222222"/>
          <w:sz w:val="24"/>
          <w:szCs w:val="24"/>
        </w:rPr>
      </w:pPr>
      <w:ins w:id="1324" w:author="Lidia Rocha" w:date="2025-10-29T22:04:00Z" w16du:dateUtc="2025-10-30T05:04:00Z">
        <w:r w:rsidRPr="00453C19">
          <w:rPr>
            <w:color w:val="222222"/>
            <w:sz w:val="24"/>
            <w:szCs w:val="24"/>
          </w:rPr>
          <w:t>Assistance</w:t>
        </w:r>
      </w:ins>
    </w:p>
    <w:p w14:paraId="55A4EBCE" w14:textId="77777777" w:rsidR="009E293A" w:rsidRPr="00453C19" w:rsidRDefault="009E293A" w:rsidP="009E293A">
      <w:pPr>
        <w:pStyle w:val="ListParagraph"/>
        <w:numPr>
          <w:ilvl w:val="1"/>
          <w:numId w:val="89"/>
        </w:numPr>
        <w:shd w:val="clear" w:color="auto" w:fill="FFFFFF" w:themeFill="background1"/>
        <w:spacing w:line="360" w:lineRule="auto"/>
        <w:rPr>
          <w:ins w:id="1325" w:author="Lidia Rocha" w:date="2025-10-29T22:04:00Z" w16du:dateUtc="2025-10-30T05:04:00Z"/>
          <w:color w:val="222222"/>
          <w:sz w:val="24"/>
          <w:szCs w:val="24"/>
        </w:rPr>
      </w:pPr>
      <w:ins w:id="1326" w:author="Lidia Rocha" w:date="2025-10-29T22:04:00Z" w16du:dateUtc="2025-10-30T05:04:00Z">
        <w:r w:rsidRPr="00453C19">
          <w:rPr>
            <w:color w:val="222222"/>
            <w:sz w:val="24"/>
            <w:szCs w:val="24"/>
          </w:rPr>
          <w:t>Screen reader support; single‑tap “Read this mail aloud.”</w:t>
        </w:r>
      </w:ins>
    </w:p>
    <w:p w14:paraId="32F71906" w14:textId="77777777" w:rsidR="009E293A" w:rsidRPr="00453C19" w:rsidRDefault="009E293A" w:rsidP="009E293A">
      <w:pPr>
        <w:pStyle w:val="ListParagraph"/>
        <w:numPr>
          <w:ilvl w:val="1"/>
          <w:numId w:val="89"/>
        </w:numPr>
        <w:shd w:val="clear" w:color="auto" w:fill="FFFFFF" w:themeFill="background1"/>
        <w:spacing w:line="360" w:lineRule="auto"/>
        <w:rPr>
          <w:ins w:id="1327" w:author="Lidia Rocha" w:date="2025-10-29T22:04:00Z" w16du:dateUtc="2025-10-30T05:04:00Z"/>
          <w:color w:val="222222"/>
          <w:sz w:val="24"/>
          <w:szCs w:val="24"/>
        </w:rPr>
      </w:pPr>
      <w:ins w:id="1328" w:author="Lidia Rocha" w:date="2025-10-29T22:04:00Z" w16du:dateUtc="2025-10-30T05:04:00Z">
        <w:r w:rsidRPr="00453C19">
          <w:rPr>
            <w:color w:val="222222"/>
            <w:sz w:val="24"/>
            <w:szCs w:val="24"/>
          </w:rPr>
          <w:t>Smart actions: propose Calendar entries if dates/intents detected (“on 09/24…”).</w:t>
        </w:r>
      </w:ins>
    </w:p>
    <w:p w14:paraId="4C87D731" w14:textId="77777777" w:rsidR="009E293A" w:rsidRPr="009530BC" w:rsidRDefault="009E293A" w:rsidP="009E293A">
      <w:pPr>
        <w:pStyle w:val="ListParagraph"/>
        <w:numPr>
          <w:ilvl w:val="1"/>
          <w:numId w:val="89"/>
        </w:numPr>
        <w:shd w:val="clear" w:color="auto" w:fill="FFFFFF" w:themeFill="background1"/>
        <w:spacing w:line="360" w:lineRule="auto"/>
        <w:rPr>
          <w:ins w:id="1329" w:author="Lidia Rocha" w:date="2025-10-29T22:04:00Z" w16du:dateUtc="2025-10-30T05:04:00Z"/>
          <w:color w:val="222222"/>
          <w:sz w:val="24"/>
          <w:szCs w:val="24"/>
        </w:rPr>
      </w:pPr>
      <w:ins w:id="1330" w:author="Lidia Rocha" w:date="2025-10-29T22:04:00Z" w16du:dateUtc="2025-10-30T05:04:00Z">
        <w:r w:rsidRPr="00453C19">
          <w:rPr>
            <w:color w:val="222222"/>
            <w:sz w:val="24"/>
            <w:szCs w:val="24"/>
          </w:rPr>
          <w:t>Privacy: warn if PII (SSN, Medicare #) appears; do not store raw mail images after OCR unless user opts in.</w:t>
        </w:r>
      </w:ins>
    </w:p>
    <w:p w14:paraId="12574EBE" w14:textId="77777777" w:rsidR="009E293A" w:rsidRPr="00453C19" w:rsidRDefault="009E293A" w:rsidP="009E293A">
      <w:pPr>
        <w:shd w:val="clear" w:color="auto" w:fill="FFFFFF" w:themeFill="background1"/>
        <w:spacing w:line="360" w:lineRule="auto"/>
        <w:rPr>
          <w:ins w:id="1331" w:author="Lidia Rocha" w:date="2025-10-29T22:04:00Z" w16du:dateUtc="2025-10-30T05:04:00Z"/>
          <w:color w:val="222222"/>
          <w:sz w:val="24"/>
          <w:szCs w:val="24"/>
        </w:rPr>
      </w:pPr>
      <w:ins w:id="1332" w:author="Lidia Rocha" w:date="2025-10-29T22:04:00Z" w16du:dateUtc="2025-10-30T05:04:00Z">
        <w:r w:rsidRPr="00453C19">
          <w:rPr>
            <w:color w:val="222222"/>
            <w:sz w:val="24"/>
            <w:szCs w:val="24"/>
          </w:rPr>
          <w:t>APIs &amp; data model (excerpt).</w:t>
        </w:r>
      </w:ins>
    </w:p>
    <w:p w14:paraId="3A747DA1" w14:textId="77777777" w:rsidR="009E293A" w:rsidRPr="00453C19" w:rsidRDefault="009E293A" w:rsidP="009E293A">
      <w:pPr>
        <w:pStyle w:val="ListParagraph"/>
        <w:numPr>
          <w:ilvl w:val="0"/>
          <w:numId w:val="88"/>
        </w:numPr>
        <w:shd w:val="clear" w:color="auto" w:fill="FFFFFF" w:themeFill="background1"/>
        <w:spacing w:line="360" w:lineRule="auto"/>
        <w:rPr>
          <w:ins w:id="1333" w:author="Lidia Rocha" w:date="2025-10-29T22:04:00Z" w16du:dateUtc="2025-10-30T05:04:00Z"/>
          <w:color w:val="222222"/>
          <w:sz w:val="24"/>
          <w:szCs w:val="24"/>
        </w:rPr>
      </w:pPr>
      <w:ins w:id="1334" w:author="Lidia Rocha" w:date="2025-10-29T22:04:00Z" w16du:dateUtc="2025-10-30T05:04:00Z">
        <w:r w:rsidRPr="00453C19">
          <w:rPr>
            <w:color w:val="222222"/>
            <w:sz w:val="24"/>
            <w:szCs w:val="24"/>
          </w:rPr>
          <w:t>POST /mail/connect → OAuth/IMAP settings (scoped)</w:t>
        </w:r>
      </w:ins>
    </w:p>
    <w:p w14:paraId="22046295" w14:textId="77777777" w:rsidR="009E293A" w:rsidRPr="00453C19" w:rsidRDefault="009E293A" w:rsidP="009E293A">
      <w:pPr>
        <w:pStyle w:val="ListParagraph"/>
        <w:numPr>
          <w:ilvl w:val="0"/>
          <w:numId w:val="88"/>
        </w:numPr>
        <w:shd w:val="clear" w:color="auto" w:fill="FFFFFF" w:themeFill="background1"/>
        <w:spacing w:line="360" w:lineRule="auto"/>
        <w:rPr>
          <w:ins w:id="1335" w:author="Lidia Rocha" w:date="2025-10-29T22:04:00Z" w16du:dateUtc="2025-10-30T05:04:00Z"/>
          <w:color w:val="222222"/>
          <w:sz w:val="24"/>
          <w:szCs w:val="24"/>
        </w:rPr>
      </w:pPr>
      <w:ins w:id="1336" w:author="Lidia Rocha" w:date="2025-10-29T22:04:00Z" w16du:dateUtc="2025-10-30T05:04:00Z">
        <w:r w:rsidRPr="00453C19">
          <w:rPr>
            <w:color w:val="222222"/>
            <w:sz w:val="24"/>
            <w:szCs w:val="24"/>
          </w:rPr>
          <w:t>POST /mail/ingest (job) → fetch new digest, images</w:t>
        </w:r>
      </w:ins>
    </w:p>
    <w:p w14:paraId="1D46A07C" w14:textId="77777777" w:rsidR="009E293A" w:rsidRPr="00453C19" w:rsidRDefault="009E293A" w:rsidP="009E293A">
      <w:pPr>
        <w:pStyle w:val="ListParagraph"/>
        <w:numPr>
          <w:ilvl w:val="0"/>
          <w:numId w:val="88"/>
        </w:numPr>
        <w:shd w:val="clear" w:color="auto" w:fill="FFFFFF" w:themeFill="background1"/>
        <w:spacing w:line="360" w:lineRule="auto"/>
        <w:rPr>
          <w:ins w:id="1337" w:author="Lidia Rocha" w:date="2025-10-29T22:04:00Z" w16du:dateUtc="2025-10-30T05:04:00Z"/>
          <w:color w:val="222222"/>
          <w:sz w:val="24"/>
          <w:szCs w:val="24"/>
        </w:rPr>
      </w:pPr>
      <w:ins w:id="1338" w:author="Lidia Rocha" w:date="2025-10-29T22:04:00Z" w16du:dateUtc="2025-10-30T05:04:00Z">
        <w:r w:rsidRPr="00453C19">
          <w:rPr>
            <w:color w:val="222222"/>
            <w:sz w:val="24"/>
            <w:szCs w:val="24"/>
          </w:rPr>
          <w:t>POST /mail/{mail_id}/ocr → run OCR (Vision), persist mail_items</w:t>
        </w:r>
      </w:ins>
    </w:p>
    <w:p w14:paraId="39876AEC" w14:textId="77777777" w:rsidR="009E293A" w:rsidRPr="00453C19" w:rsidRDefault="009E293A" w:rsidP="009E293A">
      <w:pPr>
        <w:pStyle w:val="ListParagraph"/>
        <w:numPr>
          <w:ilvl w:val="0"/>
          <w:numId w:val="88"/>
        </w:numPr>
        <w:shd w:val="clear" w:color="auto" w:fill="FFFFFF" w:themeFill="background1"/>
        <w:spacing w:line="360" w:lineRule="auto"/>
        <w:rPr>
          <w:ins w:id="1339" w:author="Lidia Rocha" w:date="2025-10-29T22:04:00Z" w16du:dateUtc="2025-10-30T05:04:00Z"/>
          <w:color w:val="222222"/>
          <w:sz w:val="24"/>
          <w:szCs w:val="24"/>
        </w:rPr>
      </w:pPr>
      <w:ins w:id="1340" w:author="Lidia Rocha" w:date="2025-10-29T22:04:00Z" w16du:dateUtc="2025-10-30T05:04:00Z">
        <w:r w:rsidRPr="00453C19">
          <w:rPr>
            <w:color w:val="222222"/>
            <w:sz w:val="24"/>
            <w:szCs w:val="24"/>
          </w:rPr>
          <w:t>POST /mail/{mail_id}/tts → synthesize for playback (client TTS acceptable)</w:t>
        </w:r>
      </w:ins>
    </w:p>
    <w:p w14:paraId="1B1DAA37" w14:textId="77777777" w:rsidR="009E293A" w:rsidRPr="00453C19" w:rsidRDefault="009E293A" w:rsidP="009E293A">
      <w:pPr>
        <w:pStyle w:val="ListParagraph"/>
        <w:numPr>
          <w:ilvl w:val="0"/>
          <w:numId w:val="88"/>
        </w:numPr>
        <w:shd w:val="clear" w:color="auto" w:fill="FFFFFF" w:themeFill="background1"/>
        <w:spacing w:line="360" w:lineRule="auto"/>
        <w:rPr>
          <w:ins w:id="1341" w:author="Lidia Rocha" w:date="2025-10-29T22:04:00Z" w16du:dateUtc="2025-10-30T05:04:00Z"/>
          <w:color w:val="222222"/>
          <w:sz w:val="24"/>
          <w:szCs w:val="24"/>
        </w:rPr>
      </w:pPr>
      <w:ins w:id="1342" w:author="Lidia Rocha" w:date="2025-10-29T22:04:00Z" w16du:dateUtc="2025-10-30T05:04:00Z">
        <w:r w:rsidRPr="00453C19">
          <w:rPr>
            <w:color w:val="222222"/>
            <w:sz w:val="24"/>
            <w:szCs w:val="24"/>
          </w:rPr>
          <w:t>POST /mail/{mail_id}/calendar-proposal → create pending event with AI‑derived flag</w:t>
        </w:r>
      </w:ins>
    </w:p>
    <w:p w14:paraId="5C17C896" w14:textId="77777777" w:rsidR="009E293A" w:rsidRPr="009530BC" w:rsidRDefault="009E293A" w:rsidP="009E293A">
      <w:pPr>
        <w:pStyle w:val="ListParagraph"/>
        <w:numPr>
          <w:ilvl w:val="0"/>
          <w:numId w:val="88"/>
        </w:numPr>
        <w:shd w:val="clear" w:color="auto" w:fill="FFFFFF" w:themeFill="background1"/>
        <w:spacing w:line="360" w:lineRule="auto"/>
        <w:rPr>
          <w:ins w:id="1343" w:author="Lidia Rocha" w:date="2025-10-29T22:04:00Z" w16du:dateUtc="2025-10-30T05:04:00Z"/>
          <w:color w:val="222222"/>
          <w:sz w:val="24"/>
          <w:szCs w:val="24"/>
        </w:rPr>
      </w:pPr>
      <w:ins w:id="1344" w:author="Lidia Rocha" w:date="2025-10-29T22:04:00Z" w16du:dateUtc="2025-10-30T05:04:00Z">
        <w:r w:rsidRPr="00453C19">
          <w:rPr>
            <w:color w:val="222222"/>
            <w:sz w:val="24"/>
            <w:szCs w:val="24"/>
          </w:rPr>
          <w:t>Tables: mail_items(id, user_id, date, from, subject, ocr_text, pii_flags, is_archived, is_read, created_at), mail_images(id, mail_id, s3_url, deleted_at)</w:t>
        </w:r>
      </w:ins>
    </w:p>
    <w:p w14:paraId="1776FCB5" w14:textId="77777777" w:rsidR="009E293A" w:rsidRPr="00453C19" w:rsidRDefault="009E293A" w:rsidP="009E293A">
      <w:pPr>
        <w:shd w:val="clear" w:color="auto" w:fill="FFFFFF" w:themeFill="background1"/>
        <w:spacing w:line="360" w:lineRule="auto"/>
        <w:rPr>
          <w:ins w:id="1345" w:author="Lidia Rocha" w:date="2025-10-29T22:04:00Z" w16du:dateUtc="2025-10-30T05:04:00Z"/>
          <w:color w:val="222222"/>
          <w:sz w:val="24"/>
          <w:szCs w:val="24"/>
        </w:rPr>
      </w:pPr>
      <w:ins w:id="1346" w:author="Lidia Rocha" w:date="2025-10-29T22:04:00Z" w16du:dateUtc="2025-10-30T05:04:00Z">
        <w:r w:rsidRPr="00453C19">
          <w:rPr>
            <w:color w:val="222222"/>
            <w:sz w:val="24"/>
            <w:szCs w:val="24"/>
          </w:rPr>
          <w:t>Security &amp; compliance touches.</w:t>
        </w:r>
      </w:ins>
    </w:p>
    <w:p w14:paraId="4AC979E7" w14:textId="77777777" w:rsidR="009E293A" w:rsidRPr="00453C19" w:rsidRDefault="009E293A" w:rsidP="009E293A">
      <w:pPr>
        <w:pStyle w:val="ListParagraph"/>
        <w:numPr>
          <w:ilvl w:val="0"/>
          <w:numId w:val="87"/>
        </w:numPr>
        <w:shd w:val="clear" w:color="auto" w:fill="FFFFFF" w:themeFill="background1"/>
        <w:spacing w:line="360" w:lineRule="auto"/>
        <w:rPr>
          <w:ins w:id="1347" w:author="Lidia Rocha" w:date="2025-10-29T22:04:00Z" w16du:dateUtc="2025-10-30T05:04:00Z"/>
          <w:color w:val="222222"/>
          <w:sz w:val="24"/>
          <w:szCs w:val="24"/>
        </w:rPr>
      </w:pPr>
      <w:ins w:id="1348" w:author="Lidia Rocha" w:date="2025-10-29T22:04:00Z" w16du:dateUtc="2025-10-30T05:04:00Z">
        <w:r w:rsidRPr="00453C19">
          <w:rPr>
            <w:color w:val="222222"/>
            <w:sz w:val="24"/>
            <w:szCs w:val="24"/>
          </w:rPr>
          <w:t xml:space="preserve">Strip EXIF from images; use randomized object names at rest (mirrors best practices from prior </w:t>
        </w:r>
        <w:r w:rsidRPr="00453C19">
          <w:rPr>
            <w:color w:val="222222"/>
            <w:sz w:val="24"/>
            <w:szCs w:val="24"/>
          </w:rPr>
          <w:lastRenderedPageBreak/>
          <w:t xml:space="preserve">community solutions).  </w:t>
        </w:r>
      </w:ins>
    </w:p>
    <w:p w14:paraId="2E567E11" w14:textId="77777777" w:rsidR="009E293A" w:rsidRPr="00453C19" w:rsidRDefault="009E293A" w:rsidP="009E293A">
      <w:pPr>
        <w:pStyle w:val="ListParagraph"/>
        <w:numPr>
          <w:ilvl w:val="0"/>
          <w:numId w:val="87"/>
        </w:numPr>
        <w:shd w:val="clear" w:color="auto" w:fill="FFFFFF" w:themeFill="background1"/>
        <w:spacing w:line="360" w:lineRule="auto"/>
        <w:rPr>
          <w:ins w:id="1349" w:author="Lidia Rocha" w:date="2025-10-29T22:04:00Z" w16du:dateUtc="2025-10-30T05:04:00Z"/>
          <w:color w:val="222222"/>
          <w:sz w:val="24"/>
          <w:szCs w:val="24"/>
        </w:rPr>
      </w:pPr>
      <w:ins w:id="1350" w:author="Lidia Rocha" w:date="2025-10-29T22:04:00Z" w16du:dateUtc="2025-10-30T05:04:00Z">
        <w:r w:rsidRPr="00453C19">
          <w:rPr>
            <w:color w:val="222222"/>
            <w:sz w:val="24"/>
            <w:szCs w:val="24"/>
          </w:rPr>
          <w:t>OCR text is PHI‑adjacent: classify and apply minimum necessary retention (default 30 days; user‑extendable).</w:t>
        </w:r>
      </w:ins>
    </w:p>
    <w:p w14:paraId="472F2246" w14:textId="77777777" w:rsidR="009E293A" w:rsidRPr="009530BC" w:rsidRDefault="009E293A" w:rsidP="009E293A">
      <w:pPr>
        <w:pStyle w:val="ListParagraph"/>
        <w:numPr>
          <w:ilvl w:val="0"/>
          <w:numId w:val="87"/>
        </w:numPr>
        <w:shd w:val="clear" w:color="auto" w:fill="FFFFFF" w:themeFill="background1"/>
        <w:spacing w:line="360" w:lineRule="auto"/>
        <w:rPr>
          <w:ins w:id="1351" w:author="Lidia Rocha" w:date="2025-10-29T22:04:00Z" w16du:dateUtc="2025-10-30T05:04:00Z"/>
          <w:color w:val="222222"/>
          <w:sz w:val="24"/>
          <w:szCs w:val="24"/>
        </w:rPr>
      </w:pPr>
      <w:ins w:id="1352" w:author="Lidia Rocha" w:date="2025-10-29T22:04:00Z" w16du:dateUtc="2025-10-30T05:04:00Z">
        <w:r w:rsidRPr="00453C19">
          <w:rPr>
            <w:color w:val="222222"/>
            <w:sz w:val="24"/>
            <w:szCs w:val="24"/>
          </w:rPr>
          <w:t>Audit when a caregiver views a patient’s mail item (see 6.7).</w:t>
        </w:r>
      </w:ins>
    </w:p>
    <w:p w14:paraId="7642B7EF" w14:textId="77777777" w:rsidR="009E293A" w:rsidRPr="00453C19" w:rsidRDefault="009E293A" w:rsidP="009E293A">
      <w:pPr>
        <w:shd w:val="clear" w:color="auto" w:fill="FFFFFF" w:themeFill="background1"/>
        <w:spacing w:after="180" w:line="360" w:lineRule="auto"/>
        <w:rPr>
          <w:ins w:id="1353" w:author="Lidia Rocha" w:date="2025-10-29T22:04:00Z" w16du:dateUtc="2025-10-30T05:04:00Z"/>
          <w:color w:val="222222"/>
          <w:sz w:val="24"/>
          <w:szCs w:val="24"/>
        </w:rPr>
      </w:pPr>
      <w:ins w:id="1354" w:author="Lidia Rocha" w:date="2025-10-29T22:04:00Z" w16du:dateUtc="2025-10-30T05:04:00Z">
        <w:r w:rsidRPr="00453C19">
          <w:rPr>
            <w:color w:val="222222"/>
            <w:sz w:val="24"/>
            <w:szCs w:val="24"/>
          </w:rPr>
          <w:t>Viability &amp; effort. The deck sizes at ~120 hrs with clear risks: consent boundaries, adaptation from prior cohort, caregiver access, and compliance.</w:t>
        </w:r>
      </w:ins>
    </w:p>
    <w:p w14:paraId="78974A3A" w14:textId="77777777" w:rsidR="009E293A" w:rsidRDefault="009E293A" w:rsidP="009E293A">
      <w:pPr>
        <w:spacing w:line="360" w:lineRule="auto"/>
        <w:rPr>
          <w:ins w:id="1355" w:author="Lidia Rocha" w:date="2025-10-29T22:04:00Z" w16du:dateUtc="2025-10-30T05:04:00Z"/>
          <w:b/>
          <w:bCs/>
          <w:color w:val="222222"/>
          <w:sz w:val="24"/>
          <w:szCs w:val="24"/>
        </w:rPr>
      </w:pPr>
      <w:ins w:id="1356" w:author="Lidia Rocha" w:date="2025-10-29T22:04:00Z" w16du:dateUtc="2025-10-30T05:04:00Z">
        <w:r w:rsidRPr="00453C19">
          <w:rPr>
            <w:b/>
            <w:bCs/>
            <w:color w:val="222222"/>
            <w:sz w:val="24"/>
            <w:szCs w:val="24"/>
          </w:rPr>
          <w:t>Bridge: Medical Visit Notetaker &amp; Telemedicine Patient Assistant → Calendar &amp; Alerts</w:t>
        </w:r>
      </w:ins>
    </w:p>
    <w:p w14:paraId="5F077D64" w14:textId="77777777" w:rsidR="009E293A" w:rsidRPr="00453C19" w:rsidRDefault="009E293A" w:rsidP="009E293A">
      <w:pPr>
        <w:shd w:val="clear" w:color="auto" w:fill="FFFFFF" w:themeFill="background1"/>
        <w:spacing w:after="180" w:line="360" w:lineRule="auto"/>
        <w:rPr>
          <w:ins w:id="1357" w:author="Lidia Rocha" w:date="2025-10-29T22:04:00Z" w16du:dateUtc="2025-10-30T05:04:00Z"/>
          <w:color w:val="222222"/>
          <w:sz w:val="24"/>
          <w:szCs w:val="24"/>
        </w:rPr>
      </w:pPr>
      <w:ins w:id="1358" w:author="Lidia Rocha" w:date="2025-10-29T22:04:00Z" w16du:dateUtc="2025-10-30T05:04:00Z">
        <w:r w:rsidRPr="00453C19">
          <w:rPr>
            <w:color w:val="222222"/>
            <w:sz w:val="24"/>
            <w:szCs w:val="24"/>
          </w:rPr>
          <w:t xml:space="preserve">What we’re enabling. Real‑time speaker diarization + speech‑to‑text for in‑person visits and telemedicine calls, with: (a) trigger phrases (“schedule an appointment…”, “I’m prescribing…”) that create suggested tasks/events; (b) PII detection that alerts caregivers when sensitive data is spoken; (c) Text‑to‑ASL option for hearing‑impaired users; (d) Local storage of notes on the patient device per BNS. </w:t>
        </w:r>
      </w:ins>
    </w:p>
    <w:p w14:paraId="3D625BF1" w14:textId="77777777" w:rsidR="009E293A" w:rsidRPr="00453C19" w:rsidRDefault="009E293A" w:rsidP="009E293A">
      <w:pPr>
        <w:shd w:val="clear" w:color="auto" w:fill="FFFFFF" w:themeFill="background1"/>
        <w:spacing w:line="360" w:lineRule="auto"/>
        <w:rPr>
          <w:ins w:id="1359" w:author="Lidia Rocha" w:date="2025-10-29T22:04:00Z" w16du:dateUtc="2025-10-30T05:04:00Z"/>
          <w:color w:val="222222"/>
          <w:sz w:val="24"/>
          <w:szCs w:val="24"/>
        </w:rPr>
      </w:pPr>
      <w:ins w:id="1360" w:author="Lidia Rocha" w:date="2025-10-29T22:04:00Z" w16du:dateUtc="2025-10-30T05:04:00Z">
        <w:r w:rsidRPr="00453C19">
          <w:rPr>
            <w:color w:val="222222"/>
            <w:sz w:val="24"/>
            <w:szCs w:val="24"/>
          </w:rPr>
          <w:t>UI contract (from SRS).</w:t>
        </w:r>
      </w:ins>
    </w:p>
    <w:p w14:paraId="016DF4A3" w14:textId="77777777" w:rsidR="009E293A" w:rsidRPr="00453C19" w:rsidRDefault="009E293A" w:rsidP="009E293A">
      <w:pPr>
        <w:pStyle w:val="ListParagraph"/>
        <w:numPr>
          <w:ilvl w:val="0"/>
          <w:numId w:val="86"/>
        </w:numPr>
        <w:shd w:val="clear" w:color="auto" w:fill="FFFFFF" w:themeFill="background1"/>
        <w:spacing w:line="360" w:lineRule="auto"/>
        <w:rPr>
          <w:ins w:id="1361" w:author="Lidia Rocha" w:date="2025-10-29T22:04:00Z" w16du:dateUtc="2025-10-30T05:04:00Z"/>
          <w:color w:val="222222"/>
          <w:sz w:val="24"/>
          <w:szCs w:val="24"/>
        </w:rPr>
      </w:pPr>
      <w:ins w:id="1362" w:author="Lidia Rocha" w:date="2025-10-29T22:04:00Z" w16du:dateUtc="2025-10-30T05:04:00Z">
        <w:r w:rsidRPr="00453C19">
          <w:rPr>
            <w:color w:val="222222"/>
            <w:sz w:val="24"/>
            <w:szCs w:val="24"/>
          </w:rPr>
          <w:t xml:space="preserve">Notetaker screen: diarized text with color‑blind friendly palette; “Convert to ASL” button; bold triggers add calendar items.  </w:t>
        </w:r>
      </w:ins>
    </w:p>
    <w:p w14:paraId="724EBAA6" w14:textId="77777777" w:rsidR="009E293A" w:rsidRPr="009530BC" w:rsidRDefault="009E293A" w:rsidP="009E293A">
      <w:pPr>
        <w:pStyle w:val="ListParagraph"/>
        <w:numPr>
          <w:ilvl w:val="0"/>
          <w:numId w:val="86"/>
        </w:numPr>
        <w:shd w:val="clear" w:color="auto" w:fill="FFFFFF" w:themeFill="background1"/>
        <w:spacing w:line="360" w:lineRule="auto"/>
        <w:rPr>
          <w:ins w:id="1363" w:author="Lidia Rocha" w:date="2025-10-29T22:04:00Z" w16du:dateUtc="2025-10-30T05:04:00Z"/>
          <w:color w:val="222222"/>
          <w:sz w:val="24"/>
          <w:szCs w:val="24"/>
        </w:rPr>
      </w:pPr>
      <w:ins w:id="1364" w:author="Lidia Rocha" w:date="2025-10-29T22:04:00Z" w16du:dateUtc="2025-10-30T05:04:00Z">
        <w:r w:rsidRPr="00453C19">
          <w:rPr>
            <w:color w:val="222222"/>
            <w:sz w:val="24"/>
            <w:szCs w:val="24"/>
          </w:rPr>
          <w:t xml:space="preserve">Telemedicine call: same diarization/ASL pane live during the call; phone calls notes also logged. </w:t>
        </w:r>
      </w:ins>
    </w:p>
    <w:p w14:paraId="515B5D4D" w14:textId="77777777" w:rsidR="009E293A" w:rsidRPr="00453C19" w:rsidRDefault="009E293A" w:rsidP="009E293A">
      <w:pPr>
        <w:shd w:val="clear" w:color="auto" w:fill="FFFFFF" w:themeFill="background1"/>
        <w:spacing w:line="360" w:lineRule="auto"/>
        <w:rPr>
          <w:ins w:id="1365" w:author="Lidia Rocha" w:date="2025-10-29T22:04:00Z" w16du:dateUtc="2025-10-30T05:04:00Z"/>
          <w:color w:val="222222"/>
          <w:sz w:val="24"/>
          <w:szCs w:val="24"/>
        </w:rPr>
      </w:pPr>
      <w:ins w:id="1366" w:author="Lidia Rocha" w:date="2025-10-29T22:04:00Z" w16du:dateUtc="2025-10-30T05:04:00Z">
        <w:r w:rsidRPr="00453C19">
          <w:rPr>
            <w:color w:val="222222"/>
            <w:sz w:val="24"/>
            <w:szCs w:val="24"/>
          </w:rPr>
          <w:t>Design decisions.</w:t>
        </w:r>
      </w:ins>
    </w:p>
    <w:p w14:paraId="3917470A" w14:textId="77777777" w:rsidR="009E293A" w:rsidRPr="00453C19" w:rsidRDefault="009E293A" w:rsidP="009E293A">
      <w:pPr>
        <w:pStyle w:val="ListParagraph"/>
        <w:numPr>
          <w:ilvl w:val="0"/>
          <w:numId w:val="85"/>
        </w:numPr>
        <w:shd w:val="clear" w:color="auto" w:fill="FFFFFF" w:themeFill="background1"/>
        <w:spacing w:line="360" w:lineRule="auto"/>
        <w:rPr>
          <w:ins w:id="1367" w:author="Lidia Rocha" w:date="2025-10-29T22:04:00Z" w16du:dateUtc="2025-10-30T05:04:00Z"/>
          <w:color w:val="222222"/>
          <w:sz w:val="24"/>
          <w:szCs w:val="24"/>
        </w:rPr>
      </w:pPr>
      <w:ins w:id="1368" w:author="Lidia Rocha" w:date="2025-10-29T22:04:00Z" w16du:dateUtc="2025-10-30T05:04:00Z">
        <w:r w:rsidRPr="00453C19">
          <w:rPr>
            <w:color w:val="222222"/>
            <w:sz w:val="24"/>
            <w:szCs w:val="24"/>
          </w:rPr>
          <w:t xml:space="preserve">On‑device diarization (e.g., sherpa_onnx) for low latency and privacy during in‑app audio; iOS call‑audio capture is restricted, so live diarization applies to in‑app voice/video calls; non‑in‑app calls require manual start for in‑person notes as a fallback—exactly the risk raised in the Team A deck.  </w:t>
        </w:r>
      </w:ins>
    </w:p>
    <w:p w14:paraId="4D0D0BF8" w14:textId="77777777" w:rsidR="009E293A" w:rsidRPr="00453C19" w:rsidRDefault="009E293A" w:rsidP="009E293A">
      <w:pPr>
        <w:pStyle w:val="ListParagraph"/>
        <w:numPr>
          <w:ilvl w:val="0"/>
          <w:numId w:val="85"/>
        </w:numPr>
        <w:shd w:val="clear" w:color="auto" w:fill="FFFFFF" w:themeFill="background1"/>
        <w:spacing w:line="360" w:lineRule="auto"/>
        <w:rPr>
          <w:ins w:id="1369" w:author="Lidia Rocha" w:date="2025-10-29T22:04:00Z" w16du:dateUtc="2025-10-30T05:04:00Z"/>
          <w:color w:val="222222"/>
          <w:sz w:val="24"/>
          <w:szCs w:val="24"/>
        </w:rPr>
      </w:pPr>
      <w:ins w:id="1370" w:author="Lidia Rocha" w:date="2025-10-29T22:04:00Z" w16du:dateUtc="2025-10-30T05:04:00Z">
        <w:r w:rsidRPr="00453C19">
          <w:rPr>
            <w:color w:val="222222"/>
            <w:sz w:val="24"/>
            <w:szCs w:val="24"/>
          </w:rPr>
          <w:t xml:space="preserve">PII &amp; Triggers: configurable lists in Notes Configuration (excluded numbers, PII phrases, custom triggers); bolded triggers propose actions.  </w:t>
        </w:r>
      </w:ins>
    </w:p>
    <w:p w14:paraId="089111EC" w14:textId="77777777" w:rsidR="009E293A" w:rsidRPr="009530BC" w:rsidRDefault="009E293A" w:rsidP="009E293A">
      <w:pPr>
        <w:pStyle w:val="ListParagraph"/>
        <w:numPr>
          <w:ilvl w:val="0"/>
          <w:numId w:val="85"/>
        </w:numPr>
        <w:shd w:val="clear" w:color="auto" w:fill="FFFFFF" w:themeFill="background1"/>
        <w:spacing w:line="360" w:lineRule="auto"/>
        <w:rPr>
          <w:ins w:id="1371" w:author="Lidia Rocha" w:date="2025-10-29T22:04:00Z" w16du:dateUtc="2025-10-30T05:04:00Z"/>
          <w:color w:val="222222"/>
          <w:sz w:val="24"/>
          <w:szCs w:val="24"/>
        </w:rPr>
      </w:pPr>
      <w:ins w:id="1372" w:author="Lidia Rocha" w:date="2025-10-29T22:04:00Z" w16du:dateUtc="2025-10-30T05:04:00Z">
        <w:r w:rsidRPr="00453C19">
          <w:rPr>
            <w:color w:val="222222"/>
            <w:sz w:val="24"/>
            <w:szCs w:val="24"/>
          </w:rPr>
          <w:t xml:space="preserve">ASL: show animated ASL rendering window; component may differ from the example provider, but UX remains similar. </w:t>
        </w:r>
      </w:ins>
    </w:p>
    <w:p w14:paraId="406942A2" w14:textId="77777777" w:rsidR="009E293A" w:rsidRPr="00453C19" w:rsidRDefault="009E293A" w:rsidP="009E293A">
      <w:pPr>
        <w:shd w:val="clear" w:color="auto" w:fill="FFFFFF" w:themeFill="background1"/>
        <w:spacing w:line="360" w:lineRule="auto"/>
        <w:rPr>
          <w:ins w:id="1373" w:author="Lidia Rocha" w:date="2025-10-29T22:04:00Z" w16du:dateUtc="2025-10-30T05:04:00Z"/>
          <w:color w:val="222222"/>
          <w:sz w:val="24"/>
          <w:szCs w:val="24"/>
        </w:rPr>
      </w:pPr>
      <w:ins w:id="1374" w:author="Lidia Rocha" w:date="2025-10-29T22:04:00Z" w16du:dateUtc="2025-10-30T05:04:00Z">
        <w:r w:rsidRPr="00453C19">
          <w:rPr>
            <w:color w:val="222222"/>
            <w:sz w:val="24"/>
            <w:szCs w:val="24"/>
          </w:rPr>
          <w:t>APIs (excerpt).</w:t>
        </w:r>
      </w:ins>
    </w:p>
    <w:p w14:paraId="212E07A9" w14:textId="77777777" w:rsidR="009E293A" w:rsidRPr="00453C19" w:rsidRDefault="009E293A" w:rsidP="009E293A">
      <w:pPr>
        <w:pStyle w:val="ListParagraph"/>
        <w:numPr>
          <w:ilvl w:val="0"/>
          <w:numId w:val="84"/>
        </w:numPr>
        <w:shd w:val="clear" w:color="auto" w:fill="FFFFFF" w:themeFill="background1"/>
        <w:spacing w:line="360" w:lineRule="auto"/>
        <w:rPr>
          <w:ins w:id="1375" w:author="Lidia Rocha" w:date="2025-10-29T22:04:00Z" w16du:dateUtc="2025-10-30T05:04:00Z"/>
          <w:color w:val="222222"/>
          <w:sz w:val="24"/>
          <w:szCs w:val="24"/>
        </w:rPr>
      </w:pPr>
      <w:ins w:id="1376" w:author="Lidia Rocha" w:date="2025-10-29T22:04:00Z" w16du:dateUtc="2025-10-30T05:04:00Z">
        <w:r w:rsidRPr="00453C19">
          <w:rPr>
            <w:color w:val="222222"/>
            <w:sz w:val="24"/>
            <w:szCs w:val="24"/>
          </w:rPr>
          <w:t>POST /notes/session (start diarization; capture speaker embeddings on‑device)</w:t>
        </w:r>
      </w:ins>
    </w:p>
    <w:p w14:paraId="7DE8AAD1" w14:textId="77777777" w:rsidR="009E293A" w:rsidRPr="00453C19" w:rsidRDefault="009E293A" w:rsidP="009E293A">
      <w:pPr>
        <w:pStyle w:val="ListParagraph"/>
        <w:numPr>
          <w:ilvl w:val="0"/>
          <w:numId w:val="84"/>
        </w:numPr>
        <w:shd w:val="clear" w:color="auto" w:fill="FFFFFF" w:themeFill="background1"/>
        <w:spacing w:line="360" w:lineRule="auto"/>
        <w:rPr>
          <w:ins w:id="1377" w:author="Lidia Rocha" w:date="2025-10-29T22:04:00Z" w16du:dateUtc="2025-10-30T05:04:00Z"/>
          <w:color w:val="222222"/>
          <w:sz w:val="24"/>
          <w:szCs w:val="24"/>
        </w:rPr>
      </w:pPr>
      <w:ins w:id="1378" w:author="Lidia Rocha" w:date="2025-10-29T22:04:00Z" w16du:dateUtc="2025-10-30T05:04:00Z">
        <w:r w:rsidRPr="00453C19">
          <w:rPr>
            <w:color w:val="222222"/>
            <w:sz w:val="24"/>
            <w:szCs w:val="24"/>
          </w:rPr>
          <w:t>POST /notes/{id}/finalize (persist text locally first; optional encrypted backup to S3)</w:t>
        </w:r>
      </w:ins>
    </w:p>
    <w:p w14:paraId="61EE1E9E" w14:textId="77777777" w:rsidR="009E293A" w:rsidRPr="00453C19" w:rsidRDefault="009E293A" w:rsidP="009E293A">
      <w:pPr>
        <w:pStyle w:val="ListParagraph"/>
        <w:numPr>
          <w:ilvl w:val="0"/>
          <w:numId w:val="84"/>
        </w:numPr>
        <w:shd w:val="clear" w:color="auto" w:fill="FFFFFF" w:themeFill="background1"/>
        <w:spacing w:line="360" w:lineRule="auto"/>
        <w:rPr>
          <w:ins w:id="1379" w:author="Lidia Rocha" w:date="2025-10-29T22:04:00Z" w16du:dateUtc="2025-10-30T05:04:00Z"/>
          <w:color w:val="222222"/>
          <w:sz w:val="24"/>
          <w:szCs w:val="24"/>
        </w:rPr>
      </w:pPr>
      <w:ins w:id="1380" w:author="Lidia Rocha" w:date="2025-10-29T22:04:00Z" w16du:dateUtc="2025-10-30T05:04:00Z">
        <w:r w:rsidRPr="00453C19">
          <w:rPr>
            <w:color w:val="222222"/>
            <w:sz w:val="24"/>
            <w:szCs w:val="24"/>
          </w:rPr>
          <w:t>POST /notes/{id}/scan → { pii_flags:[], triggers:[] }</w:t>
        </w:r>
      </w:ins>
    </w:p>
    <w:p w14:paraId="071975A2" w14:textId="77777777" w:rsidR="009E293A" w:rsidRPr="009530BC" w:rsidRDefault="009E293A" w:rsidP="009E293A">
      <w:pPr>
        <w:pStyle w:val="ListParagraph"/>
        <w:numPr>
          <w:ilvl w:val="0"/>
          <w:numId w:val="84"/>
        </w:numPr>
        <w:shd w:val="clear" w:color="auto" w:fill="FFFFFF" w:themeFill="background1"/>
        <w:spacing w:line="360" w:lineRule="auto"/>
        <w:rPr>
          <w:ins w:id="1381" w:author="Lidia Rocha" w:date="2025-10-29T22:04:00Z" w16du:dateUtc="2025-10-30T05:04:00Z"/>
          <w:color w:val="222222"/>
          <w:sz w:val="24"/>
          <w:szCs w:val="24"/>
        </w:rPr>
      </w:pPr>
      <w:ins w:id="1382" w:author="Lidia Rocha" w:date="2025-10-29T22:04:00Z" w16du:dateUtc="2025-10-30T05:04:00Z">
        <w:r w:rsidRPr="00453C19">
          <w:rPr>
            <w:color w:val="222222"/>
            <w:sz w:val="24"/>
            <w:szCs w:val="24"/>
          </w:rPr>
          <w:t>POST /calendar/propose from triggers (AI‑derived flag set)</w:t>
        </w:r>
      </w:ins>
    </w:p>
    <w:p w14:paraId="76C28058" w14:textId="77777777" w:rsidR="009E293A" w:rsidRDefault="009E293A" w:rsidP="009E293A">
      <w:pPr>
        <w:spacing w:line="360" w:lineRule="auto"/>
        <w:rPr>
          <w:ins w:id="1383" w:author="Lidia Rocha" w:date="2025-10-29T22:04:00Z" w16du:dateUtc="2025-10-30T05:04:00Z"/>
        </w:rPr>
      </w:pPr>
      <w:ins w:id="1384" w:author="Lidia Rocha" w:date="2025-10-29T22:04:00Z" w16du:dateUtc="2025-10-30T05:04:00Z">
        <w:r w:rsidRPr="00453C19">
          <w:t>Local first: SRS/BNS require</w:t>
        </w:r>
        <w:r>
          <w:t>s</w:t>
        </w:r>
        <w:r w:rsidRPr="00453C19">
          <w:t xml:space="preserve"> storing transcribed notes locally on the patient device, then offering backup/consent flows.</w:t>
        </w:r>
      </w:ins>
    </w:p>
    <w:p w14:paraId="1EC2AE86" w14:textId="77777777" w:rsidR="009E293A" w:rsidRDefault="009E293A" w:rsidP="009E293A">
      <w:pPr>
        <w:spacing w:line="360" w:lineRule="auto"/>
        <w:rPr>
          <w:ins w:id="1385" w:author="Lidia Rocha" w:date="2025-10-29T22:04:00Z" w16du:dateUtc="2025-10-30T05:04:00Z"/>
          <w:spacing w:val="-5"/>
        </w:rPr>
      </w:pPr>
      <w:ins w:id="1386" w:author="Lidia Rocha" w:date="2025-10-29T22:04:00Z" w16du:dateUtc="2025-10-30T05:04:00Z">
        <w:r>
          <w:lastRenderedPageBreak/>
          <w:t>Total</w:t>
        </w:r>
        <w:r>
          <w:rPr>
            <w:spacing w:val="-9"/>
          </w:rPr>
          <w:t xml:space="preserve"> </w:t>
        </w:r>
        <w:r>
          <w:t>Test Cases:</w:t>
        </w:r>
        <w:r>
          <w:rPr>
            <w:spacing w:val="3"/>
          </w:rPr>
          <w:t xml:space="preserve"> 4</w:t>
        </w:r>
        <w:r>
          <w:rPr>
            <w:spacing w:val="-5"/>
          </w:rPr>
          <w:t>.</w:t>
        </w:r>
      </w:ins>
    </w:p>
    <w:p w14:paraId="2DAE1C94" w14:textId="77777777" w:rsidR="009E293A" w:rsidRDefault="009E293A" w:rsidP="009E293A">
      <w:pPr>
        <w:spacing w:line="360" w:lineRule="auto"/>
        <w:rPr>
          <w:ins w:id="1387" w:author="Lidia Rocha" w:date="2025-10-29T22:04:00Z" w16du:dateUtc="2025-10-30T05:04:00Z"/>
          <w:b/>
        </w:rPr>
      </w:pPr>
    </w:p>
    <w:p w14:paraId="0B8B21B3" w14:textId="77777777" w:rsidR="009E293A" w:rsidRDefault="009E293A" w:rsidP="009E293A">
      <w:pPr>
        <w:spacing w:before="137"/>
        <w:rPr>
          <w:ins w:id="1388" w:author="Lidia Rocha" w:date="2025-10-29T22:04:00Z" w16du:dateUtc="2025-10-30T05:04:00Z"/>
          <w:sz w:val="24"/>
        </w:rPr>
      </w:pPr>
      <w:ins w:id="1389" w:author="Lidia Rocha" w:date="2025-10-29T22:04:00Z" w16du:dateUtc="2025-10-30T05:04:00Z">
        <w:r>
          <w:rPr>
            <w:b/>
            <w:sz w:val="24"/>
          </w:rPr>
          <w:t>Requirements</w:t>
        </w:r>
        <w:r>
          <w:rPr>
            <w:b/>
            <w:spacing w:val="-6"/>
            <w:sz w:val="24"/>
          </w:rPr>
          <w:t xml:space="preserve"> </w:t>
        </w:r>
        <w:r>
          <w:rPr>
            <w:b/>
            <w:sz w:val="24"/>
          </w:rPr>
          <w:t>Coverage:</w:t>
        </w:r>
        <w:r>
          <w:rPr>
            <w:b/>
            <w:spacing w:val="3"/>
            <w:sz w:val="24"/>
          </w:rPr>
          <w:t xml:space="preserve"> </w:t>
        </w:r>
        <w:r>
          <w:rPr>
            <w:sz w:val="24"/>
          </w:rPr>
          <w:t>REQ‑5.9.10.1</w:t>
        </w:r>
        <w:r>
          <w:rPr>
            <w:spacing w:val="-6"/>
            <w:sz w:val="24"/>
          </w:rPr>
          <w:t xml:space="preserve"> </w:t>
        </w:r>
        <w:r>
          <w:rPr>
            <w:sz w:val="24"/>
          </w:rPr>
          <w:t>through</w:t>
        </w:r>
        <w:r>
          <w:rPr>
            <w:spacing w:val="-6"/>
            <w:sz w:val="24"/>
          </w:rPr>
          <w:t xml:space="preserve"> </w:t>
        </w:r>
        <w:r>
          <w:rPr>
            <w:spacing w:val="-2"/>
            <w:sz w:val="24"/>
          </w:rPr>
          <w:t>REQ‑5.9.10.10</w:t>
        </w:r>
      </w:ins>
    </w:p>
    <w:p w14:paraId="739891E3" w14:textId="77777777" w:rsidR="009E293A" w:rsidRDefault="009E293A" w:rsidP="009E293A">
      <w:pPr>
        <w:pStyle w:val="BodyText"/>
        <w:spacing w:before="7"/>
        <w:rPr>
          <w:ins w:id="1390" w:author="Lidia Rocha" w:date="2025-10-29T22:04:00Z" w16du:dateUtc="2025-10-30T05:04:00Z"/>
          <w:sz w:val="12"/>
        </w:rPr>
      </w:pPr>
    </w:p>
    <w:tbl>
      <w:tblPr>
        <w:tblW w:w="0" w:type="auto"/>
        <w:tblInd w:w="1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54"/>
        <w:gridCol w:w="1772"/>
        <w:gridCol w:w="1752"/>
        <w:gridCol w:w="322"/>
        <w:gridCol w:w="1309"/>
        <w:gridCol w:w="1170"/>
        <w:gridCol w:w="1537"/>
        <w:gridCol w:w="18"/>
      </w:tblGrid>
      <w:tr w:rsidR="009E293A" w:rsidRPr="00B043D6" w14:paraId="6C6FA9BC" w14:textId="77777777" w:rsidTr="000F011F">
        <w:trPr>
          <w:gridAfter w:val="1"/>
          <w:wAfter w:w="18" w:type="dxa"/>
          <w:trHeight w:val="1180"/>
          <w:ins w:id="1391" w:author="Lidia Rocha" w:date="2025-10-29T22:04:00Z"/>
        </w:trPr>
        <w:tc>
          <w:tcPr>
            <w:tcW w:w="4878" w:type="dxa"/>
            <w:gridSpan w:val="3"/>
            <w:vMerge w:val="restart"/>
            <w:tcBorders>
              <w:bottom w:val="nil"/>
            </w:tcBorders>
          </w:tcPr>
          <w:p w14:paraId="3F21A4B4" w14:textId="77777777" w:rsidR="009E293A" w:rsidRPr="00B043D6" w:rsidRDefault="009E293A" w:rsidP="000F011F">
            <w:pPr>
              <w:pStyle w:val="TableParagraph"/>
              <w:spacing w:before="1"/>
              <w:ind w:left="105"/>
              <w:rPr>
                <w:ins w:id="1392" w:author="Lidia Rocha" w:date="2025-10-29T22:04:00Z" w16du:dateUtc="2025-10-30T05:04:00Z"/>
                <w:b/>
              </w:rPr>
            </w:pPr>
            <w:ins w:id="1393" w:author="Lidia Rocha" w:date="2025-10-29T22:04:00Z" w16du:dateUtc="2025-10-30T05:04:00Z">
              <w:r w:rsidRPr="00B043D6">
                <w:rPr>
                  <w:b/>
                </w:rPr>
                <w:t>Prerequisites</w:t>
              </w:r>
              <w:r w:rsidRPr="00B043D6">
                <w:rPr>
                  <w:b/>
                  <w:spacing w:val="-5"/>
                </w:rPr>
                <w:t xml:space="preserve"> </w:t>
              </w:r>
              <w:r w:rsidRPr="00B043D6">
                <w:rPr>
                  <w:b/>
                </w:rPr>
                <w:t>for</w:t>
              </w:r>
              <w:r w:rsidRPr="00B043D6">
                <w:rPr>
                  <w:b/>
                  <w:spacing w:val="-8"/>
                </w:rPr>
                <w:t xml:space="preserve"> </w:t>
              </w:r>
              <w:r w:rsidRPr="00B043D6">
                <w:rPr>
                  <w:b/>
                </w:rPr>
                <w:t>this</w:t>
              </w:r>
              <w:r w:rsidRPr="00B043D6">
                <w:rPr>
                  <w:b/>
                  <w:spacing w:val="-6"/>
                </w:rPr>
                <w:t xml:space="preserve"> </w:t>
              </w:r>
              <w:r w:rsidRPr="00B043D6">
                <w:rPr>
                  <w:b/>
                  <w:spacing w:val="-4"/>
                </w:rPr>
                <w:t>test:</w:t>
              </w:r>
            </w:ins>
          </w:p>
          <w:p w14:paraId="08B8752C" w14:textId="77777777" w:rsidR="009E293A" w:rsidRPr="00B043D6" w:rsidRDefault="009E293A" w:rsidP="000F011F">
            <w:pPr>
              <w:pStyle w:val="TableParagraph"/>
              <w:tabs>
                <w:tab w:val="left" w:pos="825"/>
              </w:tabs>
              <w:spacing w:before="32"/>
              <w:rPr>
                <w:ins w:id="1394" w:author="Lidia Rocha" w:date="2025-10-29T22:04:00Z" w16du:dateUtc="2025-10-30T05:04:00Z"/>
              </w:rPr>
            </w:pPr>
            <w:ins w:id="1395" w:author="Lidia Rocha" w:date="2025-10-29T22:04:00Z" w16du:dateUtc="2025-10-30T05:04:00Z">
              <w:r w:rsidRPr="00B043D6">
                <w:t>User has</w:t>
              </w:r>
              <w:r w:rsidRPr="00B043D6">
                <w:rPr>
                  <w:spacing w:val="-1"/>
                </w:rPr>
                <w:t xml:space="preserve"> </w:t>
              </w:r>
              <w:r w:rsidRPr="00B043D6">
                <w:t>an</w:t>
              </w:r>
              <w:r w:rsidRPr="00B043D6">
                <w:rPr>
                  <w:spacing w:val="-7"/>
                </w:rPr>
                <w:t xml:space="preserve"> </w:t>
              </w:r>
              <w:r w:rsidRPr="00B043D6">
                <w:t>active</w:t>
              </w:r>
              <w:r w:rsidRPr="00B043D6">
                <w:rPr>
                  <w:spacing w:val="-8"/>
                </w:rPr>
                <w:t xml:space="preserve"> </w:t>
              </w:r>
              <w:r w:rsidRPr="00B043D6">
                <w:t>account</w:t>
              </w:r>
              <w:r w:rsidRPr="00B043D6">
                <w:rPr>
                  <w:spacing w:val="-1"/>
                </w:rPr>
                <w:t xml:space="preserve"> </w:t>
              </w:r>
              <w:r w:rsidRPr="00B043D6">
                <w:t>and</w:t>
              </w:r>
              <w:r w:rsidRPr="00B043D6">
                <w:rPr>
                  <w:spacing w:val="-7"/>
                </w:rPr>
                <w:t xml:space="preserve"> </w:t>
              </w:r>
              <w:r w:rsidRPr="00B043D6">
                <w:t>is</w:t>
              </w:r>
              <w:r w:rsidRPr="00B043D6">
                <w:rPr>
                  <w:spacing w:val="-2"/>
                </w:rPr>
                <w:t xml:space="preserve"> </w:t>
              </w:r>
              <w:r w:rsidRPr="00B043D6">
                <w:t>logged</w:t>
              </w:r>
              <w:r w:rsidRPr="00B043D6">
                <w:rPr>
                  <w:spacing w:val="-1"/>
                </w:rPr>
                <w:t xml:space="preserve"> </w:t>
              </w:r>
              <w:r w:rsidRPr="00B043D6">
                <w:rPr>
                  <w:spacing w:val="-5"/>
                </w:rPr>
                <w:t>in.</w:t>
              </w:r>
            </w:ins>
          </w:p>
          <w:p w14:paraId="2773BC0D" w14:textId="77777777" w:rsidR="009E293A" w:rsidRPr="00B043D6" w:rsidRDefault="009E293A" w:rsidP="000F011F">
            <w:pPr>
              <w:pStyle w:val="TableParagraph"/>
              <w:tabs>
                <w:tab w:val="left" w:pos="825"/>
              </w:tabs>
              <w:spacing w:before="32"/>
              <w:rPr>
                <w:ins w:id="1396" w:author="Lidia Rocha" w:date="2025-10-29T22:04:00Z" w16du:dateUtc="2025-10-30T05:04:00Z"/>
              </w:rPr>
            </w:pPr>
            <w:ins w:id="1397" w:author="Lidia Rocha" w:date="2025-10-29T22:04:00Z" w16du:dateUtc="2025-10-30T05:04:00Z">
              <w:r w:rsidRPr="00B043D6">
                <w:rPr>
                  <w:spacing w:val="-5"/>
                </w:rPr>
                <w:t>User is enrolled in the USPS Informed delivery service</w:t>
              </w:r>
            </w:ins>
          </w:p>
          <w:p w14:paraId="1E0218DD" w14:textId="77777777" w:rsidR="009E293A" w:rsidRPr="00B043D6" w:rsidRDefault="009E293A" w:rsidP="000F011F">
            <w:pPr>
              <w:pStyle w:val="TableParagraph"/>
              <w:tabs>
                <w:tab w:val="left" w:pos="825"/>
              </w:tabs>
              <w:spacing w:before="38" w:line="268" w:lineRule="auto"/>
              <w:ind w:right="756"/>
              <w:rPr>
                <w:ins w:id="1398" w:author="Lidia Rocha" w:date="2025-10-29T22:04:00Z" w16du:dateUtc="2025-10-30T05:04:00Z"/>
              </w:rPr>
            </w:pPr>
            <w:ins w:id="1399" w:author="Lidia Rocha" w:date="2025-10-29T22:04:00Z" w16du:dateUtc="2025-10-30T05:04:00Z">
              <w:r w:rsidRPr="00B043D6">
                <w:t>User has enabled and configured their USPS Informed delivery credentials in CareConnect.</w:t>
              </w:r>
            </w:ins>
          </w:p>
          <w:p w14:paraId="51809D77" w14:textId="77777777" w:rsidR="009E293A" w:rsidRPr="00B043D6" w:rsidRDefault="009E293A" w:rsidP="000F011F">
            <w:pPr>
              <w:pStyle w:val="TableParagraph"/>
              <w:tabs>
                <w:tab w:val="left" w:pos="825"/>
              </w:tabs>
              <w:spacing w:before="11"/>
              <w:rPr>
                <w:ins w:id="1400" w:author="Lidia Rocha" w:date="2025-10-29T22:04:00Z" w16du:dateUtc="2025-10-30T05:04:00Z"/>
              </w:rPr>
            </w:pPr>
            <w:ins w:id="1401" w:author="Lidia Rocha" w:date="2025-10-29T22:04:00Z" w16du:dateUtc="2025-10-30T05:04:00Z">
              <w:r w:rsidRPr="00B043D6">
                <w:t>A valid internet connection is established.</w:t>
              </w:r>
            </w:ins>
          </w:p>
        </w:tc>
        <w:tc>
          <w:tcPr>
            <w:tcW w:w="4338" w:type="dxa"/>
            <w:gridSpan w:val="4"/>
          </w:tcPr>
          <w:p w14:paraId="4E25CD80" w14:textId="77777777" w:rsidR="009E293A" w:rsidRPr="00B043D6" w:rsidRDefault="009E293A" w:rsidP="000F011F">
            <w:pPr>
              <w:pStyle w:val="TableParagraph"/>
              <w:spacing w:before="1" w:line="276" w:lineRule="auto"/>
              <w:ind w:left="106" w:right="1356"/>
              <w:rPr>
                <w:ins w:id="1402" w:author="Lidia Rocha" w:date="2025-10-29T22:04:00Z" w16du:dateUtc="2025-10-30T05:04:00Z"/>
              </w:rPr>
            </w:pPr>
            <w:ins w:id="1403" w:author="Lidia Rocha" w:date="2025-10-29T22:04:00Z" w16du:dateUtc="2025-10-30T05:04:00Z">
              <w:r w:rsidRPr="00B043D6">
                <w:rPr>
                  <w:b/>
                </w:rPr>
                <w:t xml:space="preserve">Software Versions: </w:t>
              </w:r>
              <w:r w:rsidRPr="00B043D6">
                <w:rPr>
                  <w:spacing w:val="-2"/>
                </w:rPr>
                <w:t xml:space="preserve">Application: CareConnect </w:t>
              </w:r>
              <w:r w:rsidRPr="00B043D6">
                <w:t>Software Version: 1.0</w:t>
              </w:r>
            </w:ins>
          </w:p>
          <w:p w14:paraId="1B49773A" w14:textId="77777777" w:rsidR="009E293A" w:rsidRPr="00B043D6" w:rsidRDefault="009E293A" w:rsidP="000F011F">
            <w:pPr>
              <w:pStyle w:val="TableParagraph"/>
              <w:spacing w:before="5"/>
              <w:ind w:left="106"/>
              <w:rPr>
                <w:ins w:id="1404" w:author="Lidia Rocha" w:date="2025-10-29T22:04:00Z" w16du:dateUtc="2025-10-30T05:04:00Z"/>
              </w:rPr>
            </w:pPr>
            <w:ins w:id="1405" w:author="Lidia Rocha" w:date="2025-10-29T22:04:00Z" w16du:dateUtc="2025-10-30T05:04:00Z">
              <w:r w:rsidRPr="00B043D6">
                <w:t>Operating</w:t>
              </w:r>
              <w:r w:rsidRPr="00B043D6">
                <w:rPr>
                  <w:spacing w:val="-9"/>
                </w:rPr>
                <w:t xml:space="preserve"> </w:t>
              </w:r>
              <w:r w:rsidRPr="00B043D6">
                <w:t>System:</w:t>
              </w:r>
              <w:r w:rsidRPr="00B043D6">
                <w:rPr>
                  <w:spacing w:val="-3"/>
                </w:rPr>
                <w:t xml:space="preserve"> </w:t>
              </w:r>
              <w:r w:rsidRPr="00B043D6">
                <w:t>iOS</w:t>
              </w:r>
              <w:r w:rsidRPr="00B043D6">
                <w:rPr>
                  <w:spacing w:val="-2"/>
                </w:rPr>
                <w:t xml:space="preserve"> </w:t>
              </w:r>
              <w:r w:rsidRPr="00B043D6">
                <w:rPr>
                  <w:spacing w:val="-5"/>
                </w:rPr>
                <w:t>18</w:t>
              </w:r>
            </w:ins>
          </w:p>
        </w:tc>
      </w:tr>
      <w:tr w:rsidR="009E293A" w:rsidRPr="00B043D6" w14:paraId="79EF54E8" w14:textId="77777777" w:rsidTr="000F011F">
        <w:trPr>
          <w:gridAfter w:val="1"/>
          <w:wAfter w:w="18" w:type="dxa"/>
          <w:trHeight w:val="368"/>
          <w:ins w:id="1406" w:author="Lidia Rocha" w:date="2025-10-29T22:04:00Z"/>
        </w:trPr>
        <w:tc>
          <w:tcPr>
            <w:tcW w:w="4878" w:type="dxa"/>
            <w:gridSpan w:val="3"/>
            <w:vMerge/>
          </w:tcPr>
          <w:p w14:paraId="12CF7DF2" w14:textId="77777777" w:rsidR="009E293A" w:rsidRPr="00B043D6" w:rsidRDefault="009E293A" w:rsidP="000F011F">
            <w:pPr>
              <w:rPr>
                <w:ins w:id="1407" w:author="Lidia Rocha" w:date="2025-10-29T22:04:00Z" w16du:dateUtc="2025-10-30T05:04:00Z"/>
              </w:rPr>
            </w:pPr>
          </w:p>
        </w:tc>
        <w:tc>
          <w:tcPr>
            <w:tcW w:w="4338" w:type="dxa"/>
            <w:gridSpan w:val="4"/>
          </w:tcPr>
          <w:p w14:paraId="3D1F6EED" w14:textId="77777777" w:rsidR="009E293A" w:rsidRPr="00B043D6" w:rsidRDefault="009E293A" w:rsidP="000F011F">
            <w:pPr>
              <w:pStyle w:val="TableParagraph"/>
              <w:spacing w:line="244" w:lineRule="exact"/>
              <w:ind w:left="106"/>
              <w:rPr>
                <w:ins w:id="1408" w:author="Lidia Rocha" w:date="2025-10-29T22:04:00Z" w16du:dateUtc="2025-10-30T05:04:00Z"/>
              </w:rPr>
            </w:pPr>
            <w:ins w:id="1409" w:author="Lidia Rocha" w:date="2025-10-29T22:04:00Z" w16du:dateUtc="2025-10-30T05:04:00Z">
              <w:r w:rsidRPr="00B043D6">
                <w:rPr>
                  <w:b/>
                </w:rPr>
                <w:t>Priority:</w:t>
              </w:r>
              <w:r w:rsidRPr="00B043D6">
                <w:rPr>
                  <w:b/>
                  <w:spacing w:val="-13"/>
                </w:rPr>
                <w:t xml:space="preserve"> </w:t>
              </w:r>
              <w:r w:rsidRPr="00B043D6">
                <w:rPr>
                  <w:spacing w:val="-4"/>
                </w:rPr>
                <w:t>High</w:t>
              </w:r>
            </w:ins>
          </w:p>
        </w:tc>
      </w:tr>
      <w:tr w:rsidR="009E293A" w:rsidRPr="00B043D6" w14:paraId="2D5904F7" w14:textId="77777777" w:rsidTr="000F011F">
        <w:trPr>
          <w:gridAfter w:val="1"/>
          <w:wAfter w:w="18" w:type="dxa"/>
          <w:trHeight w:val="459"/>
          <w:ins w:id="1410" w:author="Lidia Rocha" w:date="2025-10-29T22:04:00Z"/>
        </w:trPr>
        <w:tc>
          <w:tcPr>
            <w:tcW w:w="9216" w:type="dxa"/>
            <w:gridSpan w:val="7"/>
            <w:tcBorders>
              <w:top w:val="nil"/>
            </w:tcBorders>
          </w:tcPr>
          <w:p w14:paraId="6D994E2D" w14:textId="77777777" w:rsidR="009E293A" w:rsidRPr="00B043D6" w:rsidRDefault="009E293A" w:rsidP="000F011F">
            <w:pPr>
              <w:pStyle w:val="TableParagraph"/>
              <w:spacing w:line="249" w:lineRule="exact"/>
              <w:ind w:left="105"/>
              <w:rPr>
                <w:ins w:id="1411" w:author="Lidia Rocha" w:date="2025-10-29T22:04:00Z" w16du:dateUtc="2025-10-30T05:04:00Z"/>
              </w:rPr>
            </w:pPr>
            <w:ins w:id="1412" w:author="Lidia Rocha" w:date="2025-10-29T22:04:00Z" w16du:dateUtc="2025-10-30T05:04:00Z">
              <w:r w:rsidRPr="00B043D6">
                <w:rPr>
                  <w:b/>
                </w:rPr>
                <w:t>Requirements</w:t>
              </w:r>
              <w:r w:rsidRPr="00B043D6">
                <w:rPr>
                  <w:b/>
                  <w:spacing w:val="-10"/>
                </w:rPr>
                <w:t xml:space="preserve"> </w:t>
              </w:r>
              <w:r w:rsidRPr="00B043D6">
                <w:rPr>
                  <w:b/>
                </w:rPr>
                <w:t>validated:</w:t>
              </w:r>
              <w:r w:rsidRPr="00B043D6">
                <w:rPr>
                  <w:b/>
                  <w:spacing w:val="-6"/>
                </w:rPr>
                <w:t xml:space="preserve"> </w:t>
              </w:r>
              <w:r w:rsidRPr="00B043D6">
                <w:t>REQ‑5.9.10.3.1</w:t>
              </w:r>
              <w:r w:rsidRPr="00B043D6">
                <w:rPr>
                  <w:spacing w:val="-6"/>
                </w:rPr>
                <w:t xml:space="preserve"> </w:t>
              </w:r>
              <w:r w:rsidRPr="00B043D6">
                <w:t>through</w:t>
              </w:r>
              <w:r w:rsidRPr="00B043D6">
                <w:rPr>
                  <w:spacing w:val="-6"/>
                </w:rPr>
                <w:t xml:space="preserve"> </w:t>
              </w:r>
              <w:r w:rsidRPr="00B043D6">
                <w:rPr>
                  <w:spacing w:val="-2"/>
                </w:rPr>
                <w:t>REQ‑5.6.19.3.14</w:t>
              </w:r>
            </w:ins>
          </w:p>
        </w:tc>
      </w:tr>
      <w:tr w:rsidR="009E293A" w:rsidRPr="00B043D6" w14:paraId="31F19F32" w14:textId="77777777" w:rsidTr="000F011F">
        <w:trPr>
          <w:gridAfter w:val="1"/>
          <w:wAfter w:w="18" w:type="dxa"/>
          <w:trHeight w:val="555"/>
          <w:ins w:id="1413" w:author="Lidia Rocha" w:date="2025-10-29T22:04:00Z"/>
        </w:trPr>
        <w:tc>
          <w:tcPr>
            <w:tcW w:w="9216" w:type="dxa"/>
            <w:gridSpan w:val="7"/>
          </w:tcPr>
          <w:p w14:paraId="4B2051DE" w14:textId="77777777" w:rsidR="009E293A" w:rsidRPr="00B043D6" w:rsidRDefault="009E293A" w:rsidP="000F011F">
            <w:pPr>
              <w:pStyle w:val="TableParagraph"/>
              <w:ind w:left="105"/>
              <w:rPr>
                <w:ins w:id="1414" w:author="Lidia Rocha" w:date="2025-10-29T22:04:00Z" w16du:dateUtc="2025-10-30T05:04:00Z"/>
                <w:b/>
              </w:rPr>
            </w:pPr>
            <w:ins w:id="1415" w:author="Lidia Rocha" w:date="2025-10-29T22:04:00Z" w16du:dateUtc="2025-10-30T05:04:00Z">
              <w:r w:rsidRPr="00B043D6">
                <w:rPr>
                  <w:b/>
                </w:rPr>
                <w:t>TEST</w:t>
              </w:r>
              <w:r w:rsidRPr="00B043D6">
                <w:rPr>
                  <w:b/>
                  <w:spacing w:val="-7"/>
                </w:rPr>
                <w:t xml:space="preserve"> </w:t>
              </w:r>
              <w:r w:rsidRPr="00B043D6">
                <w:rPr>
                  <w:b/>
                </w:rPr>
                <w:t>EXECUTOR:</w:t>
              </w:r>
              <w:r w:rsidRPr="00B043D6">
                <w:rPr>
                  <w:b/>
                  <w:spacing w:val="-4"/>
                </w:rPr>
                <w:t xml:space="preserve"> </w:t>
              </w:r>
              <w:r w:rsidRPr="00B043D6">
                <w:rPr>
                  <w:b/>
                </w:rPr>
                <w:t>Lidia Rocha</w:t>
              </w:r>
            </w:ins>
          </w:p>
        </w:tc>
      </w:tr>
      <w:tr w:rsidR="009E293A" w:rsidRPr="00B043D6" w14:paraId="2E102444" w14:textId="77777777" w:rsidTr="000F011F">
        <w:trPr>
          <w:gridAfter w:val="1"/>
          <w:wAfter w:w="18" w:type="dxa"/>
          <w:trHeight w:val="556"/>
          <w:ins w:id="1416" w:author="Lidia Rocha" w:date="2025-10-29T22:04:00Z"/>
        </w:trPr>
        <w:tc>
          <w:tcPr>
            <w:tcW w:w="9216" w:type="dxa"/>
            <w:gridSpan w:val="7"/>
          </w:tcPr>
          <w:p w14:paraId="1D750A12" w14:textId="77777777" w:rsidR="009E293A" w:rsidRPr="00B043D6" w:rsidRDefault="009E293A" w:rsidP="000F011F">
            <w:pPr>
              <w:pStyle w:val="TableParagraph"/>
              <w:spacing w:line="249" w:lineRule="exact"/>
              <w:ind w:left="105"/>
              <w:rPr>
                <w:ins w:id="1417" w:author="Lidia Rocha" w:date="2025-10-29T22:04:00Z" w16du:dateUtc="2025-10-30T05:04:00Z"/>
                <w:b/>
              </w:rPr>
            </w:pPr>
            <w:ins w:id="1418" w:author="Lidia Rocha" w:date="2025-10-29T22:04:00Z" w16du:dateUtc="2025-10-30T05:04:00Z">
              <w:r w:rsidRPr="00B043D6">
                <w:rPr>
                  <w:b/>
                </w:rPr>
                <w:t>TEST</w:t>
              </w:r>
              <w:r w:rsidRPr="00B043D6">
                <w:rPr>
                  <w:b/>
                  <w:spacing w:val="-6"/>
                </w:rPr>
                <w:t xml:space="preserve"> </w:t>
              </w:r>
              <w:r w:rsidRPr="00B043D6">
                <w:rPr>
                  <w:b/>
                </w:rPr>
                <w:t>SCRIPT</w:t>
              </w:r>
              <w:r w:rsidRPr="00B043D6">
                <w:rPr>
                  <w:b/>
                  <w:spacing w:val="-1"/>
                </w:rPr>
                <w:t xml:space="preserve"> </w:t>
              </w:r>
              <w:r w:rsidRPr="00B043D6">
                <w:rPr>
                  <w:b/>
                  <w:spacing w:val="-2"/>
                </w:rPr>
                <w:t>STEPS/RESULTS</w:t>
              </w:r>
            </w:ins>
          </w:p>
        </w:tc>
      </w:tr>
      <w:tr w:rsidR="009E293A" w:rsidRPr="00B043D6" w14:paraId="131598B9" w14:textId="77777777" w:rsidTr="000F011F">
        <w:trPr>
          <w:gridAfter w:val="1"/>
          <w:wAfter w:w="18" w:type="dxa"/>
          <w:trHeight w:val="881"/>
          <w:ins w:id="1419" w:author="Lidia Rocha" w:date="2025-10-29T22:04:00Z"/>
        </w:trPr>
        <w:tc>
          <w:tcPr>
            <w:tcW w:w="1354" w:type="dxa"/>
          </w:tcPr>
          <w:p w14:paraId="3C4C025F" w14:textId="77777777" w:rsidR="009E293A" w:rsidRPr="00B043D6" w:rsidRDefault="009E293A" w:rsidP="000F011F">
            <w:pPr>
              <w:pStyle w:val="TableParagraph"/>
              <w:spacing w:line="249" w:lineRule="exact"/>
              <w:ind w:left="105"/>
              <w:rPr>
                <w:ins w:id="1420" w:author="Lidia Rocha" w:date="2025-10-29T22:04:00Z" w16du:dateUtc="2025-10-30T05:04:00Z"/>
                <w:b/>
              </w:rPr>
            </w:pPr>
            <w:ins w:id="1421" w:author="Lidia Rocha" w:date="2025-10-29T22:04:00Z" w16du:dateUtc="2025-10-30T05:04:00Z">
              <w:r w:rsidRPr="00B043D6">
                <w:rPr>
                  <w:b/>
                  <w:spacing w:val="-4"/>
                </w:rPr>
                <w:t>STEP</w:t>
              </w:r>
            </w:ins>
          </w:p>
        </w:tc>
        <w:tc>
          <w:tcPr>
            <w:tcW w:w="1772" w:type="dxa"/>
          </w:tcPr>
          <w:p w14:paraId="4B03BCCB" w14:textId="77777777" w:rsidR="009E293A" w:rsidRPr="00B043D6" w:rsidRDefault="009E293A" w:rsidP="000F011F">
            <w:pPr>
              <w:pStyle w:val="TableParagraph"/>
              <w:spacing w:line="278" w:lineRule="auto"/>
              <w:ind w:left="105" w:right="91"/>
              <w:rPr>
                <w:ins w:id="1422" w:author="Lidia Rocha" w:date="2025-10-29T22:04:00Z" w16du:dateUtc="2025-10-30T05:04:00Z"/>
                <w:b/>
              </w:rPr>
            </w:pPr>
            <w:ins w:id="1423" w:author="Lidia Rocha" w:date="2025-10-29T22:04:00Z" w16du:dateUtc="2025-10-30T05:04:00Z">
              <w:r w:rsidRPr="00B043D6">
                <w:rPr>
                  <w:b/>
                  <w:spacing w:val="-4"/>
                </w:rPr>
                <w:t xml:space="preserve">TEST </w:t>
              </w:r>
              <w:r w:rsidRPr="00B043D6">
                <w:rPr>
                  <w:b/>
                  <w:spacing w:val="-2"/>
                </w:rPr>
                <w:t>STEP/INPUT</w:t>
              </w:r>
            </w:ins>
          </w:p>
        </w:tc>
        <w:tc>
          <w:tcPr>
            <w:tcW w:w="2074" w:type="dxa"/>
            <w:gridSpan w:val="2"/>
          </w:tcPr>
          <w:p w14:paraId="696EA01E" w14:textId="77777777" w:rsidR="009E293A" w:rsidRPr="00B043D6" w:rsidRDefault="009E293A" w:rsidP="000F011F">
            <w:pPr>
              <w:pStyle w:val="TableParagraph"/>
              <w:spacing w:line="278" w:lineRule="auto"/>
              <w:ind w:left="105"/>
              <w:rPr>
                <w:ins w:id="1424" w:author="Lidia Rocha" w:date="2025-10-29T22:04:00Z" w16du:dateUtc="2025-10-30T05:04:00Z"/>
                <w:b/>
              </w:rPr>
            </w:pPr>
            <w:ins w:id="1425" w:author="Lidia Rocha" w:date="2025-10-29T22:04:00Z" w16du:dateUtc="2025-10-30T05:04:00Z">
              <w:r w:rsidRPr="00B043D6">
                <w:rPr>
                  <w:b/>
                  <w:spacing w:val="-2"/>
                </w:rPr>
                <w:t>EXPECTED RESULTS</w:t>
              </w:r>
            </w:ins>
          </w:p>
        </w:tc>
        <w:tc>
          <w:tcPr>
            <w:tcW w:w="1309" w:type="dxa"/>
          </w:tcPr>
          <w:p w14:paraId="5401A013" w14:textId="77777777" w:rsidR="009E293A" w:rsidRPr="00B043D6" w:rsidRDefault="009E293A" w:rsidP="000F011F">
            <w:pPr>
              <w:pStyle w:val="TableParagraph"/>
              <w:spacing w:line="278" w:lineRule="auto"/>
              <w:ind w:left="105" w:right="81"/>
              <w:rPr>
                <w:ins w:id="1426" w:author="Lidia Rocha" w:date="2025-10-29T22:04:00Z" w16du:dateUtc="2025-10-30T05:04:00Z"/>
                <w:b/>
              </w:rPr>
            </w:pPr>
            <w:ins w:id="1427" w:author="Lidia Rocha" w:date="2025-10-29T22:04:00Z" w16du:dateUtc="2025-10-30T05:04:00Z">
              <w:r w:rsidRPr="00B043D6">
                <w:rPr>
                  <w:b/>
                  <w:spacing w:val="-2"/>
                </w:rPr>
                <w:t>ACTUAL RESULT</w:t>
              </w:r>
              <w:r w:rsidRPr="00B043D6">
                <w:rPr>
                  <w:b/>
                  <w:spacing w:val="-10"/>
                </w:rPr>
                <w:t>S</w:t>
              </w:r>
            </w:ins>
          </w:p>
        </w:tc>
        <w:tc>
          <w:tcPr>
            <w:tcW w:w="1170" w:type="dxa"/>
          </w:tcPr>
          <w:p w14:paraId="5D66D86F" w14:textId="77777777" w:rsidR="009E293A" w:rsidRPr="00B043D6" w:rsidRDefault="009E293A" w:rsidP="000F011F">
            <w:pPr>
              <w:pStyle w:val="TableParagraph"/>
              <w:spacing w:line="249" w:lineRule="exact"/>
              <w:ind w:left="105"/>
              <w:rPr>
                <w:ins w:id="1428" w:author="Lidia Rocha" w:date="2025-10-29T22:04:00Z" w16du:dateUtc="2025-10-30T05:04:00Z"/>
                <w:b/>
                <w:spacing w:val="-2"/>
              </w:rPr>
            </w:pPr>
            <w:ins w:id="1429" w:author="Lidia Rocha" w:date="2025-10-29T22:04:00Z" w16du:dateUtc="2025-10-30T05:04:00Z">
              <w:r w:rsidRPr="00B043D6">
                <w:rPr>
                  <w:b/>
                  <w:spacing w:val="-2"/>
                </w:rPr>
                <w:t>PASS/</w:t>
              </w:r>
            </w:ins>
          </w:p>
          <w:p w14:paraId="4D8A0ADE" w14:textId="77777777" w:rsidR="009E293A" w:rsidRPr="00B043D6" w:rsidRDefault="009E293A" w:rsidP="000F011F">
            <w:pPr>
              <w:pStyle w:val="TableParagraph"/>
              <w:spacing w:line="249" w:lineRule="exact"/>
              <w:ind w:left="105"/>
              <w:rPr>
                <w:ins w:id="1430" w:author="Lidia Rocha" w:date="2025-10-29T22:04:00Z" w16du:dateUtc="2025-10-30T05:04:00Z"/>
                <w:b/>
              </w:rPr>
            </w:pPr>
            <w:ins w:id="1431" w:author="Lidia Rocha" w:date="2025-10-29T22:04:00Z" w16du:dateUtc="2025-10-30T05:04:00Z">
              <w:r w:rsidRPr="00B043D6">
                <w:rPr>
                  <w:b/>
                  <w:spacing w:val="-2"/>
                </w:rPr>
                <w:t>FAIL</w:t>
              </w:r>
            </w:ins>
          </w:p>
        </w:tc>
        <w:tc>
          <w:tcPr>
            <w:tcW w:w="1537" w:type="dxa"/>
          </w:tcPr>
          <w:p w14:paraId="43CFB9BE" w14:textId="77777777" w:rsidR="009E293A" w:rsidRPr="00B043D6" w:rsidRDefault="009E293A" w:rsidP="000F011F">
            <w:pPr>
              <w:pStyle w:val="TableParagraph"/>
              <w:spacing w:line="278" w:lineRule="auto"/>
              <w:ind w:left="109" w:right="676"/>
              <w:rPr>
                <w:ins w:id="1432" w:author="Lidia Rocha" w:date="2025-10-29T22:04:00Z" w16du:dateUtc="2025-10-30T05:04:00Z"/>
                <w:b/>
              </w:rPr>
            </w:pPr>
            <w:ins w:id="1433" w:author="Lidia Rocha" w:date="2025-10-29T22:04:00Z" w16du:dateUtc="2025-10-30T05:04:00Z">
              <w:r w:rsidRPr="00B043D6">
                <w:rPr>
                  <w:b/>
                  <w:spacing w:val="-2"/>
                </w:rPr>
                <w:t>Defects Found</w:t>
              </w:r>
            </w:ins>
          </w:p>
        </w:tc>
      </w:tr>
      <w:tr w:rsidR="009E293A" w:rsidRPr="00B043D6" w14:paraId="44F7088A" w14:textId="77777777" w:rsidTr="000F011F">
        <w:trPr>
          <w:gridAfter w:val="1"/>
          <w:wAfter w:w="18" w:type="dxa"/>
          <w:trHeight w:val="301"/>
          <w:ins w:id="1434" w:author="Lidia Rocha" w:date="2025-10-29T22:04:00Z"/>
        </w:trPr>
        <w:tc>
          <w:tcPr>
            <w:tcW w:w="7679" w:type="dxa"/>
            <w:gridSpan w:val="6"/>
            <w:shd w:val="clear" w:color="auto" w:fill="C0C0C0"/>
          </w:tcPr>
          <w:p w14:paraId="3E90BDDC" w14:textId="77777777" w:rsidR="009E293A" w:rsidRPr="00B043D6" w:rsidRDefault="009E293A" w:rsidP="000F011F">
            <w:pPr>
              <w:pStyle w:val="TableParagraph"/>
              <w:spacing w:line="249" w:lineRule="exact"/>
              <w:ind w:left="105"/>
              <w:rPr>
                <w:ins w:id="1435" w:author="Lidia Rocha" w:date="2025-10-29T22:04:00Z" w16du:dateUtc="2025-10-30T05:04:00Z"/>
                <w:b/>
              </w:rPr>
            </w:pPr>
            <w:ins w:id="1436" w:author="Lidia Rocha" w:date="2025-10-29T22:04:00Z" w16du:dateUtc="2025-10-30T05:04:00Z">
              <w:r w:rsidRPr="00B043D6">
                <w:rPr>
                  <w:b/>
                </w:rPr>
                <w:t>TC-13.1:</w:t>
              </w:r>
              <w:r w:rsidRPr="00B043D6">
                <w:rPr>
                  <w:b/>
                  <w:spacing w:val="-6"/>
                </w:rPr>
                <w:t xml:space="preserve"> Access Mail Delivered Assistant</w:t>
              </w:r>
            </w:ins>
          </w:p>
        </w:tc>
        <w:tc>
          <w:tcPr>
            <w:tcW w:w="1537" w:type="dxa"/>
            <w:shd w:val="clear" w:color="auto" w:fill="C0C0C0"/>
          </w:tcPr>
          <w:p w14:paraId="51D073CB" w14:textId="77777777" w:rsidR="009E293A" w:rsidRPr="00B043D6" w:rsidRDefault="009E293A" w:rsidP="000F011F">
            <w:pPr>
              <w:pStyle w:val="TableParagraph"/>
              <w:rPr>
                <w:ins w:id="1437" w:author="Lidia Rocha" w:date="2025-10-29T22:04:00Z" w16du:dateUtc="2025-10-30T05:04:00Z"/>
              </w:rPr>
            </w:pPr>
          </w:p>
        </w:tc>
      </w:tr>
      <w:tr w:rsidR="009E293A" w:rsidRPr="00B043D6" w14:paraId="3AC805DE" w14:textId="77777777" w:rsidTr="000F011F">
        <w:trPr>
          <w:trHeight w:val="1175"/>
          <w:ins w:id="1438" w:author="Lidia Rocha" w:date="2025-10-29T22:04:00Z"/>
        </w:trPr>
        <w:tc>
          <w:tcPr>
            <w:tcW w:w="1354" w:type="dxa"/>
          </w:tcPr>
          <w:p w14:paraId="540F6F26" w14:textId="77777777" w:rsidR="009E293A" w:rsidRPr="00B043D6" w:rsidRDefault="009E293A" w:rsidP="000F011F">
            <w:pPr>
              <w:pStyle w:val="TableParagraph"/>
              <w:spacing w:line="267" w:lineRule="exact"/>
              <w:ind w:left="105"/>
              <w:rPr>
                <w:ins w:id="1439" w:author="Lidia Rocha" w:date="2025-10-29T22:04:00Z" w16du:dateUtc="2025-10-30T05:04:00Z"/>
              </w:rPr>
            </w:pPr>
            <w:ins w:id="1440" w:author="Lidia Rocha" w:date="2025-10-29T22:04:00Z" w16du:dateUtc="2025-10-30T05:04:00Z">
              <w:r w:rsidRPr="00B043D6">
                <w:rPr>
                  <w:spacing w:val="-5"/>
                </w:rPr>
                <w:t>1.</w:t>
              </w:r>
            </w:ins>
          </w:p>
        </w:tc>
        <w:tc>
          <w:tcPr>
            <w:tcW w:w="1772" w:type="dxa"/>
            <w:tcBorders>
              <w:top w:val="nil"/>
            </w:tcBorders>
          </w:tcPr>
          <w:p w14:paraId="6F27D68D" w14:textId="77777777" w:rsidR="009E293A" w:rsidRPr="005D7D01" w:rsidRDefault="009E293A" w:rsidP="000F011F">
            <w:pPr>
              <w:pStyle w:val="TableParagraph"/>
              <w:spacing w:line="276" w:lineRule="auto"/>
              <w:ind w:left="105"/>
              <w:rPr>
                <w:ins w:id="1441" w:author="Lidia Rocha" w:date="2025-10-29T22:04:00Z" w16du:dateUtc="2025-10-30T05:04:00Z"/>
              </w:rPr>
            </w:pPr>
            <w:ins w:id="1442" w:author="Lidia Rocha" w:date="2025-10-29T22:04:00Z" w16du:dateUtc="2025-10-30T05:04:00Z">
              <w:r w:rsidRPr="005D7D01">
                <w:t>User navigates to Mail Delivered assistant</w:t>
              </w:r>
              <w:r w:rsidRPr="005D7D01">
                <w:rPr>
                  <w:spacing w:val="-4"/>
                </w:rPr>
                <w:t>.</w:t>
              </w:r>
            </w:ins>
          </w:p>
        </w:tc>
        <w:tc>
          <w:tcPr>
            <w:tcW w:w="2074" w:type="dxa"/>
            <w:gridSpan w:val="2"/>
            <w:tcBorders>
              <w:top w:val="nil"/>
            </w:tcBorders>
          </w:tcPr>
          <w:p w14:paraId="665EBF94" w14:textId="77777777" w:rsidR="009E293A" w:rsidRPr="00B043D6" w:rsidRDefault="009E293A" w:rsidP="000F011F">
            <w:pPr>
              <w:pStyle w:val="TableParagraph"/>
              <w:spacing w:line="276" w:lineRule="auto"/>
              <w:ind w:left="105"/>
              <w:rPr>
                <w:ins w:id="1443" w:author="Lidia Rocha" w:date="2025-10-29T22:04:00Z" w16du:dateUtc="2025-10-30T05:04:00Z"/>
              </w:rPr>
            </w:pPr>
            <w:ins w:id="1444" w:author="Lidia Rocha" w:date="2025-10-29T22:04:00Z" w16du:dateUtc="2025-10-30T05:04:00Z">
              <w:r w:rsidRPr="00B043D6">
                <w:t>Menu interface is displayed, providing the user with options to view their mail.</w:t>
              </w:r>
            </w:ins>
          </w:p>
        </w:tc>
        <w:tc>
          <w:tcPr>
            <w:tcW w:w="1309" w:type="dxa"/>
            <w:tcBorders>
              <w:top w:val="nil"/>
            </w:tcBorders>
          </w:tcPr>
          <w:p w14:paraId="5BE8813B" w14:textId="77777777" w:rsidR="009E293A" w:rsidRPr="00B043D6" w:rsidRDefault="009E293A" w:rsidP="000F011F">
            <w:pPr>
              <w:pStyle w:val="p1"/>
              <w:spacing w:line="276" w:lineRule="auto"/>
              <w:rPr>
                <w:ins w:id="1445" w:author="Lidia Rocha" w:date="2025-10-29T22:04:00Z" w16du:dateUtc="2025-10-30T05:04:00Z"/>
              </w:rPr>
            </w:pPr>
            <w:ins w:id="1446" w:author="Lidia Rocha" w:date="2025-10-29T22:04:00Z" w16du:dateUtc="2025-10-30T05:04:00Z">
              <w:r>
                <w:t>Mail Delivered Assistant screen opened successfully; “Inbox,” “Analyze,” and “Archive” options visible.</w:t>
              </w:r>
            </w:ins>
          </w:p>
        </w:tc>
        <w:tc>
          <w:tcPr>
            <w:tcW w:w="1170" w:type="dxa"/>
            <w:tcBorders>
              <w:top w:val="nil"/>
            </w:tcBorders>
          </w:tcPr>
          <w:p w14:paraId="01B2A6EE" w14:textId="77777777" w:rsidR="009E293A" w:rsidRPr="00B043D6" w:rsidRDefault="009E293A" w:rsidP="000F011F">
            <w:pPr>
              <w:pStyle w:val="TableParagraph"/>
              <w:spacing w:line="244" w:lineRule="exact"/>
              <w:ind w:left="163"/>
              <w:rPr>
                <w:ins w:id="1447" w:author="Lidia Rocha" w:date="2025-10-29T22:04:00Z" w16du:dateUtc="2025-10-30T05:04:00Z"/>
              </w:rPr>
            </w:pPr>
            <w:ins w:id="1448" w:author="Lidia Rocha" w:date="2025-10-29T22:04:00Z" w16du:dateUtc="2025-10-30T05:04:00Z">
              <w:r>
                <w:t>Pass</w:t>
              </w:r>
            </w:ins>
          </w:p>
        </w:tc>
        <w:tc>
          <w:tcPr>
            <w:tcW w:w="1555" w:type="dxa"/>
            <w:gridSpan w:val="2"/>
          </w:tcPr>
          <w:p w14:paraId="3DBA9A8E" w14:textId="77777777" w:rsidR="009E293A" w:rsidRPr="00B043D6" w:rsidRDefault="009E293A" w:rsidP="000F011F">
            <w:pPr>
              <w:pStyle w:val="TableParagraph"/>
              <w:rPr>
                <w:ins w:id="1449" w:author="Lidia Rocha" w:date="2025-10-29T22:04:00Z" w16du:dateUtc="2025-10-30T05:04:00Z"/>
              </w:rPr>
            </w:pPr>
            <w:ins w:id="1450" w:author="Lidia Rocha" w:date="2025-10-29T22:04:00Z" w16du:dateUtc="2025-10-30T05:04:00Z">
              <w:r>
                <w:t>N/A</w:t>
              </w:r>
            </w:ins>
          </w:p>
        </w:tc>
      </w:tr>
      <w:tr w:rsidR="009E293A" w:rsidRPr="00B043D6" w14:paraId="5E3FE08B" w14:textId="77777777" w:rsidTr="000F011F">
        <w:trPr>
          <w:trHeight w:val="432"/>
          <w:ins w:id="1451" w:author="Lidia Rocha" w:date="2025-10-29T22:04:00Z"/>
        </w:trPr>
        <w:tc>
          <w:tcPr>
            <w:tcW w:w="9234" w:type="dxa"/>
            <w:gridSpan w:val="8"/>
            <w:shd w:val="clear" w:color="auto" w:fill="C0C0C0"/>
          </w:tcPr>
          <w:p w14:paraId="2695DCAF" w14:textId="77777777" w:rsidR="009E293A" w:rsidRPr="00B043D6" w:rsidRDefault="009E293A" w:rsidP="000F011F">
            <w:pPr>
              <w:pStyle w:val="TableParagraph"/>
              <w:spacing w:line="276" w:lineRule="auto"/>
              <w:ind w:left="105"/>
              <w:rPr>
                <w:ins w:id="1452" w:author="Lidia Rocha" w:date="2025-10-29T22:04:00Z" w16du:dateUtc="2025-10-30T05:04:00Z"/>
                <w:b/>
              </w:rPr>
            </w:pPr>
            <w:ins w:id="1453" w:author="Lidia Rocha" w:date="2025-10-29T22:04:00Z" w16du:dateUtc="2025-10-30T05:04:00Z">
              <w:r w:rsidRPr="00B043D6">
                <w:rPr>
                  <w:b/>
                </w:rPr>
                <w:t>TC-13.2:</w:t>
              </w:r>
              <w:r w:rsidRPr="00B043D6">
                <w:rPr>
                  <w:b/>
                  <w:spacing w:val="-10"/>
                </w:rPr>
                <w:t xml:space="preserve"> Open Mail</w:t>
              </w:r>
            </w:ins>
          </w:p>
        </w:tc>
      </w:tr>
      <w:tr w:rsidR="009E293A" w:rsidRPr="00B043D6" w14:paraId="36C78AC9" w14:textId="77777777" w:rsidTr="000F011F">
        <w:trPr>
          <w:trHeight w:val="2342"/>
          <w:ins w:id="1454" w:author="Lidia Rocha" w:date="2025-10-29T22:04:00Z"/>
        </w:trPr>
        <w:tc>
          <w:tcPr>
            <w:tcW w:w="1354" w:type="dxa"/>
          </w:tcPr>
          <w:p w14:paraId="53960C76" w14:textId="77777777" w:rsidR="009E293A" w:rsidRPr="00B043D6" w:rsidRDefault="009E293A" w:rsidP="000F011F">
            <w:pPr>
              <w:pStyle w:val="TableParagraph"/>
              <w:spacing w:line="267" w:lineRule="exact"/>
              <w:ind w:left="105"/>
              <w:rPr>
                <w:ins w:id="1455" w:author="Lidia Rocha" w:date="2025-10-29T22:04:00Z" w16du:dateUtc="2025-10-30T05:04:00Z"/>
              </w:rPr>
            </w:pPr>
            <w:ins w:id="1456" w:author="Lidia Rocha" w:date="2025-10-29T22:04:00Z" w16du:dateUtc="2025-10-30T05:04:00Z">
              <w:r w:rsidRPr="00B043D6">
                <w:rPr>
                  <w:spacing w:val="-5"/>
                </w:rPr>
                <w:t>1.</w:t>
              </w:r>
            </w:ins>
          </w:p>
        </w:tc>
        <w:tc>
          <w:tcPr>
            <w:tcW w:w="1772" w:type="dxa"/>
          </w:tcPr>
          <w:p w14:paraId="3E68EE26" w14:textId="77777777" w:rsidR="009E293A" w:rsidRPr="005D7D01" w:rsidRDefault="009E293A" w:rsidP="000F011F">
            <w:pPr>
              <w:pStyle w:val="TableParagraph"/>
              <w:spacing w:line="276" w:lineRule="auto"/>
              <w:ind w:left="105" w:right="311"/>
              <w:rPr>
                <w:ins w:id="1457" w:author="Lidia Rocha" w:date="2025-10-29T22:04:00Z" w16du:dateUtc="2025-10-30T05:04:00Z"/>
                <w:iCs/>
              </w:rPr>
            </w:pPr>
            <w:ins w:id="1458" w:author="Lidia Rocha" w:date="2025-10-29T22:04:00Z" w16du:dateUtc="2025-10-30T05:04:00Z">
              <w:r w:rsidRPr="005D7D01">
                <w:rPr>
                  <w:iCs/>
                </w:rPr>
                <w:t>The user opens a daily digest email.</w:t>
              </w:r>
            </w:ins>
          </w:p>
        </w:tc>
        <w:tc>
          <w:tcPr>
            <w:tcW w:w="2074" w:type="dxa"/>
            <w:gridSpan w:val="2"/>
          </w:tcPr>
          <w:p w14:paraId="5A84F521" w14:textId="77777777" w:rsidR="009E293A" w:rsidRPr="00B043D6" w:rsidRDefault="009E293A" w:rsidP="000F011F">
            <w:pPr>
              <w:pStyle w:val="TableParagraph"/>
              <w:spacing w:line="276" w:lineRule="auto"/>
              <w:ind w:left="105"/>
              <w:rPr>
                <w:ins w:id="1459" w:author="Lidia Rocha" w:date="2025-10-29T22:04:00Z" w16du:dateUtc="2025-10-30T05:04:00Z"/>
              </w:rPr>
            </w:pPr>
            <w:ins w:id="1460" w:author="Lidia Rocha" w:date="2025-10-29T22:04:00Z" w16du:dateUtc="2025-10-30T05:04:00Z">
              <w:r w:rsidRPr="00B043D6">
                <w:t>The email contents are displayed and the user is given the option to analyze the image in the form of a button.</w:t>
              </w:r>
            </w:ins>
          </w:p>
        </w:tc>
        <w:tc>
          <w:tcPr>
            <w:tcW w:w="1309" w:type="dxa"/>
          </w:tcPr>
          <w:p w14:paraId="39BCDE36" w14:textId="77777777" w:rsidR="009E293A" w:rsidRPr="00B043D6" w:rsidRDefault="009E293A" w:rsidP="000F011F">
            <w:pPr>
              <w:pStyle w:val="TableParagraph"/>
              <w:spacing w:line="276" w:lineRule="auto"/>
              <w:ind w:left="105" w:right="149"/>
              <w:rPr>
                <w:ins w:id="1461" w:author="Lidia Rocha" w:date="2025-10-29T22:04:00Z" w16du:dateUtc="2025-10-30T05:04:00Z"/>
              </w:rPr>
            </w:pPr>
            <w:ins w:id="1462" w:author="Lidia Rocha" w:date="2025-10-29T22:04:00Z" w16du:dateUtc="2025-10-30T05:04:00Z">
              <w:r w:rsidRPr="003775EA">
                <w:t>Email preview loaded correctly; sender and timestamp displayed; “Analyze Image” button not present in current v1.0 build.</w:t>
              </w:r>
            </w:ins>
          </w:p>
        </w:tc>
        <w:tc>
          <w:tcPr>
            <w:tcW w:w="1170" w:type="dxa"/>
          </w:tcPr>
          <w:p w14:paraId="1DA594B0" w14:textId="77777777" w:rsidR="009E293A" w:rsidRPr="00B043D6" w:rsidRDefault="009E293A" w:rsidP="000F011F">
            <w:pPr>
              <w:pStyle w:val="TableParagraph"/>
              <w:spacing w:line="244" w:lineRule="exact"/>
              <w:ind w:left="106"/>
              <w:rPr>
                <w:ins w:id="1463" w:author="Lidia Rocha" w:date="2025-10-29T22:04:00Z" w16du:dateUtc="2025-10-30T05:04:00Z"/>
              </w:rPr>
            </w:pPr>
            <w:ins w:id="1464" w:author="Lidia Rocha" w:date="2025-10-29T22:04:00Z" w16du:dateUtc="2025-10-30T05:04:00Z">
              <w:r>
                <w:t>Blocked</w:t>
              </w:r>
            </w:ins>
          </w:p>
        </w:tc>
        <w:tc>
          <w:tcPr>
            <w:tcW w:w="1555" w:type="dxa"/>
            <w:gridSpan w:val="2"/>
          </w:tcPr>
          <w:p w14:paraId="7445D9F5" w14:textId="77777777" w:rsidR="009E293A" w:rsidRPr="00B043D6" w:rsidRDefault="009E293A" w:rsidP="000F011F">
            <w:pPr>
              <w:pStyle w:val="TableParagraph"/>
              <w:spacing w:line="278" w:lineRule="auto"/>
              <w:ind w:left="111" w:right="116"/>
              <w:rPr>
                <w:ins w:id="1465" w:author="Lidia Rocha" w:date="2025-10-29T22:04:00Z" w16du:dateUtc="2025-10-30T05:04:00Z"/>
              </w:rPr>
            </w:pPr>
            <w:ins w:id="1466" w:author="Lidia Rocha" w:date="2025-10-29T22:04:00Z" w16du:dateUtc="2025-10-30T05:04:00Z">
              <w:r w:rsidRPr="003775EA">
                <w:t>CR-USPS-01 (Feature Deferred – Analyze Button Missing)</w:t>
              </w:r>
            </w:ins>
          </w:p>
        </w:tc>
      </w:tr>
      <w:tr w:rsidR="009E293A" w:rsidRPr="00B043D6" w14:paraId="2055E791" w14:textId="77777777" w:rsidTr="000F011F">
        <w:trPr>
          <w:trHeight w:val="432"/>
          <w:ins w:id="1467" w:author="Lidia Rocha" w:date="2025-10-29T22:04:00Z"/>
        </w:trPr>
        <w:tc>
          <w:tcPr>
            <w:tcW w:w="9234" w:type="dxa"/>
            <w:gridSpan w:val="8"/>
            <w:shd w:val="clear" w:color="auto" w:fill="C0C0C0"/>
          </w:tcPr>
          <w:p w14:paraId="20240163" w14:textId="77777777" w:rsidR="009E293A" w:rsidRPr="00B043D6" w:rsidRDefault="009E293A" w:rsidP="000F011F">
            <w:pPr>
              <w:pStyle w:val="TableParagraph"/>
              <w:spacing w:line="276" w:lineRule="auto"/>
              <w:ind w:left="105"/>
              <w:rPr>
                <w:ins w:id="1468" w:author="Lidia Rocha" w:date="2025-10-29T22:04:00Z" w16du:dateUtc="2025-10-30T05:04:00Z"/>
                <w:b/>
              </w:rPr>
            </w:pPr>
            <w:ins w:id="1469" w:author="Lidia Rocha" w:date="2025-10-29T22:04:00Z" w16du:dateUtc="2025-10-30T05:04:00Z">
              <w:r w:rsidRPr="00B043D6">
                <w:rPr>
                  <w:b/>
                </w:rPr>
                <w:t>TC-13.3:</w:t>
              </w:r>
              <w:r w:rsidRPr="00B043D6">
                <w:rPr>
                  <w:b/>
                  <w:spacing w:val="-5"/>
                </w:rPr>
                <w:t xml:space="preserve">  Analyze Image</w:t>
              </w:r>
            </w:ins>
          </w:p>
        </w:tc>
      </w:tr>
      <w:tr w:rsidR="009E293A" w:rsidRPr="00B043D6" w14:paraId="3C3D51B5" w14:textId="77777777" w:rsidTr="000F011F">
        <w:trPr>
          <w:trHeight w:val="1395"/>
          <w:ins w:id="1470" w:author="Lidia Rocha" w:date="2025-10-29T22:04:00Z"/>
        </w:trPr>
        <w:tc>
          <w:tcPr>
            <w:tcW w:w="1354" w:type="dxa"/>
          </w:tcPr>
          <w:p w14:paraId="1AA16CC9" w14:textId="77777777" w:rsidR="009E293A" w:rsidRPr="00B043D6" w:rsidRDefault="009E293A" w:rsidP="000F011F">
            <w:pPr>
              <w:pStyle w:val="TableParagraph"/>
              <w:spacing w:line="272" w:lineRule="exact"/>
              <w:ind w:left="105"/>
              <w:rPr>
                <w:ins w:id="1471" w:author="Lidia Rocha" w:date="2025-10-29T22:04:00Z" w16du:dateUtc="2025-10-30T05:04:00Z"/>
              </w:rPr>
            </w:pPr>
            <w:ins w:id="1472" w:author="Lidia Rocha" w:date="2025-10-29T22:04:00Z" w16du:dateUtc="2025-10-30T05:04:00Z">
              <w:r w:rsidRPr="00B043D6">
                <w:rPr>
                  <w:spacing w:val="-5"/>
                </w:rPr>
                <w:lastRenderedPageBreak/>
                <w:t>1.</w:t>
              </w:r>
            </w:ins>
          </w:p>
        </w:tc>
        <w:tc>
          <w:tcPr>
            <w:tcW w:w="1772" w:type="dxa"/>
          </w:tcPr>
          <w:p w14:paraId="3DD71CF5" w14:textId="77777777" w:rsidR="009E293A" w:rsidRPr="005D7D01" w:rsidRDefault="009E293A" w:rsidP="000F011F">
            <w:pPr>
              <w:pStyle w:val="TableParagraph"/>
              <w:spacing w:line="276" w:lineRule="auto"/>
              <w:ind w:left="105" w:right="366"/>
              <w:rPr>
                <w:ins w:id="1473" w:author="Lidia Rocha" w:date="2025-10-29T22:04:00Z" w16du:dateUtc="2025-10-30T05:04:00Z"/>
                <w:iCs/>
              </w:rPr>
            </w:pPr>
            <w:ins w:id="1474" w:author="Lidia Rocha" w:date="2025-10-29T22:04:00Z" w16du:dateUtc="2025-10-30T05:04:00Z">
              <w:r w:rsidRPr="005D7D01">
                <w:rPr>
                  <w:iCs/>
                </w:rPr>
                <w:t>The user elects to analyze the daily digest email contents</w:t>
              </w:r>
            </w:ins>
          </w:p>
        </w:tc>
        <w:tc>
          <w:tcPr>
            <w:tcW w:w="2074" w:type="dxa"/>
            <w:gridSpan w:val="2"/>
          </w:tcPr>
          <w:p w14:paraId="007EB6DA" w14:textId="77777777" w:rsidR="009E293A" w:rsidRPr="00B043D6" w:rsidRDefault="009E293A" w:rsidP="000F011F">
            <w:pPr>
              <w:pStyle w:val="TableParagraph"/>
              <w:spacing w:line="276" w:lineRule="auto"/>
              <w:ind w:left="105" w:right="59"/>
              <w:rPr>
                <w:ins w:id="1475" w:author="Lidia Rocha" w:date="2025-10-29T22:04:00Z" w16du:dateUtc="2025-10-30T05:04:00Z"/>
              </w:rPr>
            </w:pPr>
            <w:ins w:id="1476" w:author="Lidia Rocha" w:date="2025-10-29T22:04:00Z" w16du:dateUtc="2025-10-30T05:04:00Z">
              <w:r w:rsidRPr="00B043D6">
                <w:t>The image data is processed, and the system reads the contents to the user via text to speech.</w:t>
              </w:r>
            </w:ins>
          </w:p>
        </w:tc>
        <w:tc>
          <w:tcPr>
            <w:tcW w:w="1309" w:type="dxa"/>
          </w:tcPr>
          <w:p w14:paraId="1839867D" w14:textId="77777777" w:rsidR="009E293A" w:rsidRPr="00B043D6" w:rsidRDefault="009E293A" w:rsidP="000F011F">
            <w:pPr>
              <w:pStyle w:val="TableParagraph"/>
              <w:spacing w:line="276" w:lineRule="auto"/>
              <w:ind w:left="105"/>
              <w:rPr>
                <w:ins w:id="1477" w:author="Lidia Rocha" w:date="2025-10-29T22:04:00Z" w16du:dateUtc="2025-10-30T05:04:00Z"/>
              </w:rPr>
            </w:pPr>
            <w:ins w:id="1478" w:author="Lidia Rocha" w:date="2025-10-29T22:04:00Z" w16du:dateUtc="2025-10-30T05:04:00Z">
              <w:r w:rsidRPr="003775EA">
                <w:t>Feature not available in v1.0. No AI image processing or text-to-speech detected in current build.</w:t>
              </w:r>
            </w:ins>
          </w:p>
        </w:tc>
        <w:tc>
          <w:tcPr>
            <w:tcW w:w="1170" w:type="dxa"/>
          </w:tcPr>
          <w:p w14:paraId="71E93337" w14:textId="77777777" w:rsidR="009E293A" w:rsidRPr="00B043D6" w:rsidRDefault="009E293A" w:rsidP="000F011F">
            <w:pPr>
              <w:pStyle w:val="TableParagraph"/>
              <w:spacing w:line="249" w:lineRule="exact"/>
              <w:ind w:left="106"/>
              <w:rPr>
                <w:ins w:id="1479" w:author="Lidia Rocha" w:date="2025-10-29T22:04:00Z" w16du:dateUtc="2025-10-30T05:04:00Z"/>
              </w:rPr>
            </w:pPr>
            <w:ins w:id="1480" w:author="Lidia Rocha" w:date="2025-10-29T22:04:00Z" w16du:dateUtc="2025-10-30T05:04:00Z">
              <w:r>
                <w:t>Blocked</w:t>
              </w:r>
            </w:ins>
          </w:p>
        </w:tc>
        <w:tc>
          <w:tcPr>
            <w:tcW w:w="1555" w:type="dxa"/>
            <w:gridSpan w:val="2"/>
          </w:tcPr>
          <w:p w14:paraId="1A5EA71A" w14:textId="77777777" w:rsidR="009E293A" w:rsidRPr="00B043D6" w:rsidRDefault="009E293A" w:rsidP="000F011F">
            <w:pPr>
              <w:pStyle w:val="TableParagraph"/>
              <w:rPr>
                <w:ins w:id="1481" w:author="Lidia Rocha" w:date="2025-10-29T22:04:00Z" w16du:dateUtc="2025-10-30T05:04:00Z"/>
              </w:rPr>
            </w:pPr>
            <w:ins w:id="1482" w:author="Lidia Rocha" w:date="2025-10-29T22:04:00Z" w16du:dateUtc="2025-10-30T05:04:00Z">
              <w:r w:rsidRPr="003775EA">
                <w:t>R-USPS-02</w:t>
              </w:r>
              <w:r>
                <w:t xml:space="preserve"> (Deferred AI</w:t>
              </w:r>
              <w:r w:rsidRPr="003775EA">
                <w:t xml:space="preserve"> Mail Analysis</w:t>
              </w:r>
            </w:ins>
          </w:p>
        </w:tc>
      </w:tr>
      <w:tr w:rsidR="009E293A" w:rsidRPr="00B043D6" w14:paraId="68C4390D" w14:textId="77777777" w:rsidTr="000F011F">
        <w:trPr>
          <w:trHeight w:val="432"/>
          <w:ins w:id="1483" w:author="Lidia Rocha" w:date="2025-10-29T22:04:00Z"/>
        </w:trPr>
        <w:tc>
          <w:tcPr>
            <w:tcW w:w="9234" w:type="dxa"/>
            <w:gridSpan w:val="8"/>
            <w:shd w:val="clear" w:color="auto" w:fill="C0C0C0"/>
          </w:tcPr>
          <w:p w14:paraId="17746E9D" w14:textId="77777777" w:rsidR="009E293A" w:rsidRPr="00B043D6" w:rsidRDefault="009E293A" w:rsidP="000F011F">
            <w:pPr>
              <w:pStyle w:val="TableParagraph"/>
              <w:spacing w:line="276" w:lineRule="auto"/>
              <w:ind w:left="105"/>
              <w:rPr>
                <w:ins w:id="1484" w:author="Lidia Rocha" w:date="2025-10-29T22:04:00Z" w16du:dateUtc="2025-10-30T05:04:00Z"/>
                <w:b/>
              </w:rPr>
            </w:pPr>
            <w:ins w:id="1485" w:author="Lidia Rocha" w:date="2025-10-29T22:04:00Z" w16du:dateUtc="2025-10-30T05:04:00Z">
              <w:r w:rsidRPr="00B043D6">
                <w:rPr>
                  <w:b/>
                </w:rPr>
                <w:t>TC-13.4:</w:t>
              </w:r>
              <w:r w:rsidRPr="00B043D6">
                <w:rPr>
                  <w:b/>
                  <w:spacing w:val="-6"/>
                </w:rPr>
                <w:t xml:space="preserve"> Delete Email</w:t>
              </w:r>
            </w:ins>
          </w:p>
        </w:tc>
      </w:tr>
      <w:tr w:rsidR="009E293A" w:rsidRPr="00B043D6" w14:paraId="267B9663" w14:textId="77777777" w:rsidTr="000F011F">
        <w:trPr>
          <w:trHeight w:val="1425"/>
          <w:ins w:id="1486" w:author="Lidia Rocha" w:date="2025-10-29T22:04:00Z"/>
        </w:trPr>
        <w:tc>
          <w:tcPr>
            <w:tcW w:w="1354" w:type="dxa"/>
            <w:tcBorders>
              <w:bottom w:val="single" w:sz="12" w:space="0" w:color="000000"/>
            </w:tcBorders>
          </w:tcPr>
          <w:p w14:paraId="4ACD9485" w14:textId="77777777" w:rsidR="009E293A" w:rsidRPr="00B043D6" w:rsidRDefault="009E293A" w:rsidP="000F011F">
            <w:pPr>
              <w:pStyle w:val="TableParagraph"/>
              <w:spacing w:line="272" w:lineRule="exact"/>
              <w:ind w:left="105"/>
              <w:rPr>
                <w:ins w:id="1487" w:author="Lidia Rocha" w:date="2025-10-29T22:04:00Z" w16du:dateUtc="2025-10-30T05:04:00Z"/>
              </w:rPr>
            </w:pPr>
            <w:ins w:id="1488" w:author="Lidia Rocha" w:date="2025-10-29T22:04:00Z" w16du:dateUtc="2025-10-30T05:04:00Z">
              <w:r w:rsidRPr="00B043D6">
                <w:rPr>
                  <w:spacing w:val="-5"/>
                </w:rPr>
                <w:t>1.</w:t>
              </w:r>
            </w:ins>
          </w:p>
        </w:tc>
        <w:tc>
          <w:tcPr>
            <w:tcW w:w="1772" w:type="dxa"/>
            <w:tcBorders>
              <w:bottom w:val="single" w:sz="12" w:space="0" w:color="000000"/>
            </w:tcBorders>
          </w:tcPr>
          <w:p w14:paraId="4BC78244" w14:textId="77777777" w:rsidR="009E293A" w:rsidRPr="005D7D01" w:rsidRDefault="009E293A" w:rsidP="000F011F">
            <w:pPr>
              <w:pStyle w:val="TableParagraph"/>
              <w:spacing w:line="276" w:lineRule="auto"/>
              <w:ind w:left="105" w:right="91"/>
              <w:rPr>
                <w:ins w:id="1489" w:author="Lidia Rocha" w:date="2025-10-29T22:04:00Z" w16du:dateUtc="2025-10-30T05:04:00Z"/>
              </w:rPr>
            </w:pPr>
            <w:ins w:id="1490" w:author="Lidia Rocha" w:date="2025-10-29T22:04:00Z" w16du:dateUtc="2025-10-30T05:04:00Z">
              <w:r w:rsidRPr="005D7D01">
                <w:t>User navigates to their file storage and selects “Medical Notetaker”</w:t>
              </w:r>
            </w:ins>
          </w:p>
        </w:tc>
        <w:tc>
          <w:tcPr>
            <w:tcW w:w="2074" w:type="dxa"/>
            <w:gridSpan w:val="2"/>
            <w:tcBorders>
              <w:bottom w:val="single" w:sz="12" w:space="0" w:color="000000"/>
            </w:tcBorders>
          </w:tcPr>
          <w:p w14:paraId="3FDD3D46" w14:textId="77777777" w:rsidR="009E293A" w:rsidRPr="00B043D6" w:rsidRDefault="009E293A" w:rsidP="000F011F">
            <w:pPr>
              <w:pStyle w:val="TableParagraph"/>
              <w:spacing w:line="276" w:lineRule="auto"/>
              <w:ind w:left="105" w:right="289"/>
              <w:rPr>
                <w:ins w:id="1491" w:author="Lidia Rocha" w:date="2025-10-29T22:04:00Z" w16du:dateUtc="2025-10-30T05:04:00Z"/>
              </w:rPr>
            </w:pPr>
            <w:ins w:id="1492" w:author="Lidia Rocha" w:date="2025-10-29T22:04:00Z" w16du:dateUtc="2025-10-30T05:04:00Z">
              <w:r w:rsidRPr="00B043D6">
                <w:t>Historical notes are displayed as a list, sorted from newest to oldest.</w:t>
              </w:r>
            </w:ins>
          </w:p>
        </w:tc>
        <w:tc>
          <w:tcPr>
            <w:tcW w:w="1309" w:type="dxa"/>
            <w:tcBorders>
              <w:bottom w:val="single" w:sz="12" w:space="0" w:color="000000"/>
            </w:tcBorders>
          </w:tcPr>
          <w:p w14:paraId="258486B7" w14:textId="77777777" w:rsidR="009E293A" w:rsidRPr="00B043D6" w:rsidRDefault="009E293A" w:rsidP="000F011F">
            <w:pPr>
              <w:pStyle w:val="TableParagraph"/>
              <w:spacing w:line="278" w:lineRule="auto"/>
              <w:ind w:left="105"/>
              <w:rPr>
                <w:ins w:id="1493" w:author="Lidia Rocha" w:date="2025-10-29T22:04:00Z" w16du:dateUtc="2025-10-30T05:04:00Z"/>
              </w:rPr>
            </w:pPr>
            <w:ins w:id="1494" w:author="Lidia Rocha" w:date="2025-10-29T22:04:00Z" w16du:dateUtc="2025-10-30T05:04:00Z">
              <w:r w:rsidRPr="003775EA">
                <w:t>Mail removed successfully; confirmation banner displayed; deleted item no longer listed in Inbox.</w:t>
              </w:r>
            </w:ins>
          </w:p>
        </w:tc>
        <w:tc>
          <w:tcPr>
            <w:tcW w:w="1170" w:type="dxa"/>
            <w:tcBorders>
              <w:bottom w:val="single" w:sz="12" w:space="0" w:color="000000"/>
            </w:tcBorders>
          </w:tcPr>
          <w:p w14:paraId="6830DD9D" w14:textId="77777777" w:rsidR="009E293A" w:rsidRPr="00B043D6" w:rsidRDefault="009E293A" w:rsidP="000F011F">
            <w:pPr>
              <w:pStyle w:val="TableParagraph"/>
              <w:spacing w:line="249" w:lineRule="exact"/>
              <w:ind w:left="106"/>
              <w:rPr>
                <w:ins w:id="1495" w:author="Lidia Rocha" w:date="2025-10-29T22:04:00Z" w16du:dateUtc="2025-10-30T05:04:00Z"/>
              </w:rPr>
            </w:pPr>
            <w:ins w:id="1496" w:author="Lidia Rocha" w:date="2025-10-29T22:04:00Z" w16du:dateUtc="2025-10-30T05:04:00Z">
              <w:r>
                <w:t>Pass</w:t>
              </w:r>
            </w:ins>
          </w:p>
        </w:tc>
        <w:tc>
          <w:tcPr>
            <w:tcW w:w="1555" w:type="dxa"/>
            <w:gridSpan w:val="2"/>
            <w:tcBorders>
              <w:bottom w:val="single" w:sz="12" w:space="0" w:color="000000"/>
            </w:tcBorders>
          </w:tcPr>
          <w:p w14:paraId="35B2C6A6" w14:textId="77777777" w:rsidR="009E293A" w:rsidRPr="00B043D6" w:rsidRDefault="009E293A" w:rsidP="000F011F">
            <w:pPr>
              <w:pStyle w:val="TableParagraph"/>
              <w:rPr>
                <w:ins w:id="1497" w:author="Lidia Rocha" w:date="2025-10-29T22:04:00Z" w16du:dateUtc="2025-10-30T05:04:00Z"/>
              </w:rPr>
            </w:pPr>
            <w:ins w:id="1498" w:author="Lidia Rocha" w:date="2025-10-29T22:04:00Z" w16du:dateUtc="2025-10-30T05:04:00Z">
              <w:r>
                <w:t>N/A</w:t>
              </w:r>
            </w:ins>
          </w:p>
        </w:tc>
      </w:tr>
      <w:tr w:rsidR="009E293A" w:rsidRPr="00B043D6" w14:paraId="6D79DAD6" w14:textId="77777777" w:rsidTr="000F011F">
        <w:trPr>
          <w:trHeight w:val="522"/>
          <w:ins w:id="1499" w:author="Lidia Rocha" w:date="2025-10-29T22:04:00Z"/>
        </w:trPr>
        <w:tc>
          <w:tcPr>
            <w:tcW w:w="9234" w:type="dxa"/>
            <w:gridSpan w:val="8"/>
            <w:shd w:val="clear" w:color="auto" w:fill="BFBFBF" w:themeFill="background1" w:themeFillShade="BF"/>
          </w:tcPr>
          <w:p w14:paraId="6E4523C3" w14:textId="77777777" w:rsidR="009E293A" w:rsidRDefault="009E293A" w:rsidP="000F011F">
            <w:pPr>
              <w:pStyle w:val="TableParagraph"/>
              <w:rPr>
                <w:ins w:id="1500" w:author="Lidia Rocha" w:date="2025-10-29T22:04:00Z" w16du:dateUtc="2025-10-30T05:04:00Z"/>
              </w:rPr>
            </w:pPr>
            <w:ins w:id="1501" w:author="Lidia Rocha" w:date="2025-10-29T22:04:00Z" w16du:dateUtc="2025-10-30T05:04:00Z">
              <w:r w:rsidRPr="00B043D6">
                <w:rPr>
                  <w:b/>
                </w:rPr>
                <w:t>TC-13.4:</w:t>
              </w:r>
              <w:r w:rsidRPr="00B043D6">
                <w:rPr>
                  <w:b/>
                  <w:spacing w:val="-6"/>
                </w:rPr>
                <w:t xml:space="preserve"> </w:t>
              </w:r>
              <w:r>
                <w:rPr>
                  <w:b/>
                  <w:spacing w:val="-6"/>
                </w:rPr>
                <w:t>Filter Mail by Expected Date</w:t>
              </w:r>
            </w:ins>
          </w:p>
        </w:tc>
      </w:tr>
      <w:tr w:rsidR="009E293A" w:rsidRPr="00B043D6" w14:paraId="13373459" w14:textId="77777777" w:rsidTr="000F011F">
        <w:trPr>
          <w:trHeight w:val="1425"/>
          <w:ins w:id="1502" w:author="Lidia Rocha" w:date="2025-10-29T22:04:00Z"/>
        </w:trPr>
        <w:tc>
          <w:tcPr>
            <w:tcW w:w="1354" w:type="dxa"/>
          </w:tcPr>
          <w:p w14:paraId="76CD2C44" w14:textId="77777777" w:rsidR="009E293A" w:rsidRPr="00B043D6" w:rsidRDefault="009E293A" w:rsidP="000F011F">
            <w:pPr>
              <w:pStyle w:val="TableParagraph"/>
              <w:spacing w:line="272" w:lineRule="exact"/>
              <w:ind w:left="105"/>
              <w:rPr>
                <w:ins w:id="1503" w:author="Lidia Rocha" w:date="2025-10-29T22:04:00Z" w16du:dateUtc="2025-10-30T05:04:00Z"/>
                <w:spacing w:val="-5"/>
              </w:rPr>
            </w:pPr>
            <w:ins w:id="1504" w:author="Lidia Rocha" w:date="2025-10-29T22:04:00Z" w16du:dateUtc="2025-10-30T05:04:00Z">
              <w:r>
                <w:rPr>
                  <w:spacing w:val="-5"/>
                </w:rPr>
                <w:t>1.</w:t>
              </w:r>
            </w:ins>
          </w:p>
        </w:tc>
        <w:tc>
          <w:tcPr>
            <w:tcW w:w="1772" w:type="dxa"/>
          </w:tcPr>
          <w:p w14:paraId="38281587" w14:textId="77777777" w:rsidR="009E293A" w:rsidRPr="005D7D01" w:rsidRDefault="009E293A" w:rsidP="000F011F">
            <w:pPr>
              <w:pStyle w:val="TableParagraph"/>
              <w:spacing w:line="276" w:lineRule="auto"/>
              <w:ind w:left="105" w:right="91"/>
              <w:rPr>
                <w:ins w:id="1505" w:author="Lidia Rocha" w:date="2025-10-29T22:04:00Z" w16du:dateUtc="2025-10-30T05:04:00Z"/>
              </w:rPr>
            </w:pPr>
            <w:ins w:id="1506" w:author="Lidia Rocha" w:date="2025-10-29T22:04:00Z" w16du:dateUtc="2025-10-30T05:04:00Z">
              <w:r w:rsidRPr="00504085">
                <w:t>From Inbox, user applies filter “Expected Date: Today.”</w:t>
              </w:r>
            </w:ins>
          </w:p>
        </w:tc>
        <w:tc>
          <w:tcPr>
            <w:tcW w:w="2074" w:type="dxa"/>
            <w:gridSpan w:val="2"/>
          </w:tcPr>
          <w:p w14:paraId="74CEBA60" w14:textId="77777777" w:rsidR="009E293A" w:rsidRPr="00B043D6" w:rsidRDefault="009E293A" w:rsidP="000F011F">
            <w:pPr>
              <w:pStyle w:val="TableParagraph"/>
              <w:spacing w:line="276" w:lineRule="auto"/>
              <w:ind w:left="105" w:right="289"/>
              <w:rPr>
                <w:ins w:id="1507" w:author="Lidia Rocha" w:date="2025-10-29T22:04:00Z" w16du:dateUtc="2025-10-30T05:04:00Z"/>
              </w:rPr>
            </w:pPr>
            <w:ins w:id="1508" w:author="Lidia Rocha" w:date="2025-10-29T22:04:00Z" w16du:dateUtc="2025-10-30T05:04:00Z">
              <w:r w:rsidRPr="00504085">
                <w:t>Only today’s USPS mail items displayed; older mail hidden.</w:t>
              </w:r>
            </w:ins>
          </w:p>
        </w:tc>
        <w:tc>
          <w:tcPr>
            <w:tcW w:w="1309" w:type="dxa"/>
          </w:tcPr>
          <w:p w14:paraId="39D0E904" w14:textId="77777777" w:rsidR="009E293A" w:rsidRPr="003775EA" w:rsidRDefault="009E293A" w:rsidP="000F011F">
            <w:pPr>
              <w:pStyle w:val="TableParagraph"/>
              <w:spacing w:line="278" w:lineRule="auto"/>
              <w:ind w:left="105"/>
              <w:rPr>
                <w:ins w:id="1509" w:author="Lidia Rocha" w:date="2025-10-29T22:04:00Z" w16du:dateUtc="2025-10-30T05:04:00Z"/>
              </w:rPr>
            </w:pPr>
            <w:ins w:id="1510" w:author="Lidia Rocha" w:date="2025-10-29T22:04:00Z" w16du:dateUtc="2025-10-30T05:04:00Z">
              <w:r w:rsidRPr="00504085">
                <w:t>Filter applied successfully; list updates dynamically to show only current-day items.</w:t>
              </w:r>
            </w:ins>
          </w:p>
        </w:tc>
        <w:tc>
          <w:tcPr>
            <w:tcW w:w="1170" w:type="dxa"/>
          </w:tcPr>
          <w:p w14:paraId="1E8806C3" w14:textId="77777777" w:rsidR="009E293A" w:rsidRDefault="009E293A" w:rsidP="000F011F">
            <w:pPr>
              <w:pStyle w:val="TableParagraph"/>
              <w:spacing w:line="249" w:lineRule="exact"/>
              <w:ind w:left="106"/>
              <w:rPr>
                <w:ins w:id="1511" w:author="Lidia Rocha" w:date="2025-10-29T22:04:00Z" w16du:dateUtc="2025-10-30T05:04:00Z"/>
              </w:rPr>
            </w:pPr>
            <w:ins w:id="1512" w:author="Lidia Rocha" w:date="2025-10-29T22:04:00Z" w16du:dateUtc="2025-10-30T05:04:00Z">
              <w:r>
                <w:t>Pass</w:t>
              </w:r>
            </w:ins>
          </w:p>
        </w:tc>
        <w:tc>
          <w:tcPr>
            <w:tcW w:w="1555" w:type="dxa"/>
            <w:gridSpan w:val="2"/>
          </w:tcPr>
          <w:p w14:paraId="6378252E" w14:textId="77777777" w:rsidR="009E293A" w:rsidRDefault="009E293A" w:rsidP="000F011F">
            <w:pPr>
              <w:pStyle w:val="TableParagraph"/>
              <w:rPr>
                <w:ins w:id="1513" w:author="Lidia Rocha" w:date="2025-10-29T22:04:00Z" w16du:dateUtc="2025-10-30T05:04:00Z"/>
              </w:rPr>
            </w:pPr>
            <w:ins w:id="1514" w:author="Lidia Rocha" w:date="2025-10-29T22:04:00Z" w16du:dateUtc="2025-10-30T05:04:00Z">
              <w:r>
                <w:t>N/A</w:t>
              </w:r>
            </w:ins>
          </w:p>
        </w:tc>
      </w:tr>
    </w:tbl>
    <w:p w14:paraId="5E16CC92" w14:textId="3073B133" w:rsidR="009E293A" w:rsidRDefault="009E293A">
      <w:pPr>
        <w:rPr>
          <w:sz w:val="24"/>
          <w:szCs w:val="24"/>
        </w:rPr>
        <w:pPrChange w:id="1515" w:author="Lidia Rocha" w:date="2025-10-29T22:05:00Z" w16du:dateUtc="2025-10-30T05:05:00Z">
          <w:pPr>
            <w:pStyle w:val="TableParagraph"/>
          </w:pPr>
        </w:pPrChange>
      </w:pPr>
      <w:ins w:id="1516" w:author="Lidia Rocha" w:date="2025-10-29T22:04:00Z" w16du:dateUtc="2025-10-30T05:04:00Z">
        <w:r>
          <w:rPr>
            <w:sz w:val="24"/>
            <w:szCs w:val="24"/>
          </w:rPr>
          <w:br w:type="page"/>
        </w:r>
      </w:ins>
    </w:p>
    <w:p w14:paraId="338CC7A9" w14:textId="7CCC8215" w:rsidR="00875382" w:rsidRDefault="7C544DEA" w:rsidP="00453C19">
      <w:pPr>
        <w:pStyle w:val="Heading2"/>
      </w:pPr>
      <w:r>
        <w:lastRenderedPageBreak/>
        <w:t xml:space="preserve"> </w:t>
      </w:r>
      <w:bookmarkStart w:id="1517" w:name="_Toc1116559432"/>
      <w:r w:rsidR="1928E839">
        <w:t>EVV Setup &amp; Administration Test Suite</w:t>
      </w:r>
      <w:r w:rsidR="6296FA14">
        <w:t xml:space="preserve"> (Added -2.0)</w:t>
      </w:r>
      <w:bookmarkEnd w:id="1517"/>
    </w:p>
    <w:p w14:paraId="0844E676" w14:textId="7F4BD5DA" w:rsidR="00875382" w:rsidRDefault="00875382" w:rsidP="5D860972">
      <w:pPr>
        <w:rPr>
          <w:sz w:val="24"/>
          <w:szCs w:val="24"/>
        </w:rPr>
      </w:pPr>
      <w:r w:rsidRPr="5D860972">
        <w:rPr>
          <w:b/>
          <w:bCs/>
          <w:sz w:val="24"/>
          <w:szCs w:val="24"/>
        </w:rPr>
        <w:t>Scope</w:t>
      </w:r>
      <w:r w:rsidRPr="5D860972">
        <w:rPr>
          <w:sz w:val="24"/>
          <w:szCs w:val="24"/>
        </w:rPr>
        <w:t xml:space="preserve">: </w:t>
      </w:r>
      <w:r w:rsidR="00022D2D" w:rsidRPr="5D860972">
        <w:rPr>
          <w:sz w:val="24"/>
          <w:szCs w:val="24"/>
        </w:rPr>
        <w:t>The EVV Setup &amp; Administration Test Suite focuses on validating the configuration, management, and administration of the Electronic Visit Verification system. It ensures that user roles, system parameters, and provider profiles can be created and maintained accurately. The suite covers access controls, security settings, scheduling configurations, and integration points with related modules. It also verifies that administrative functions meet compliance requirements and support accurate reporting for audits.</w:t>
      </w:r>
    </w:p>
    <w:p w14:paraId="58ABC122" w14:textId="4B3A8E53" w:rsidR="5D860972" w:rsidRDefault="5D860972" w:rsidP="5D860972">
      <w:pPr>
        <w:rPr>
          <w:sz w:val="24"/>
          <w:szCs w:val="24"/>
        </w:rPr>
      </w:pPr>
    </w:p>
    <w:tbl>
      <w:tblPr>
        <w:tblStyle w:val="TableGrid"/>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040"/>
        <w:gridCol w:w="5040"/>
      </w:tblGrid>
      <w:tr w:rsidR="5D860972" w14:paraId="16BBA1E3" w14:textId="77777777" w:rsidTr="5D860972">
        <w:trPr>
          <w:trHeight w:val="675"/>
        </w:trPr>
        <w:tc>
          <w:tcPr>
            <w:tcW w:w="5040" w:type="dxa"/>
            <w:vMerge w:val="restart"/>
          </w:tcPr>
          <w:p w14:paraId="60FDD203" w14:textId="791A2EA8" w:rsidR="5AF9860C" w:rsidRDefault="5AF9860C" w:rsidP="5D860972">
            <w:pPr>
              <w:pStyle w:val="ListBullet"/>
              <w:numPr>
                <w:ilvl w:val="0"/>
                <w:numId w:val="0"/>
              </w:numPr>
              <w:tabs>
                <w:tab w:val="num" w:pos="360"/>
              </w:tabs>
              <w:spacing w:after="0"/>
              <w:rPr>
                <w:b/>
                <w:bCs/>
              </w:rPr>
            </w:pPr>
            <w:r w:rsidRPr="5D860972">
              <w:rPr>
                <w:b/>
                <w:bCs/>
              </w:rPr>
              <w:t xml:space="preserve"> </w:t>
            </w:r>
            <w:r w:rsidR="211671C1" w:rsidRPr="5D860972">
              <w:rPr>
                <w:b/>
                <w:bCs/>
              </w:rPr>
              <w:t>Prerequisites for this test:</w:t>
            </w:r>
          </w:p>
          <w:p w14:paraId="0B3A708C" w14:textId="6F53D062" w:rsidR="211671C1" w:rsidRDefault="211671C1" w:rsidP="5D860972">
            <w:pPr>
              <w:pStyle w:val="TableParagraph"/>
              <w:numPr>
                <w:ilvl w:val="0"/>
                <w:numId w:val="15"/>
              </w:numPr>
              <w:tabs>
                <w:tab w:val="left" w:pos="832"/>
              </w:tabs>
            </w:pPr>
            <w:r w:rsidRPr="5D860972">
              <w:t>Admin and Caregiver roles available</w:t>
            </w:r>
          </w:p>
          <w:p w14:paraId="6410E74E" w14:textId="77777777" w:rsidR="211671C1" w:rsidRDefault="211671C1" w:rsidP="5D860972">
            <w:pPr>
              <w:pStyle w:val="ListBullet"/>
              <w:tabs>
                <w:tab w:val="num" w:pos="360"/>
              </w:tabs>
              <w:spacing w:after="0"/>
              <w:rPr>
                <w:rFonts w:ascii="Times New Roman" w:hAnsi="Times New Roman" w:cs="Times New Roman"/>
              </w:rPr>
            </w:pPr>
            <w:r w:rsidRPr="5D860972">
              <w:rPr>
                <w:rFonts w:ascii="Times New Roman" w:hAnsi="Times New Roman" w:cs="Times New Roman"/>
              </w:rPr>
              <w:t>Participant list accessible</w:t>
            </w:r>
          </w:p>
          <w:p w14:paraId="6D188C19" w14:textId="77777777" w:rsidR="211671C1" w:rsidRDefault="211671C1" w:rsidP="5D860972">
            <w:pPr>
              <w:pStyle w:val="ListBullet"/>
              <w:tabs>
                <w:tab w:val="num" w:pos="360"/>
              </w:tabs>
              <w:spacing w:after="0"/>
              <w:rPr>
                <w:rFonts w:ascii="Times New Roman" w:hAnsi="Times New Roman" w:cs="Times New Roman"/>
              </w:rPr>
            </w:pPr>
            <w:r w:rsidRPr="5D860972">
              <w:rPr>
                <w:rFonts w:ascii="Times New Roman" w:hAnsi="Times New Roman" w:cs="Times New Roman"/>
              </w:rPr>
              <w:t>Service type management enabled</w:t>
            </w:r>
          </w:p>
          <w:p w14:paraId="4633678B" w14:textId="16278C34" w:rsidR="211671C1" w:rsidRDefault="211671C1" w:rsidP="5D860972">
            <w:pPr>
              <w:pStyle w:val="ListBullet"/>
              <w:tabs>
                <w:tab w:val="num" w:pos="360"/>
              </w:tabs>
              <w:spacing w:after="0"/>
              <w:rPr>
                <w:rFonts w:ascii="Times New Roman" w:hAnsi="Times New Roman" w:cs="Times New Roman"/>
              </w:rPr>
            </w:pPr>
            <w:r w:rsidRPr="5D860972">
              <w:rPr>
                <w:rFonts w:ascii="Times New Roman" w:hAnsi="Times New Roman" w:cs="Times New Roman"/>
              </w:rPr>
              <w:t>State/vendor integration enabled</w:t>
            </w:r>
          </w:p>
        </w:tc>
        <w:tc>
          <w:tcPr>
            <w:tcW w:w="5040" w:type="dxa"/>
          </w:tcPr>
          <w:p w14:paraId="40961DB7" w14:textId="77777777" w:rsidR="5D860972" w:rsidRDefault="5D860972" w:rsidP="5D860972">
            <w:pPr>
              <w:pStyle w:val="TableParagraph"/>
              <w:spacing w:line="276" w:lineRule="auto"/>
              <w:ind w:left="105" w:right="1355"/>
            </w:pPr>
            <w:r w:rsidRPr="5D860972">
              <w:rPr>
                <w:b/>
                <w:bCs/>
              </w:rPr>
              <w:t xml:space="preserve">Software Versions: </w:t>
            </w:r>
            <w:r>
              <w:t>Application: CareConnect Software Version: 1.0</w:t>
            </w:r>
          </w:p>
          <w:p w14:paraId="319C3613" w14:textId="77777777" w:rsidR="5D860972" w:rsidRDefault="5D860972" w:rsidP="5D860972">
            <w:pPr>
              <w:pStyle w:val="TableParagraph"/>
              <w:ind w:left="105"/>
            </w:pPr>
            <w:r>
              <w:t>Operating System: iOS 18</w:t>
            </w:r>
          </w:p>
          <w:p w14:paraId="3EC911DC" w14:textId="46AF292C" w:rsidR="5D860972" w:rsidRDefault="5D860972" w:rsidP="5D860972">
            <w:pPr>
              <w:rPr>
                <w:sz w:val="24"/>
                <w:szCs w:val="24"/>
              </w:rPr>
            </w:pPr>
          </w:p>
        </w:tc>
      </w:tr>
      <w:tr w:rsidR="5D860972" w14:paraId="391A6239" w14:textId="77777777" w:rsidTr="5D860972">
        <w:trPr>
          <w:trHeight w:val="615"/>
        </w:trPr>
        <w:tc>
          <w:tcPr>
            <w:tcW w:w="5040" w:type="dxa"/>
            <w:vMerge/>
          </w:tcPr>
          <w:p w14:paraId="2381C7AC" w14:textId="77777777" w:rsidR="00B95870" w:rsidRDefault="00B95870"/>
        </w:tc>
        <w:tc>
          <w:tcPr>
            <w:tcW w:w="5040" w:type="dxa"/>
          </w:tcPr>
          <w:p w14:paraId="201FF675" w14:textId="185FAAA4" w:rsidR="5D860972" w:rsidRDefault="5D860972" w:rsidP="5D860972">
            <w:pPr>
              <w:rPr>
                <w:sz w:val="24"/>
                <w:szCs w:val="24"/>
              </w:rPr>
            </w:pPr>
            <w:r w:rsidRPr="5D860972">
              <w:rPr>
                <w:b/>
                <w:bCs/>
                <w:sz w:val="24"/>
                <w:szCs w:val="24"/>
              </w:rPr>
              <w:t xml:space="preserve"> Priority:</w:t>
            </w:r>
            <w:r w:rsidRPr="5D860972">
              <w:rPr>
                <w:sz w:val="24"/>
                <w:szCs w:val="24"/>
              </w:rPr>
              <w:t xml:space="preserve"> Normal</w:t>
            </w:r>
          </w:p>
        </w:tc>
      </w:tr>
      <w:tr w:rsidR="5D860972" w14:paraId="63C1720B" w14:textId="77777777" w:rsidTr="5D860972">
        <w:trPr>
          <w:trHeight w:val="300"/>
        </w:trPr>
        <w:tc>
          <w:tcPr>
            <w:tcW w:w="10080" w:type="dxa"/>
            <w:gridSpan w:val="2"/>
          </w:tcPr>
          <w:p w14:paraId="50FACE0F" w14:textId="1BEA6C6A" w:rsidR="651E279B" w:rsidRDefault="651E279B" w:rsidP="5D860972">
            <w:pPr>
              <w:rPr>
                <w:sz w:val="24"/>
                <w:szCs w:val="24"/>
              </w:rPr>
            </w:pPr>
            <w:r w:rsidRPr="5D860972">
              <w:rPr>
                <w:b/>
                <w:bCs/>
                <w:sz w:val="24"/>
                <w:szCs w:val="24"/>
              </w:rPr>
              <w:t xml:space="preserve"> </w:t>
            </w:r>
            <w:r w:rsidR="5D860972" w:rsidRPr="5D860972">
              <w:rPr>
                <w:b/>
                <w:bCs/>
                <w:sz w:val="24"/>
                <w:szCs w:val="24"/>
              </w:rPr>
              <w:t>Requirements Coverage</w:t>
            </w:r>
            <w:r w:rsidR="5D860972" w:rsidRPr="5D860972">
              <w:rPr>
                <w:sz w:val="24"/>
                <w:szCs w:val="24"/>
              </w:rPr>
              <w:t xml:space="preserve">: </w:t>
            </w:r>
            <w:r w:rsidR="0AA05767">
              <w:t>REQ-1.1, REQ-1.2, REQ-1.3, REQ-1.4</w:t>
            </w:r>
          </w:p>
        </w:tc>
      </w:tr>
      <w:tr w:rsidR="5D860972" w14:paraId="47434F50" w14:textId="77777777" w:rsidTr="5D860972">
        <w:trPr>
          <w:trHeight w:val="300"/>
        </w:trPr>
        <w:tc>
          <w:tcPr>
            <w:tcW w:w="10080" w:type="dxa"/>
            <w:gridSpan w:val="2"/>
          </w:tcPr>
          <w:p w14:paraId="1CC8A835" w14:textId="5393CF44" w:rsidR="5D860972" w:rsidRDefault="5D860972" w:rsidP="5D860972">
            <w:pPr>
              <w:pStyle w:val="TableParagraph"/>
              <w:spacing w:line="249" w:lineRule="exact"/>
              <w:ind w:left="112"/>
              <w:rPr>
                <w:b/>
                <w:bCs/>
              </w:rPr>
            </w:pPr>
            <w:r w:rsidRPr="5D860972">
              <w:rPr>
                <w:b/>
                <w:bCs/>
              </w:rPr>
              <w:t>TEST EXECUTOR: AJ Harris</w:t>
            </w:r>
          </w:p>
        </w:tc>
      </w:tr>
      <w:tr w:rsidR="5D860972" w14:paraId="6F1FCA79" w14:textId="77777777" w:rsidTr="5D860972">
        <w:trPr>
          <w:trHeight w:val="300"/>
        </w:trPr>
        <w:tc>
          <w:tcPr>
            <w:tcW w:w="10080" w:type="dxa"/>
            <w:gridSpan w:val="2"/>
          </w:tcPr>
          <w:p w14:paraId="78474ACB" w14:textId="77777777" w:rsidR="5D860972" w:rsidRDefault="5D860972" w:rsidP="5D860972">
            <w:pPr>
              <w:pStyle w:val="TableParagraph"/>
              <w:ind w:left="112"/>
              <w:rPr>
                <w:b/>
                <w:bCs/>
              </w:rPr>
            </w:pPr>
            <w:r w:rsidRPr="5D860972">
              <w:rPr>
                <w:b/>
                <w:bCs/>
              </w:rPr>
              <w:t>TEST SCRIPT STEPS/RESULTS</w:t>
            </w:r>
          </w:p>
        </w:tc>
      </w:tr>
    </w:tbl>
    <w:tbl>
      <w:tblPr>
        <w:tblStyle w:val="TableGridLight"/>
        <w:tblW w:w="10050" w:type="dxa"/>
        <w:tblInd w:w="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20" w:firstRow="1" w:lastRow="0" w:firstColumn="0" w:lastColumn="0" w:noHBand="1" w:noVBand="1"/>
      </w:tblPr>
      <w:tblGrid>
        <w:gridCol w:w="637"/>
        <w:gridCol w:w="2748"/>
        <w:gridCol w:w="2391"/>
        <w:gridCol w:w="1797"/>
        <w:gridCol w:w="1155"/>
        <w:gridCol w:w="1322"/>
      </w:tblGrid>
      <w:tr w:rsidR="008C276C" w:rsidRPr="0008794B" w14:paraId="5037815E" w14:textId="77777777" w:rsidTr="5D860972">
        <w:tc>
          <w:tcPr>
            <w:tcW w:w="645" w:type="dxa"/>
            <w:vAlign w:val="center"/>
          </w:tcPr>
          <w:p w14:paraId="42A673BE" w14:textId="645BC7B2" w:rsidR="008C276C" w:rsidRPr="0008794B" w:rsidRDefault="6923AEE1" w:rsidP="5D860972">
            <w:pPr>
              <w:jc w:val="center"/>
            </w:pPr>
            <w:r w:rsidRPr="5D860972">
              <w:rPr>
                <w:b/>
                <w:bCs/>
              </w:rPr>
              <w:t>STEP</w:t>
            </w:r>
          </w:p>
        </w:tc>
        <w:tc>
          <w:tcPr>
            <w:tcW w:w="2955" w:type="dxa"/>
            <w:vAlign w:val="center"/>
          </w:tcPr>
          <w:p w14:paraId="06B313A6" w14:textId="77777777" w:rsidR="008C276C" w:rsidRPr="0008794B" w:rsidRDefault="6923AEE1" w:rsidP="5D860972">
            <w:pPr>
              <w:jc w:val="center"/>
            </w:pPr>
            <w:r w:rsidRPr="5D860972">
              <w:rPr>
                <w:b/>
                <w:bCs/>
              </w:rPr>
              <w:t>TEST STEP/INPUT</w:t>
            </w:r>
          </w:p>
        </w:tc>
        <w:tc>
          <w:tcPr>
            <w:tcW w:w="2550" w:type="dxa"/>
            <w:vAlign w:val="center"/>
          </w:tcPr>
          <w:p w14:paraId="1F056FB2" w14:textId="77777777" w:rsidR="008C276C" w:rsidRPr="0008794B" w:rsidRDefault="6923AEE1" w:rsidP="5D860972">
            <w:pPr>
              <w:jc w:val="center"/>
            </w:pPr>
            <w:r w:rsidRPr="5D860972">
              <w:rPr>
                <w:b/>
                <w:bCs/>
              </w:rPr>
              <w:t>EXPECTED RESULTS</w:t>
            </w:r>
          </w:p>
        </w:tc>
        <w:tc>
          <w:tcPr>
            <w:tcW w:w="1890" w:type="dxa"/>
            <w:vAlign w:val="center"/>
          </w:tcPr>
          <w:p w14:paraId="2E9AAF78" w14:textId="77777777" w:rsidR="008C276C" w:rsidRPr="0008794B" w:rsidRDefault="6923AEE1" w:rsidP="5D860972">
            <w:pPr>
              <w:jc w:val="center"/>
            </w:pPr>
            <w:r w:rsidRPr="5D860972">
              <w:rPr>
                <w:b/>
                <w:bCs/>
              </w:rPr>
              <w:t>ACTUAL RESULT</w:t>
            </w:r>
          </w:p>
        </w:tc>
        <w:tc>
          <w:tcPr>
            <w:tcW w:w="645" w:type="dxa"/>
            <w:vAlign w:val="center"/>
          </w:tcPr>
          <w:p w14:paraId="7F4A6415" w14:textId="77777777" w:rsidR="008C276C" w:rsidRPr="0008794B" w:rsidRDefault="6923AEE1" w:rsidP="5D860972">
            <w:pPr>
              <w:jc w:val="center"/>
            </w:pPr>
            <w:r w:rsidRPr="5D860972">
              <w:rPr>
                <w:b/>
                <w:bCs/>
              </w:rPr>
              <w:t>PASS/FAIL</w:t>
            </w:r>
          </w:p>
        </w:tc>
        <w:tc>
          <w:tcPr>
            <w:tcW w:w="1365" w:type="dxa"/>
            <w:vAlign w:val="center"/>
          </w:tcPr>
          <w:p w14:paraId="63EE837F" w14:textId="77777777" w:rsidR="008C276C" w:rsidRPr="0008794B" w:rsidRDefault="6923AEE1" w:rsidP="5D860972">
            <w:pPr>
              <w:jc w:val="center"/>
            </w:pPr>
            <w:r w:rsidRPr="5D860972">
              <w:rPr>
                <w:b/>
                <w:bCs/>
              </w:rPr>
              <w:t>Defects Found</w:t>
            </w:r>
          </w:p>
        </w:tc>
      </w:tr>
      <w:tr w:rsidR="008C276C" w:rsidRPr="0008794B" w14:paraId="29076EEB" w14:textId="77777777" w:rsidTr="5D860972">
        <w:tc>
          <w:tcPr>
            <w:tcW w:w="10050" w:type="dxa"/>
            <w:gridSpan w:val="6"/>
            <w:shd w:val="clear" w:color="auto" w:fill="BFBFBF" w:themeFill="background1" w:themeFillShade="BF"/>
          </w:tcPr>
          <w:p w14:paraId="7FCD78DF" w14:textId="62EB5CDA" w:rsidR="008C276C" w:rsidRPr="0008794B" w:rsidRDefault="6923AEE1">
            <w:r w:rsidRPr="5D860972">
              <w:rPr>
                <w:b/>
                <w:bCs/>
              </w:rPr>
              <w:t>TC-1: Add Participant with All Fields</w:t>
            </w:r>
          </w:p>
          <w:p w14:paraId="7C6AD201" w14:textId="706BA53F" w:rsidR="008C276C" w:rsidRPr="0008794B" w:rsidRDefault="008C276C" w:rsidP="5D860972">
            <w:pPr>
              <w:rPr>
                <w:b/>
                <w:bCs/>
              </w:rPr>
            </w:pPr>
          </w:p>
        </w:tc>
      </w:tr>
      <w:tr w:rsidR="008C276C" w:rsidRPr="0008794B" w14:paraId="0C85233A" w14:textId="77777777" w:rsidTr="5D860972">
        <w:tc>
          <w:tcPr>
            <w:tcW w:w="645" w:type="dxa"/>
            <w:vAlign w:val="center"/>
          </w:tcPr>
          <w:p w14:paraId="1D36FF45" w14:textId="77777777" w:rsidR="008C276C" w:rsidRPr="0008794B" w:rsidRDefault="6923AEE1" w:rsidP="5D860972">
            <w:pPr>
              <w:jc w:val="center"/>
            </w:pPr>
            <w:r>
              <w:t>1</w:t>
            </w:r>
          </w:p>
        </w:tc>
        <w:tc>
          <w:tcPr>
            <w:tcW w:w="2955" w:type="dxa"/>
          </w:tcPr>
          <w:p w14:paraId="61EBC1FF" w14:textId="77777777" w:rsidR="008C276C" w:rsidRPr="0008794B" w:rsidRDefault="008C276C">
            <w:r w:rsidRPr="0008794B">
              <w:t>Given the user has admin access to participant management</w:t>
            </w:r>
          </w:p>
        </w:tc>
        <w:tc>
          <w:tcPr>
            <w:tcW w:w="2550" w:type="dxa"/>
          </w:tcPr>
          <w:p w14:paraId="2C7E3BDD" w14:textId="77777777" w:rsidR="008C276C" w:rsidRPr="0008794B" w:rsidRDefault="008C276C">
            <w:r w:rsidRPr="0008794B">
              <w:t>Admin interface available</w:t>
            </w:r>
          </w:p>
        </w:tc>
        <w:tc>
          <w:tcPr>
            <w:tcW w:w="1890" w:type="dxa"/>
          </w:tcPr>
          <w:p w14:paraId="01CB5A2A" w14:textId="5F89E563" w:rsidR="008C276C" w:rsidRPr="0008794B" w:rsidRDefault="67A93996">
            <w:r>
              <w:t>Logged in as a caregiver, the user has access to the EVV admin panel.</w:t>
            </w:r>
          </w:p>
        </w:tc>
        <w:tc>
          <w:tcPr>
            <w:tcW w:w="645" w:type="dxa"/>
            <w:vAlign w:val="center"/>
          </w:tcPr>
          <w:p w14:paraId="714EBEAB" w14:textId="510EC10A" w:rsidR="008C276C" w:rsidRPr="0008794B" w:rsidRDefault="0ADDD7D8" w:rsidP="5D860972">
            <w:pPr>
              <w:jc w:val="center"/>
            </w:pPr>
            <w:r>
              <w:t>Pass</w:t>
            </w:r>
          </w:p>
        </w:tc>
        <w:tc>
          <w:tcPr>
            <w:tcW w:w="1365" w:type="dxa"/>
          </w:tcPr>
          <w:p w14:paraId="74F595EA" w14:textId="77777777" w:rsidR="008C276C" w:rsidRPr="0008794B" w:rsidRDefault="008C276C"/>
        </w:tc>
      </w:tr>
      <w:tr w:rsidR="008C276C" w:rsidRPr="0008794B" w14:paraId="13319D5F" w14:textId="77777777" w:rsidTr="5D860972">
        <w:tc>
          <w:tcPr>
            <w:tcW w:w="645" w:type="dxa"/>
            <w:vAlign w:val="center"/>
          </w:tcPr>
          <w:p w14:paraId="6AA52D3A" w14:textId="77777777" w:rsidR="008C276C" w:rsidRPr="0008794B" w:rsidRDefault="6923AEE1" w:rsidP="5D860972">
            <w:pPr>
              <w:jc w:val="center"/>
            </w:pPr>
            <w:r>
              <w:t>2</w:t>
            </w:r>
          </w:p>
        </w:tc>
        <w:tc>
          <w:tcPr>
            <w:tcW w:w="2955" w:type="dxa"/>
          </w:tcPr>
          <w:p w14:paraId="5DC4FD02" w14:textId="77777777" w:rsidR="008C276C" w:rsidRPr="0008794B" w:rsidRDefault="008C276C">
            <w:r w:rsidRPr="0008794B">
              <w:t>When the user adds new participant with all required fields</w:t>
            </w:r>
          </w:p>
        </w:tc>
        <w:tc>
          <w:tcPr>
            <w:tcW w:w="2550" w:type="dxa"/>
          </w:tcPr>
          <w:p w14:paraId="692B27FD" w14:textId="77777777" w:rsidR="008C276C" w:rsidRPr="0008794B" w:rsidRDefault="008C276C">
            <w:r w:rsidRPr="0008794B">
              <w:t>Full Name, Last Name, MA Number, DOB, Address, Emergency Contact, Authorized Services entered</w:t>
            </w:r>
          </w:p>
        </w:tc>
        <w:tc>
          <w:tcPr>
            <w:tcW w:w="1890" w:type="dxa"/>
          </w:tcPr>
          <w:p w14:paraId="37AA1530" w14:textId="4DA1F3A2" w:rsidR="008C276C" w:rsidRPr="0008794B" w:rsidRDefault="15051C4D">
            <w:r>
              <w:t>After selecting “Add Participant”, the add new participant screen is shown.</w:t>
            </w:r>
          </w:p>
        </w:tc>
        <w:tc>
          <w:tcPr>
            <w:tcW w:w="645" w:type="dxa"/>
            <w:vAlign w:val="center"/>
          </w:tcPr>
          <w:p w14:paraId="12FBAB15" w14:textId="52051E29" w:rsidR="008C276C" w:rsidRPr="0008794B" w:rsidRDefault="38F84604" w:rsidP="5D860972">
            <w:pPr>
              <w:spacing w:line="259" w:lineRule="auto"/>
              <w:jc w:val="center"/>
            </w:pPr>
            <w:r>
              <w:t>Fail</w:t>
            </w:r>
          </w:p>
        </w:tc>
        <w:tc>
          <w:tcPr>
            <w:tcW w:w="1365" w:type="dxa"/>
          </w:tcPr>
          <w:p w14:paraId="5BDEF388" w14:textId="34F270F6" w:rsidR="008C276C" w:rsidRPr="0008794B" w:rsidRDefault="4BBECDA7">
            <w:r>
              <w:t>The screen only asks for patient name and MA number when adding a new participant.</w:t>
            </w:r>
          </w:p>
        </w:tc>
      </w:tr>
      <w:tr w:rsidR="008C276C" w:rsidRPr="0008794B" w14:paraId="157CAB1C" w14:textId="77777777" w:rsidTr="5D860972">
        <w:tc>
          <w:tcPr>
            <w:tcW w:w="645" w:type="dxa"/>
            <w:vAlign w:val="center"/>
          </w:tcPr>
          <w:p w14:paraId="716F0DBD" w14:textId="77777777" w:rsidR="008C276C" w:rsidRPr="0008794B" w:rsidRDefault="6923AEE1" w:rsidP="5D860972">
            <w:pPr>
              <w:jc w:val="center"/>
            </w:pPr>
            <w:r>
              <w:t>3</w:t>
            </w:r>
          </w:p>
        </w:tc>
        <w:tc>
          <w:tcPr>
            <w:tcW w:w="2955" w:type="dxa"/>
          </w:tcPr>
          <w:p w14:paraId="4C6F0FC2" w14:textId="77777777" w:rsidR="008C276C" w:rsidRPr="0008794B" w:rsidRDefault="008C276C">
            <w:r w:rsidRPr="0008794B">
              <w:t>Then participant is saved successfully</w:t>
            </w:r>
          </w:p>
        </w:tc>
        <w:tc>
          <w:tcPr>
            <w:tcW w:w="2550" w:type="dxa"/>
          </w:tcPr>
          <w:p w14:paraId="5BBC684E" w14:textId="77777777" w:rsidR="008C276C" w:rsidRPr="0008794B" w:rsidRDefault="008C276C">
            <w:r w:rsidRPr="0008794B">
              <w:t>New participant record created</w:t>
            </w:r>
          </w:p>
        </w:tc>
        <w:tc>
          <w:tcPr>
            <w:tcW w:w="1890" w:type="dxa"/>
          </w:tcPr>
          <w:p w14:paraId="65FA6894" w14:textId="07FD30F7" w:rsidR="008C276C" w:rsidRPr="0008794B" w:rsidRDefault="4EAC62B5">
            <w:r>
              <w:t>New pa</w:t>
            </w:r>
            <w:r w:rsidR="4081EA04">
              <w:t>rticipant is saved successfully.</w:t>
            </w:r>
          </w:p>
        </w:tc>
        <w:tc>
          <w:tcPr>
            <w:tcW w:w="645" w:type="dxa"/>
            <w:vAlign w:val="center"/>
          </w:tcPr>
          <w:p w14:paraId="528AD35A" w14:textId="5D199E20" w:rsidR="008C276C" w:rsidRPr="0008794B" w:rsidRDefault="3F6C5CF5" w:rsidP="5D860972">
            <w:pPr>
              <w:jc w:val="center"/>
            </w:pPr>
            <w:r>
              <w:t>Pass</w:t>
            </w:r>
          </w:p>
        </w:tc>
        <w:tc>
          <w:tcPr>
            <w:tcW w:w="1365" w:type="dxa"/>
          </w:tcPr>
          <w:p w14:paraId="32DAF884" w14:textId="77777777" w:rsidR="008C276C" w:rsidRPr="0008794B" w:rsidRDefault="008C276C"/>
        </w:tc>
      </w:tr>
      <w:tr w:rsidR="008C276C" w:rsidRPr="0008794B" w14:paraId="0B066AE0" w14:textId="77777777" w:rsidTr="5D860972">
        <w:tc>
          <w:tcPr>
            <w:tcW w:w="645" w:type="dxa"/>
            <w:vAlign w:val="center"/>
          </w:tcPr>
          <w:p w14:paraId="6ABD0BC3" w14:textId="77777777" w:rsidR="008C276C" w:rsidRPr="0008794B" w:rsidRDefault="6923AEE1" w:rsidP="5D860972">
            <w:pPr>
              <w:jc w:val="center"/>
            </w:pPr>
            <w:r>
              <w:t>4</w:t>
            </w:r>
          </w:p>
        </w:tc>
        <w:tc>
          <w:tcPr>
            <w:tcW w:w="2955" w:type="dxa"/>
          </w:tcPr>
          <w:p w14:paraId="717939B0" w14:textId="77777777" w:rsidR="008C276C" w:rsidRPr="0008794B" w:rsidRDefault="008C276C">
            <w:r w:rsidRPr="0008794B">
              <w:t>And participant appears in the participant list</w:t>
            </w:r>
          </w:p>
        </w:tc>
        <w:tc>
          <w:tcPr>
            <w:tcW w:w="2550" w:type="dxa"/>
          </w:tcPr>
          <w:p w14:paraId="52A70CD2" w14:textId="77777777" w:rsidR="008C276C" w:rsidRPr="0008794B" w:rsidRDefault="008C276C">
            <w:r w:rsidRPr="0008794B">
              <w:t>Participant visible in management interface</w:t>
            </w:r>
          </w:p>
        </w:tc>
        <w:tc>
          <w:tcPr>
            <w:tcW w:w="1890" w:type="dxa"/>
          </w:tcPr>
          <w:p w14:paraId="6DA3C61A" w14:textId="6ADBEFE0" w:rsidR="008C276C" w:rsidRPr="0008794B" w:rsidRDefault="15945577">
            <w:r>
              <w:t>Once added, the recently added participant will be shown in the participant list.</w:t>
            </w:r>
          </w:p>
        </w:tc>
        <w:tc>
          <w:tcPr>
            <w:tcW w:w="645" w:type="dxa"/>
            <w:vAlign w:val="center"/>
          </w:tcPr>
          <w:p w14:paraId="3EF3D047" w14:textId="4F276CAA" w:rsidR="008C276C" w:rsidRPr="0008794B" w:rsidRDefault="43103D54" w:rsidP="5D860972">
            <w:pPr>
              <w:jc w:val="center"/>
            </w:pPr>
            <w:r>
              <w:t>Pass</w:t>
            </w:r>
          </w:p>
        </w:tc>
        <w:tc>
          <w:tcPr>
            <w:tcW w:w="1365" w:type="dxa"/>
          </w:tcPr>
          <w:p w14:paraId="2A89FEF3" w14:textId="77777777" w:rsidR="008C276C" w:rsidRPr="0008794B" w:rsidRDefault="008C276C"/>
        </w:tc>
      </w:tr>
      <w:tr w:rsidR="008C276C" w:rsidRPr="0008794B" w14:paraId="539EA805" w14:textId="77777777" w:rsidTr="5D860972">
        <w:tc>
          <w:tcPr>
            <w:tcW w:w="10050" w:type="dxa"/>
            <w:gridSpan w:val="6"/>
            <w:shd w:val="clear" w:color="auto" w:fill="BFBFBF" w:themeFill="background1" w:themeFillShade="BF"/>
          </w:tcPr>
          <w:p w14:paraId="3119CDC4" w14:textId="75D83034" w:rsidR="008C276C" w:rsidRPr="0008794B" w:rsidRDefault="6923AEE1">
            <w:r w:rsidRPr="5D860972">
              <w:rPr>
                <w:b/>
                <w:bCs/>
              </w:rPr>
              <w:t>TC-2: Field Validation - MA Number Required</w:t>
            </w:r>
          </w:p>
          <w:p w14:paraId="103EC881" w14:textId="7D37FC56" w:rsidR="008C276C" w:rsidRPr="0008794B" w:rsidRDefault="008C276C" w:rsidP="5D860972">
            <w:pPr>
              <w:rPr>
                <w:b/>
                <w:bCs/>
              </w:rPr>
            </w:pPr>
          </w:p>
        </w:tc>
      </w:tr>
      <w:tr w:rsidR="008C276C" w:rsidRPr="0008794B" w14:paraId="3D138314" w14:textId="77777777" w:rsidTr="5D860972">
        <w:tc>
          <w:tcPr>
            <w:tcW w:w="645" w:type="dxa"/>
          </w:tcPr>
          <w:p w14:paraId="08A0B9A3" w14:textId="77777777" w:rsidR="008C276C" w:rsidRPr="0008794B" w:rsidRDefault="008C276C">
            <w:r w:rsidRPr="0008794B">
              <w:t>1</w:t>
            </w:r>
          </w:p>
        </w:tc>
        <w:tc>
          <w:tcPr>
            <w:tcW w:w="2955" w:type="dxa"/>
          </w:tcPr>
          <w:p w14:paraId="18FE5252" w14:textId="77777777" w:rsidR="008C276C" w:rsidRPr="0008794B" w:rsidRDefault="008C276C">
            <w:r w:rsidRPr="0008794B">
              <w:t>Given the user is adding a new participant</w:t>
            </w:r>
          </w:p>
        </w:tc>
        <w:tc>
          <w:tcPr>
            <w:tcW w:w="2550" w:type="dxa"/>
          </w:tcPr>
          <w:p w14:paraId="6FA8DECA" w14:textId="77777777" w:rsidR="008C276C" w:rsidRPr="0008794B" w:rsidRDefault="008C276C">
            <w:r w:rsidRPr="0008794B">
              <w:t>Participant creation form displayed</w:t>
            </w:r>
          </w:p>
        </w:tc>
        <w:tc>
          <w:tcPr>
            <w:tcW w:w="1890" w:type="dxa"/>
          </w:tcPr>
          <w:p w14:paraId="3C77E4C4" w14:textId="2C6CC335" w:rsidR="008C276C" w:rsidRPr="0008794B" w:rsidRDefault="79ECD449">
            <w:r>
              <w:t>When adding a new participant, the participant creation form is displayed.</w:t>
            </w:r>
          </w:p>
        </w:tc>
        <w:tc>
          <w:tcPr>
            <w:tcW w:w="645" w:type="dxa"/>
            <w:vAlign w:val="center"/>
          </w:tcPr>
          <w:p w14:paraId="5E9016EE" w14:textId="61B9B79C" w:rsidR="008C276C" w:rsidRPr="0008794B" w:rsidRDefault="3F5B2AF9" w:rsidP="5D860972">
            <w:pPr>
              <w:jc w:val="center"/>
            </w:pPr>
            <w:r>
              <w:t>Pass</w:t>
            </w:r>
          </w:p>
        </w:tc>
        <w:tc>
          <w:tcPr>
            <w:tcW w:w="1365" w:type="dxa"/>
          </w:tcPr>
          <w:p w14:paraId="58CC9F99" w14:textId="77777777" w:rsidR="008C276C" w:rsidRPr="0008794B" w:rsidRDefault="008C276C"/>
        </w:tc>
      </w:tr>
      <w:tr w:rsidR="008C276C" w:rsidRPr="0008794B" w14:paraId="2A41A9CD" w14:textId="77777777" w:rsidTr="5D860972">
        <w:tc>
          <w:tcPr>
            <w:tcW w:w="645" w:type="dxa"/>
          </w:tcPr>
          <w:p w14:paraId="30986F95" w14:textId="77777777" w:rsidR="008C276C" w:rsidRPr="0008794B" w:rsidRDefault="008C276C">
            <w:r w:rsidRPr="0008794B">
              <w:t>2</w:t>
            </w:r>
          </w:p>
        </w:tc>
        <w:tc>
          <w:tcPr>
            <w:tcW w:w="2955" w:type="dxa"/>
          </w:tcPr>
          <w:p w14:paraId="62FD6E62" w14:textId="77777777" w:rsidR="008C276C" w:rsidRPr="0008794B" w:rsidRDefault="008C276C">
            <w:r w:rsidRPr="0008794B">
              <w:t>When the user leaves MA Number blank or enters invalid format</w:t>
            </w:r>
          </w:p>
        </w:tc>
        <w:tc>
          <w:tcPr>
            <w:tcW w:w="2550" w:type="dxa"/>
          </w:tcPr>
          <w:p w14:paraId="2F809BD7" w14:textId="77777777" w:rsidR="008C276C" w:rsidRPr="0008794B" w:rsidRDefault="008C276C">
            <w:r w:rsidRPr="0008794B">
              <w:t>Required field left empty or incorrect format used</w:t>
            </w:r>
          </w:p>
        </w:tc>
        <w:tc>
          <w:tcPr>
            <w:tcW w:w="1890" w:type="dxa"/>
          </w:tcPr>
          <w:p w14:paraId="73E752B5" w14:textId="0DEC245F" w:rsidR="008C276C" w:rsidRPr="0008794B" w:rsidRDefault="67160EB6">
            <w:r>
              <w:t xml:space="preserve">If MA field is left empty, the box turns red and notifies the user </w:t>
            </w:r>
            <w:r>
              <w:lastRenderedPageBreak/>
              <w:t>that a MA nu</w:t>
            </w:r>
            <w:r w:rsidR="35770EFB">
              <w:t>mber is required.</w:t>
            </w:r>
          </w:p>
        </w:tc>
        <w:tc>
          <w:tcPr>
            <w:tcW w:w="645" w:type="dxa"/>
          </w:tcPr>
          <w:p w14:paraId="0C5CCE29" w14:textId="7502B9FA" w:rsidR="008C276C" w:rsidRPr="0008794B" w:rsidRDefault="35770EFB">
            <w:r>
              <w:lastRenderedPageBreak/>
              <w:t>Pass</w:t>
            </w:r>
          </w:p>
        </w:tc>
        <w:tc>
          <w:tcPr>
            <w:tcW w:w="1365" w:type="dxa"/>
          </w:tcPr>
          <w:p w14:paraId="5F5DBDA7" w14:textId="77777777" w:rsidR="008C276C" w:rsidRPr="0008794B" w:rsidRDefault="008C276C"/>
        </w:tc>
      </w:tr>
      <w:tr w:rsidR="008C276C" w:rsidRPr="0008794B" w14:paraId="7D23B4ED" w14:textId="77777777" w:rsidTr="5D860972">
        <w:tc>
          <w:tcPr>
            <w:tcW w:w="645" w:type="dxa"/>
          </w:tcPr>
          <w:p w14:paraId="341BFA29" w14:textId="77777777" w:rsidR="008C276C" w:rsidRPr="0008794B" w:rsidRDefault="008C276C">
            <w:r w:rsidRPr="0008794B">
              <w:t>3</w:t>
            </w:r>
          </w:p>
        </w:tc>
        <w:tc>
          <w:tcPr>
            <w:tcW w:w="2955" w:type="dxa"/>
          </w:tcPr>
          <w:p w14:paraId="3058C4D2" w14:textId="77777777" w:rsidR="008C276C" w:rsidRPr="0008794B" w:rsidRDefault="008C276C">
            <w:r w:rsidRPr="0008794B">
              <w:t>Then validation error is shown</w:t>
            </w:r>
          </w:p>
        </w:tc>
        <w:tc>
          <w:tcPr>
            <w:tcW w:w="2550" w:type="dxa"/>
          </w:tcPr>
          <w:p w14:paraId="58838288" w14:textId="77777777" w:rsidR="008C276C" w:rsidRPr="0008794B" w:rsidRDefault="008C276C">
            <w:r w:rsidRPr="0008794B">
              <w:t>Error message displayed for MA Number field</w:t>
            </w:r>
          </w:p>
        </w:tc>
        <w:tc>
          <w:tcPr>
            <w:tcW w:w="1890" w:type="dxa"/>
          </w:tcPr>
          <w:p w14:paraId="483377DE" w14:textId="49EBC44C" w:rsidR="008C276C" w:rsidRPr="0008794B" w:rsidRDefault="1AA253E3">
            <w:r>
              <w:t>An error message will be show that the “MA number must be at least 3 characters”</w:t>
            </w:r>
          </w:p>
        </w:tc>
        <w:tc>
          <w:tcPr>
            <w:tcW w:w="645" w:type="dxa"/>
          </w:tcPr>
          <w:p w14:paraId="798A5F07" w14:textId="55AB3782" w:rsidR="008C276C" w:rsidRPr="0008794B" w:rsidRDefault="1AA253E3">
            <w:r>
              <w:t>Pass</w:t>
            </w:r>
          </w:p>
        </w:tc>
        <w:tc>
          <w:tcPr>
            <w:tcW w:w="1365" w:type="dxa"/>
          </w:tcPr>
          <w:p w14:paraId="4C6C9883" w14:textId="77777777" w:rsidR="008C276C" w:rsidRPr="0008794B" w:rsidRDefault="008C276C"/>
        </w:tc>
      </w:tr>
      <w:tr w:rsidR="008C276C" w:rsidRPr="0008794B" w14:paraId="538C2977" w14:textId="77777777" w:rsidTr="5D860972">
        <w:tc>
          <w:tcPr>
            <w:tcW w:w="645" w:type="dxa"/>
          </w:tcPr>
          <w:p w14:paraId="5DE0D20B" w14:textId="77777777" w:rsidR="008C276C" w:rsidRPr="0008794B" w:rsidRDefault="008C276C">
            <w:r w:rsidRPr="0008794B">
              <w:t>4</w:t>
            </w:r>
          </w:p>
        </w:tc>
        <w:tc>
          <w:tcPr>
            <w:tcW w:w="2955" w:type="dxa"/>
          </w:tcPr>
          <w:p w14:paraId="14E6EA35" w14:textId="77777777" w:rsidR="008C276C" w:rsidRPr="0008794B" w:rsidRDefault="008C276C">
            <w:r w:rsidRPr="0008794B">
              <w:t>And participant cannot be saved until corrected</w:t>
            </w:r>
          </w:p>
        </w:tc>
        <w:tc>
          <w:tcPr>
            <w:tcW w:w="2550" w:type="dxa"/>
          </w:tcPr>
          <w:p w14:paraId="79B3B08B" w14:textId="77777777" w:rsidR="008C276C" w:rsidRPr="0008794B" w:rsidRDefault="008C276C">
            <w:r w:rsidRPr="0008794B">
              <w:t>Save operation blocked until valid MA Number provided</w:t>
            </w:r>
          </w:p>
        </w:tc>
        <w:tc>
          <w:tcPr>
            <w:tcW w:w="1890" w:type="dxa"/>
          </w:tcPr>
          <w:p w14:paraId="7D88B4A9" w14:textId="214F10D4" w:rsidR="008C276C" w:rsidRPr="0008794B" w:rsidRDefault="03A3289F">
            <w:r>
              <w:t>Once corrected, the participant will be added.</w:t>
            </w:r>
          </w:p>
        </w:tc>
        <w:tc>
          <w:tcPr>
            <w:tcW w:w="645" w:type="dxa"/>
          </w:tcPr>
          <w:p w14:paraId="0087B474" w14:textId="247C1BFD" w:rsidR="008C276C" w:rsidRPr="0008794B" w:rsidRDefault="03A3289F">
            <w:r>
              <w:t>Pass</w:t>
            </w:r>
          </w:p>
        </w:tc>
        <w:tc>
          <w:tcPr>
            <w:tcW w:w="1365" w:type="dxa"/>
          </w:tcPr>
          <w:p w14:paraId="71227FC2" w14:textId="77777777" w:rsidR="008C276C" w:rsidRPr="0008794B" w:rsidRDefault="008C276C"/>
        </w:tc>
      </w:tr>
      <w:tr w:rsidR="008C276C" w:rsidRPr="0008794B" w14:paraId="30436866" w14:textId="77777777" w:rsidTr="5D860972">
        <w:tc>
          <w:tcPr>
            <w:tcW w:w="10050" w:type="dxa"/>
            <w:gridSpan w:val="6"/>
            <w:shd w:val="clear" w:color="auto" w:fill="BFBFBF" w:themeFill="background1" w:themeFillShade="BF"/>
          </w:tcPr>
          <w:p w14:paraId="5FF11861" w14:textId="5A284F01" w:rsidR="008C276C" w:rsidRPr="0008794B" w:rsidRDefault="6923AEE1">
            <w:r w:rsidRPr="5D860972">
              <w:rPr>
                <w:b/>
                <w:bCs/>
              </w:rPr>
              <w:t>TC-3: Duplicate MA Number Prevention</w:t>
            </w:r>
          </w:p>
          <w:p w14:paraId="431FA681" w14:textId="056166F7" w:rsidR="008C276C" w:rsidRPr="0008794B" w:rsidRDefault="008C276C" w:rsidP="5D860972">
            <w:pPr>
              <w:rPr>
                <w:b/>
                <w:bCs/>
              </w:rPr>
            </w:pPr>
          </w:p>
        </w:tc>
      </w:tr>
      <w:tr w:rsidR="008C276C" w:rsidRPr="0008794B" w14:paraId="5B5FC5F4" w14:textId="77777777" w:rsidTr="5D860972">
        <w:tc>
          <w:tcPr>
            <w:tcW w:w="645" w:type="dxa"/>
          </w:tcPr>
          <w:p w14:paraId="2508DA1D" w14:textId="77777777" w:rsidR="008C276C" w:rsidRPr="0008794B" w:rsidRDefault="008C276C">
            <w:r w:rsidRPr="0008794B">
              <w:t>1</w:t>
            </w:r>
          </w:p>
        </w:tc>
        <w:tc>
          <w:tcPr>
            <w:tcW w:w="2955" w:type="dxa"/>
          </w:tcPr>
          <w:p w14:paraId="5FA441D5" w14:textId="77777777" w:rsidR="008C276C" w:rsidRPr="0008794B" w:rsidRDefault="008C276C">
            <w:r w:rsidRPr="0008794B">
              <w:t>Given a participant with specific MA Number already exists</w:t>
            </w:r>
          </w:p>
        </w:tc>
        <w:tc>
          <w:tcPr>
            <w:tcW w:w="2550" w:type="dxa"/>
          </w:tcPr>
          <w:p w14:paraId="3B7E642B" w14:textId="77777777" w:rsidR="008C276C" w:rsidRPr="0008794B" w:rsidRDefault="008C276C">
            <w:r w:rsidRPr="0008794B">
              <w:t>Existing participant with MA Number in system</w:t>
            </w:r>
          </w:p>
        </w:tc>
        <w:tc>
          <w:tcPr>
            <w:tcW w:w="1890" w:type="dxa"/>
          </w:tcPr>
          <w:p w14:paraId="7AD58CA6" w14:textId="785D330F" w:rsidR="008C276C" w:rsidRPr="0008794B" w:rsidRDefault="5D14ED9D">
            <w:r>
              <w:t>When adding a participant that already exists, it will still add the participant.</w:t>
            </w:r>
          </w:p>
        </w:tc>
        <w:tc>
          <w:tcPr>
            <w:tcW w:w="645" w:type="dxa"/>
            <w:vAlign w:val="center"/>
          </w:tcPr>
          <w:p w14:paraId="6D81C3FF" w14:textId="0211FC55" w:rsidR="008C276C" w:rsidRPr="0008794B" w:rsidRDefault="076D1C26" w:rsidP="5D860972">
            <w:pPr>
              <w:jc w:val="center"/>
            </w:pPr>
            <w:r>
              <w:t>Fail</w:t>
            </w:r>
          </w:p>
        </w:tc>
        <w:tc>
          <w:tcPr>
            <w:tcW w:w="1365" w:type="dxa"/>
          </w:tcPr>
          <w:p w14:paraId="26490C0B" w14:textId="77777777" w:rsidR="008C276C" w:rsidRPr="0008794B" w:rsidRDefault="008C276C"/>
        </w:tc>
      </w:tr>
      <w:tr w:rsidR="008C276C" w:rsidRPr="0008794B" w14:paraId="6F096C4D" w14:textId="77777777" w:rsidTr="5D860972">
        <w:tc>
          <w:tcPr>
            <w:tcW w:w="645" w:type="dxa"/>
          </w:tcPr>
          <w:p w14:paraId="043A182E" w14:textId="77777777" w:rsidR="008C276C" w:rsidRPr="0008794B" w:rsidRDefault="008C276C">
            <w:r w:rsidRPr="0008794B">
              <w:t>2</w:t>
            </w:r>
          </w:p>
        </w:tc>
        <w:tc>
          <w:tcPr>
            <w:tcW w:w="2955" w:type="dxa"/>
          </w:tcPr>
          <w:p w14:paraId="43BE5DD3" w14:textId="77777777" w:rsidR="008C276C" w:rsidRPr="0008794B" w:rsidRDefault="008C276C">
            <w:r w:rsidRPr="0008794B">
              <w:t>When the user attempts to add participant with same MA Number</w:t>
            </w:r>
          </w:p>
        </w:tc>
        <w:tc>
          <w:tcPr>
            <w:tcW w:w="2550" w:type="dxa"/>
          </w:tcPr>
          <w:p w14:paraId="79223B92" w14:textId="77777777" w:rsidR="008C276C" w:rsidRPr="0008794B" w:rsidRDefault="008C276C">
            <w:r w:rsidRPr="0008794B">
              <w:t>Duplicate MA Number entered</w:t>
            </w:r>
          </w:p>
        </w:tc>
        <w:tc>
          <w:tcPr>
            <w:tcW w:w="1890" w:type="dxa"/>
          </w:tcPr>
          <w:p w14:paraId="31543AAA" w14:textId="37AF1B8F" w:rsidR="008C276C" w:rsidRPr="0008794B" w:rsidRDefault="493F0BE5">
            <w:r>
              <w:t>When adding a participant with a different name but the same MA number, they will still be added.</w:t>
            </w:r>
          </w:p>
        </w:tc>
        <w:tc>
          <w:tcPr>
            <w:tcW w:w="645" w:type="dxa"/>
            <w:vAlign w:val="center"/>
          </w:tcPr>
          <w:p w14:paraId="075B5185" w14:textId="725E6DC6" w:rsidR="008C276C" w:rsidRPr="0008794B" w:rsidRDefault="3C73C5AD" w:rsidP="5D860972">
            <w:pPr>
              <w:jc w:val="center"/>
            </w:pPr>
            <w:r>
              <w:t>Fail</w:t>
            </w:r>
          </w:p>
        </w:tc>
        <w:tc>
          <w:tcPr>
            <w:tcW w:w="1365" w:type="dxa"/>
          </w:tcPr>
          <w:p w14:paraId="555312EA" w14:textId="77777777" w:rsidR="008C276C" w:rsidRPr="0008794B" w:rsidRDefault="008C276C"/>
        </w:tc>
      </w:tr>
      <w:tr w:rsidR="008C276C" w:rsidRPr="0008794B" w14:paraId="214AC470" w14:textId="77777777" w:rsidTr="5D860972">
        <w:tc>
          <w:tcPr>
            <w:tcW w:w="645" w:type="dxa"/>
          </w:tcPr>
          <w:p w14:paraId="578CC93F" w14:textId="77777777" w:rsidR="008C276C" w:rsidRPr="0008794B" w:rsidRDefault="008C276C">
            <w:r w:rsidRPr="0008794B">
              <w:t>3</w:t>
            </w:r>
          </w:p>
        </w:tc>
        <w:tc>
          <w:tcPr>
            <w:tcW w:w="2955" w:type="dxa"/>
          </w:tcPr>
          <w:p w14:paraId="4F1158B7" w14:textId="77777777" w:rsidR="008C276C" w:rsidRPr="0008794B" w:rsidRDefault="008C276C">
            <w:r w:rsidRPr="0008794B">
              <w:t>Then entry is rejected</w:t>
            </w:r>
          </w:p>
        </w:tc>
        <w:tc>
          <w:tcPr>
            <w:tcW w:w="2550" w:type="dxa"/>
          </w:tcPr>
          <w:p w14:paraId="678554B9" w14:textId="77777777" w:rsidR="008C276C" w:rsidRPr="0008794B" w:rsidRDefault="008C276C">
            <w:r w:rsidRPr="0008794B">
              <w:t>System prevents duplicate MA Number</w:t>
            </w:r>
          </w:p>
        </w:tc>
        <w:tc>
          <w:tcPr>
            <w:tcW w:w="1890" w:type="dxa"/>
          </w:tcPr>
          <w:p w14:paraId="01101ACC" w14:textId="00977943" w:rsidR="008C276C" w:rsidRPr="0008794B" w:rsidRDefault="1D47FE07">
            <w:r>
              <w:t>The system does not reject the duplicate MA number.</w:t>
            </w:r>
          </w:p>
        </w:tc>
        <w:tc>
          <w:tcPr>
            <w:tcW w:w="645" w:type="dxa"/>
            <w:vAlign w:val="center"/>
          </w:tcPr>
          <w:p w14:paraId="61E0B290" w14:textId="72ED99A9" w:rsidR="008C276C" w:rsidRPr="0008794B" w:rsidRDefault="5922020C" w:rsidP="5D860972">
            <w:pPr>
              <w:jc w:val="center"/>
            </w:pPr>
            <w:r>
              <w:t>Fail</w:t>
            </w:r>
          </w:p>
        </w:tc>
        <w:tc>
          <w:tcPr>
            <w:tcW w:w="1365" w:type="dxa"/>
          </w:tcPr>
          <w:p w14:paraId="042F2FD6" w14:textId="77777777" w:rsidR="008C276C" w:rsidRPr="0008794B" w:rsidRDefault="008C276C"/>
        </w:tc>
      </w:tr>
      <w:tr w:rsidR="008C276C" w:rsidRPr="0008794B" w14:paraId="59A89E0A" w14:textId="77777777" w:rsidTr="5D860972">
        <w:tc>
          <w:tcPr>
            <w:tcW w:w="645" w:type="dxa"/>
          </w:tcPr>
          <w:p w14:paraId="4C5ED028" w14:textId="77777777" w:rsidR="008C276C" w:rsidRPr="0008794B" w:rsidRDefault="008C276C">
            <w:r w:rsidRPr="0008794B">
              <w:t>4</w:t>
            </w:r>
          </w:p>
        </w:tc>
        <w:tc>
          <w:tcPr>
            <w:tcW w:w="2955" w:type="dxa"/>
          </w:tcPr>
          <w:p w14:paraId="6C6475B5" w14:textId="77777777" w:rsidR="008C276C" w:rsidRPr="0008794B" w:rsidRDefault="008C276C">
            <w:r w:rsidRPr="0008794B">
              <w:t>And no record is created</w:t>
            </w:r>
          </w:p>
        </w:tc>
        <w:tc>
          <w:tcPr>
            <w:tcW w:w="2550" w:type="dxa"/>
          </w:tcPr>
          <w:p w14:paraId="65047F29" w14:textId="77777777" w:rsidR="008C276C" w:rsidRPr="0008794B" w:rsidRDefault="008C276C">
            <w:r w:rsidRPr="0008794B">
              <w:t>No new participant record saved</w:t>
            </w:r>
          </w:p>
        </w:tc>
        <w:tc>
          <w:tcPr>
            <w:tcW w:w="1890" w:type="dxa"/>
          </w:tcPr>
          <w:p w14:paraId="788F4300" w14:textId="11184B91" w:rsidR="008C276C" w:rsidRPr="0008794B" w:rsidRDefault="1ED3E27C">
            <w:r>
              <w:t xml:space="preserve"> The record will still be </w:t>
            </w:r>
            <w:r w:rsidR="79F9E0DD">
              <w:t>added to</w:t>
            </w:r>
            <w:r>
              <w:t xml:space="preserve"> the participant list.</w:t>
            </w:r>
          </w:p>
        </w:tc>
        <w:tc>
          <w:tcPr>
            <w:tcW w:w="645" w:type="dxa"/>
            <w:vAlign w:val="center"/>
          </w:tcPr>
          <w:p w14:paraId="2B0A418D" w14:textId="24D53ECB" w:rsidR="008C276C" w:rsidRPr="0008794B" w:rsidRDefault="327366FA" w:rsidP="5D860972">
            <w:pPr>
              <w:jc w:val="center"/>
            </w:pPr>
            <w:r>
              <w:t>Fail</w:t>
            </w:r>
          </w:p>
        </w:tc>
        <w:tc>
          <w:tcPr>
            <w:tcW w:w="1365" w:type="dxa"/>
          </w:tcPr>
          <w:p w14:paraId="43817D16" w14:textId="77777777" w:rsidR="008C276C" w:rsidRPr="0008794B" w:rsidRDefault="008C276C"/>
        </w:tc>
      </w:tr>
      <w:tr w:rsidR="008C276C" w:rsidRPr="0008794B" w14:paraId="5860EAEA" w14:textId="77777777" w:rsidTr="5D860972">
        <w:tc>
          <w:tcPr>
            <w:tcW w:w="10050" w:type="dxa"/>
            <w:gridSpan w:val="6"/>
            <w:shd w:val="clear" w:color="auto" w:fill="BFBFBF" w:themeFill="background1" w:themeFillShade="BF"/>
          </w:tcPr>
          <w:p w14:paraId="73973DF5" w14:textId="2F62918B" w:rsidR="008C276C" w:rsidRPr="0008794B" w:rsidRDefault="6923AEE1">
            <w:r w:rsidRPr="5D860972">
              <w:rPr>
                <w:b/>
                <w:bCs/>
              </w:rPr>
              <w:t>TC-4: Update Participant Information</w:t>
            </w:r>
          </w:p>
          <w:p w14:paraId="34C3D8CC" w14:textId="19B16C6D" w:rsidR="008C276C" w:rsidRPr="0008794B" w:rsidRDefault="008C276C" w:rsidP="5D860972">
            <w:pPr>
              <w:rPr>
                <w:b/>
                <w:bCs/>
              </w:rPr>
            </w:pPr>
          </w:p>
        </w:tc>
      </w:tr>
      <w:tr w:rsidR="008C276C" w:rsidRPr="0008794B" w14:paraId="296F8F0F" w14:textId="77777777" w:rsidTr="5D860972">
        <w:tc>
          <w:tcPr>
            <w:tcW w:w="645" w:type="dxa"/>
          </w:tcPr>
          <w:p w14:paraId="192106ED" w14:textId="77777777" w:rsidR="008C276C" w:rsidRPr="0008794B" w:rsidRDefault="008C276C">
            <w:r w:rsidRPr="0008794B">
              <w:t>1</w:t>
            </w:r>
          </w:p>
        </w:tc>
        <w:tc>
          <w:tcPr>
            <w:tcW w:w="2955" w:type="dxa"/>
            <w:vAlign w:val="center"/>
          </w:tcPr>
          <w:p w14:paraId="23136580" w14:textId="77777777" w:rsidR="008C276C" w:rsidRPr="0008794B" w:rsidRDefault="6923AEE1" w:rsidP="5D860972">
            <w:r>
              <w:t>Given an existing participant record</w:t>
            </w:r>
          </w:p>
        </w:tc>
        <w:tc>
          <w:tcPr>
            <w:tcW w:w="2550" w:type="dxa"/>
            <w:vAlign w:val="center"/>
          </w:tcPr>
          <w:p w14:paraId="3A29AA34" w14:textId="77777777" w:rsidR="008C276C" w:rsidRPr="0008794B" w:rsidRDefault="6923AEE1" w:rsidP="5D860972">
            <w:r>
              <w:t>Participant data available for editing</w:t>
            </w:r>
          </w:p>
        </w:tc>
        <w:tc>
          <w:tcPr>
            <w:tcW w:w="1890" w:type="dxa"/>
            <w:vAlign w:val="center"/>
          </w:tcPr>
          <w:p w14:paraId="6B736A66" w14:textId="419FCAA8" w:rsidR="008C276C" w:rsidRPr="0008794B" w:rsidRDefault="1F624941" w:rsidP="5D860972">
            <w:r>
              <w:t>The three dots next to the record will allow for edit or delete.</w:t>
            </w:r>
          </w:p>
        </w:tc>
        <w:tc>
          <w:tcPr>
            <w:tcW w:w="645" w:type="dxa"/>
            <w:vAlign w:val="center"/>
          </w:tcPr>
          <w:p w14:paraId="45C5BF45" w14:textId="47190D4D" w:rsidR="008C276C" w:rsidRPr="0008794B" w:rsidRDefault="1F624941" w:rsidP="5D860972">
            <w:pPr>
              <w:jc w:val="center"/>
            </w:pPr>
            <w:r>
              <w:t>Pass</w:t>
            </w:r>
          </w:p>
        </w:tc>
        <w:tc>
          <w:tcPr>
            <w:tcW w:w="1365" w:type="dxa"/>
          </w:tcPr>
          <w:p w14:paraId="4E47896A" w14:textId="77777777" w:rsidR="008C276C" w:rsidRPr="0008794B" w:rsidRDefault="008C276C"/>
        </w:tc>
      </w:tr>
      <w:tr w:rsidR="008C276C" w:rsidRPr="0008794B" w14:paraId="3EB4DDA3" w14:textId="77777777" w:rsidTr="5D860972">
        <w:tc>
          <w:tcPr>
            <w:tcW w:w="645" w:type="dxa"/>
          </w:tcPr>
          <w:p w14:paraId="37D00D57" w14:textId="77777777" w:rsidR="008C276C" w:rsidRPr="0008794B" w:rsidRDefault="008C276C">
            <w:r w:rsidRPr="0008794B">
              <w:t>2</w:t>
            </w:r>
          </w:p>
        </w:tc>
        <w:tc>
          <w:tcPr>
            <w:tcW w:w="2955" w:type="dxa"/>
            <w:vAlign w:val="center"/>
          </w:tcPr>
          <w:p w14:paraId="439C82BF" w14:textId="77777777" w:rsidR="008C276C" w:rsidRPr="0008794B" w:rsidRDefault="6923AEE1" w:rsidP="5D860972">
            <w:r>
              <w:t>When the user modifies participant information</w:t>
            </w:r>
          </w:p>
        </w:tc>
        <w:tc>
          <w:tcPr>
            <w:tcW w:w="2550" w:type="dxa"/>
            <w:vAlign w:val="center"/>
          </w:tcPr>
          <w:p w14:paraId="66509F71" w14:textId="77777777" w:rsidR="008C276C" w:rsidRPr="0008794B" w:rsidRDefault="6923AEE1" w:rsidP="5D860972">
            <w:r>
              <w:t>Changes made to participant fields</w:t>
            </w:r>
          </w:p>
        </w:tc>
        <w:tc>
          <w:tcPr>
            <w:tcW w:w="1890" w:type="dxa"/>
            <w:vAlign w:val="center"/>
          </w:tcPr>
          <w:p w14:paraId="3E01ABE2" w14:textId="08CFDEC3" w:rsidR="008C276C" w:rsidRPr="0008794B" w:rsidRDefault="5C7654CB" w:rsidP="5D860972">
            <w:r>
              <w:t>When saving changes, the record does not change.</w:t>
            </w:r>
          </w:p>
        </w:tc>
        <w:tc>
          <w:tcPr>
            <w:tcW w:w="645" w:type="dxa"/>
            <w:vAlign w:val="center"/>
          </w:tcPr>
          <w:p w14:paraId="612BE447" w14:textId="6DDA15C9" w:rsidR="008C276C" w:rsidRPr="0008794B" w:rsidRDefault="5C7654CB" w:rsidP="5D860972">
            <w:pPr>
              <w:jc w:val="center"/>
            </w:pPr>
            <w:r>
              <w:t>Fail</w:t>
            </w:r>
          </w:p>
        </w:tc>
        <w:tc>
          <w:tcPr>
            <w:tcW w:w="1365" w:type="dxa"/>
          </w:tcPr>
          <w:p w14:paraId="6BE15633" w14:textId="77777777" w:rsidR="008C276C" w:rsidRPr="0008794B" w:rsidRDefault="008C276C"/>
        </w:tc>
      </w:tr>
      <w:tr w:rsidR="008C276C" w:rsidRPr="0008794B" w14:paraId="2C294D21" w14:textId="77777777" w:rsidTr="5D860972">
        <w:tc>
          <w:tcPr>
            <w:tcW w:w="645" w:type="dxa"/>
          </w:tcPr>
          <w:p w14:paraId="3BA77A7A" w14:textId="77777777" w:rsidR="008C276C" w:rsidRPr="0008794B" w:rsidRDefault="008C276C">
            <w:r w:rsidRPr="0008794B">
              <w:t>3</w:t>
            </w:r>
          </w:p>
        </w:tc>
        <w:tc>
          <w:tcPr>
            <w:tcW w:w="2955" w:type="dxa"/>
            <w:vAlign w:val="center"/>
          </w:tcPr>
          <w:p w14:paraId="23126001" w14:textId="77777777" w:rsidR="008C276C" w:rsidRPr="0008794B" w:rsidRDefault="6923AEE1" w:rsidP="5D860972">
            <w:r>
              <w:t>Then changes are saved successfully</w:t>
            </w:r>
          </w:p>
        </w:tc>
        <w:tc>
          <w:tcPr>
            <w:tcW w:w="2550" w:type="dxa"/>
            <w:vAlign w:val="center"/>
          </w:tcPr>
          <w:p w14:paraId="12F9DD5C" w14:textId="77777777" w:rsidR="008C276C" w:rsidRPr="0008794B" w:rsidRDefault="6923AEE1" w:rsidP="5D860972">
            <w:r>
              <w:t>Updated information persisted</w:t>
            </w:r>
          </w:p>
        </w:tc>
        <w:tc>
          <w:tcPr>
            <w:tcW w:w="1890" w:type="dxa"/>
            <w:vAlign w:val="center"/>
          </w:tcPr>
          <w:p w14:paraId="16ADC17B" w14:textId="055A407F" w:rsidR="008C276C" w:rsidRPr="0008794B" w:rsidRDefault="442B0AD3" w:rsidP="5D860972">
            <w:r>
              <w:t>The changes to the record do not persist.</w:t>
            </w:r>
          </w:p>
        </w:tc>
        <w:tc>
          <w:tcPr>
            <w:tcW w:w="645" w:type="dxa"/>
            <w:vAlign w:val="center"/>
          </w:tcPr>
          <w:p w14:paraId="22E441DC" w14:textId="32CD402D" w:rsidR="008C276C" w:rsidRPr="0008794B" w:rsidRDefault="442B0AD3" w:rsidP="5D860972">
            <w:pPr>
              <w:jc w:val="center"/>
            </w:pPr>
            <w:r>
              <w:t>Fail</w:t>
            </w:r>
          </w:p>
        </w:tc>
        <w:tc>
          <w:tcPr>
            <w:tcW w:w="1365" w:type="dxa"/>
          </w:tcPr>
          <w:p w14:paraId="29BF54EA" w14:textId="77777777" w:rsidR="008C276C" w:rsidRPr="0008794B" w:rsidRDefault="008C276C"/>
        </w:tc>
      </w:tr>
      <w:tr w:rsidR="008C276C" w:rsidRPr="0008794B" w14:paraId="7E7D44CE" w14:textId="77777777" w:rsidTr="5D860972">
        <w:tc>
          <w:tcPr>
            <w:tcW w:w="645" w:type="dxa"/>
          </w:tcPr>
          <w:p w14:paraId="4780C6B3" w14:textId="77777777" w:rsidR="008C276C" w:rsidRPr="0008794B" w:rsidRDefault="008C276C">
            <w:r w:rsidRPr="0008794B">
              <w:t>4</w:t>
            </w:r>
          </w:p>
        </w:tc>
        <w:tc>
          <w:tcPr>
            <w:tcW w:w="2955" w:type="dxa"/>
            <w:vAlign w:val="center"/>
          </w:tcPr>
          <w:p w14:paraId="3253A775" w14:textId="77777777" w:rsidR="008C276C" w:rsidRPr="0008794B" w:rsidRDefault="6923AEE1" w:rsidP="5D860972">
            <w:r>
              <w:t>And audit entry is written</w:t>
            </w:r>
          </w:p>
        </w:tc>
        <w:tc>
          <w:tcPr>
            <w:tcW w:w="2550" w:type="dxa"/>
            <w:vAlign w:val="center"/>
          </w:tcPr>
          <w:p w14:paraId="4E4BF298" w14:textId="77777777" w:rsidR="008C276C" w:rsidRPr="0008794B" w:rsidRDefault="6923AEE1" w:rsidP="5D860972">
            <w:r>
              <w:t>Change logged with user and timestamp</w:t>
            </w:r>
          </w:p>
        </w:tc>
        <w:tc>
          <w:tcPr>
            <w:tcW w:w="1890" w:type="dxa"/>
            <w:vAlign w:val="center"/>
          </w:tcPr>
          <w:p w14:paraId="52A688CF" w14:textId="77777777" w:rsidR="008C276C" w:rsidRPr="0008794B" w:rsidRDefault="008C276C" w:rsidP="5D860972"/>
        </w:tc>
        <w:tc>
          <w:tcPr>
            <w:tcW w:w="645" w:type="dxa"/>
            <w:vAlign w:val="center"/>
          </w:tcPr>
          <w:p w14:paraId="59DB5400" w14:textId="77777777" w:rsidR="008C276C" w:rsidRPr="0008794B" w:rsidRDefault="008C276C" w:rsidP="5D860972">
            <w:pPr>
              <w:jc w:val="center"/>
            </w:pPr>
          </w:p>
        </w:tc>
        <w:tc>
          <w:tcPr>
            <w:tcW w:w="1365" w:type="dxa"/>
          </w:tcPr>
          <w:p w14:paraId="4E3265EE" w14:textId="77777777" w:rsidR="008C276C" w:rsidRPr="0008794B" w:rsidRDefault="008C276C"/>
        </w:tc>
      </w:tr>
      <w:tr w:rsidR="008C276C" w:rsidRPr="0008794B" w14:paraId="06DFDEC7" w14:textId="77777777" w:rsidTr="5D860972">
        <w:tc>
          <w:tcPr>
            <w:tcW w:w="10050" w:type="dxa"/>
            <w:gridSpan w:val="6"/>
            <w:shd w:val="clear" w:color="auto" w:fill="BFBFBF" w:themeFill="background1" w:themeFillShade="BF"/>
          </w:tcPr>
          <w:p w14:paraId="695E4537" w14:textId="53703E6C" w:rsidR="008C276C" w:rsidRPr="0008794B" w:rsidRDefault="6923AEE1">
            <w:r w:rsidRPr="5D860972">
              <w:rPr>
                <w:b/>
                <w:bCs/>
              </w:rPr>
              <w:t>TC-5: Create Service Type</w:t>
            </w:r>
          </w:p>
          <w:p w14:paraId="26C5A1E0" w14:textId="0C07147F" w:rsidR="008C276C" w:rsidRPr="0008794B" w:rsidRDefault="008C276C" w:rsidP="5D860972">
            <w:pPr>
              <w:rPr>
                <w:b/>
                <w:bCs/>
              </w:rPr>
            </w:pPr>
          </w:p>
        </w:tc>
      </w:tr>
      <w:tr w:rsidR="008C276C" w:rsidRPr="0008794B" w14:paraId="7BC0169A" w14:textId="77777777" w:rsidTr="5D860972">
        <w:tc>
          <w:tcPr>
            <w:tcW w:w="645" w:type="dxa"/>
            <w:vAlign w:val="center"/>
          </w:tcPr>
          <w:p w14:paraId="557227F2" w14:textId="77777777" w:rsidR="008C276C" w:rsidRPr="0008794B" w:rsidRDefault="6923AEE1" w:rsidP="5D860972">
            <w:pPr>
              <w:jc w:val="center"/>
            </w:pPr>
            <w:r>
              <w:t>1</w:t>
            </w:r>
          </w:p>
        </w:tc>
        <w:tc>
          <w:tcPr>
            <w:tcW w:w="2955" w:type="dxa"/>
            <w:shd w:val="clear" w:color="auto" w:fill="FFFFFF" w:themeFill="background1"/>
            <w:vAlign w:val="center"/>
          </w:tcPr>
          <w:p w14:paraId="17735CD6" w14:textId="77777777" w:rsidR="008C276C" w:rsidRPr="0008794B" w:rsidRDefault="6923AEE1" w:rsidP="5D860972">
            <w:r>
              <w:t>Given the user has access to service type management</w:t>
            </w:r>
          </w:p>
        </w:tc>
        <w:tc>
          <w:tcPr>
            <w:tcW w:w="2550" w:type="dxa"/>
            <w:shd w:val="clear" w:color="auto" w:fill="FFFFFF" w:themeFill="background1"/>
            <w:vAlign w:val="center"/>
          </w:tcPr>
          <w:p w14:paraId="3FBD4320" w14:textId="77777777" w:rsidR="008C276C" w:rsidRPr="0008794B" w:rsidRDefault="6923AEE1" w:rsidP="5D860972">
            <w:r>
              <w:t>Service type administration available</w:t>
            </w:r>
          </w:p>
        </w:tc>
        <w:tc>
          <w:tcPr>
            <w:tcW w:w="1890" w:type="dxa"/>
            <w:vAlign w:val="center"/>
          </w:tcPr>
          <w:p w14:paraId="5AC5041B" w14:textId="77777777" w:rsidR="008C276C" w:rsidRPr="0008794B" w:rsidRDefault="008C276C" w:rsidP="5D860972"/>
        </w:tc>
        <w:tc>
          <w:tcPr>
            <w:tcW w:w="645" w:type="dxa"/>
            <w:vAlign w:val="center"/>
          </w:tcPr>
          <w:p w14:paraId="533B65B6" w14:textId="77777777" w:rsidR="008C276C" w:rsidRPr="0008794B" w:rsidRDefault="008C276C" w:rsidP="5D860972">
            <w:pPr>
              <w:jc w:val="center"/>
            </w:pPr>
          </w:p>
        </w:tc>
        <w:tc>
          <w:tcPr>
            <w:tcW w:w="1365" w:type="dxa"/>
          </w:tcPr>
          <w:p w14:paraId="28B9D228" w14:textId="77777777" w:rsidR="008C276C" w:rsidRPr="0008794B" w:rsidRDefault="008C276C"/>
        </w:tc>
      </w:tr>
      <w:tr w:rsidR="008C276C" w:rsidRPr="0008794B" w14:paraId="7197862D" w14:textId="77777777" w:rsidTr="5D860972">
        <w:tc>
          <w:tcPr>
            <w:tcW w:w="645" w:type="dxa"/>
            <w:vAlign w:val="center"/>
          </w:tcPr>
          <w:p w14:paraId="13301C7E" w14:textId="77777777" w:rsidR="008C276C" w:rsidRPr="0008794B" w:rsidRDefault="6923AEE1" w:rsidP="5D860972">
            <w:pPr>
              <w:jc w:val="center"/>
            </w:pPr>
            <w:r>
              <w:t>2</w:t>
            </w:r>
          </w:p>
        </w:tc>
        <w:tc>
          <w:tcPr>
            <w:tcW w:w="2955" w:type="dxa"/>
            <w:shd w:val="clear" w:color="auto" w:fill="FFFFFF" w:themeFill="background1"/>
            <w:vAlign w:val="center"/>
          </w:tcPr>
          <w:p w14:paraId="37C1BBB5" w14:textId="77777777" w:rsidR="008C276C" w:rsidRPr="0008794B" w:rsidRDefault="6923AEE1" w:rsidP="5D860972">
            <w:r>
              <w:t>When the user creates new service type</w:t>
            </w:r>
          </w:p>
        </w:tc>
        <w:tc>
          <w:tcPr>
            <w:tcW w:w="2550" w:type="dxa"/>
            <w:shd w:val="clear" w:color="auto" w:fill="FFFFFF" w:themeFill="background1"/>
            <w:vAlign w:val="center"/>
          </w:tcPr>
          <w:p w14:paraId="1E4ACF7F" w14:textId="77777777" w:rsidR="008C276C" w:rsidRPr="0008794B" w:rsidRDefault="6923AEE1" w:rsidP="5D860972">
            <w:r>
              <w:t>Service code, name, description, category, Active status entered</w:t>
            </w:r>
          </w:p>
        </w:tc>
        <w:tc>
          <w:tcPr>
            <w:tcW w:w="1890" w:type="dxa"/>
            <w:vAlign w:val="center"/>
          </w:tcPr>
          <w:p w14:paraId="3706EC37" w14:textId="77777777" w:rsidR="008C276C" w:rsidRPr="0008794B" w:rsidRDefault="008C276C" w:rsidP="5D860972"/>
        </w:tc>
        <w:tc>
          <w:tcPr>
            <w:tcW w:w="645" w:type="dxa"/>
            <w:vAlign w:val="center"/>
          </w:tcPr>
          <w:p w14:paraId="1FA0D2D9" w14:textId="77777777" w:rsidR="008C276C" w:rsidRPr="0008794B" w:rsidRDefault="008C276C" w:rsidP="5D860972">
            <w:pPr>
              <w:jc w:val="center"/>
            </w:pPr>
          </w:p>
        </w:tc>
        <w:tc>
          <w:tcPr>
            <w:tcW w:w="1365" w:type="dxa"/>
          </w:tcPr>
          <w:p w14:paraId="77C592A4" w14:textId="77777777" w:rsidR="008C276C" w:rsidRPr="0008794B" w:rsidRDefault="008C276C"/>
        </w:tc>
      </w:tr>
      <w:tr w:rsidR="008C276C" w:rsidRPr="0008794B" w14:paraId="4D2D5E68" w14:textId="77777777" w:rsidTr="5D860972">
        <w:tc>
          <w:tcPr>
            <w:tcW w:w="645" w:type="dxa"/>
            <w:vAlign w:val="center"/>
          </w:tcPr>
          <w:p w14:paraId="5D035C10" w14:textId="77777777" w:rsidR="008C276C" w:rsidRPr="0008794B" w:rsidRDefault="6923AEE1" w:rsidP="5D860972">
            <w:pPr>
              <w:jc w:val="center"/>
            </w:pPr>
            <w:r>
              <w:t>3</w:t>
            </w:r>
          </w:p>
        </w:tc>
        <w:tc>
          <w:tcPr>
            <w:tcW w:w="2955" w:type="dxa"/>
            <w:shd w:val="clear" w:color="auto" w:fill="FFFFFF" w:themeFill="background1"/>
            <w:vAlign w:val="center"/>
          </w:tcPr>
          <w:p w14:paraId="64EFCB6B" w14:textId="77777777" w:rsidR="008C276C" w:rsidRPr="0008794B" w:rsidRDefault="6923AEE1" w:rsidP="5D860972">
            <w:r>
              <w:t>Then service type is saved</w:t>
            </w:r>
          </w:p>
        </w:tc>
        <w:tc>
          <w:tcPr>
            <w:tcW w:w="2550" w:type="dxa"/>
            <w:shd w:val="clear" w:color="auto" w:fill="FFFFFF" w:themeFill="background1"/>
            <w:vAlign w:val="center"/>
          </w:tcPr>
          <w:p w14:paraId="5E5BC081" w14:textId="77777777" w:rsidR="008C276C" w:rsidRPr="0008794B" w:rsidRDefault="6923AEE1" w:rsidP="5D860972">
            <w:r>
              <w:t>New service type record created</w:t>
            </w:r>
          </w:p>
        </w:tc>
        <w:tc>
          <w:tcPr>
            <w:tcW w:w="1890" w:type="dxa"/>
            <w:vAlign w:val="center"/>
          </w:tcPr>
          <w:p w14:paraId="00F4FFA4" w14:textId="77777777" w:rsidR="008C276C" w:rsidRPr="0008794B" w:rsidRDefault="008C276C" w:rsidP="5D860972"/>
        </w:tc>
        <w:tc>
          <w:tcPr>
            <w:tcW w:w="645" w:type="dxa"/>
            <w:vAlign w:val="center"/>
          </w:tcPr>
          <w:p w14:paraId="51FFE3D6" w14:textId="77777777" w:rsidR="008C276C" w:rsidRPr="0008794B" w:rsidRDefault="008C276C" w:rsidP="5D860972">
            <w:pPr>
              <w:jc w:val="center"/>
            </w:pPr>
          </w:p>
        </w:tc>
        <w:tc>
          <w:tcPr>
            <w:tcW w:w="1365" w:type="dxa"/>
          </w:tcPr>
          <w:p w14:paraId="60D4577E" w14:textId="77777777" w:rsidR="008C276C" w:rsidRPr="0008794B" w:rsidRDefault="008C276C"/>
        </w:tc>
      </w:tr>
      <w:tr w:rsidR="008C276C" w:rsidRPr="0008794B" w14:paraId="1E46BB08" w14:textId="77777777" w:rsidTr="5D860972">
        <w:tc>
          <w:tcPr>
            <w:tcW w:w="645" w:type="dxa"/>
            <w:vAlign w:val="center"/>
          </w:tcPr>
          <w:p w14:paraId="608B8941" w14:textId="77777777" w:rsidR="008C276C" w:rsidRPr="0008794B" w:rsidRDefault="6923AEE1" w:rsidP="5D860972">
            <w:pPr>
              <w:jc w:val="center"/>
            </w:pPr>
            <w:r>
              <w:lastRenderedPageBreak/>
              <w:t>4</w:t>
            </w:r>
          </w:p>
        </w:tc>
        <w:tc>
          <w:tcPr>
            <w:tcW w:w="2955" w:type="dxa"/>
            <w:shd w:val="clear" w:color="auto" w:fill="FFFFFF" w:themeFill="background1"/>
            <w:vAlign w:val="center"/>
          </w:tcPr>
          <w:p w14:paraId="641D7BC5" w14:textId="77777777" w:rsidR="008C276C" w:rsidRPr="0008794B" w:rsidRDefault="6923AEE1" w:rsidP="5D860972">
            <w:r>
              <w:t>And service type becomes selectable</w:t>
            </w:r>
          </w:p>
        </w:tc>
        <w:tc>
          <w:tcPr>
            <w:tcW w:w="2550" w:type="dxa"/>
            <w:shd w:val="clear" w:color="auto" w:fill="FFFFFF" w:themeFill="background1"/>
            <w:vAlign w:val="center"/>
          </w:tcPr>
          <w:p w14:paraId="5A2229C1" w14:textId="77777777" w:rsidR="008C276C" w:rsidRPr="0008794B" w:rsidRDefault="6923AEE1" w:rsidP="5D860972">
            <w:r>
              <w:t>Service type available for assignment</w:t>
            </w:r>
          </w:p>
        </w:tc>
        <w:tc>
          <w:tcPr>
            <w:tcW w:w="1890" w:type="dxa"/>
            <w:vAlign w:val="center"/>
          </w:tcPr>
          <w:p w14:paraId="6BA8AE3F" w14:textId="77777777" w:rsidR="008C276C" w:rsidRPr="0008794B" w:rsidRDefault="008C276C" w:rsidP="5D860972"/>
        </w:tc>
        <w:tc>
          <w:tcPr>
            <w:tcW w:w="645" w:type="dxa"/>
            <w:vAlign w:val="center"/>
          </w:tcPr>
          <w:p w14:paraId="41319E9F" w14:textId="77777777" w:rsidR="008C276C" w:rsidRPr="0008794B" w:rsidRDefault="008C276C" w:rsidP="5D860972">
            <w:pPr>
              <w:jc w:val="center"/>
            </w:pPr>
          </w:p>
        </w:tc>
        <w:tc>
          <w:tcPr>
            <w:tcW w:w="1365" w:type="dxa"/>
          </w:tcPr>
          <w:p w14:paraId="279F1DCB" w14:textId="77777777" w:rsidR="008C276C" w:rsidRPr="0008794B" w:rsidRDefault="008C276C"/>
        </w:tc>
      </w:tr>
      <w:tr w:rsidR="008C276C" w:rsidRPr="0008794B" w14:paraId="04118930" w14:textId="77777777" w:rsidTr="5D860972">
        <w:tc>
          <w:tcPr>
            <w:tcW w:w="10050" w:type="dxa"/>
            <w:gridSpan w:val="6"/>
            <w:shd w:val="clear" w:color="auto" w:fill="BFBFBF" w:themeFill="background1" w:themeFillShade="BF"/>
          </w:tcPr>
          <w:p w14:paraId="4A37CC2A" w14:textId="4125B2CC" w:rsidR="008C276C" w:rsidRPr="0008794B" w:rsidRDefault="6923AEE1">
            <w:r w:rsidRPr="5D860972">
              <w:rPr>
                <w:b/>
                <w:bCs/>
              </w:rPr>
              <w:t>TC-6: Deactivate Service Type</w:t>
            </w:r>
          </w:p>
          <w:p w14:paraId="1A81E3EC" w14:textId="6D36EAF6" w:rsidR="008C276C" w:rsidRPr="0008794B" w:rsidRDefault="008C276C" w:rsidP="5D860972">
            <w:pPr>
              <w:rPr>
                <w:b/>
                <w:bCs/>
              </w:rPr>
            </w:pPr>
          </w:p>
        </w:tc>
      </w:tr>
      <w:tr w:rsidR="008C276C" w:rsidRPr="0008794B" w14:paraId="2934CBFD" w14:textId="77777777" w:rsidTr="5D860972">
        <w:tc>
          <w:tcPr>
            <w:tcW w:w="645" w:type="dxa"/>
            <w:vAlign w:val="center"/>
          </w:tcPr>
          <w:p w14:paraId="2FC8AF9C" w14:textId="77777777" w:rsidR="008C276C" w:rsidRPr="0008794B" w:rsidRDefault="6923AEE1" w:rsidP="5D860972">
            <w:pPr>
              <w:jc w:val="center"/>
            </w:pPr>
            <w:r>
              <w:t>1</w:t>
            </w:r>
          </w:p>
        </w:tc>
        <w:tc>
          <w:tcPr>
            <w:tcW w:w="2955" w:type="dxa"/>
            <w:vAlign w:val="center"/>
          </w:tcPr>
          <w:p w14:paraId="4105BDDA" w14:textId="77777777" w:rsidR="008C276C" w:rsidRPr="0008794B" w:rsidRDefault="6923AEE1" w:rsidP="5D860972">
            <w:r>
              <w:t>Given an active service type exists</w:t>
            </w:r>
          </w:p>
        </w:tc>
        <w:tc>
          <w:tcPr>
            <w:tcW w:w="2550" w:type="dxa"/>
            <w:vAlign w:val="center"/>
          </w:tcPr>
          <w:p w14:paraId="1451274B" w14:textId="77777777" w:rsidR="008C276C" w:rsidRPr="0008794B" w:rsidRDefault="6923AEE1" w:rsidP="5D860972">
            <w:r>
              <w:t>Active service type in system</w:t>
            </w:r>
          </w:p>
        </w:tc>
        <w:tc>
          <w:tcPr>
            <w:tcW w:w="1890" w:type="dxa"/>
          </w:tcPr>
          <w:p w14:paraId="085D2C96" w14:textId="77777777" w:rsidR="008C276C" w:rsidRPr="0008794B" w:rsidRDefault="008C276C"/>
        </w:tc>
        <w:tc>
          <w:tcPr>
            <w:tcW w:w="645" w:type="dxa"/>
            <w:vAlign w:val="center"/>
          </w:tcPr>
          <w:p w14:paraId="79841CC7" w14:textId="77777777" w:rsidR="008C276C" w:rsidRPr="0008794B" w:rsidRDefault="008C276C" w:rsidP="5D860972">
            <w:pPr>
              <w:jc w:val="center"/>
            </w:pPr>
          </w:p>
        </w:tc>
        <w:tc>
          <w:tcPr>
            <w:tcW w:w="1365" w:type="dxa"/>
          </w:tcPr>
          <w:p w14:paraId="5C50F787" w14:textId="77777777" w:rsidR="008C276C" w:rsidRPr="0008794B" w:rsidRDefault="008C276C"/>
        </w:tc>
      </w:tr>
      <w:tr w:rsidR="008C276C" w:rsidRPr="0008794B" w14:paraId="6B3CD8F1" w14:textId="77777777" w:rsidTr="5D860972">
        <w:tc>
          <w:tcPr>
            <w:tcW w:w="645" w:type="dxa"/>
            <w:vAlign w:val="center"/>
          </w:tcPr>
          <w:p w14:paraId="6982697F" w14:textId="77777777" w:rsidR="008C276C" w:rsidRPr="0008794B" w:rsidRDefault="6923AEE1" w:rsidP="5D860972">
            <w:pPr>
              <w:jc w:val="center"/>
            </w:pPr>
            <w:r>
              <w:t>2</w:t>
            </w:r>
          </w:p>
        </w:tc>
        <w:tc>
          <w:tcPr>
            <w:tcW w:w="2955" w:type="dxa"/>
            <w:vAlign w:val="center"/>
          </w:tcPr>
          <w:p w14:paraId="4B161D01" w14:textId="77777777" w:rsidR="008C276C" w:rsidRPr="0008794B" w:rsidRDefault="6923AEE1" w:rsidP="5D860972">
            <w:r>
              <w:t>When the user deactivates the service type</w:t>
            </w:r>
          </w:p>
        </w:tc>
        <w:tc>
          <w:tcPr>
            <w:tcW w:w="2550" w:type="dxa"/>
            <w:vAlign w:val="center"/>
          </w:tcPr>
          <w:p w14:paraId="2A639079" w14:textId="77777777" w:rsidR="008C276C" w:rsidRPr="0008794B" w:rsidRDefault="6923AEE1" w:rsidP="5D860972">
            <w:r>
              <w:t>Active status changed to inactive</w:t>
            </w:r>
          </w:p>
        </w:tc>
        <w:tc>
          <w:tcPr>
            <w:tcW w:w="1890" w:type="dxa"/>
          </w:tcPr>
          <w:p w14:paraId="48AA3505" w14:textId="77777777" w:rsidR="008C276C" w:rsidRPr="0008794B" w:rsidRDefault="008C276C"/>
        </w:tc>
        <w:tc>
          <w:tcPr>
            <w:tcW w:w="645" w:type="dxa"/>
            <w:vAlign w:val="center"/>
          </w:tcPr>
          <w:p w14:paraId="44C0CA19" w14:textId="77777777" w:rsidR="008C276C" w:rsidRPr="0008794B" w:rsidRDefault="008C276C" w:rsidP="5D860972">
            <w:pPr>
              <w:jc w:val="center"/>
            </w:pPr>
          </w:p>
        </w:tc>
        <w:tc>
          <w:tcPr>
            <w:tcW w:w="1365" w:type="dxa"/>
          </w:tcPr>
          <w:p w14:paraId="3315ED49" w14:textId="77777777" w:rsidR="008C276C" w:rsidRPr="0008794B" w:rsidRDefault="008C276C"/>
        </w:tc>
      </w:tr>
      <w:tr w:rsidR="008C276C" w:rsidRPr="0008794B" w14:paraId="60FB969F" w14:textId="77777777" w:rsidTr="5D860972">
        <w:tc>
          <w:tcPr>
            <w:tcW w:w="645" w:type="dxa"/>
            <w:vAlign w:val="center"/>
          </w:tcPr>
          <w:p w14:paraId="185B8413" w14:textId="77777777" w:rsidR="008C276C" w:rsidRPr="0008794B" w:rsidRDefault="6923AEE1" w:rsidP="5D860972">
            <w:pPr>
              <w:jc w:val="center"/>
            </w:pPr>
            <w:r>
              <w:t>3</w:t>
            </w:r>
          </w:p>
        </w:tc>
        <w:tc>
          <w:tcPr>
            <w:tcW w:w="2955" w:type="dxa"/>
            <w:vAlign w:val="center"/>
          </w:tcPr>
          <w:p w14:paraId="09E67D62" w14:textId="77777777" w:rsidR="008C276C" w:rsidRPr="0008794B" w:rsidRDefault="6923AEE1" w:rsidP="5D860972">
            <w:r>
              <w:t>Then service type is not available for new visits</w:t>
            </w:r>
          </w:p>
        </w:tc>
        <w:tc>
          <w:tcPr>
            <w:tcW w:w="2550" w:type="dxa"/>
            <w:vAlign w:val="center"/>
          </w:tcPr>
          <w:p w14:paraId="6A64E015" w14:textId="77777777" w:rsidR="008C276C" w:rsidRPr="0008794B" w:rsidRDefault="6923AEE1" w:rsidP="5D860972">
            <w:r>
              <w:t>Deactivated service excluded from new visit options</w:t>
            </w:r>
          </w:p>
        </w:tc>
        <w:tc>
          <w:tcPr>
            <w:tcW w:w="1890" w:type="dxa"/>
          </w:tcPr>
          <w:p w14:paraId="3AF56A68" w14:textId="77777777" w:rsidR="008C276C" w:rsidRPr="0008794B" w:rsidRDefault="008C276C"/>
        </w:tc>
        <w:tc>
          <w:tcPr>
            <w:tcW w:w="645" w:type="dxa"/>
            <w:vAlign w:val="center"/>
          </w:tcPr>
          <w:p w14:paraId="73FFFD62" w14:textId="77777777" w:rsidR="008C276C" w:rsidRPr="0008794B" w:rsidRDefault="008C276C" w:rsidP="5D860972">
            <w:pPr>
              <w:jc w:val="center"/>
            </w:pPr>
          </w:p>
        </w:tc>
        <w:tc>
          <w:tcPr>
            <w:tcW w:w="1365" w:type="dxa"/>
          </w:tcPr>
          <w:p w14:paraId="3EA87E21" w14:textId="77777777" w:rsidR="008C276C" w:rsidRPr="0008794B" w:rsidRDefault="008C276C"/>
        </w:tc>
      </w:tr>
      <w:tr w:rsidR="008C276C" w:rsidRPr="0008794B" w14:paraId="127ECAF4" w14:textId="77777777" w:rsidTr="5D860972">
        <w:tc>
          <w:tcPr>
            <w:tcW w:w="645" w:type="dxa"/>
            <w:vAlign w:val="center"/>
          </w:tcPr>
          <w:p w14:paraId="2ECE3B69" w14:textId="77777777" w:rsidR="008C276C" w:rsidRPr="0008794B" w:rsidRDefault="6923AEE1" w:rsidP="5D860972">
            <w:pPr>
              <w:jc w:val="center"/>
            </w:pPr>
            <w:r>
              <w:t>4</w:t>
            </w:r>
          </w:p>
        </w:tc>
        <w:tc>
          <w:tcPr>
            <w:tcW w:w="2955" w:type="dxa"/>
            <w:vAlign w:val="center"/>
          </w:tcPr>
          <w:p w14:paraId="38CA0955" w14:textId="77777777" w:rsidR="008C276C" w:rsidRPr="0008794B" w:rsidRDefault="6923AEE1" w:rsidP="5D860972">
            <w:r>
              <w:t>But remains in historical records</w:t>
            </w:r>
          </w:p>
        </w:tc>
        <w:tc>
          <w:tcPr>
            <w:tcW w:w="2550" w:type="dxa"/>
            <w:vAlign w:val="center"/>
          </w:tcPr>
          <w:p w14:paraId="39D4C1B8" w14:textId="77777777" w:rsidR="008C276C" w:rsidRPr="0008794B" w:rsidRDefault="6923AEE1" w:rsidP="5D860972">
            <w:r>
              <w:t>Past visits maintain reference to service type</w:t>
            </w:r>
          </w:p>
        </w:tc>
        <w:tc>
          <w:tcPr>
            <w:tcW w:w="1890" w:type="dxa"/>
          </w:tcPr>
          <w:p w14:paraId="32188065" w14:textId="77777777" w:rsidR="008C276C" w:rsidRPr="0008794B" w:rsidRDefault="008C276C"/>
        </w:tc>
        <w:tc>
          <w:tcPr>
            <w:tcW w:w="645" w:type="dxa"/>
            <w:vAlign w:val="center"/>
          </w:tcPr>
          <w:p w14:paraId="71026048" w14:textId="77777777" w:rsidR="008C276C" w:rsidRPr="0008794B" w:rsidRDefault="008C276C" w:rsidP="5D860972">
            <w:pPr>
              <w:jc w:val="center"/>
            </w:pPr>
          </w:p>
        </w:tc>
        <w:tc>
          <w:tcPr>
            <w:tcW w:w="1365" w:type="dxa"/>
          </w:tcPr>
          <w:p w14:paraId="03348FD7" w14:textId="77777777" w:rsidR="008C276C" w:rsidRPr="0008794B" w:rsidRDefault="008C276C"/>
        </w:tc>
      </w:tr>
      <w:tr w:rsidR="008C276C" w:rsidRPr="0008794B" w14:paraId="23E00883" w14:textId="77777777" w:rsidTr="5D860972">
        <w:tc>
          <w:tcPr>
            <w:tcW w:w="10050" w:type="dxa"/>
            <w:gridSpan w:val="6"/>
            <w:shd w:val="clear" w:color="auto" w:fill="BFBFBF" w:themeFill="background1" w:themeFillShade="BF"/>
          </w:tcPr>
          <w:p w14:paraId="3577C650" w14:textId="25385F4D" w:rsidR="008C276C" w:rsidRPr="0008794B" w:rsidRDefault="6923AEE1">
            <w:r w:rsidRPr="5D860972">
              <w:rPr>
                <w:b/>
                <w:bCs/>
              </w:rPr>
              <w:t>TC-7: Configure State Integration Flags</w:t>
            </w:r>
          </w:p>
          <w:p w14:paraId="253CADB0" w14:textId="36306435" w:rsidR="008C276C" w:rsidRPr="0008794B" w:rsidRDefault="008C276C" w:rsidP="5D860972">
            <w:pPr>
              <w:rPr>
                <w:b/>
                <w:bCs/>
              </w:rPr>
            </w:pPr>
          </w:p>
        </w:tc>
      </w:tr>
      <w:tr w:rsidR="008C276C" w:rsidRPr="0008794B" w14:paraId="08399645" w14:textId="77777777" w:rsidTr="5D860972">
        <w:tc>
          <w:tcPr>
            <w:tcW w:w="645" w:type="dxa"/>
            <w:vAlign w:val="center"/>
          </w:tcPr>
          <w:p w14:paraId="64B35FAE" w14:textId="77777777" w:rsidR="008C276C" w:rsidRPr="0008794B" w:rsidRDefault="6923AEE1" w:rsidP="5D860972">
            <w:pPr>
              <w:jc w:val="center"/>
            </w:pPr>
            <w:r>
              <w:t>1</w:t>
            </w:r>
          </w:p>
        </w:tc>
        <w:tc>
          <w:tcPr>
            <w:tcW w:w="2955" w:type="dxa"/>
            <w:vAlign w:val="center"/>
          </w:tcPr>
          <w:p w14:paraId="506A8B19" w14:textId="77777777" w:rsidR="008C276C" w:rsidRPr="0008794B" w:rsidRDefault="6923AEE1" w:rsidP="5D860972">
            <w:r>
              <w:t>Given state integration configuration is available</w:t>
            </w:r>
          </w:p>
        </w:tc>
        <w:tc>
          <w:tcPr>
            <w:tcW w:w="2550" w:type="dxa"/>
            <w:vAlign w:val="center"/>
          </w:tcPr>
          <w:p w14:paraId="226725B6" w14:textId="77777777" w:rsidR="008C276C" w:rsidRPr="0008794B" w:rsidRDefault="6923AEE1" w:rsidP="5D860972">
            <w:r>
              <w:t>State integration settings accessible</w:t>
            </w:r>
          </w:p>
        </w:tc>
        <w:tc>
          <w:tcPr>
            <w:tcW w:w="1890" w:type="dxa"/>
          </w:tcPr>
          <w:p w14:paraId="6A1E729C" w14:textId="77777777" w:rsidR="008C276C" w:rsidRPr="0008794B" w:rsidRDefault="008C276C"/>
        </w:tc>
        <w:tc>
          <w:tcPr>
            <w:tcW w:w="645" w:type="dxa"/>
          </w:tcPr>
          <w:p w14:paraId="2D1FAD0E" w14:textId="77777777" w:rsidR="008C276C" w:rsidRPr="0008794B" w:rsidRDefault="008C276C"/>
        </w:tc>
        <w:tc>
          <w:tcPr>
            <w:tcW w:w="1365" w:type="dxa"/>
          </w:tcPr>
          <w:p w14:paraId="333EB885" w14:textId="77777777" w:rsidR="008C276C" w:rsidRPr="0008794B" w:rsidRDefault="008C276C"/>
        </w:tc>
      </w:tr>
      <w:tr w:rsidR="008C276C" w:rsidRPr="0008794B" w14:paraId="17073EA8" w14:textId="77777777" w:rsidTr="5D860972">
        <w:tc>
          <w:tcPr>
            <w:tcW w:w="645" w:type="dxa"/>
            <w:vAlign w:val="center"/>
          </w:tcPr>
          <w:p w14:paraId="24468147" w14:textId="77777777" w:rsidR="008C276C" w:rsidRPr="0008794B" w:rsidRDefault="6923AEE1" w:rsidP="5D860972">
            <w:pPr>
              <w:jc w:val="center"/>
            </w:pPr>
            <w:r>
              <w:t>2</w:t>
            </w:r>
          </w:p>
        </w:tc>
        <w:tc>
          <w:tcPr>
            <w:tcW w:w="2955" w:type="dxa"/>
            <w:vAlign w:val="center"/>
          </w:tcPr>
          <w:p w14:paraId="3FDA3AB6" w14:textId="77777777" w:rsidR="008C276C" w:rsidRPr="0008794B" w:rsidRDefault="6923AEE1" w:rsidP="5D860972">
            <w:r>
              <w:t>When the user configures Maryland info-only flags</w:t>
            </w:r>
          </w:p>
        </w:tc>
        <w:tc>
          <w:tcPr>
            <w:tcW w:w="2550" w:type="dxa"/>
            <w:vAlign w:val="center"/>
          </w:tcPr>
          <w:p w14:paraId="320B419E" w14:textId="77777777" w:rsidR="008C276C" w:rsidRPr="0008794B" w:rsidRDefault="6923AEE1" w:rsidP="5D860972">
            <w:r>
              <w:t>MD-specific settings applied</w:t>
            </w:r>
          </w:p>
        </w:tc>
        <w:tc>
          <w:tcPr>
            <w:tcW w:w="1890" w:type="dxa"/>
          </w:tcPr>
          <w:p w14:paraId="74E11AA5" w14:textId="77777777" w:rsidR="008C276C" w:rsidRPr="0008794B" w:rsidRDefault="008C276C"/>
        </w:tc>
        <w:tc>
          <w:tcPr>
            <w:tcW w:w="645" w:type="dxa"/>
          </w:tcPr>
          <w:p w14:paraId="7AC81A62" w14:textId="77777777" w:rsidR="008C276C" w:rsidRPr="0008794B" w:rsidRDefault="008C276C"/>
        </w:tc>
        <w:tc>
          <w:tcPr>
            <w:tcW w:w="1365" w:type="dxa"/>
          </w:tcPr>
          <w:p w14:paraId="69A917E9" w14:textId="77777777" w:rsidR="008C276C" w:rsidRPr="0008794B" w:rsidRDefault="008C276C"/>
        </w:tc>
      </w:tr>
      <w:tr w:rsidR="008C276C" w:rsidRPr="0008794B" w14:paraId="71FC70A0" w14:textId="77777777" w:rsidTr="5D860972">
        <w:tc>
          <w:tcPr>
            <w:tcW w:w="645" w:type="dxa"/>
            <w:vAlign w:val="center"/>
          </w:tcPr>
          <w:p w14:paraId="0BFB73EC" w14:textId="77777777" w:rsidR="008C276C" w:rsidRPr="0008794B" w:rsidRDefault="6923AEE1" w:rsidP="5D860972">
            <w:pPr>
              <w:jc w:val="center"/>
            </w:pPr>
            <w:r>
              <w:t>3</w:t>
            </w:r>
          </w:p>
        </w:tc>
        <w:tc>
          <w:tcPr>
            <w:tcW w:w="2955" w:type="dxa"/>
            <w:vAlign w:val="center"/>
          </w:tcPr>
          <w:p w14:paraId="489AE3C0" w14:textId="77777777" w:rsidR="008C276C" w:rsidRPr="0008794B" w:rsidRDefault="6923AEE1" w:rsidP="5D860972">
            <w:r>
              <w:t>Then flags are saved correctly</w:t>
            </w:r>
          </w:p>
        </w:tc>
        <w:tc>
          <w:tcPr>
            <w:tcW w:w="2550" w:type="dxa"/>
            <w:vAlign w:val="center"/>
          </w:tcPr>
          <w:p w14:paraId="79200D5F" w14:textId="77777777" w:rsidR="008C276C" w:rsidRPr="0008794B" w:rsidRDefault="6923AEE1" w:rsidP="5D860972">
            <w:r>
              <w:t>Configuration persisted</w:t>
            </w:r>
          </w:p>
        </w:tc>
        <w:tc>
          <w:tcPr>
            <w:tcW w:w="1890" w:type="dxa"/>
          </w:tcPr>
          <w:p w14:paraId="5DADE06F" w14:textId="77777777" w:rsidR="008C276C" w:rsidRPr="0008794B" w:rsidRDefault="008C276C"/>
        </w:tc>
        <w:tc>
          <w:tcPr>
            <w:tcW w:w="645" w:type="dxa"/>
          </w:tcPr>
          <w:p w14:paraId="7287E3F4" w14:textId="77777777" w:rsidR="008C276C" w:rsidRPr="0008794B" w:rsidRDefault="008C276C"/>
        </w:tc>
        <w:tc>
          <w:tcPr>
            <w:tcW w:w="1365" w:type="dxa"/>
          </w:tcPr>
          <w:p w14:paraId="6240FB7A" w14:textId="77777777" w:rsidR="008C276C" w:rsidRPr="0008794B" w:rsidRDefault="008C276C"/>
        </w:tc>
      </w:tr>
      <w:tr w:rsidR="008C276C" w:rsidRPr="0008794B" w14:paraId="7353A4BB" w14:textId="77777777" w:rsidTr="5D860972">
        <w:tc>
          <w:tcPr>
            <w:tcW w:w="645" w:type="dxa"/>
            <w:vAlign w:val="center"/>
          </w:tcPr>
          <w:p w14:paraId="7C79AD3F" w14:textId="77777777" w:rsidR="008C276C" w:rsidRPr="0008794B" w:rsidRDefault="6923AEE1" w:rsidP="5D860972">
            <w:pPr>
              <w:jc w:val="center"/>
            </w:pPr>
            <w:r>
              <w:t>4</w:t>
            </w:r>
          </w:p>
        </w:tc>
        <w:tc>
          <w:tcPr>
            <w:tcW w:w="2955" w:type="dxa"/>
            <w:vAlign w:val="center"/>
          </w:tcPr>
          <w:p w14:paraId="62F8454B" w14:textId="77777777" w:rsidR="008C276C" w:rsidRPr="0008794B" w:rsidRDefault="6923AEE1" w:rsidP="5D860972">
            <w:r>
              <w:t>And submission is disabled for info-only mode</w:t>
            </w:r>
          </w:p>
        </w:tc>
        <w:tc>
          <w:tcPr>
            <w:tcW w:w="2550" w:type="dxa"/>
            <w:vAlign w:val="center"/>
          </w:tcPr>
          <w:p w14:paraId="69872E60" w14:textId="77777777" w:rsidR="008C276C" w:rsidRPr="0008794B" w:rsidRDefault="6923AEE1" w:rsidP="5D860972">
            <w:r>
              <w:t>Data collection only, no external submission</w:t>
            </w:r>
          </w:p>
        </w:tc>
        <w:tc>
          <w:tcPr>
            <w:tcW w:w="1890" w:type="dxa"/>
          </w:tcPr>
          <w:p w14:paraId="020B1ACE" w14:textId="77777777" w:rsidR="008C276C" w:rsidRPr="0008794B" w:rsidRDefault="008C276C"/>
        </w:tc>
        <w:tc>
          <w:tcPr>
            <w:tcW w:w="645" w:type="dxa"/>
          </w:tcPr>
          <w:p w14:paraId="7F1002F6" w14:textId="77777777" w:rsidR="008C276C" w:rsidRPr="0008794B" w:rsidRDefault="008C276C"/>
        </w:tc>
        <w:tc>
          <w:tcPr>
            <w:tcW w:w="1365" w:type="dxa"/>
          </w:tcPr>
          <w:p w14:paraId="244E8511" w14:textId="77777777" w:rsidR="008C276C" w:rsidRPr="0008794B" w:rsidRDefault="008C276C"/>
        </w:tc>
      </w:tr>
      <w:tr w:rsidR="008C276C" w:rsidRPr="0008794B" w14:paraId="358C45D8" w14:textId="77777777" w:rsidTr="5D860972">
        <w:tc>
          <w:tcPr>
            <w:tcW w:w="10050" w:type="dxa"/>
            <w:gridSpan w:val="6"/>
            <w:shd w:val="clear" w:color="auto" w:fill="BFBFBF" w:themeFill="background1" w:themeFillShade="BF"/>
          </w:tcPr>
          <w:p w14:paraId="515C5324" w14:textId="26116A38" w:rsidR="008C276C" w:rsidRPr="0008794B" w:rsidRDefault="6923AEE1">
            <w:r w:rsidRPr="5D860972">
              <w:rPr>
                <w:b/>
                <w:bCs/>
              </w:rPr>
              <w:t>TC-8: Configure DC Sandata Alt EVV with EOR</w:t>
            </w:r>
          </w:p>
          <w:p w14:paraId="6AE385AE" w14:textId="6CA9871C" w:rsidR="008C276C" w:rsidRPr="0008794B" w:rsidRDefault="008C276C" w:rsidP="5D860972">
            <w:pPr>
              <w:rPr>
                <w:b/>
                <w:bCs/>
              </w:rPr>
            </w:pPr>
          </w:p>
        </w:tc>
      </w:tr>
      <w:tr w:rsidR="008C276C" w:rsidRPr="0008794B" w14:paraId="1A8D2781" w14:textId="77777777" w:rsidTr="5D860972">
        <w:trPr>
          <w:trHeight w:val="735"/>
        </w:trPr>
        <w:tc>
          <w:tcPr>
            <w:tcW w:w="645" w:type="dxa"/>
            <w:vAlign w:val="center"/>
          </w:tcPr>
          <w:p w14:paraId="61603D05" w14:textId="77777777" w:rsidR="008C276C" w:rsidRPr="0008794B" w:rsidRDefault="6923AEE1" w:rsidP="5D860972">
            <w:pPr>
              <w:jc w:val="center"/>
            </w:pPr>
            <w:r>
              <w:t>1</w:t>
            </w:r>
          </w:p>
        </w:tc>
        <w:tc>
          <w:tcPr>
            <w:tcW w:w="2955" w:type="dxa"/>
            <w:vAlign w:val="center"/>
          </w:tcPr>
          <w:p w14:paraId="4411C295" w14:textId="77777777" w:rsidR="008C276C" w:rsidRPr="0008794B" w:rsidRDefault="6923AEE1" w:rsidP="5D860972">
            <w:r>
              <w:t>Given DC Sandata Alt EVV integration is available</w:t>
            </w:r>
          </w:p>
        </w:tc>
        <w:tc>
          <w:tcPr>
            <w:tcW w:w="2550" w:type="dxa"/>
            <w:vAlign w:val="center"/>
          </w:tcPr>
          <w:p w14:paraId="786298D4" w14:textId="77777777" w:rsidR="008C276C" w:rsidRPr="0008794B" w:rsidRDefault="6923AEE1" w:rsidP="5D860972">
            <w:r>
              <w:t>DC integration options accessible</w:t>
            </w:r>
          </w:p>
        </w:tc>
        <w:tc>
          <w:tcPr>
            <w:tcW w:w="1890" w:type="dxa"/>
          </w:tcPr>
          <w:p w14:paraId="798E00E3" w14:textId="77777777" w:rsidR="008C276C" w:rsidRPr="0008794B" w:rsidRDefault="008C276C"/>
        </w:tc>
        <w:tc>
          <w:tcPr>
            <w:tcW w:w="645" w:type="dxa"/>
          </w:tcPr>
          <w:p w14:paraId="57C4F8AD" w14:textId="77777777" w:rsidR="008C276C" w:rsidRPr="0008794B" w:rsidRDefault="008C276C"/>
        </w:tc>
        <w:tc>
          <w:tcPr>
            <w:tcW w:w="1365" w:type="dxa"/>
          </w:tcPr>
          <w:p w14:paraId="3A84FA90" w14:textId="77777777" w:rsidR="008C276C" w:rsidRPr="0008794B" w:rsidRDefault="008C276C"/>
        </w:tc>
      </w:tr>
      <w:tr w:rsidR="008C276C" w:rsidRPr="0008794B" w14:paraId="79AD3DE7" w14:textId="77777777" w:rsidTr="5D860972">
        <w:tc>
          <w:tcPr>
            <w:tcW w:w="645" w:type="dxa"/>
            <w:vAlign w:val="center"/>
          </w:tcPr>
          <w:p w14:paraId="34313464" w14:textId="77777777" w:rsidR="008C276C" w:rsidRPr="0008794B" w:rsidRDefault="6923AEE1" w:rsidP="5D860972">
            <w:pPr>
              <w:jc w:val="center"/>
            </w:pPr>
            <w:r>
              <w:t>2</w:t>
            </w:r>
          </w:p>
        </w:tc>
        <w:tc>
          <w:tcPr>
            <w:tcW w:w="2955" w:type="dxa"/>
            <w:vAlign w:val="center"/>
          </w:tcPr>
          <w:p w14:paraId="5EB3A077" w14:textId="77777777" w:rsidR="008C276C" w:rsidRPr="0008794B" w:rsidRDefault="6923AEE1" w:rsidP="5D860972">
            <w:r>
              <w:t>When the user enables DC Sandata Alt EVV with EOR required</w:t>
            </w:r>
          </w:p>
        </w:tc>
        <w:tc>
          <w:tcPr>
            <w:tcW w:w="2550" w:type="dxa"/>
            <w:vAlign w:val="center"/>
          </w:tcPr>
          <w:p w14:paraId="2C1FE1A7" w14:textId="77777777" w:rsidR="008C276C" w:rsidRPr="0008794B" w:rsidRDefault="6923AEE1" w:rsidP="5D860972">
            <w:r>
              <w:t>DC-specific configuration applied</w:t>
            </w:r>
          </w:p>
        </w:tc>
        <w:tc>
          <w:tcPr>
            <w:tcW w:w="1890" w:type="dxa"/>
          </w:tcPr>
          <w:p w14:paraId="5E209723" w14:textId="77777777" w:rsidR="008C276C" w:rsidRPr="0008794B" w:rsidRDefault="008C276C"/>
        </w:tc>
        <w:tc>
          <w:tcPr>
            <w:tcW w:w="645" w:type="dxa"/>
          </w:tcPr>
          <w:p w14:paraId="235300E5" w14:textId="77777777" w:rsidR="008C276C" w:rsidRPr="0008794B" w:rsidRDefault="008C276C"/>
        </w:tc>
        <w:tc>
          <w:tcPr>
            <w:tcW w:w="1365" w:type="dxa"/>
          </w:tcPr>
          <w:p w14:paraId="4256093D" w14:textId="77777777" w:rsidR="008C276C" w:rsidRPr="0008794B" w:rsidRDefault="008C276C"/>
        </w:tc>
      </w:tr>
      <w:tr w:rsidR="008C276C" w:rsidRPr="0008794B" w14:paraId="62554DBE" w14:textId="77777777" w:rsidTr="5D860972">
        <w:tc>
          <w:tcPr>
            <w:tcW w:w="645" w:type="dxa"/>
            <w:vAlign w:val="center"/>
          </w:tcPr>
          <w:p w14:paraId="062CB178" w14:textId="77777777" w:rsidR="008C276C" w:rsidRPr="0008794B" w:rsidRDefault="6923AEE1" w:rsidP="5D860972">
            <w:pPr>
              <w:jc w:val="center"/>
            </w:pPr>
            <w:r>
              <w:t>3</w:t>
            </w:r>
          </w:p>
        </w:tc>
        <w:tc>
          <w:tcPr>
            <w:tcW w:w="2955" w:type="dxa"/>
            <w:vAlign w:val="center"/>
          </w:tcPr>
          <w:p w14:paraId="7BA10775" w14:textId="77777777" w:rsidR="008C276C" w:rsidRPr="0008794B" w:rsidRDefault="6923AEE1" w:rsidP="5D860972">
            <w:r>
              <w:t>Then flags are saved</w:t>
            </w:r>
          </w:p>
        </w:tc>
        <w:tc>
          <w:tcPr>
            <w:tcW w:w="2550" w:type="dxa"/>
            <w:vAlign w:val="center"/>
          </w:tcPr>
          <w:p w14:paraId="6BA7FC8D" w14:textId="77777777" w:rsidR="008C276C" w:rsidRPr="0008794B" w:rsidRDefault="6923AEE1" w:rsidP="5D860972">
            <w:r>
              <w:t>Configuration settings persisted</w:t>
            </w:r>
          </w:p>
        </w:tc>
        <w:tc>
          <w:tcPr>
            <w:tcW w:w="1890" w:type="dxa"/>
          </w:tcPr>
          <w:p w14:paraId="2690A08A" w14:textId="77777777" w:rsidR="008C276C" w:rsidRPr="0008794B" w:rsidRDefault="008C276C"/>
        </w:tc>
        <w:tc>
          <w:tcPr>
            <w:tcW w:w="645" w:type="dxa"/>
          </w:tcPr>
          <w:p w14:paraId="156B9697" w14:textId="77777777" w:rsidR="008C276C" w:rsidRPr="0008794B" w:rsidRDefault="008C276C"/>
        </w:tc>
        <w:tc>
          <w:tcPr>
            <w:tcW w:w="1365" w:type="dxa"/>
          </w:tcPr>
          <w:p w14:paraId="5B7CEB22" w14:textId="77777777" w:rsidR="008C276C" w:rsidRPr="0008794B" w:rsidRDefault="008C276C"/>
        </w:tc>
      </w:tr>
      <w:tr w:rsidR="008C276C" w:rsidRPr="0008794B" w14:paraId="3A4DBA55" w14:textId="77777777" w:rsidTr="5D860972">
        <w:tc>
          <w:tcPr>
            <w:tcW w:w="645" w:type="dxa"/>
            <w:vAlign w:val="center"/>
          </w:tcPr>
          <w:p w14:paraId="7D945C6B" w14:textId="77777777" w:rsidR="008C276C" w:rsidRPr="0008794B" w:rsidRDefault="6923AEE1" w:rsidP="5D860972">
            <w:pPr>
              <w:jc w:val="center"/>
            </w:pPr>
            <w:r>
              <w:t>4</w:t>
            </w:r>
          </w:p>
        </w:tc>
        <w:tc>
          <w:tcPr>
            <w:tcW w:w="2955" w:type="dxa"/>
            <w:vAlign w:val="center"/>
          </w:tcPr>
          <w:p w14:paraId="3FAA7260" w14:textId="77777777" w:rsidR="008C276C" w:rsidRPr="0008794B" w:rsidRDefault="6923AEE1" w:rsidP="5D860972">
            <w:r>
              <w:t>And EOR approval gate is enforced</w:t>
            </w:r>
          </w:p>
        </w:tc>
        <w:tc>
          <w:tcPr>
            <w:tcW w:w="2550" w:type="dxa"/>
            <w:vAlign w:val="center"/>
          </w:tcPr>
          <w:p w14:paraId="08F2B04F" w14:textId="77777777" w:rsidR="008C276C" w:rsidRPr="0008794B" w:rsidRDefault="6923AEE1" w:rsidP="5D860972">
            <w:r>
              <w:t>EOR workflow requirement activated</w:t>
            </w:r>
          </w:p>
        </w:tc>
        <w:tc>
          <w:tcPr>
            <w:tcW w:w="1890" w:type="dxa"/>
          </w:tcPr>
          <w:p w14:paraId="61627B99" w14:textId="77777777" w:rsidR="008C276C" w:rsidRPr="0008794B" w:rsidRDefault="008C276C"/>
        </w:tc>
        <w:tc>
          <w:tcPr>
            <w:tcW w:w="645" w:type="dxa"/>
          </w:tcPr>
          <w:p w14:paraId="1A2C7F91" w14:textId="77777777" w:rsidR="008C276C" w:rsidRPr="0008794B" w:rsidRDefault="008C276C"/>
        </w:tc>
        <w:tc>
          <w:tcPr>
            <w:tcW w:w="1365" w:type="dxa"/>
          </w:tcPr>
          <w:p w14:paraId="38268F21" w14:textId="77777777" w:rsidR="008C276C" w:rsidRPr="0008794B" w:rsidRDefault="008C276C"/>
        </w:tc>
      </w:tr>
    </w:tbl>
    <w:p w14:paraId="1248CBF9" w14:textId="77777777" w:rsidR="00FF49A9" w:rsidRDefault="00FF49A9" w:rsidP="00FF49A9">
      <w:pPr>
        <w:rPr>
          <w:sz w:val="24"/>
          <w:szCs w:val="24"/>
        </w:rPr>
      </w:pPr>
    </w:p>
    <w:p w14:paraId="7C2ED876" w14:textId="77777777" w:rsidR="001D3EB5" w:rsidRDefault="001D3EB5" w:rsidP="6FA64F12">
      <w:pPr>
        <w:pStyle w:val="TableParagraph"/>
        <w:rPr>
          <w:sz w:val="24"/>
          <w:szCs w:val="24"/>
        </w:rPr>
      </w:pPr>
    </w:p>
    <w:p w14:paraId="5C5B3110" w14:textId="72895581" w:rsidR="7DC2B90F" w:rsidRDefault="7C544DEA" w:rsidP="00453C19">
      <w:pPr>
        <w:pStyle w:val="Heading2"/>
      </w:pPr>
      <w:r>
        <w:t xml:space="preserve"> </w:t>
      </w:r>
      <w:bookmarkStart w:id="1518" w:name="_Toc1875018348"/>
      <w:r w:rsidR="3E148A30">
        <w:t>Visit Lifecycle Test Suite</w:t>
      </w:r>
      <w:r w:rsidR="6296FA14">
        <w:t xml:space="preserve"> (Added -2.0)</w:t>
      </w:r>
      <w:bookmarkEnd w:id="1518"/>
    </w:p>
    <w:p w14:paraId="14F0FF92" w14:textId="433FDA4B" w:rsidR="7DC2B90F" w:rsidRDefault="7593CF64">
      <w:pPr>
        <w:rPr>
          <w:sz w:val="24"/>
          <w:szCs w:val="24"/>
        </w:rPr>
      </w:pPr>
      <w:r w:rsidRPr="5D860972">
        <w:rPr>
          <w:b/>
          <w:bCs/>
          <w:sz w:val="24"/>
          <w:szCs w:val="24"/>
        </w:rPr>
        <w:t>Scope</w:t>
      </w:r>
      <w:r w:rsidRPr="5D860972">
        <w:rPr>
          <w:sz w:val="24"/>
          <w:szCs w:val="24"/>
        </w:rPr>
        <w:t>: Validate compliance with the 21</w:t>
      </w:r>
      <w:r w:rsidRPr="5D860972">
        <w:rPr>
          <w:sz w:val="24"/>
          <w:szCs w:val="24"/>
          <w:vertAlign w:val="superscript"/>
        </w:rPr>
        <w:t>st</w:t>
      </w:r>
      <w:r w:rsidRPr="5D860972">
        <w:rPr>
          <w:sz w:val="24"/>
          <w:szCs w:val="24"/>
        </w:rPr>
        <w:t xml:space="preserve"> Century Cures Act by verifying the capture of six required EVV data elements (Service Type, Recipient of the Service, Caregiver, Date, Time In/Out, Location). Ensure visits can be started, ended, reviewed, and submitted, including offline handling, and error cases.</w:t>
      </w:r>
    </w:p>
    <w:p w14:paraId="0134AD82" w14:textId="44B8BC6A" w:rsidR="5D860972" w:rsidRDefault="5D860972" w:rsidP="5D860972">
      <w:pPr>
        <w:rPr>
          <w:sz w:val="24"/>
          <w:szCs w:val="24"/>
        </w:rPr>
      </w:pPr>
    </w:p>
    <w:tbl>
      <w:tblPr>
        <w:tblStyle w:val="TableGrid"/>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35"/>
        <w:gridCol w:w="2505"/>
        <w:gridCol w:w="1620"/>
        <w:gridCol w:w="180"/>
        <w:gridCol w:w="1680"/>
        <w:gridCol w:w="660"/>
        <w:gridCol w:w="2700"/>
      </w:tblGrid>
      <w:tr w:rsidR="5D860972" w14:paraId="7A362E31" w14:textId="77777777" w:rsidTr="5D860972">
        <w:trPr>
          <w:trHeight w:val="1095"/>
        </w:trPr>
        <w:tc>
          <w:tcPr>
            <w:tcW w:w="5040" w:type="dxa"/>
            <w:gridSpan w:val="4"/>
            <w:vMerge w:val="restart"/>
          </w:tcPr>
          <w:p w14:paraId="572B3A16" w14:textId="74EDBF1B" w:rsidR="2E5CAE86" w:rsidRDefault="2E5CAE86" w:rsidP="5D860972">
            <w:pPr>
              <w:pStyle w:val="TableParagraph"/>
              <w:ind w:left="112"/>
              <w:rPr>
                <w:b/>
                <w:bCs/>
              </w:rPr>
            </w:pPr>
            <w:r w:rsidRPr="5D860972">
              <w:rPr>
                <w:b/>
                <w:bCs/>
              </w:rPr>
              <w:t>Prerequisites for this test:</w:t>
            </w:r>
          </w:p>
          <w:p w14:paraId="1FFCAA35" w14:textId="6F53D062" w:rsidR="2E5CAE86" w:rsidRDefault="2E5CAE86" w:rsidP="5D860972">
            <w:pPr>
              <w:pStyle w:val="TableParagraph"/>
              <w:numPr>
                <w:ilvl w:val="0"/>
                <w:numId w:val="15"/>
              </w:numPr>
              <w:tabs>
                <w:tab w:val="left" w:pos="832"/>
              </w:tabs>
              <w:spacing w:before="42"/>
            </w:pPr>
            <w:r w:rsidRPr="5D860972">
              <w:t>Admin and Caregiver roles available</w:t>
            </w:r>
          </w:p>
          <w:p w14:paraId="3EB2B358" w14:textId="77777777" w:rsidR="2E5CAE86" w:rsidRDefault="2E5CAE86" w:rsidP="5D860972">
            <w:pPr>
              <w:pStyle w:val="ListBullet"/>
              <w:tabs>
                <w:tab w:val="num" w:pos="360"/>
              </w:tabs>
              <w:rPr>
                <w:rFonts w:ascii="Times New Roman" w:hAnsi="Times New Roman" w:cs="Times New Roman"/>
              </w:rPr>
            </w:pPr>
            <w:r w:rsidRPr="5D860972">
              <w:rPr>
                <w:rFonts w:ascii="Times New Roman" w:hAnsi="Times New Roman" w:cs="Times New Roman"/>
              </w:rPr>
              <w:t>Participant list accessible</w:t>
            </w:r>
          </w:p>
          <w:p w14:paraId="2930F662" w14:textId="77777777" w:rsidR="2E5CAE86" w:rsidRDefault="2E5CAE86" w:rsidP="5D860972">
            <w:pPr>
              <w:pStyle w:val="ListBullet"/>
              <w:tabs>
                <w:tab w:val="num" w:pos="360"/>
              </w:tabs>
              <w:rPr>
                <w:rFonts w:ascii="Times New Roman" w:hAnsi="Times New Roman" w:cs="Times New Roman"/>
              </w:rPr>
            </w:pPr>
            <w:r w:rsidRPr="5D860972">
              <w:rPr>
                <w:rFonts w:ascii="Times New Roman" w:hAnsi="Times New Roman" w:cs="Times New Roman"/>
              </w:rPr>
              <w:t>Service type management enabled</w:t>
            </w:r>
          </w:p>
          <w:p w14:paraId="6E654AC7" w14:textId="6B953F49" w:rsidR="2E5CAE86" w:rsidRDefault="2E5CAE86" w:rsidP="5D860972">
            <w:pPr>
              <w:pStyle w:val="ListBullet"/>
              <w:tabs>
                <w:tab w:val="num" w:pos="360"/>
              </w:tabs>
              <w:rPr>
                <w:rFonts w:ascii="Times New Roman" w:hAnsi="Times New Roman" w:cs="Times New Roman"/>
              </w:rPr>
            </w:pPr>
            <w:r w:rsidRPr="5D860972">
              <w:rPr>
                <w:rFonts w:ascii="Times New Roman" w:hAnsi="Times New Roman" w:cs="Times New Roman"/>
              </w:rPr>
              <w:t>State/vendor integration enabled</w:t>
            </w:r>
          </w:p>
        </w:tc>
        <w:tc>
          <w:tcPr>
            <w:tcW w:w="5040" w:type="dxa"/>
            <w:gridSpan w:val="3"/>
          </w:tcPr>
          <w:p w14:paraId="179E8619" w14:textId="77777777" w:rsidR="2E5CAE86" w:rsidRDefault="2E5CAE86" w:rsidP="5D860972">
            <w:pPr>
              <w:pStyle w:val="TableParagraph"/>
              <w:spacing w:line="276" w:lineRule="auto"/>
              <w:ind w:left="105" w:right="1355"/>
            </w:pPr>
            <w:r w:rsidRPr="5D860972">
              <w:rPr>
                <w:b/>
                <w:bCs/>
              </w:rPr>
              <w:t xml:space="preserve">Software Versions: </w:t>
            </w:r>
            <w:r>
              <w:t>Application: CareConnect Software Version: 1.0</w:t>
            </w:r>
          </w:p>
          <w:p w14:paraId="27ECFA78" w14:textId="77777777" w:rsidR="2E5CAE86" w:rsidRDefault="2E5CAE86" w:rsidP="5D860972">
            <w:pPr>
              <w:pStyle w:val="TableParagraph"/>
              <w:spacing w:before="1"/>
              <w:ind w:left="105"/>
            </w:pPr>
            <w:r>
              <w:t>Operating System: iOS 18</w:t>
            </w:r>
          </w:p>
          <w:p w14:paraId="213AD320" w14:textId="46AF292C" w:rsidR="5D860972" w:rsidRDefault="5D860972" w:rsidP="5D860972">
            <w:pPr>
              <w:rPr>
                <w:sz w:val="24"/>
                <w:szCs w:val="24"/>
              </w:rPr>
            </w:pPr>
          </w:p>
        </w:tc>
      </w:tr>
      <w:tr w:rsidR="5D860972" w14:paraId="7432A0A2" w14:textId="77777777" w:rsidTr="5D860972">
        <w:trPr>
          <w:trHeight w:val="795"/>
        </w:trPr>
        <w:tc>
          <w:tcPr>
            <w:tcW w:w="5040" w:type="dxa"/>
            <w:gridSpan w:val="4"/>
            <w:vMerge/>
          </w:tcPr>
          <w:p w14:paraId="7683A755" w14:textId="77777777" w:rsidR="00B95870" w:rsidRDefault="00B95870"/>
        </w:tc>
        <w:tc>
          <w:tcPr>
            <w:tcW w:w="5040" w:type="dxa"/>
            <w:gridSpan w:val="3"/>
          </w:tcPr>
          <w:p w14:paraId="7C747C48" w14:textId="185FAAA4" w:rsidR="2E5CAE86" w:rsidRDefault="2E5CAE86" w:rsidP="5D860972">
            <w:pPr>
              <w:rPr>
                <w:sz w:val="24"/>
                <w:szCs w:val="24"/>
              </w:rPr>
            </w:pPr>
            <w:r w:rsidRPr="5D860972">
              <w:rPr>
                <w:b/>
                <w:bCs/>
                <w:sz w:val="24"/>
                <w:szCs w:val="24"/>
              </w:rPr>
              <w:t xml:space="preserve"> Priority:</w:t>
            </w:r>
            <w:r w:rsidRPr="5D860972">
              <w:rPr>
                <w:sz w:val="24"/>
                <w:szCs w:val="24"/>
              </w:rPr>
              <w:t xml:space="preserve"> Normal</w:t>
            </w:r>
          </w:p>
        </w:tc>
      </w:tr>
      <w:tr w:rsidR="5D860972" w14:paraId="32BCA87A" w14:textId="77777777" w:rsidTr="5D860972">
        <w:trPr>
          <w:trHeight w:val="300"/>
        </w:trPr>
        <w:tc>
          <w:tcPr>
            <w:tcW w:w="10080" w:type="dxa"/>
            <w:gridSpan w:val="7"/>
          </w:tcPr>
          <w:p w14:paraId="7C27398D" w14:textId="6B8F4415" w:rsidR="2E5CAE86" w:rsidRDefault="2E5CAE86" w:rsidP="5D860972">
            <w:pPr>
              <w:rPr>
                <w:sz w:val="24"/>
                <w:szCs w:val="24"/>
              </w:rPr>
            </w:pPr>
            <w:r w:rsidRPr="5D860972">
              <w:rPr>
                <w:b/>
                <w:bCs/>
                <w:sz w:val="24"/>
                <w:szCs w:val="24"/>
              </w:rPr>
              <w:t>Requirements Coverage</w:t>
            </w:r>
            <w:r w:rsidRPr="5D860972">
              <w:rPr>
                <w:sz w:val="24"/>
                <w:szCs w:val="24"/>
              </w:rPr>
              <w:t>: REQ-1.3, REQ, 1.4, REQ-2.1, REQ-2.2, REQ-2.3, REQ-2.4, REQ-2.5, REQ-2.6</w:t>
            </w:r>
          </w:p>
        </w:tc>
      </w:tr>
      <w:tr w:rsidR="5D860972" w14:paraId="673FA943" w14:textId="77777777" w:rsidTr="5D860972">
        <w:trPr>
          <w:trHeight w:val="300"/>
        </w:trPr>
        <w:tc>
          <w:tcPr>
            <w:tcW w:w="10080" w:type="dxa"/>
            <w:gridSpan w:val="7"/>
          </w:tcPr>
          <w:p w14:paraId="006B4E23" w14:textId="5393CF44" w:rsidR="5D860972" w:rsidRDefault="5D860972" w:rsidP="5D860972">
            <w:pPr>
              <w:pStyle w:val="TableParagraph"/>
              <w:spacing w:line="249" w:lineRule="exact"/>
              <w:ind w:left="112"/>
              <w:rPr>
                <w:b/>
                <w:bCs/>
              </w:rPr>
            </w:pPr>
            <w:r w:rsidRPr="5D860972">
              <w:rPr>
                <w:b/>
                <w:bCs/>
              </w:rPr>
              <w:lastRenderedPageBreak/>
              <w:t>TEST EXECUTOR: AJ Harris</w:t>
            </w:r>
          </w:p>
        </w:tc>
      </w:tr>
      <w:tr w:rsidR="5D860972" w14:paraId="6AF6E57F" w14:textId="77777777" w:rsidTr="5D860972">
        <w:trPr>
          <w:trHeight w:val="300"/>
        </w:trPr>
        <w:tc>
          <w:tcPr>
            <w:tcW w:w="10080" w:type="dxa"/>
            <w:gridSpan w:val="7"/>
          </w:tcPr>
          <w:p w14:paraId="33DC79EE" w14:textId="77777777" w:rsidR="5D860972" w:rsidRDefault="5D860972" w:rsidP="5D860972">
            <w:pPr>
              <w:pStyle w:val="TableParagraph"/>
              <w:ind w:left="112"/>
              <w:rPr>
                <w:b/>
                <w:bCs/>
              </w:rPr>
            </w:pPr>
            <w:r w:rsidRPr="5D860972">
              <w:rPr>
                <w:b/>
                <w:bCs/>
              </w:rPr>
              <w:t>TEST SCRIPT STEPS/RESULTS</w:t>
            </w:r>
          </w:p>
        </w:tc>
      </w:tr>
      <w:tr w:rsidR="5D860972" w14:paraId="52369C96" w14:textId="77777777" w:rsidTr="5D860972">
        <w:trPr>
          <w:trHeight w:val="300"/>
        </w:trPr>
        <w:tc>
          <w:tcPr>
            <w:tcW w:w="735" w:type="dxa"/>
            <w:vAlign w:val="center"/>
          </w:tcPr>
          <w:p w14:paraId="66F7EF50" w14:textId="645BC7B2" w:rsidR="5D860972" w:rsidRDefault="5D860972" w:rsidP="5D860972">
            <w:pPr>
              <w:jc w:val="center"/>
            </w:pPr>
            <w:r w:rsidRPr="5D860972">
              <w:rPr>
                <w:b/>
                <w:bCs/>
              </w:rPr>
              <w:t>STEP</w:t>
            </w:r>
          </w:p>
        </w:tc>
        <w:tc>
          <w:tcPr>
            <w:tcW w:w="2505" w:type="dxa"/>
            <w:vAlign w:val="center"/>
          </w:tcPr>
          <w:p w14:paraId="58680DD1" w14:textId="77777777" w:rsidR="5D860972" w:rsidRDefault="5D860972" w:rsidP="5D860972">
            <w:pPr>
              <w:jc w:val="center"/>
            </w:pPr>
            <w:r w:rsidRPr="5D860972">
              <w:rPr>
                <w:b/>
                <w:bCs/>
              </w:rPr>
              <w:t>TEST STEP/INPUT</w:t>
            </w:r>
          </w:p>
        </w:tc>
        <w:tc>
          <w:tcPr>
            <w:tcW w:w="1620" w:type="dxa"/>
            <w:vAlign w:val="center"/>
          </w:tcPr>
          <w:p w14:paraId="182C6B64" w14:textId="77777777" w:rsidR="5D860972" w:rsidRDefault="5D860972" w:rsidP="5D860972">
            <w:pPr>
              <w:jc w:val="center"/>
            </w:pPr>
            <w:r w:rsidRPr="5D860972">
              <w:rPr>
                <w:b/>
                <w:bCs/>
              </w:rPr>
              <w:t>EXPECTED RESULTS</w:t>
            </w:r>
          </w:p>
        </w:tc>
        <w:tc>
          <w:tcPr>
            <w:tcW w:w="1860" w:type="dxa"/>
            <w:gridSpan w:val="2"/>
            <w:vAlign w:val="center"/>
          </w:tcPr>
          <w:p w14:paraId="4882AA89" w14:textId="77777777" w:rsidR="5D860972" w:rsidRDefault="5D860972" w:rsidP="5D860972">
            <w:pPr>
              <w:jc w:val="center"/>
            </w:pPr>
            <w:r w:rsidRPr="5D860972">
              <w:rPr>
                <w:b/>
                <w:bCs/>
              </w:rPr>
              <w:t>ACTUAL RESULT</w:t>
            </w:r>
          </w:p>
        </w:tc>
        <w:tc>
          <w:tcPr>
            <w:tcW w:w="660" w:type="dxa"/>
            <w:vAlign w:val="center"/>
          </w:tcPr>
          <w:p w14:paraId="3743AE14" w14:textId="77777777" w:rsidR="5D860972" w:rsidRDefault="5D860972" w:rsidP="5D860972">
            <w:pPr>
              <w:jc w:val="center"/>
            </w:pPr>
            <w:r w:rsidRPr="5D860972">
              <w:rPr>
                <w:b/>
                <w:bCs/>
              </w:rPr>
              <w:t>PASS/FAIL</w:t>
            </w:r>
          </w:p>
        </w:tc>
        <w:tc>
          <w:tcPr>
            <w:tcW w:w="2700" w:type="dxa"/>
            <w:vAlign w:val="center"/>
          </w:tcPr>
          <w:p w14:paraId="41B9B1AC" w14:textId="77777777" w:rsidR="5D860972" w:rsidRDefault="5D860972" w:rsidP="5D860972">
            <w:pPr>
              <w:jc w:val="center"/>
            </w:pPr>
            <w:r w:rsidRPr="5D860972">
              <w:rPr>
                <w:b/>
                <w:bCs/>
              </w:rPr>
              <w:t>Defects Found</w:t>
            </w:r>
          </w:p>
        </w:tc>
      </w:tr>
      <w:tr w:rsidR="5D860972" w14:paraId="50CDFF3C" w14:textId="77777777" w:rsidTr="5D860972">
        <w:trPr>
          <w:trHeight w:val="300"/>
        </w:trPr>
        <w:tc>
          <w:tcPr>
            <w:tcW w:w="10080" w:type="dxa"/>
            <w:gridSpan w:val="7"/>
            <w:shd w:val="clear" w:color="auto" w:fill="D9D9D9" w:themeFill="background1" w:themeFillShade="D9"/>
            <w:vAlign w:val="center"/>
          </w:tcPr>
          <w:p w14:paraId="1DD32F8E" w14:textId="544DC5B6" w:rsidR="69746291" w:rsidRDefault="69746291" w:rsidP="5D860972">
            <w:pPr>
              <w:ind w:left="105"/>
              <w:rPr>
                <w:b/>
                <w:bCs/>
                <w:color w:val="000000" w:themeColor="text1"/>
              </w:rPr>
            </w:pPr>
            <w:r w:rsidRPr="5D860972">
              <w:rPr>
                <w:b/>
                <w:bCs/>
                <w:color w:val="000000" w:themeColor="text1"/>
              </w:rPr>
              <w:t>TC-EVV-01: Start Visit logs</w:t>
            </w:r>
          </w:p>
          <w:p w14:paraId="3C41E091" w14:textId="4A6256EA" w:rsidR="5D860972" w:rsidRDefault="5D860972" w:rsidP="5D860972">
            <w:pPr>
              <w:jc w:val="center"/>
              <w:rPr>
                <w:sz w:val="24"/>
                <w:szCs w:val="24"/>
              </w:rPr>
            </w:pPr>
          </w:p>
        </w:tc>
      </w:tr>
      <w:tr w:rsidR="5D860972" w14:paraId="6DCACD53" w14:textId="77777777" w:rsidTr="5D860972">
        <w:trPr>
          <w:trHeight w:val="660"/>
        </w:trPr>
        <w:tc>
          <w:tcPr>
            <w:tcW w:w="735" w:type="dxa"/>
            <w:vAlign w:val="center"/>
          </w:tcPr>
          <w:p w14:paraId="0632725E" w14:textId="7832C699" w:rsidR="5D860972" w:rsidRDefault="5D860972" w:rsidP="5D860972">
            <w:pPr>
              <w:jc w:val="center"/>
            </w:pPr>
            <w:r>
              <w:t xml:space="preserve">1. </w:t>
            </w:r>
          </w:p>
        </w:tc>
        <w:tc>
          <w:tcPr>
            <w:tcW w:w="2505" w:type="dxa"/>
            <w:vAlign w:val="center"/>
          </w:tcPr>
          <w:p w14:paraId="7C701C5B" w14:textId="6BB0C506" w:rsidR="5D860972" w:rsidRDefault="5D860972" w:rsidP="5D860972">
            <w:r>
              <w:t>Caregiver selects patient and service</w:t>
            </w:r>
          </w:p>
        </w:tc>
        <w:tc>
          <w:tcPr>
            <w:tcW w:w="1620" w:type="dxa"/>
            <w:vAlign w:val="center"/>
          </w:tcPr>
          <w:p w14:paraId="5A313412" w14:textId="337E7313" w:rsidR="5D860972" w:rsidRDefault="5D860972" w:rsidP="5D860972">
            <w:r>
              <w:t>Selection accepted; Start Visit enabled.</w:t>
            </w:r>
          </w:p>
        </w:tc>
        <w:tc>
          <w:tcPr>
            <w:tcW w:w="1860" w:type="dxa"/>
            <w:gridSpan w:val="2"/>
            <w:vAlign w:val="center"/>
          </w:tcPr>
          <w:p w14:paraId="24738D69" w14:textId="50B22A91" w:rsidR="5D860972" w:rsidRDefault="5D860972" w:rsidP="5D860972">
            <w:pPr>
              <w:rPr>
                <w:color w:val="000000" w:themeColor="text1"/>
              </w:rPr>
            </w:pPr>
            <w:r w:rsidRPr="5D860972">
              <w:rPr>
                <w:b/>
                <w:bCs/>
              </w:rPr>
              <w:t xml:space="preserve"> </w:t>
            </w:r>
            <w:r w:rsidRPr="5D860972">
              <w:rPr>
                <w:color w:val="000000" w:themeColor="text1"/>
              </w:rPr>
              <w:t>Logged in as caregiver and successfully selected patient and service.</w:t>
            </w:r>
          </w:p>
        </w:tc>
        <w:tc>
          <w:tcPr>
            <w:tcW w:w="660" w:type="dxa"/>
            <w:vAlign w:val="center"/>
          </w:tcPr>
          <w:p w14:paraId="3DC94EA2" w14:textId="5A4EAA34" w:rsidR="5D860972" w:rsidRDefault="5D860972" w:rsidP="5D860972">
            <w:pPr>
              <w:jc w:val="center"/>
            </w:pPr>
            <w:r>
              <w:t>PASS</w:t>
            </w:r>
          </w:p>
        </w:tc>
        <w:tc>
          <w:tcPr>
            <w:tcW w:w="2700" w:type="dxa"/>
          </w:tcPr>
          <w:p w14:paraId="21EA6EB9" w14:textId="1BFA745A" w:rsidR="5D860972" w:rsidRDefault="5D860972">
            <w:r>
              <w:t xml:space="preserve"> </w:t>
            </w:r>
          </w:p>
        </w:tc>
      </w:tr>
      <w:tr w:rsidR="5D860972" w14:paraId="103F9EE9" w14:textId="77777777" w:rsidTr="5D860972">
        <w:trPr>
          <w:trHeight w:val="1410"/>
        </w:trPr>
        <w:tc>
          <w:tcPr>
            <w:tcW w:w="735" w:type="dxa"/>
            <w:vAlign w:val="center"/>
          </w:tcPr>
          <w:p w14:paraId="08A6D8D6" w14:textId="48135270" w:rsidR="5D860972" w:rsidRDefault="5D860972" w:rsidP="5D860972">
            <w:pPr>
              <w:jc w:val="center"/>
            </w:pPr>
            <w:r>
              <w:t xml:space="preserve">2. </w:t>
            </w:r>
          </w:p>
        </w:tc>
        <w:tc>
          <w:tcPr>
            <w:tcW w:w="2505" w:type="dxa"/>
            <w:vAlign w:val="center"/>
          </w:tcPr>
          <w:p w14:paraId="4C7B8EA8" w14:textId="0C9A171E" w:rsidR="5D860972" w:rsidRDefault="5D860972" w:rsidP="5D860972">
            <w:r>
              <w:t>Tap Start Visit</w:t>
            </w:r>
          </w:p>
        </w:tc>
        <w:tc>
          <w:tcPr>
            <w:tcW w:w="1620" w:type="dxa"/>
            <w:vAlign w:val="center"/>
          </w:tcPr>
          <w:p w14:paraId="688A845B" w14:textId="38DAEBC6" w:rsidR="5D860972" w:rsidRDefault="5D860972" w:rsidP="5D860972">
            <w:r>
              <w:t>System logs caregiver ID, patient ID, service, timestamp, GPS; status = Active.</w:t>
            </w:r>
          </w:p>
        </w:tc>
        <w:tc>
          <w:tcPr>
            <w:tcW w:w="1860" w:type="dxa"/>
            <w:gridSpan w:val="2"/>
            <w:vAlign w:val="center"/>
          </w:tcPr>
          <w:p w14:paraId="5B809B28" w14:textId="415C3045" w:rsidR="5D860972" w:rsidRDefault="5D860972" w:rsidP="5D860972">
            <w:pPr>
              <w:rPr>
                <w:color w:val="000000" w:themeColor="text1"/>
              </w:rPr>
            </w:pPr>
            <w:r w:rsidRPr="5D860972">
              <w:rPr>
                <w:b/>
                <w:bCs/>
              </w:rPr>
              <w:t xml:space="preserve"> </w:t>
            </w:r>
            <w:r w:rsidRPr="5D860972">
              <w:rPr>
                <w:color w:val="000000" w:themeColor="text1"/>
              </w:rPr>
              <w:t>The application does not create a log for the start of a visit only the end of a visit with all the details included.</w:t>
            </w:r>
          </w:p>
        </w:tc>
        <w:tc>
          <w:tcPr>
            <w:tcW w:w="660" w:type="dxa"/>
            <w:vAlign w:val="center"/>
          </w:tcPr>
          <w:p w14:paraId="4ADEF571" w14:textId="77E9E295" w:rsidR="5D860972" w:rsidRDefault="5D860972" w:rsidP="5D860972">
            <w:pPr>
              <w:jc w:val="center"/>
            </w:pPr>
            <w:r>
              <w:t>FAIL</w:t>
            </w:r>
          </w:p>
        </w:tc>
        <w:tc>
          <w:tcPr>
            <w:tcW w:w="2700" w:type="dxa"/>
          </w:tcPr>
          <w:p w14:paraId="28DA183E" w14:textId="27CE29FA" w:rsidR="5D860972" w:rsidRDefault="5D860972">
            <w:r>
              <w:t xml:space="preserve"> </w:t>
            </w:r>
          </w:p>
        </w:tc>
      </w:tr>
      <w:tr w:rsidR="5D860972" w14:paraId="7481CB13" w14:textId="77777777" w:rsidTr="5D860972">
        <w:trPr>
          <w:trHeight w:val="300"/>
        </w:trPr>
        <w:tc>
          <w:tcPr>
            <w:tcW w:w="735" w:type="dxa"/>
            <w:vAlign w:val="center"/>
          </w:tcPr>
          <w:p w14:paraId="736585BC" w14:textId="4D58D71E" w:rsidR="5D860972" w:rsidRDefault="5D860972" w:rsidP="5D860972">
            <w:pPr>
              <w:jc w:val="center"/>
            </w:pPr>
            <w:r>
              <w:t xml:space="preserve">3. </w:t>
            </w:r>
          </w:p>
        </w:tc>
        <w:tc>
          <w:tcPr>
            <w:tcW w:w="2505" w:type="dxa"/>
            <w:vAlign w:val="center"/>
          </w:tcPr>
          <w:p w14:paraId="07A2A421" w14:textId="30152F78" w:rsidR="5D860972" w:rsidRDefault="5D860972" w:rsidP="5D860972">
            <w:r>
              <w:t>Open Visit Detail</w:t>
            </w:r>
          </w:p>
        </w:tc>
        <w:tc>
          <w:tcPr>
            <w:tcW w:w="1620" w:type="dxa"/>
            <w:vAlign w:val="center"/>
          </w:tcPr>
          <w:p w14:paraId="20EA34D0" w14:textId="0E945AC4" w:rsidR="5D860972" w:rsidRDefault="5D860972" w:rsidP="5D860972">
            <w:r>
              <w:t>Start event visible with captured fields.</w:t>
            </w:r>
          </w:p>
        </w:tc>
        <w:tc>
          <w:tcPr>
            <w:tcW w:w="1860" w:type="dxa"/>
            <w:gridSpan w:val="2"/>
            <w:vAlign w:val="center"/>
          </w:tcPr>
          <w:p w14:paraId="0FF0E84F" w14:textId="286D7F63" w:rsidR="5D860972" w:rsidRDefault="5D860972" w:rsidP="5D860972">
            <w:r w:rsidRPr="5D860972">
              <w:rPr>
                <w:b/>
                <w:bCs/>
              </w:rPr>
              <w:t xml:space="preserve"> </w:t>
            </w:r>
            <w:r w:rsidRPr="5D860972">
              <w:rPr>
                <w:color w:val="000000" w:themeColor="text1"/>
              </w:rPr>
              <w:t>While the visit is in progress the application displays the details of the visit (Patient, MA Number, Service Type, Check-In Time, and Check-In Location)</w:t>
            </w:r>
          </w:p>
        </w:tc>
        <w:tc>
          <w:tcPr>
            <w:tcW w:w="660" w:type="dxa"/>
            <w:vAlign w:val="center"/>
          </w:tcPr>
          <w:p w14:paraId="171124C3" w14:textId="60B3BCD4" w:rsidR="5D860972" w:rsidRDefault="5D860972" w:rsidP="5D860972">
            <w:pPr>
              <w:jc w:val="center"/>
            </w:pPr>
            <w:r>
              <w:t>PASS</w:t>
            </w:r>
          </w:p>
        </w:tc>
        <w:tc>
          <w:tcPr>
            <w:tcW w:w="2700" w:type="dxa"/>
          </w:tcPr>
          <w:p w14:paraId="0254055F" w14:textId="71B876AD" w:rsidR="5D860972" w:rsidRDefault="5D860972">
            <w:r>
              <w:t xml:space="preserve"> </w:t>
            </w:r>
          </w:p>
        </w:tc>
      </w:tr>
      <w:tr w:rsidR="5D860972" w14:paraId="4A044D5D" w14:textId="77777777" w:rsidTr="5D860972">
        <w:trPr>
          <w:trHeight w:val="300"/>
        </w:trPr>
        <w:tc>
          <w:tcPr>
            <w:tcW w:w="10080" w:type="dxa"/>
            <w:gridSpan w:val="7"/>
            <w:shd w:val="clear" w:color="auto" w:fill="BFBFBF" w:themeFill="background1" w:themeFillShade="BF"/>
          </w:tcPr>
          <w:p w14:paraId="6EEBCC22" w14:textId="0F2CBEE0" w:rsidR="0D1FAE3E" w:rsidRDefault="0D1FAE3E" w:rsidP="5D860972">
            <w:pPr>
              <w:rPr>
                <w:b/>
                <w:bCs/>
                <w:color w:val="000000" w:themeColor="text1"/>
              </w:rPr>
            </w:pPr>
            <w:r w:rsidRPr="5D860972">
              <w:rPr>
                <w:b/>
                <w:bCs/>
                <w:color w:val="000000" w:themeColor="text1"/>
              </w:rPr>
              <w:t>TC-EVV-02: End Visit Logs</w:t>
            </w:r>
          </w:p>
          <w:p w14:paraId="557B94CD" w14:textId="0E561712" w:rsidR="5D860972" w:rsidRDefault="5D860972" w:rsidP="5D860972">
            <w:pPr>
              <w:rPr>
                <w:b/>
                <w:bCs/>
                <w:color w:val="000000" w:themeColor="text1"/>
              </w:rPr>
            </w:pPr>
          </w:p>
        </w:tc>
      </w:tr>
      <w:tr w:rsidR="5D860972" w14:paraId="47CF1BF3" w14:textId="77777777" w:rsidTr="5D860972">
        <w:trPr>
          <w:trHeight w:val="300"/>
        </w:trPr>
        <w:tc>
          <w:tcPr>
            <w:tcW w:w="735" w:type="dxa"/>
            <w:vAlign w:val="center"/>
          </w:tcPr>
          <w:p w14:paraId="62BB6B75" w14:textId="7182F261" w:rsidR="5D860972" w:rsidRDefault="5D860972" w:rsidP="5D860972">
            <w:pPr>
              <w:jc w:val="center"/>
            </w:pPr>
            <w:r>
              <w:t xml:space="preserve">1. </w:t>
            </w:r>
          </w:p>
        </w:tc>
        <w:tc>
          <w:tcPr>
            <w:tcW w:w="2505" w:type="dxa"/>
            <w:vAlign w:val="center"/>
          </w:tcPr>
          <w:p w14:paraId="5778D2D7" w14:textId="745B0A6E" w:rsidR="5D860972" w:rsidRDefault="5D860972" w:rsidP="5D860972">
            <w:r>
              <w:t>With active visit, tap End Visit</w:t>
            </w:r>
          </w:p>
        </w:tc>
        <w:tc>
          <w:tcPr>
            <w:tcW w:w="1620" w:type="dxa"/>
            <w:vAlign w:val="center"/>
          </w:tcPr>
          <w:p w14:paraId="6E0DAD5E" w14:textId="17705AC3" w:rsidR="5D860972" w:rsidRDefault="5D860972" w:rsidP="5D860972">
            <w:r>
              <w:t>End timestamp + GPS recorded; duration computed; status = Completed.</w:t>
            </w:r>
          </w:p>
        </w:tc>
        <w:tc>
          <w:tcPr>
            <w:tcW w:w="1860" w:type="dxa"/>
            <w:gridSpan w:val="2"/>
            <w:vAlign w:val="center"/>
          </w:tcPr>
          <w:p w14:paraId="75A3463F" w14:textId="12DCD700" w:rsidR="5D860972" w:rsidRDefault="5D860972" w:rsidP="5D860972">
            <w:pPr>
              <w:rPr>
                <w:color w:val="000000" w:themeColor="text1"/>
              </w:rPr>
            </w:pPr>
            <w:r w:rsidRPr="5D860972">
              <w:rPr>
                <w:b/>
                <w:bCs/>
              </w:rPr>
              <w:t xml:space="preserve"> </w:t>
            </w:r>
            <w:r w:rsidRPr="5D860972">
              <w:rPr>
                <w:color w:val="000000" w:themeColor="text1"/>
              </w:rPr>
              <w:t>Upon completing a visit the system records the location, check-out time, and duration. By default the status is ‘Pending Review’ until the caregiver accepts or rejects the record.</w:t>
            </w:r>
          </w:p>
        </w:tc>
        <w:tc>
          <w:tcPr>
            <w:tcW w:w="660" w:type="dxa"/>
            <w:vAlign w:val="center"/>
          </w:tcPr>
          <w:p w14:paraId="1C37CF5D" w14:textId="6119B290" w:rsidR="5D860972" w:rsidRDefault="5D860972" w:rsidP="5D860972">
            <w:pPr>
              <w:jc w:val="center"/>
            </w:pPr>
            <w:r>
              <w:t>PASS</w:t>
            </w:r>
          </w:p>
        </w:tc>
        <w:tc>
          <w:tcPr>
            <w:tcW w:w="2700" w:type="dxa"/>
          </w:tcPr>
          <w:p w14:paraId="1922F263" w14:textId="03F7B5B6" w:rsidR="5D860972" w:rsidRDefault="5D860972">
            <w:r>
              <w:t xml:space="preserve"> </w:t>
            </w:r>
          </w:p>
        </w:tc>
      </w:tr>
      <w:tr w:rsidR="5D860972" w14:paraId="6C4DADC3" w14:textId="77777777" w:rsidTr="5D860972">
        <w:trPr>
          <w:trHeight w:val="2235"/>
        </w:trPr>
        <w:tc>
          <w:tcPr>
            <w:tcW w:w="735" w:type="dxa"/>
            <w:vAlign w:val="center"/>
          </w:tcPr>
          <w:p w14:paraId="7F4EB71C" w14:textId="58FA49B9" w:rsidR="5D860972" w:rsidRDefault="5D860972" w:rsidP="5D860972">
            <w:pPr>
              <w:jc w:val="center"/>
            </w:pPr>
            <w:r>
              <w:t xml:space="preserve">2. </w:t>
            </w:r>
          </w:p>
        </w:tc>
        <w:tc>
          <w:tcPr>
            <w:tcW w:w="2505" w:type="dxa"/>
            <w:vAlign w:val="center"/>
          </w:tcPr>
          <w:p w14:paraId="0260B8B3" w14:textId="287D6F18" w:rsidR="5D860972" w:rsidRDefault="5D860972" w:rsidP="5D860972">
            <w:r>
              <w:t>Review Visit Summary</w:t>
            </w:r>
          </w:p>
        </w:tc>
        <w:tc>
          <w:tcPr>
            <w:tcW w:w="1620" w:type="dxa"/>
            <w:vAlign w:val="center"/>
          </w:tcPr>
          <w:p w14:paraId="2B8FC52B" w14:textId="41587D1C" w:rsidR="5D860972" w:rsidRDefault="5D860972" w:rsidP="5D860972">
            <w:r>
              <w:t>Start/End GPS, duration visible</w:t>
            </w:r>
          </w:p>
        </w:tc>
        <w:tc>
          <w:tcPr>
            <w:tcW w:w="1860" w:type="dxa"/>
            <w:gridSpan w:val="2"/>
            <w:vAlign w:val="center"/>
          </w:tcPr>
          <w:p w14:paraId="32A68328" w14:textId="0D926C08" w:rsidR="5D860972" w:rsidRDefault="5D860972" w:rsidP="5D860972">
            <w:pPr>
              <w:rPr>
                <w:color w:val="000000" w:themeColor="text1"/>
              </w:rPr>
            </w:pPr>
            <w:r w:rsidRPr="5D860972">
              <w:rPr>
                <w:b/>
                <w:bCs/>
              </w:rPr>
              <w:t xml:space="preserve"> </w:t>
            </w:r>
            <w:r w:rsidRPr="5D860972">
              <w:rPr>
                <w:color w:val="000000" w:themeColor="text1"/>
              </w:rPr>
              <w:t>Upon completing a visit the GPS location (if selected) is visible and the duration of the visit is also visible.</w:t>
            </w:r>
          </w:p>
        </w:tc>
        <w:tc>
          <w:tcPr>
            <w:tcW w:w="660" w:type="dxa"/>
            <w:vAlign w:val="center"/>
          </w:tcPr>
          <w:p w14:paraId="103121DA" w14:textId="622E6322" w:rsidR="5D860972" w:rsidRDefault="5D860972" w:rsidP="5D860972">
            <w:pPr>
              <w:jc w:val="center"/>
            </w:pPr>
            <w:r>
              <w:t>PASS</w:t>
            </w:r>
          </w:p>
        </w:tc>
        <w:tc>
          <w:tcPr>
            <w:tcW w:w="2700" w:type="dxa"/>
          </w:tcPr>
          <w:p w14:paraId="40493AB6" w14:textId="29653ABC" w:rsidR="5D860972" w:rsidRDefault="5D860972">
            <w:r>
              <w:t xml:space="preserve"> </w:t>
            </w:r>
          </w:p>
        </w:tc>
      </w:tr>
      <w:tr w:rsidR="5D860972" w14:paraId="1139568D" w14:textId="77777777" w:rsidTr="5D860972">
        <w:trPr>
          <w:trHeight w:val="585"/>
        </w:trPr>
        <w:tc>
          <w:tcPr>
            <w:tcW w:w="10080" w:type="dxa"/>
            <w:gridSpan w:val="7"/>
            <w:shd w:val="clear" w:color="auto" w:fill="BFBFBF" w:themeFill="background1" w:themeFillShade="BF"/>
            <w:vAlign w:val="center"/>
          </w:tcPr>
          <w:p w14:paraId="2744F6C3" w14:textId="31D9711E" w:rsidR="5D860972" w:rsidRDefault="5D860972" w:rsidP="5D860972">
            <w:pPr>
              <w:rPr>
                <w:b/>
                <w:bCs/>
                <w:color w:val="000000" w:themeColor="text1"/>
              </w:rPr>
            </w:pPr>
            <w:r w:rsidRPr="5D860972">
              <w:rPr>
                <w:b/>
                <w:bCs/>
                <w:color w:val="000000" w:themeColor="text1"/>
              </w:rPr>
              <w:t>TC-EVV-03: Verify all six required elements present in record</w:t>
            </w:r>
          </w:p>
          <w:p w14:paraId="73C07E62" w14:textId="1826D5E7" w:rsidR="5D860972" w:rsidRDefault="5D860972" w:rsidP="5D860972">
            <w:pPr>
              <w:rPr>
                <w:b/>
                <w:bCs/>
                <w:color w:val="000000" w:themeColor="text1"/>
              </w:rPr>
            </w:pPr>
            <w:r>
              <w:t xml:space="preserve"> </w:t>
            </w:r>
          </w:p>
        </w:tc>
      </w:tr>
      <w:tr w:rsidR="5D860972" w14:paraId="18591743" w14:textId="77777777" w:rsidTr="5D860972">
        <w:trPr>
          <w:trHeight w:val="300"/>
        </w:trPr>
        <w:tc>
          <w:tcPr>
            <w:tcW w:w="735" w:type="dxa"/>
            <w:vAlign w:val="center"/>
          </w:tcPr>
          <w:p w14:paraId="3CF3B856" w14:textId="5CDD14F6" w:rsidR="5D860972" w:rsidRDefault="5D860972" w:rsidP="5D860972">
            <w:pPr>
              <w:jc w:val="center"/>
            </w:pPr>
            <w:r>
              <w:t xml:space="preserve">1. </w:t>
            </w:r>
          </w:p>
        </w:tc>
        <w:tc>
          <w:tcPr>
            <w:tcW w:w="2505" w:type="dxa"/>
            <w:vAlign w:val="center"/>
          </w:tcPr>
          <w:p w14:paraId="767269E7" w14:textId="6064540A" w:rsidR="5D860972" w:rsidRDefault="5D860972" w:rsidP="5D860972">
            <w:r>
              <w:t>Open last completed visit</w:t>
            </w:r>
          </w:p>
        </w:tc>
        <w:tc>
          <w:tcPr>
            <w:tcW w:w="1620" w:type="dxa"/>
            <w:vAlign w:val="center"/>
          </w:tcPr>
          <w:p w14:paraId="748B7968" w14:textId="78197B63" w:rsidR="5D860972" w:rsidRDefault="5D860972" w:rsidP="5D860972">
            <w:r>
              <w:t xml:space="preserve">Record shows: service type, recipient, caregiver, date, </w:t>
            </w:r>
            <w:r>
              <w:lastRenderedPageBreak/>
              <w:t>location, time in/out</w:t>
            </w:r>
          </w:p>
        </w:tc>
        <w:tc>
          <w:tcPr>
            <w:tcW w:w="1860" w:type="dxa"/>
            <w:gridSpan w:val="2"/>
            <w:vAlign w:val="center"/>
          </w:tcPr>
          <w:p w14:paraId="1D4B1132" w14:textId="2F694597" w:rsidR="5D860972" w:rsidRDefault="5D860972" w:rsidP="5D860972">
            <w:pPr>
              <w:rPr>
                <w:color w:val="000000" w:themeColor="text1"/>
              </w:rPr>
            </w:pPr>
            <w:r w:rsidRPr="5D860972">
              <w:rPr>
                <w:b/>
                <w:bCs/>
              </w:rPr>
              <w:lastRenderedPageBreak/>
              <w:t xml:space="preserve"> </w:t>
            </w:r>
            <w:r w:rsidRPr="5D860972">
              <w:rPr>
                <w:color w:val="000000" w:themeColor="text1"/>
              </w:rPr>
              <w:t xml:space="preserve">Upon viewing an EVV Record service type, patient, location, time in/out </w:t>
            </w:r>
            <w:r w:rsidRPr="5D860972">
              <w:rPr>
                <w:color w:val="000000" w:themeColor="text1"/>
              </w:rPr>
              <w:lastRenderedPageBreak/>
              <w:t>are visible.</w:t>
            </w:r>
          </w:p>
          <w:p w14:paraId="283BC2CB" w14:textId="62145C6D" w:rsidR="5D860972" w:rsidRDefault="5D860972" w:rsidP="5D860972">
            <w:pPr>
              <w:rPr>
                <w:color w:val="000000" w:themeColor="text1"/>
              </w:rPr>
            </w:pPr>
          </w:p>
          <w:p w14:paraId="5A1A6D18" w14:textId="31A710CB" w:rsidR="5D860972" w:rsidRDefault="5D860972" w:rsidP="5D860972">
            <w:pPr>
              <w:rPr>
                <w:color w:val="000000" w:themeColor="text1"/>
              </w:rPr>
            </w:pPr>
            <w:r w:rsidRPr="5D860972">
              <w:rPr>
                <w:color w:val="000000" w:themeColor="text1"/>
              </w:rPr>
              <w:t xml:space="preserve"> Caregiver is not visible</w:t>
            </w:r>
          </w:p>
        </w:tc>
        <w:tc>
          <w:tcPr>
            <w:tcW w:w="660" w:type="dxa"/>
            <w:vAlign w:val="center"/>
          </w:tcPr>
          <w:p w14:paraId="7F6B875C" w14:textId="338EAC9C" w:rsidR="5D860972" w:rsidRDefault="5D860972" w:rsidP="5D860972">
            <w:pPr>
              <w:jc w:val="center"/>
            </w:pPr>
            <w:r>
              <w:lastRenderedPageBreak/>
              <w:t>FAIL</w:t>
            </w:r>
          </w:p>
        </w:tc>
        <w:tc>
          <w:tcPr>
            <w:tcW w:w="2700" w:type="dxa"/>
          </w:tcPr>
          <w:p w14:paraId="71B847F9" w14:textId="4A777CA6" w:rsidR="5D860972" w:rsidRDefault="5D860972">
            <w:r>
              <w:t xml:space="preserve"> </w:t>
            </w:r>
          </w:p>
        </w:tc>
      </w:tr>
      <w:tr w:rsidR="5D860972" w14:paraId="68A2BDDD" w14:textId="77777777" w:rsidTr="5D860972">
        <w:trPr>
          <w:trHeight w:val="300"/>
        </w:trPr>
        <w:tc>
          <w:tcPr>
            <w:tcW w:w="735" w:type="dxa"/>
            <w:vAlign w:val="center"/>
          </w:tcPr>
          <w:p w14:paraId="3175A3A9" w14:textId="7F7DD2AB" w:rsidR="5D860972" w:rsidRDefault="5D860972" w:rsidP="5D860972">
            <w:pPr>
              <w:jc w:val="center"/>
            </w:pPr>
            <w:r>
              <w:t xml:space="preserve">2. </w:t>
            </w:r>
          </w:p>
        </w:tc>
        <w:tc>
          <w:tcPr>
            <w:tcW w:w="2505" w:type="dxa"/>
            <w:vAlign w:val="center"/>
          </w:tcPr>
          <w:p w14:paraId="3A4B8EDE" w14:textId="18702CF3" w:rsidR="5D860972" w:rsidRDefault="5D860972" w:rsidP="5D860972">
            <w:r>
              <w:t>Validate submission payload</w:t>
            </w:r>
          </w:p>
        </w:tc>
        <w:tc>
          <w:tcPr>
            <w:tcW w:w="1620" w:type="dxa"/>
            <w:vAlign w:val="center"/>
          </w:tcPr>
          <w:p w14:paraId="09D83524" w14:textId="5CD5E0B0" w:rsidR="5D860972" w:rsidRDefault="5D860972" w:rsidP="5D860972">
            <w:r>
              <w:t>Same six fields present in payload</w:t>
            </w:r>
          </w:p>
        </w:tc>
        <w:tc>
          <w:tcPr>
            <w:tcW w:w="1860" w:type="dxa"/>
            <w:gridSpan w:val="2"/>
            <w:vAlign w:val="center"/>
          </w:tcPr>
          <w:p w14:paraId="708CC3D5" w14:textId="74B6A44A" w:rsidR="5D860972" w:rsidRDefault="5D860972" w:rsidP="5D860972">
            <w:r w:rsidRPr="5D860972">
              <w:rPr>
                <w:b/>
                <w:bCs/>
              </w:rPr>
              <w:t xml:space="preserve"> </w:t>
            </w:r>
            <w:r w:rsidRPr="5D860972">
              <w:rPr>
                <w:color w:val="000000" w:themeColor="text1"/>
              </w:rPr>
              <w:t>All six fields are present when sending data to the database.</w:t>
            </w:r>
          </w:p>
        </w:tc>
        <w:tc>
          <w:tcPr>
            <w:tcW w:w="660" w:type="dxa"/>
            <w:vAlign w:val="center"/>
          </w:tcPr>
          <w:p w14:paraId="5991F7A2" w14:textId="0DF71BB9" w:rsidR="5D860972" w:rsidRDefault="5D860972" w:rsidP="5D860972">
            <w:pPr>
              <w:jc w:val="center"/>
            </w:pPr>
            <w:r>
              <w:t>PASS</w:t>
            </w:r>
          </w:p>
        </w:tc>
        <w:tc>
          <w:tcPr>
            <w:tcW w:w="2700" w:type="dxa"/>
          </w:tcPr>
          <w:p w14:paraId="2FAD92E1" w14:textId="01D7A867" w:rsidR="5D860972" w:rsidRDefault="5D860972">
            <w:r>
              <w:t xml:space="preserve"> </w:t>
            </w:r>
          </w:p>
        </w:tc>
      </w:tr>
      <w:tr w:rsidR="5D860972" w14:paraId="632BCBE3" w14:textId="77777777" w:rsidTr="5D860972">
        <w:trPr>
          <w:trHeight w:val="300"/>
        </w:trPr>
        <w:tc>
          <w:tcPr>
            <w:tcW w:w="10080" w:type="dxa"/>
            <w:gridSpan w:val="7"/>
            <w:shd w:val="clear" w:color="auto" w:fill="BFBFBF" w:themeFill="background1" w:themeFillShade="BF"/>
            <w:vAlign w:val="center"/>
          </w:tcPr>
          <w:p w14:paraId="43922C66" w14:textId="4315F9D7" w:rsidR="5D860972" w:rsidRDefault="5D860972" w:rsidP="5D860972">
            <w:pPr>
              <w:rPr>
                <w:b/>
                <w:bCs/>
                <w:color w:val="000000" w:themeColor="text1"/>
              </w:rPr>
            </w:pPr>
            <w:r w:rsidRPr="5D860972">
              <w:rPr>
                <w:b/>
                <w:bCs/>
                <w:color w:val="000000" w:themeColor="text1"/>
              </w:rPr>
              <w:t>TC-EVV-04: Review &amp; Submit</w:t>
            </w:r>
          </w:p>
          <w:p w14:paraId="1A7A1B0E" w14:textId="3C575C1B" w:rsidR="5D860972" w:rsidRDefault="5D860972">
            <w:r>
              <w:t xml:space="preserve"> </w:t>
            </w:r>
          </w:p>
        </w:tc>
      </w:tr>
      <w:tr w:rsidR="5D860972" w14:paraId="75DBD8D1" w14:textId="77777777" w:rsidTr="5D860972">
        <w:trPr>
          <w:trHeight w:val="300"/>
        </w:trPr>
        <w:tc>
          <w:tcPr>
            <w:tcW w:w="735" w:type="dxa"/>
            <w:vAlign w:val="center"/>
          </w:tcPr>
          <w:p w14:paraId="2968E548" w14:textId="1B28DA17" w:rsidR="5D860972" w:rsidRDefault="5D860972" w:rsidP="5D860972">
            <w:pPr>
              <w:jc w:val="center"/>
            </w:pPr>
            <w:r>
              <w:t xml:space="preserve">1. </w:t>
            </w:r>
          </w:p>
        </w:tc>
        <w:tc>
          <w:tcPr>
            <w:tcW w:w="2505" w:type="dxa"/>
            <w:vAlign w:val="center"/>
          </w:tcPr>
          <w:p w14:paraId="3129F0D3" w14:textId="132C7903" w:rsidR="5D860972" w:rsidRDefault="5D860972" w:rsidP="5D860972">
            <w:r>
              <w:t>Tap Review on completed visit</w:t>
            </w:r>
          </w:p>
        </w:tc>
        <w:tc>
          <w:tcPr>
            <w:tcW w:w="1620" w:type="dxa"/>
            <w:vAlign w:val="center"/>
          </w:tcPr>
          <w:p w14:paraId="4CA23CEF" w14:textId="6B055EDB" w:rsidR="5D860972" w:rsidRDefault="5D860972" w:rsidP="5D860972">
            <w:r>
              <w:t>Review screen shows full captured data.</w:t>
            </w:r>
          </w:p>
        </w:tc>
        <w:tc>
          <w:tcPr>
            <w:tcW w:w="1860" w:type="dxa"/>
            <w:gridSpan w:val="2"/>
            <w:vAlign w:val="center"/>
          </w:tcPr>
          <w:p w14:paraId="6FD7F1D0" w14:textId="5C47E4BB" w:rsidR="5D860972" w:rsidRDefault="5D860972" w:rsidP="5D860972">
            <w:r w:rsidRPr="5D860972">
              <w:rPr>
                <w:b/>
                <w:bCs/>
              </w:rPr>
              <w:t xml:space="preserve"> </w:t>
            </w:r>
            <w:r w:rsidRPr="5D860972">
              <w:rPr>
                <w:color w:val="000000" w:themeColor="text1"/>
              </w:rPr>
              <w:t>The review screen displays all captured information from the visit. (Service type, Patient, Date, Time In, Time Out, Location).</w:t>
            </w:r>
          </w:p>
        </w:tc>
        <w:tc>
          <w:tcPr>
            <w:tcW w:w="660" w:type="dxa"/>
            <w:vAlign w:val="center"/>
          </w:tcPr>
          <w:p w14:paraId="30BA7CCE" w14:textId="47F9792C" w:rsidR="5D860972" w:rsidRDefault="5D860972" w:rsidP="5D860972">
            <w:pPr>
              <w:jc w:val="center"/>
            </w:pPr>
            <w:r>
              <w:t>PASS</w:t>
            </w:r>
          </w:p>
        </w:tc>
        <w:tc>
          <w:tcPr>
            <w:tcW w:w="2700" w:type="dxa"/>
          </w:tcPr>
          <w:p w14:paraId="180CE4F3" w14:textId="7C621C62" w:rsidR="5D860972" w:rsidRDefault="5D860972">
            <w:r>
              <w:t xml:space="preserve"> </w:t>
            </w:r>
          </w:p>
        </w:tc>
      </w:tr>
      <w:tr w:rsidR="5D860972" w14:paraId="4CB62E3B" w14:textId="77777777" w:rsidTr="5D860972">
        <w:trPr>
          <w:trHeight w:val="300"/>
        </w:trPr>
        <w:tc>
          <w:tcPr>
            <w:tcW w:w="735" w:type="dxa"/>
            <w:vAlign w:val="center"/>
          </w:tcPr>
          <w:p w14:paraId="77DE1703" w14:textId="71CD60E0" w:rsidR="5D860972" w:rsidRDefault="5D860972" w:rsidP="5D860972">
            <w:pPr>
              <w:jc w:val="center"/>
            </w:pPr>
            <w:r>
              <w:t>2.</w:t>
            </w:r>
          </w:p>
        </w:tc>
        <w:tc>
          <w:tcPr>
            <w:tcW w:w="2505" w:type="dxa"/>
            <w:vAlign w:val="center"/>
          </w:tcPr>
          <w:p w14:paraId="30E76067" w14:textId="080199FD" w:rsidR="5D860972" w:rsidRDefault="5D860972" w:rsidP="5D860972">
            <w:r>
              <w:t>Tap Submit</w:t>
            </w:r>
          </w:p>
        </w:tc>
        <w:tc>
          <w:tcPr>
            <w:tcW w:w="1620" w:type="dxa"/>
            <w:vAlign w:val="center"/>
          </w:tcPr>
          <w:p w14:paraId="087CF0B1" w14:textId="4C473F37" w:rsidR="5D860972" w:rsidRDefault="5D860972" w:rsidP="5D860972">
            <w:r>
              <w:t>Immutable/audited record stored; confirmation shown</w:t>
            </w:r>
          </w:p>
        </w:tc>
        <w:tc>
          <w:tcPr>
            <w:tcW w:w="1860" w:type="dxa"/>
            <w:gridSpan w:val="2"/>
            <w:vAlign w:val="center"/>
          </w:tcPr>
          <w:p w14:paraId="7E09931B" w14:textId="7CB44314" w:rsidR="5D860972" w:rsidRDefault="5D860972" w:rsidP="5D860972">
            <w:pPr>
              <w:rPr>
                <w:color w:val="000000" w:themeColor="text1"/>
              </w:rPr>
            </w:pPr>
            <w:r w:rsidRPr="5D860972">
              <w:rPr>
                <w:b/>
                <w:bCs/>
              </w:rPr>
              <w:t xml:space="preserve"> </w:t>
            </w:r>
            <w:r w:rsidRPr="5D860972">
              <w:rPr>
                <w:color w:val="000000" w:themeColor="text1"/>
              </w:rPr>
              <w:t>Upon completing a visit an audit log is taken for events such as creating a record, rejecting a record, and approving a record</w:t>
            </w:r>
            <w:r w:rsidR="2CFA4E49" w:rsidRPr="5D860972">
              <w:rPr>
                <w:color w:val="000000" w:themeColor="text1"/>
              </w:rPr>
              <w:t>.</w:t>
            </w:r>
          </w:p>
        </w:tc>
        <w:tc>
          <w:tcPr>
            <w:tcW w:w="660" w:type="dxa"/>
            <w:vAlign w:val="center"/>
          </w:tcPr>
          <w:p w14:paraId="6633AF8D" w14:textId="3C5C6A81" w:rsidR="5D860972" w:rsidRDefault="5D860972" w:rsidP="5D860972">
            <w:pPr>
              <w:jc w:val="center"/>
            </w:pPr>
            <w:r>
              <w:t>PASS</w:t>
            </w:r>
          </w:p>
        </w:tc>
        <w:tc>
          <w:tcPr>
            <w:tcW w:w="2700" w:type="dxa"/>
          </w:tcPr>
          <w:p w14:paraId="5D60536D" w14:textId="4CFAD322" w:rsidR="5D860972" w:rsidRDefault="5D860972">
            <w:r>
              <w:t xml:space="preserve"> </w:t>
            </w:r>
          </w:p>
        </w:tc>
      </w:tr>
      <w:tr w:rsidR="5D860972" w14:paraId="6B684075" w14:textId="77777777" w:rsidTr="5D860972">
        <w:trPr>
          <w:trHeight w:val="2670"/>
        </w:trPr>
        <w:tc>
          <w:tcPr>
            <w:tcW w:w="735" w:type="dxa"/>
            <w:vAlign w:val="center"/>
          </w:tcPr>
          <w:p w14:paraId="0C88D3AE" w14:textId="7AB16F2E" w:rsidR="5D860972" w:rsidRDefault="5D860972" w:rsidP="5D860972">
            <w:pPr>
              <w:jc w:val="center"/>
            </w:pPr>
            <w:r>
              <w:t xml:space="preserve">3. </w:t>
            </w:r>
          </w:p>
        </w:tc>
        <w:tc>
          <w:tcPr>
            <w:tcW w:w="2505" w:type="dxa"/>
            <w:vAlign w:val="center"/>
          </w:tcPr>
          <w:p w14:paraId="2A964A42" w14:textId="47C71E0E" w:rsidR="5D860972" w:rsidRDefault="5D860972" w:rsidP="5D860972">
            <w:r>
              <w:t>Open Audit Log</w:t>
            </w:r>
          </w:p>
        </w:tc>
        <w:tc>
          <w:tcPr>
            <w:tcW w:w="1620" w:type="dxa"/>
            <w:vAlign w:val="center"/>
          </w:tcPr>
          <w:p w14:paraId="14C34854" w14:textId="5AAF669B" w:rsidR="5D860972" w:rsidRDefault="5D860972" w:rsidP="5D860972">
            <w:r>
              <w:t>“Submitted” entry present with timestamp</w:t>
            </w:r>
          </w:p>
        </w:tc>
        <w:tc>
          <w:tcPr>
            <w:tcW w:w="1860" w:type="dxa"/>
            <w:gridSpan w:val="2"/>
            <w:vAlign w:val="center"/>
          </w:tcPr>
          <w:p w14:paraId="4D022357" w14:textId="08F3B8B5" w:rsidR="5D860972" w:rsidRDefault="5D860972" w:rsidP="5D860972">
            <w:pPr>
              <w:rPr>
                <w:color w:val="000000" w:themeColor="text1"/>
              </w:rPr>
            </w:pPr>
            <w:r w:rsidRPr="5D860972">
              <w:rPr>
                <w:b/>
                <w:bCs/>
              </w:rPr>
              <w:t xml:space="preserve"> </w:t>
            </w:r>
            <w:r w:rsidRPr="5D860972">
              <w:rPr>
                <w:color w:val="000000" w:themeColor="text1"/>
              </w:rPr>
              <w:t xml:space="preserve">Within the database there is a log event for approving an </w:t>
            </w:r>
            <w:r w:rsidR="66A7F954" w:rsidRPr="5D860972">
              <w:rPr>
                <w:color w:val="000000" w:themeColor="text1"/>
              </w:rPr>
              <w:t>EVV</w:t>
            </w:r>
            <w:r w:rsidRPr="5D860972">
              <w:rPr>
                <w:color w:val="000000" w:themeColor="text1"/>
              </w:rPr>
              <w:t xml:space="preserve"> event.</w:t>
            </w:r>
          </w:p>
        </w:tc>
        <w:tc>
          <w:tcPr>
            <w:tcW w:w="660" w:type="dxa"/>
            <w:vAlign w:val="center"/>
          </w:tcPr>
          <w:p w14:paraId="180004A6" w14:textId="0F8D5B88" w:rsidR="5D860972" w:rsidRDefault="5D860972" w:rsidP="5D860972">
            <w:pPr>
              <w:jc w:val="center"/>
            </w:pPr>
            <w:r>
              <w:t>PASS</w:t>
            </w:r>
          </w:p>
        </w:tc>
        <w:tc>
          <w:tcPr>
            <w:tcW w:w="2700" w:type="dxa"/>
          </w:tcPr>
          <w:p w14:paraId="0BD06076" w14:textId="01D4D727" w:rsidR="5D860972" w:rsidRDefault="5D860972">
            <w:r>
              <w:t xml:space="preserve"> </w:t>
            </w:r>
          </w:p>
        </w:tc>
      </w:tr>
      <w:tr w:rsidR="5D860972" w14:paraId="5325568D" w14:textId="77777777" w:rsidTr="5D860972">
        <w:trPr>
          <w:trHeight w:val="345"/>
        </w:trPr>
        <w:tc>
          <w:tcPr>
            <w:tcW w:w="10080" w:type="dxa"/>
            <w:gridSpan w:val="7"/>
            <w:shd w:val="clear" w:color="auto" w:fill="BFBFBF" w:themeFill="background1" w:themeFillShade="BF"/>
            <w:vAlign w:val="center"/>
          </w:tcPr>
          <w:p w14:paraId="41AFFA82" w14:textId="65007F29" w:rsidR="5D860972" w:rsidRDefault="5D860972" w:rsidP="5D860972">
            <w:pPr>
              <w:rPr>
                <w:b/>
                <w:bCs/>
                <w:color w:val="000000" w:themeColor="text1"/>
              </w:rPr>
            </w:pPr>
            <w:r w:rsidRPr="5D860972">
              <w:rPr>
                <w:b/>
                <w:bCs/>
                <w:color w:val="000000" w:themeColor="text1"/>
              </w:rPr>
              <w:t>TC-EVV-05: Offline visit capture</w:t>
            </w:r>
            <w:r>
              <w:t xml:space="preserve"> </w:t>
            </w:r>
          </w:p>
          <w:p w14:paraId="63E6B99D" w14:textId="30107917" w:rsidR="5D860972" w:rsidRDefault="5D860972"/>
        </w:tc>
      </w:tr>
      <w:tr w:rsidR="5D860972" w14:paraId="39712A6B" w14:textId="77777777" w:rsidTr="5D860972">
        <w:trPr>
          <w:trHeight w:val="300"/>
        </w:trPr>
        <w:tc>
          <w:tcPr>
            <w:tcW w:w="735" w:type="dxa"/>
            <w:vAlign w:val="center"/>
          </w:tcPr>
          <w:p w14:paraId="62853A00" w14:textId="66CCA40F" w:rsidR="5D860972" w:rsidRDefault="5D860972" w:rsidP="5D860972">
            <w:pPr>
              <w:jc w:val="center"/>
            </w:pPr>
            <w:r>
              <w:t xml:space="preserve">1. </w:t>
            </w:r>
          </w:p>
        </w:tc>
        <w:tc>
          <w:tcPr>
            <w:tcW w:w="2505" w:type="dxa"/>
            <w:vAlign w:val="center"/>
          </w:tcPr>
          <w:p w14:paraId="4C9E84D7" w14:textId="6D84EA88" w:rsidR="5D860972" w:rsidRDefault="5D860972" w:rsidP="5D860972">
            <w:r>
              <w:t>Disable network; Start Visit then End Visit</w:t>
            </w:r>
          </w:p>
        </w:tc>
        <w:tc>
          <w:tcPr>
            <w:tcW w:w="1620" w:type="dxa"/>
            <w:vAlign w:val="center"/>
          </w:tcPr>
          <w:p w14:paraId="3A168C68" w14:textId="2BB341BF" w:rsidR="5D860972" w:rsidRDefault="5D860972" w:rsidP="5D860972">
            <w:r>
              <w:t>Visit captured locally; Offline banner shown unsynced data.</w:t>
            </w:r>
          </w:p>
        </w:tc>
        <w:tc>
          <w:tcPr>
            <w:tcW w:w="1860" w:type="dxa"/>
            <w:gridSpan w:val="2"/>
            <w:vAlign w:val="center"/>
          </w:tcPr>
          <w:p w14:paraId="4635C66B" w14:textId="0E3B8F85" w:rsidR="5D860972" w:rsidRDefault="5D860972" w:rsidP="5D860972">
            <w:r w:rsidRPr="5D860972">
              <w:rPr>
                <w:b/>
                <w:bCs/>
              </w:rPr>
              <w:t xml:space="preserve"> </w:t>
            </w:r>
            <w:r>
              <w:t>Was unable to test creating an EVV offline.</w:t>
            </w:r>
          </w:p>
        </w:tc>
        <w:tc>
          <w:tcPr>
            <w:tcW w:w="660" w:type="dxa"/>
            <w:vAlign w:val="center"/>
          </w:tcPr>
          <w:p w14:paraId="7AE331E6" w14:textId="0AA472E0" w:rsidR="5D860972" w:rsidRDefault="5D860972" w:rsidP="5D860972">
            <w:pPr>
              <w:jc w:val="center"/>
            </w:pPr>
            <w:r>
              <w:t xml:space="preserve"> FAIL</w:t>
            </w:r>
          </w:p>
        </w:tc>
        <w:tc>
          <w:tcPr>
            <w:tcW w:w="2700" w:type="dxa"/>
          </w:tcPr>
          <w:p w14:paraId="67024898" w14:textId="11C9E93C" w:rsidR="5D860972" w:rsidRDefault="5D860972">
            <w:r>
              <w:t xml:space="preserve"> </w:t>
            </w:r>
          </w:p>
        </w:tc>
      </w:tr>
      <w:tr w:rsidR="5D860972" w14:paraId="09798B9A" w14:textId="77777777" w:rsidTr="5D860972">
        <w:trPr>
          <w:trHeight w:val="300"/>
        </w:trPr>
        <w:tc>
          <w:tcPr>
            <w:tcW w:w="735" w:type="dxa"/>
            <w:vAlign w:val="center"/>
          </w:tcPr>
          <w:p w14:paraId="5C933242" w14:textId="71D71DA4" w:rsidR="5D860972" w:rsidRDefault="5D860972" w:rsidP="5D860972">
            <w:pPr>
              <w:jc w:val="center"/>
            </w:pPr>
            <w:r>
              <w:t>2.</w:t>
            </w:r>
          </w:p>
        </w:tc>
        <w:tc>
          <w:tcPr>
            <w:tcW w:w="2505" w:type="dxa"/>
            <w:vAlign w:val="center"/>
          </w:tcPr>
          <w:p w14:paraId="3D4646D0" w14:textId="4B113180" w:rsidR="5D860972" w:rsidRDefault="5D860972" w:rsidP="5D860972">
            <w:r>
              <w:t>Re-enable network</w:t>
            </w:r>
          </w:p>
        </w:tc>
        <w:tc>
          <w:tcPr>
            <w:tcW w:w="1620" w:type="dxa"/>
            <w:vAlign w:val="center"/>
          </w:tcPr>
          <w:p w14:paraId="4CDA2097" w14:textId="4BD36F6A" w:rsidR="5D860972" w:rsidRDefault="5D860972" w:rsidP="5D860972">
            <w:r>
              <w:t>Auto-sync begins; banner clears on success</w:t>
            </w:r>
          </w:p>
        </w:tc>
        <w:tc>
          <w:tcPr>
            <w:tcW w:w="1860" w:type="dxa"/>
            <w:gridSpan w:val="2"/>
            <w:vAlign w:val="center"/>
          </w:tcPr>
          <w:p w14:paraId="6DC20211" w14:textId="1E3191A4" w:rsidR="5D860972" w:rsidRDefault="5D860972" w:rsidP="5D860972">
            <w:pPr>
              <w:rPr>
                <w:b/>
                <w:bCs/>
              </w:rPr>
            </w:pPr>
            <w:r w:rsidRPr="5D860972">
              <w:rPr>
                <w:b/>
                <w:bCs/>
              </w:rPr>
              <w:t xml:space="preserve"> </w:t>
            </w:r>
          </w:p>
        </w:tc>
        <w:tc>
          <w:tcPr>
            <w:tcW w:w="660" w:type="dxa"/>
            <w:vAlign w:val="center"/>
          </w:tcPr>
          <w:p w14:paraId="4EC66E20" w14:textId="54EC477D" w:rsidR="5D860972" w:rsidRDefault="5D860972" w:rsidP="5D860972">
            <w:pPr>
              <w:jc w:val="center"/>
            </w:pPr>
            <w:r>
              <w:t xml:space="preserve"> FAIL</w:t>
            </w:r>
          </w:p>
        </w:tc>
        <w:tc>
          <w:tcPr>
            <w:tcW w:w="2700" w:type="dxa"/>
          </w:tcPr>
          <w:p w14:paraId="3A7ED304" w14:textId="447A415D" w:rsidR="5D860972" w:rsidRDefault="5D860972">
            <w:r>
              <w:t xml:space="preserve"> </w:t>
            </w:r>
          </w:p>
        </w:tc>
      </w:tr>
      <w:tr w:rsidR="5D860972" w14:paraId="7CE189AE" w14:textId="77777777" w:rsidTr="5D860972">
        <w:trPr>
          <w:trHeight w:val="300"/>
        </w:trPr>
        <w:tc>
          <w:tcPr>
            <w:tcW w:w="735" w:type="dxa"/>
            <w:vAlign w:val="center"/>
          </w:tcPr>
          <w:p w14:paraId="4659BB57" w14:textId="384D64FB" w:rsidR="5D860972" w:rsidRDefault="5D860972" w:rsidP="5D860972">
            <w:pPr>
              <w:jc w:val="center"/>
            </w:pPr>
            <w:r>
              <w:t xml:space="preserve">3. </w:t>
            </w:r>
          </w:p>
        </w:tc>
        <w:tc>
          <w:tcPr>
            <w:tcW w:w="2505" w:type="dxa"/>
            <w:vAlign w:val="center"/>
          </w:tcPr>
          <w:p w14:paraId="39C4C2D6" w14:textId="46CAEBBA" w:rsidR="5D860972" w:rsidRDefault="5D860972" w:rsidP="5D860972">
            <w:r>
              <w:t>Verify server record</w:t>
            </w:r>
          </w:p>
        </w:tc>
        <w:tc>
          <w:tcPr>
            <w:tcW w:w="1620" w:type="dxa"/>
            <w:vAlign w:val="center"/>
          </w:tcPr>
          <w:p w14:paraId="34B4DABA" w14:textId="2C8ADC41" w:rsidR="5D860972" w:rsidRDefault="5D860972" w:rsidP="5D860972">
            <w:r>
              <w:t>Visit appears on server with correct fields</w:t>
            </w:r>
          </w:p>
        </w:tc>
        <w:tc>
          <w:tcPr>
            <w:tcW w:w="1860" w:type="dxa"/>
            <w:gridSpan w:val="2"/>
            <w:vAlign w:val="center"/>
          </w:tcPr>
          <w:p w14:paraId="1562EB08" w14:textId="6574B9C2" w:rsidR="5D860972" w:rsidRDefault="5D860972" w:rsidP="5D860972">
            <w:pPr>
              <w:rPr>
                <w:b/>
                <w:bCs/>
              </w:rPr>
            </w:pPr>
            <w:r w:rsidRPr="5D860972">
              <w:rPr>
                <w:b/>
                <w:bCs/>
              </w:rPr>
              <w:t xml:space="preserve"> </w:t>
            </w:r>
          </w:p>
        </w:tc>
        <w:tc>
          <w:tcPr>
            <w:tcW w:w="660" w:type="dxa"/>
            <w:vAlign w:val="center"/>
          </w:tcPr>
          <w:p w14:paraId="211DDDCB" w14:textId="63541303" w:rsidR="5D860972" w:rsidRDefault="5D860972" w:rsidP="5D860972">
            <w:pPr>
              <w:jc w:val="center"/>
            </w:pPr>
            <w:r>
              <w:t xml:space="preserve"> FAIL</w:t>
            </w:r>
          </w:p>
        </w:tc>
        <w:tc>
          <w:tcPr>
            <w:tcW w:w="2700" w:type="dxa"/>
          </w:tcPr>
          <w:p w14:paraId="1A1526F5" w14:textId="4CC1F4CC" w:rsidR="5D860972" w:rsidRDefault="5D860972">
            <w:r>
              <w:t xml:space="preserve"> </w:t>
            </w:r>
          </w:p>
        </w:tc>
      </w:tr>
      <w:tr w:rsidR="5D860972" w14:paraId="078F6A6C" w14:textId="77777777" w:rsidTr="5D860972">
        <w:trPr>
          <w:trHeight w:val="300"/>
        </w:trPr>
        <w:tc>
          <w:tcPr>
            <w:tcW w:w="10080" w:type="dxa"/>
            <w:gridSpan w:val="7"/>
            <w:shd w:val="clear" w:color="auto" w:fill="BFBFBF" w:themeFill="background1" w:themeFillShade="BF"/>
            <w:vAlign w:val="center"/>
          </w:tcPr>
          <w:p w14:paraId="58846D25" w14:textId="20A45933" w:rsidR="5D860972" w:rsidRDefault="5D860972" w:rsidP="5D860972">
            <w:pPr>
              <w:rPr>
                <w:b/>
                <w:bCs/>
                <w:color w:val="000000" w:themeColor="text1"/>
              </w:rPr>
            </w:pPr>
            <w:r w:rsidRPr="5D860972">
              <w:rPr>
                <w:b/>
                <w:bCs/>
                <w:color w:val="000000" w:themeColor="text1"/>
              </w:rPr>
              <w:t>TC-EVV-06: GPS Unavailable</w:t>
            </w:r>
          </w:p>
          <w:p w14:paraId="0DEB5B44" w14:textId="380C1292" w:rsidR="5D860972" w:rsidRDefault="5D860972">
            <w:r>
              <w:t xml:space="preserve"> </w:t>
            </w:r>
          </w:p>
        </w:tc>
      </w:tr>
      <w:tr w:rsidR="5D860972" w14:paraId="20FA96F1" w14:textId="77777777" w:rsidTr="5D860972">
        <w:trPr>
          <w:trHeight w:val="300"/>
        </w:trPr>
        <w:tc>
          <w:tcPr>
            <w:tcW w:w="735" w:type="dxa"/>
            <w:vAlign w:val="center"/>
          </w:tcPr>
          <w:p w14:paraId="03E0984A" w14:textId="363B45C3" w:rsidR="5D860972" w:rsidRDefault="5D860972" w:rsidP="5D860972">
            <w:pPr>
              <w:jc w:val="center"/>
            </w:pPr>
            <w:r>
              <w:t xml:space="preserve">1. </w:t>
            </w:r>
          </w:p>
        </w:tc>
        <w:tc>
          <w:tcPr>
            <w:tcW w:w="2505" w:type="dxa"/>
            <w:vAlign w:val="center"/>
          </w:tcPr>
          <w:p w14:paraId="407B83C2" w14:textId="190CA906" w:rsidR="5D860972" w:rsidRDefault="5D860972" w:rsidP="5D860972">
            <w:r>
              <w:t>Turn off device location</w:t>
            </w:r>
          </w:p>
        </w:tc>
        <w:tc>
          <w:tcPr>
            <w:tcW w:w="1620" w:type="dxa"/>
            <w:vAlign w:val="center"/>
          </w:tcPr>
          <w:p w14:paraId="6E0313FA" w14:textId="78D072B3" w:rsidR="5D860972" w:rsidRDefault="5D860972" w:rsidP="5D860972">
            <w:r>
              <w:t>Location disabled</w:t>
            </w:r>
          </w:p>
        </w:tc>
        <w:tc>
          <w:tcPr>
            <w:tcW w:w="1860" w:type="dxa"/>
            <w:gridSpan w:val="2"/>
            <w:vAlign w:val="center"/>
          </w:tcPr>
          <w:p w14:paraId="29D718D2" w14:textId="4A3336C2" w:rsidR="5D860972" w:rsidRDefault="5D860972" w:rsidP="5D860972">
            <w:pPr>
              <w:rPr>
                <w:color w:val="000000" w:themeColor="text1"/>
              </w:rPr>
            </w:pPr>
            <w:r w:rsidRPr="5D860972">
              <w:rPr>
                <w:color w:val="000000" w:themeColor="text1"/>
              </w:rPr>
              <w:t>Location disabled on the device</w:t>
            </w:r>
          </w:p>
        </w:tc>
        <w:tc>
          <w:tcPr>
            <w:tcW w:w="660" w:type="dxa"/>
            <w:vAlign w:val="center"/>
          </w:tcPr>
          <w:p w14:paraId="28AF7E1B" w14:textId="68BEB1E6" w:rsidR="5D860972" w:rsidRDefault="5D860972" w:rsidP="5D860972">
            <w:pPr>
              <w:jc w:val="center"/>
            </w:pPr>
            <w:r>
              <w:t>PASS</w:t>
            </w:r>
          </w:p>
        </w:tc>
        <w:tc>
          <w:tcPr>
            <w:tcW w:w="2700" w:type="dxa"/>
          </w:tcPr>
          <w:p w14:paraId="321E95CF" w14:textId="6384C966" w:rsidR="5D860972" w:rsidRDefault="5D860972">
            <w:r>
              <w:t xml:space="preserve"> </w:t>
            </w:r>
          </w:p>
        </w:tc>
      </w:tr>
      <w:tr w:rsidR="5D860972" w14:paraId="03560951" w14:textId="77777777" w:rsidTr="5D860972">
        <w:trPr>
          <w:trHeight w:val="300"/>
        </w:trPr>
        <w:tc>
          <w:tcPr>
            <w:tcW w:w="735" w:type="dxa"/>
            <w:vAlign w:val="center"/>
          </w:tcPr>
          <w:p w14:paraId="670A09E8" w14:textId="0D4FA58E" w:rsidR="5D860972" w:rsidRDefault="5D860972" w:rsidP="5D860972">
            <w:pPr>
              <w:jc w:val="center"/>
            </w:pPr>
            <w:r>
              <w:t xml:space="preserve">2. </w:t>
            </w:r>
          </w:p>
        </w:tc>
        <w:tc>
          <w:tcPr>
            <w:tcW w:w="2505" w:type="dxa"/>
            <w:vAlign w:val="center"/>
          </w:tcPr>
          <w:p w14:paraId="77397EEE" w14:textId="0B0FBFAE" w:rsidR="5D860972" w:rsidRDefault="5D860972" w:rsidP="5D860972">
            <w:r>
              <w:t>Caregiver taps Start Visit</w:t>
            </w:r>
          </w:p>
        </w:tc>
        <w:tc>
          <w:tcPr>
            <w:tcW w:w="1620" w:type="dxa"/>
            <w:vAlign w:val="center"/>
          </w:tcPr>
          <w:p w14:paraId="51F5321C" w14:textId="2EBA73BF" w:rsidR="5D860972" w:rsidRDefault="5D860972" w:rsidP="5D860972">
            <w:r>
              <w:t xml:space="preserve">App prompts caregiver to </w:t>
            </w:r>
            <w:r>
              <w:lastRenderedPageBreak/>
              <w:t>manually enter visit address</w:t>
            </w:r>
          </w:p>
        </w:tc>
        <w:tc>
          <w:tcPr>
            <w:tcW w:w="1860" w:type="dxa"/>
            <w:gridSpan w:val="2"/>
            <w:vAlign w:val="center"/>
          </w:tcPr>
          <w:p w14:paraId="0FD7A06D" w14:textId="7B347B39" w:rsidR="5D860972" w:rsidRDefault="5D860972" w:rsidP="5D860972">
            <w:pPr>
              <w:rPr>
                <w:color w:val="000000" w:themeColor="text1"/>
              </w:rPr>
            </w:pPr>
            <w:r w:rsidRPr="5D860972">
              <w:rPr>
                <w:b/>
                <w:bCs/>
              </w:rPr>
              <w:lastRenderedPageBreak/>
              <w:t xml:space="preserve"> </w:t>
            </w:r>
            <w:r w:rsidRPr="5D860972">
              <w:rPr>
                <w:color w:val="000000" w:themeColor="text1"/>
              </w:rPr>
              <w:t xml:space="preserve">The app does not prompt the user to </w:t>
            </w:r>
            <w:r w:rsidRPr="5D860972">
              <w:rPr>
                <w:color w:val="000000" w:themeColor="text1"/>
              </w:rPr>
              <w:lastRenderedPageBreak/>
              <w:t>manually enter an address it brings up the current patient’s address instead</w:t>
            </w:r>
          </w:p>
        </w:tc>
        <w:tc>
          <w:tcPr>
            <w:tcW w:w="660" w:type="dxa"/>
            <w:vAlign w:val="center"/>
          </w:tcPr>
          <w:p w14:paraId="68B3ABA0" w14:textId="1C8C4517" w:rsidR="5D860972" w:rsidRDefault="5D860972" w:rsidP="5D860972">
            <w:pPr>
              <w:jc w:val="center"/>
            </w:pPr>
            <w:r>
              <w:lastRenderedPageBreak/>
              <w:t>FAIL</w:t>
            </w:r>
          </w:p>
        </w:tc>
        <w:tc>
          <w:tcPr>
            <w:tcW w:w="2700" w:type="dxa"/>
          </w:tcPr>
          <w:p w14:paraId="0514B0E0" w14:textId="72DCA02E" w:rsidR="5D860972" w:rsidRDefault="5D860972">
            <w:r>
              <w:t xml:space="preserve"> </w:t>
            </w:r>
          </w:p>
        </w:tc>
      </w:tr>
      <w:tr w:rsidR="5D860972" w14:paraId="24B96005" w14:textId="77777777" w:rsidTr="5D860972">
        <w:trPr>
          <w:trHeight w:val="300"/>
        </w:trPr>
        <w:tc>
          <w:tcPr>
            <w:tcW w:w="735" w:type="dxa"/>
            <w:vAlign w:val="center"/>
          </w:tcPr>
          <w:p w14:paraId="05540AE3" w14:textId="2470FF3B" w:rsidR="5D860972" w:rsidRDefault="5D860972" w:rsidP="5D860972">
            <w:pPr>
              <w:jc w:val="center"/>
            </w:pPr>
            <w:r>
              <w:t>3.</w:t>
            </w:r>
          </w:p>
        </w:tc>
        <w:tc>
          <w:tcPr>
            <w:tcW w:w="2505" w:type="dxa"/>
            <w:vAlign w:val="center"/>
          </w:tcPr>
          <w:p w14:paraId="1E98806C" w14:textId="43B8C87A" w:rsidR="5D860972" w:rsidRDefault="5D860972" w:rsidP="5D860972">
            <w:r>
              <w:t>Caregiver enters valid street address and taps Save.</w:t>
            </w:r>
          </w:p>
        </w:tc>
        <w:tc>
          <w:tcPr>
            <w:tcW w:w="1620" w:type="dxa"/>
            <w:vAlign w:val="center"/>
          </w:tcPr>
          <w:p w14:paraId="673DFA92" w14:textId="239A34F1" w:rsidR="5D860972" w:rsidRDefault="5D860972" w:rsidP="5D860972">
            <w:r>
              <w:t>Address saved as visit location; record flagged “Manual Location”</w:t>
            </w:r>
          </w:p>
        </w:tc>
        <w:tc>
          <w:tcPr>
            <w:tcW w:w="1860" w:type="dxa"/>
            <w:gridSpan w:val="2"/>
            <w:vAlign w:val="center"/>
          </w:tcPr>
          <w:p w14:paraId="76A30391" w14:textId="778654FF" w:rsidR="5D860972" w:rsidRDefault="5D860972" w:rsidP="5D860972">
            <w:pPr>
              <w:rPr>
                <w:b/>
                <w:bCs/>
              </w:rPr>
            </w:pPr>
            <w:r w:rsidRPr="5D860972">
              <w:rPr>
                <w:b/>
                <w:bCs/>
              </w:rPr>
              <w:t xml:space="preserve"> </w:t>
            </w:r>
            <w:r w:rsidRPr="5D860972">
              <w:rPr>
                <w:color w:val="000000" w:themeColor="text1"/>
              </w:rPr>
              <w:t xml:space="preserve">There is no entering valid street address functionality within creating an EVV. </w:t>
            </w:r>
            <w:r>
              <w:t xml:space="preserve"> </w:t>
            </w:r>
          </w:p>
        </w:tc>
        <w:tc>
          <w:tcPr>
            <w:tcW w:w="660" w:type="dxa"/>
            <w:vAlign w:val="center"/>
          </w:tcPr>
          <w:p w14:paraId="48B09A14" w14:textId="6777C27A" w:rsidR="5D860972" w:rsidRDefault="5D860972" w:rsidP="5D860972">
            <w:pPr>
              <w:jc w:val="center"/>
            </w:pPr>
            <w:r>
              <w:t>FAIL</w:t>
            </w:r>
          </w:p>
        </w:tc>
        <w:tc>
          <w:tcPr>
            <w:tcW w:w="2700" w:type="dxa"/>
          </w:tcPr>
          <w:p w14:paraId="5ABC1D35" w14:textId="25B1A795" w:rsidR="5D860972" w:rsidRDefault="5D860972">
            <w:r>
              <w:t xml:space="preserve"> </w:t>
            </w:r>
          </w:p>
        </w:tc>
      </w:tr>
      <w:tr w:rsidR="5D860972" w14:paraId="701A3249" w14:textId="77777777" w:rsidTr="5D860972">
        <w:trPr>
          <w:trHeight w:val="300"/>
        </w:trPr>
        <w:tc>
          <w:tcPr>
            <w:tcW w:w="735" w:type="dxa"/>
            <w:vAlign w:val="center"/>
          </w:tcPr>
          <w:p w14:paraId="0DCA0B8C" w14:textId="5DDE8BAF" w:rsidR="5D860972" w:rsidRDefault="5D860972" w:rsidP="5D860972">
            <w:pPr>
              <w:jc w:val="center"/>
            </w:pPr>
            <w:r>
              <w:t xml:space="preserve">4. </w:t>
            </w:r>
          </w:p>
        </w:tc>
        <w:tc>
          <w:tcPr>
            <w:tcW w:w="2505" w:type="dxa"/>
            <w:vAlign w:val="center"/>
          </w:tcPr>
          <w:p w14:paraId="764D7CBE" w14:textId="21199916" w:rsidR="5D860972" w:rsidRDefault="5D860972" w:rsidP="5D860972">
            <w:r>
              <w:t>End and submit visit</w:t>
            </w:r>
          </w:p>
        </w:tc>
        <w:tc>
          <w:tcPr>
            <w:tcW w:w="1620" w:type="dxa"/>
            <w:vAlign w:val="center"/>
          </w:tcPr>
          <w:p w14:paraId="10052E93" w14:textId="6DB8830D" w:rsidR="5D860972" w:rsidRDefault="5D860972" w:rsidP="5D860972">
            <w:r>
              <w:t>Visit submission payload includes manually entered address instead of GPS coordinates</w:t>
            </w:r>
          </w:p>
        </w:tc>
        <w:tc>
          <w:tcPr>
            <w:tcW w:w="1860" w:type="dxa"/>
            <w:gridSpan w:val="2"/>
            <w:vAlign w:val="center"/>
          </w:tcPr>
          <w:p w14:paraId="3A9ECA93" w14:textId="079E6AEA" w:rsidR="5D860972" w:rsidRDefault="5D860972" w:rsidP="5D860972">
            <w:pPr>
              <w:rPr>
                <w:color w:val="000000" w:themeColor="text1"/>
              </w:rPr>
            </w:pPr>
            <w:r w:rsidRPr="5D860972">
              <w:rPr>
                <w:b/>
                <w:bCs/>
              </w:rPr>
              <w:t xml:space="preserve"> </w:t>
            </w:r>
            <w:r w:rsidRPr="5D860972">
              <w:rPr>
                <w:color w:val="000000" w:themeColor="text1"/>
              </w:rPr>
              <w:t>When the record is saved the patient address is stored rather than the GPS coordinates.</w:t>
            </w:r>
          </w:p>
        </w:tc>
        <w:tc>
          <w:tcPr>
            <w:tcW w:w="660" w:type="dxa"/>
            <w:vAlign w:val="center"/>
          </w:tcPr>
          <w:p w14:paraId="495C7268" w14:textId="116F9F9D" w:rsidR="5D860972" w:rsidRDefault="5D860972" w:rsidP="5D860972">
            <w:pPr>
              <w:jc w:val="center"/>
            </w:pPr>
            <w:r>
              <w:t>PASS</w:t>
            </w:r>
          </w:p>
        </w:tc>
        <w:tc>
          <w:tcPr>
            <w:tcW w:w="2700" w:type="dxa"/>
          </w:tcPr>
          <w:p w14:paraId="0AA022D0" w14:textId="050443DD" w:rsidR="5D860972" w:rsidRDefault="5D860972">
            <w:r>
              <w:t xml:space="preserve"> </w:t>
            </w:r>
          </w:p>
        </w:tc>
      </w:tr>
      <w:tr w:rsidR="5D860972" w14:paraId="26BE08FB" w14:textId="77777777" w:rsidTr="5D860972">
        <w:trPr>
          <w:trHeight w:val="300"/>
        </w:trPr>
        <w:tc>
          <w:tcPr>
            <w:tcW w:w="735" w:type="dxa"/>
            <w:vAlign w:val="center"/>
          </w:tcPr>
          <w:p w14:paraId="6A6F82A4" w14:textId="3F49D646" w:rsidR="5D860972" w:rsidRDefault="5D860972" w:rsidP="5D860972">
            <w:pPr>
              <w:jc w:val="center"/>
            </w:pPr>
            <w:r>
              <w:t xml:space="preserve">5. </w:t>
            </w:r>
          </w:p>
        </w:tc>
        <w:tc>
          <w:tcPr>
            <w:tcW w:w="2505" w:type="dxa"/>
            <w:vAlign w:val="center"/>
          </w:tcPr>
          <w:p w14:paraId="1C237FD4" w14:textId="6D75CF77" w:rsidR="5D860972" w:rsidRDefault="5D860972" w:rsidP="5D860972">
            <w:r>
              <w:t>Open visit record in history</w:t>
            </w:r>
          </w:p>
        </w:tc>
        <w:tc>
          <w:tcPr>
            <w:tcW w:w="1620" w:type="dxa"/>
            <w:vAlign w:val="center"/>
          </w:tcPr>
          <w:p w14:paraId="7BB4589D" w14:textId="4799139E" w:rsidR="5D860972" w:rsidRDefault="5D860972" w:rsidP="5D860972">
            <w:r>
              <w:t>Visit detail displays entered address as location</w:t>
            </w:r>
          </w:p>
        </w:tc>
        <w:tc>
          <w:tcPr>
            <w:tcW w:w="1860" w:type="dxa"/>
            <w:gridSpan w:val="2"/>
            <w:vAlign w:val="center"/>
          </w:tcPr>
          <w:p w14:paraId="16008912" w14:textId="7F2A1FA5" w:rsidR="5D860972" w:rsidRDefault="5D860972" w:rsidP="5D860972">
            <w:pPr>
              <w:rPr>
                <w:color w:val="000000" w:themeColor="text1"/>
              </w:rPr>
            </w:pPr>
            <w:r w:rsidRPr="5D860972">
              <w:rPr>
                <w:b/>
                <w:bCs/>
              </w:rPr>
              <w:t xml:space="preserve"> </w:t>
            </w:r>
            <w:r w:rsidRPr="5D860972">
              <w:rPr>
                <w:color w:val="000000" w:themeColor="text1"/>
              </w:rPr>
              <w:t>When going to view the EVV record it displays (null, null) rather than the location.</w:t>
            </w:r>
          </w:p>
        </w:tc>
        <w:tc>
          <w:tcPr>
            <w:tcW w:w="660" w:type="dxa"/>
            <w:vAlign w:val="center"/>
          </w:tcPr>
          <w:p w14:paraId="569BD1EC" w14:textId="7EF63C64" w:rsidR="5D860972" w:rsidRDefault="5D860972" w:rsidP="5D860972">
            <w:pPr>
              <w:jc w:val="center"/>
            </w:pPr>
            <w:r>
              <w:t>FAIL</w:t>
            </w:r>
          </w:p>
        </w:tc>
        <w:tc>
          <w:tcPr>
            <w:tcW w:w="2700" w:type="dxa"/>
          </w:tcPr>
          <w:p w14:paraId="08A057C6" w14:textId="71EB452A" w:rsidR="5D860972" w:rsidRDefault="5D860972">
            <w:r>
              <w:t xml:space="preserve"> </w:t>
            </w:r>
          </w:p>
        </w:tc>
      </w:tr>
      <w:tr w:rsidR="5D860972" w14:paraId="0C09EEC7" w14:textId="77777777" w:rsidTr="5D860972">
        <w:trPr>
          <w:trHeight w:val="300"/>
        </w:trPr>
        <w:tc>
          <w:tcPr>
            <w:tcW w:w="10080" w:type="dxa"/>
            <w:gridSpan w:val="7"/>
            <w:shd w:val="clear" w:color="auto" w:fill="BFBFBF" w:themeFill="background1" w:themeFillShade="BF"/>
            <w:vAlign w:val="center"/>
          </w:tcPr>
          <w:p w14:paraId="07123848" w14:textId="7BD0DF35" w:rsidR="5D860972" w:rsidRDefault="5D860972" w:rsidP="5D860972">
            <w:pPr>
              <w:rPr>
                <w:b/>
                <w:bCs/>
                <w:color w:val="000000" w:themeColor="text1"/>
              </w:rPr>
            </w:pPr>
            <w:r w:rsidRPr="5D860972">
              <w:rPr>
                <w:b/>
                <w:bCs/>
                <w:color w:val="000000" w:themeColor="text1"/>
              </w:rPr>
              <w:t>TC-EVV-07: Overlapping Visits</w:t>
            </w:r>
            <w:r>
              <w:t xml:space="preserve"> </w:t>
            </w:r>
          </w:p>
          <w:p w14:paraId="486B2ACF" w14:textId="664BAA53" w:rsidR="5D860972" w:rsidRDefault="5D860972"/>
        </w:tc>
      </w:tr>
      <w:tr w:rsidR="5D860972" w14:paraId="6140E25D" w14:textId="77777777" w:rsidTr="5D860972">
        <w:trPr>
          <w:trHeight w:val="300"/>
        </w:trPr>
        <w:tc>
          <w:tcPr>
            <w:tcW w:w="735" w:type="dxa"/>
            <w:vAlign w:val="center"/>
          </w:tcPr>
          <w:p w14:paraId="70FAC313" w14:textId="026C21E5" w:rsidR="5D860972" w:rsidRDefault="5D860972">
            <w:r>
              <w:t xml:space="preserve">1. </w:t>
            </w:r>
          </w:p>
        </w:tc>
        <w:tc>
          <w:tcPr>
            <w:tcW w:w="2505" w:type="dxa"/>
            <w:vAlign w:val="center"/>
          </w:tcPr>
          <w:p w14:paraId="2624FF24" w14:textId="7A7C64B2" w:rsidR="5D860972" w:rsidRDefault="5D860972">
            <w:r>
              <w:t>Leave Visit A active</w:t>
            </w:r>
          </w:p>
        </w:tc>
        <w:tc>
          <w:tcPr>
            <w:tcW w:w="1620" w:type="dxa"/>
            <w:vAlign w:val="center"/>
          </w:tcPr>
          <w:p w14:paraId="329BEBC4" w14:textId="77BD3E94" w:rsidR="5D860972" w:rsidRDefault="5D860972">
            <w:r>
              <w:t>Status = Active</w:t>
            </w:r>
          </w:p>
        </w:tc>
        <w:tc>
          <w:tcPr>
            <w:tcW w:w="1860" w:type="dxa"/>
            <w:gridSpan w:val="2"/>
            <w:vAlign w:val="center"/>
          </w:tcPr>
          <w:p w14:paraId="2EDFD4AC" w14:textId="20B3EA61" w:rsidR="5D860972" w:rsidRDefault="5D860972">
            <w:r w:rsidRPr="5D860972">
              <w:rPr>
                <w:b/>
                <w:bCs/>
              </w:rPr>
              <w:t xml:space="preserve"> </w:t>
            </w:r>
            <w:r w:rsidRPr="5D860972">
              <w:rPr>
                <w:color w:val="000000" w:themeColor="text1"/>
              </w:rPr>
              <w:t>User cannot leave the Visit In Progress page unless they’re trying to cancel a visit or the visit has ended.</w:t>
            </w:r>
          </w:p>
        </w:tc>
        <w:tc>
          <w:tcPr>
            <w:tcW w:w="660" w:type="dxa"/>
            <w:vAlign w:val="center"/>
          </w:tcPr>
          <w:p w14:paraId="3B7A330B" w14:textId="6A0E2C8E" w:rsidR="5D860972" w:rsidRDefault="5D860972" w:rsidP="5D860972">
            <w:pPr>
              <w:jc w:val="center"/>
            </w:pPr>
            <w:r>
              <w:t xml:space="preserve"> FAIL</w:t>
            </w:r>
          </w:p>
        </w:tc>
        <w:tc>
          <w:tcPr>
            <w:tcW w:w="2700" w:type="dxa"/>
          </w:tcPr>
          <w:p w14:paraId="7EFA9384" w14:textId="07712C6D" w:rsidR="5D860972" w:rsidRDefault="5D860972">
            <w:r>
              <w:t xml:space="preserve"> </w:t>
            </w:r>
          </w:p>
        </w:tc>
      </w:tr>
      <w:tr w:rsidR="5D860972" w14:paraId="47C9E149" w14:textId="77777777" w:rsidTr="5D860972">
        <w:trPr>
          <w:trHeight w:val="300"/>
        </w:trPr>
        <w:tc>
          <w:tcPr>
            <w:tcW w:w="735" w:type="dxa"/>
            <w:vAlign w:val="center"/>
          </w:tcPr>
          <w:p w14:paraId="1B28525A" w14:textId="1EEE55DC" w:rsidR="5D860972" w:rsidRDefault="5D860972">
            <w:r>
              <w:t xml:space="preserve">2. </w:t>
            </w:r>
          </w:p>
        </w:tc>
        <w:tc>
          <w:tcPr>
            <w:tcW w:w="2505" w:type="dxa"/>
            <w:vAlign w:val="center"/>
          </w:tcPr>
          <w:p w14:paraId="6178BBB7" w14:textId="29449062" w:rsidR="5D860972" w:rsidRDefault="5D860972">
            <w:r>
              <w:t>Attempt to Start visit B</w:t>
            </w:r>
          </w:p>
        </w:tc>
        <w:tc>
          <w:tcPr>
            <w:tcW w:w="1620" w:type="dxa"/>
            <w:vAlign w:val="center"/>
          </w:tcPr>
          <w:p w14:paraId="1D4AEB27" w14:textId="437FD71F" w:rsidR="5D860972" w:rsidRDefault="5D860972">
            <w:r>
              <w:t>System prevents action; overlap error shown</w:t>
            </w:r>
          </w:p>
        </w:tc>
        <w:tc>
          <w:tcPr>
            <w:tcW w:w="1860" w:type="dxa"/>
            <w:gridSpan w:val="2"/>
            <w:vAlign w:val="center"/>
          </w:tcPr>
          <w:p w14:paraId="31C45008" w14:textId="2381487A" w:rsidR="5D860972" w:rsidRDefault="5D860972">
            <w:r w:rsidRPr="5D860972">
              <w:rPr>
                <w:b/>
                <w:bCs/>
              </w:rPr>
              <w:t xml:space="preserve"> </w:t>
            </w:r>
            <w:r w:rsidRPr="5D860972">
              <w:rPr>
                <w:color w:val="000000" w:themeColor="text1"/>
              </w:rPr>
              <w:t>User is unable to overlap visits due to not being able to leave a visit once it is in progress.</w:t>
            </w:r>
          </w:p>
        </w:tc>
        <w:tc>
          <w:tcPr>
            <w:tcW w:w="660" w:type="dxa"/>
            <w:vAlign w:val="center"/>
          </w:tcPr>
          <w:p w14:paraId="47FA276B" w14:textId="59E0C154" w:rsidR="5D860972" w:rsidRDefault="5D860972" w:rsidP="5D860972">
            <w:pPr>
              <w:jc w:val="center"/>
            </w:pPr>
            <w:r>
              <w:t xml:space="preserve"> PASS</w:t>
            </w:r>
          </w:p>
        </w:tc>
        <w:tc>
          <w:tcPr>
            <w:tcW w:w="2700" w:type="dxa"/>
          </w:tcPr>
          <w:p w14:paraId="6604E147" w14:textId="1EA9E5DA" w:rsidR="5D860972" w:rsidRDefault="5D860972">
            <w:r>
              <w:t xml:space="preserve"> </w:t>
            </w:r>
          </w:p>
        </w:tc>
      </w:tr>
      <w:tr w:rsidR="5D860972" w14:paraId="4DD23EAE" w14:textId="77777777" w:rsidTr="5D860972">
        <w:trPr>
          <w:trHeight w:val="300"/>
        </w:trPr>
        <w:tc>
          <w:tcPr>
            <w:tcW w:w="735" w:type="dxa"/>
            <w:vAlign w:val="center"/>
          </w:tcPr>
          <w:p w14:paraId="5F3CF895" w14:textId="0A8734E4" w:rsidR="5D860972" w:rsidRDefault="5D860972">
            <w:r>
              <w:t xml:space="preserve">3. </w:t>
            </w:r>
          </w:p>
        </w:tc>
        <w:tc>
          <w:tcPr>
            <w:tcW w:w="2505" w:type="dxa"/>
            <w:vAlign w:val="center"/>
          </w:tcPr>
          <w:p w14:paraId="113B1EC4" w14:textId="484E2771" w:rsidR="5D860972" w:rsidRDefault="5D860972">
            <w:r>
              <w:t>End Visit A; Start Visit B</w:t>
            </w:r>
          </w:p>
        </w:tc>
        <w:tc>
          <w:tcPr>
            <w:tcW w:w="1620" w:type="dxa"/>
            <w:vAlign w:val="center"/>
          </w:tcPr>
          <w:p w14:paraId="46D8B594" w14:textId="22721AE7" w:rsidR="5D860972" w:rsidRDefault="5D860972">
            <w:r>
              <w:t>Start permitted</w:t>
            </w:r>
          </w:p>
        </w:tc>
        <w:tc>
          <w:tcPr>
            <w:tcW w:w="1860" w:type="dxa"/>
            <w:gridSpan w:val="2"/>
            <w:vAlign w:val="center"/>
          </w:tcPr>
          <w:p w14:paraId="15E75CB6" w14:textId="416C42D7" w:rsidR="5D860972" w:rsidRDefault="5D860972">
            <w:r w:rsidRPr="5D860972">
              <w:rPr>
                <w:b/>
                <w:bCs/>
              </w:rPr>
              <w:t xml:space="preserve"> </w:t>
            </w:r>
            <w:r w:rsidRPr="5D860972">
              <w:rPr>
                <w:color w:val="000000" w:themeColor="text1"/>
              </w:rPr>
              <w:t>Once the first visit has been completed any following visit is able to run.</w:t>
            </w:r>
          </w:p>
        </w:tc>
        <w:tc>
          <w:tcPr>
            <w:tcW w:w="660" w:type="dxa"/>
            <w:vAlign w:val="center"/>
          </w:tcPr>
          <w:p w14:paraId="6B6586EA" w14:textId="36779EA4" w:rsidR="5D860972" w:rsidRDefault="5D860972" w:rsidP="5D860972">
            <w:pPr>
              <w:jc w:val="center"/>
            </w:pPr>
            <w:r>
              <w:t xml:space="preserve"> PASS</w:t>
            </w:r>
          </w:p>
        </w:tc>
        <w:tc>
          <w:tcPr>
            <w:tcW w:w="2700" w:type="dxa"/>
          </w:tcPr>
          <w:p w14:paraId="7EF2D343" w14:textId="123B8DE4" w:rsidR="5D860972" w:rsidRDefault="5D860972">
            <w:r>
              <w:t xml:space="preserve"> </w:t>
            </w:r>
          </w:p>
        </w:tc>
      </w:tr>
      <w:tr w:rsidR="5D860972" w14:paraId="1FB6531B" w14:textId="77777777" w:rsidTr="5D860972">
        <w:trPr>
          <w:trHeight w:val="300"/>
        </w:trPr>
        <w:tc>
          <w:tcPr>
            <w:tcW w:w="10080" w:type="dxa"/>
            <w:gridSpan w:val="7"/>
            <w:shd w:val="clear" w:color="auto" w:fill="BFBFBF" w:themeFill="background1" w:themeFillShade="BF"/>
            <w:vAlign w:val="center"/>
          </w:tcPr>
          <w:p w14:paraId="2D1ED806" w14:textId="460C57A6" w:rsidR="5D860972" w:rsidRDefault="5D860972" w:rsidP="5D860972">
            <w:pPr>
              <w:rPr>
                <w:b/>
                <w:bCs/>
                <w:color w:val="000000" w:themeColor="text1"/>
              </w:rPr>
            </w:pPr>
            <w:r w:rsidRPr="5D860972">
              <w:rPr>
                <w:b/>
                <w:bCs/>
                <w:color w:val="000000" w:themeColor="text1"/>
              </w:rPr>
              <w:t>TC-EVV-08: Invalid Service Type</w:t>
            </w:r>
          </w:p>
          <w:p w14:paraId="283A51C0" w14:textId="3626388B" w:rsidR="5D860972" w:rsidRDefault="5D860972">
            <w:r>
              <w:t xml:space="preserve"> </w:t>
            </w:r>
          </w:p>
        </w:tc>
      </w:tr>
      <w:tr w:rsidR="5D860972" w14:paraId="299B382C" w14:textId="77777777" w:rsidTr="5D860972">
        <w:trPr>
          <w:trHeight w:val="300"/>
        </w:trPr>
        <w:tc>
          <w:tcPr>
            <w:tcW w:w="735" w:type="dxa"/>
            <w:vAlign w:val="center"/>
          </w:tcPr>
          <w:p w14:paraId="490A6AE4" w14:textId="2A3B4B7A" w:rsidR="5D860972" w:rsidRDefault="5D860972">
            <w:r>
              <w:t xml:space="preserve">1. </w:t>
            </w:r>
          </w:p>
        </w:tc>
        <w:tc>
          <w:tcPr>
            <w:tcW w:w="2505" w:type="dxa"/>
            <w:vAlign w:val="center"/>
          </w:tcPr>
          <w:p w14:paraId="43E13AB5" w14:textId="6A6ADD9D" w:rsidR="5D860972" w:rsidRDefault="5D860972">
            <w:r>
              <w:t>Select an invalid service code</w:t>
            </w:r>
          </w:p>
        </w:tc>
        <w:tc>
          <w:tcPr>
            <w:tcW w:w="1620" w:type="dxa"/>
            <w:vAlign w:val="center"/>
          </w:tcPr>
          <w:p w14:paraId="05AB613C" w14:textId="6980F2CD" w:rsidR="5D860972" w:rsidRDefault="5D860972">
            <w:r>
              <w:t>Inline validation error displayed; cannot proceed</w:t>
            </w:r>
          </w:p>
        </w:tc>
        <w:tc>
          <w:tcPr>
            <w:tcW w:w="1860" w:type="dxa"/>
            <w:gridSpan w:val="2"/>
            <w:vAlign w:val="center"/>
          </w:tcPr>
          <w:p w14:paraId="66FF1900" w14:textId="1B879AC5" w:rsidR="5D860972" w:rsidRDefault="5D860972" w:rsidP="5D860972">
            <w:pPr>
              <w:rPr>
                <w:b/>
                <w:bCs/>
              </w:rPr>
            </w:pPr>
            <w:r w:rsidRPr="5D860972">
              <w:rPr>
                <w:b/>
                <w:bCs/>
              </w:rPr>
              <w:t xml:space="preserve"> </w:t>
            </w:r>
            <w:r w:rsidRPr="5D860972">
              <w:rPr>
                <w:color w:val="000000" w:themeColor="text1"/>
              </w:rPr>
              <w:t xml:space="preserve">The service codes are kept in a dropdown menu so it prevents user error. </w:t>
            </w:r>
            <w:r>
              <w:t xml:space="preserve"> </w:t>
            </w:r>
          </w:p>
        </w:tc>
        <w:tc>
          <w:tcPr>
            <w:tcW w:w="660" w:type="dxa"/>
            <w:vAlign w:val="center"/>
          </w:tcPr>
          <w:p w14:paraId="263A277C" w14:textId="135D3491" w:rsidR="5D860972" w:rsidRDefault="5D860972" w:rsidP="5D860972">
            <w:pPr>
              <w:jc w:val="center"/>
              <w:rPr>
                <w:b/>
                <w:bCs/>
              </w:rPr>
            </w:pPr>
            <w:r w:rsidRPr="5D860972">
              <w:rPr>
                <w:b/>
                <w:bCs/>
              </w:rPr>
              <w:t xml:space="preserve"> </w:t>
            </w:r>
            <w:r>
              <w:t>PASS</w:t>
            </w:r>
          </w:p>
        </w:tc>
        <w:tc>
          <w:tcPr>
            <w:tcW w:w="2700" w:type="dxa"/>
          </w:tcPr>
          <w:p w14:paraId="3071D19E" w14:textId="61270880" w:rsidR="5D860972" w:rsidRDefault="5D860972">
            <w:r>
              <w:t xml:space="preserve"> </w:t>
            </w:r>
          </w:p>
        </w:tc>
      </w:tr>
      <w:tr w:rsidR="5D860972" w14:paraId="41575A9D" w14:textId="77777777" w:rsidTr="5D860972">
        <w:trPr>
          <w:trHeight w:val="300"/>
        </w:trPr>
        <w:tc>
          <w:tcPr>
            <w:tcW w:w="10080" w:type="dxa"/>
            <w:gridSpan w:val="7"/>
            <w:shd w:val="clear" w:color="auto" w:fill="BFBFBF" w:themeFill="background1" w:themeFillShade="BF"/>
            <w:vAlign w:val="center"/>
          </w:tcPr>
          <w:p w14:paraId="73531131" w14:textId="5EEB26F3" w:rsidR="5D860972" w:rsidRDefault="5D860972" w:rsidP="5D860972">
            <w:pPr>
              <w:rPr>
                <w:b/>
                <w:bCs/>
                <w:color w:val="000000" w:themeColor="text1"/>
              </w:rPr>
            </w:pPr>
            <w:r w:rsidRPr="5D860972">
              <w:rPr>
                <w:b/>
                <w:bCs/>
                <w:color w:val="000000" w:themeColor="text1"/>
              </w:rPr>
              <w:t>TC-EVV-09: State Aggregator/MCO Sync</w:t>
            </w:r>
          </w:p>
          <w:p w14:paraId="6A360FA2" w14:textId="4F29AF13" w:rsidR="5D860972" w:rsidRDefault="5D860972">
            <w:r>
              <w:t xml:space="preserve"> </w:t>
            </w:r>
          </w:p>
        </w:tc>
      </w:tr>
      <w:tr w:rsidR="5D860972" w14:paraId="61F88A8C" w14:textId="77777777" w:rsidTr="5D860972">
        <w:trPr>
          <w:trHeight w:val="300"/>
        </w:trPr>
        <w:tc>
          <w:tcPr>
            <w:tcW w:w="735" w:type="dxa"/>
            <w:vAlign w:val="center"/>
          </w:tcPr>
          <w:p w14:paraId="01E964CE" w14:textId="457E72D3" w:rsidR="5D860972" w:rsidRDefault="5D860972" w:rsidP="5D860972">
            <w:pPr>
              <w:jc w:val="center"/>
            </w:pPr>
            <w:r>
              <w:t xml:space="preserve">1. </w:t>
            </w:r>
          </w:p>
        </w:tc>
        <w:tc>
          <w:tcPr>
            <w:tcW w:w="2505" w:type="dxa"/>
            <w:vAlign w:val="center"/>
          </w:tcPr>
          <w:p w14:paraId="61999902" w14:textId="469479E1" w:rsidR="5D860972" w:rsidRDefault="5D860972" w:rsidP="5D860972">
            <w:r>
              <w:t>Submit visit (mock returns 200/201)</w:t>
            </w:r>
          </w:p>
        </w:tc>
        <w:tc>
          <w:tcPr>
            <w:tcW w:w="1620" w:type="dxa"/>
            <w:vAlign w:val="center"/>
          </w:tcPr>
          <w:p w14:paraId="46DA1C2A" w14:textId="06F094C2" w:rsidR="5D860972" w:rsidRDefault="5D860972" w:rsidP="5D860972">
            <w:r>
              <w:t>App records success; shows confirmation; payload contains six elements</w:t>
            </w:r>
          </w:p>
        </w:tc>
        <w:tc>
          <w:tcPr>
            <w:tcW w:w="1860" w:type="dxa"/>
            <w:gridSpan w:val="2"/>
            <w:vAlign w:val="center"/>
          </w:tcPr>
          <w:p w14:paraId="181B9FFD" w14:textId="4E458979" w:rsidR="5D860972" w:rsidRDefault="5D860972" w:rsidP="5D860972">
            <w:r w:rsidRPr="5D860972">
              <w:rPr>
                <w:b/>
                <w:bCs/>
              </w:rPr>
              <w:t xml:space="preserve"> </w:t>
            </w:r>
            <w:r>
              <w:t>Upon submitting a visit there is no payload to an external vendor not until the record is approved.</w:t>
            </w:r>
          </w:p>
        </w:tc>
        <w:tc>
          <w:tcPr>
            <w:tcW w:w="660" w:type="dxa"/>
            <w:vAlign w:val="center"/>
          </w:tcPr>
          <w:p w14:paraId="3983B3B0" w14:textId="436A3BC6" w:rsidR="5D860972" w:rsidRDefault="5D860972" w:rsidP="5D860972">
            <w:pPr>
              <w:jc w:val="center"/>
            </w:pPr>
            <w:r>
              <w:t>FAIL</w:t>
            </w:r>
          </w:p>
        </w:tc>
        <w:tc>
          <w:tcPr>
            <w:tcW w:w="2700" w:type="dxa"/>
          </w:tcPr>
          <w:p w14:paraId="3004F3E1" w14:textId="440B0063" w:rsidR="5D860972" w:rsidRDefault="5D860972">
            <w:r>
              <w:t xml:space="preserve"> </w:t>
            </w:r>
          </w:p>
        </w:tc>
      </w:tr>
      <w:tr w:rsidR="5D860972" w14:paraId="1213ACA3" w14:textId="77777777" w:rsidTr="5D860972">
        <w:trPr>
          <w:trHeight w:val="300"/>
        </w:trPr>
        <w:tc>
          <w:tcPr>
            <w:tcW w:w="735" w:type="dxa"/>
            <w:vAlign w:val="center"/>
          </w:tcPr>
          <w:p w14:paraId="3C63691D" w14:textId="57D4A6B0" w:rsidR="5D860972" w:rsidRDefault="5D860972" w:rsidP="5D860972">
            <w:pPr>
              <w:jc w:val="center"/>
            </w:pPr>
            <w:r>
              <w:t>2.</w:t>
            </w:r>
          </w:p>
        </w:tc>
        <w:tc>
          <w:tcPr>
            <w:tcW w:w="2505" w:type="dxa"/>
            <w:vAlign w:val="center"/>
          </w:tcPr>
          <w:p w14:paraId="067E5A9C" w14:textId="008FF1A0" w:rsidR="5D860972" w:rsidRDefault="5D860972" w:rsidP="5D860972">
            <w:r>
              <w:t>Submit visit (mock returns 5xx)</w:t>
            </w:r>
          </w:p>
        </w:tc>
        <w:tc>
          <w:tcPr>
            <w:tcW w:w="1620" w:type="dxa"/>
            <w:vAlign w:val="center"/>
          </w:tcPr>
          <w:p w14:paraId="4BE24714" w14:textId="68699C7F" w:rsidR="5D860972" w:rsidRDefault="5D860972" w:rsidP="5D860972">
            <w:r>
              <w:t xml:space="preserve">App retries with backoff; marks </w:t>
            </w:r>
            <w:r>
              <w:lastRenderedPageBreak/>
              <w:t>visit “Pending”; alert/log recorded.</w:t>
            </w:r>
          </w:p>
        </w:tc>
        <w:tc>
          <w:tcPr>
            <w:tcW w:w="1860" w:type="dxa"/>
            <w:gridSpan w:val="2"/>
            <w:vAlign w:val="center"/>
          </w:tcPr>
          <w:p w14:paraId="733C2463" w14:textId="4B242F12" w:rsidR="5D860972" w:rsidRDefault="5D860972" w:rsidP="5D860972">
            <w:r w:rsidRPr="5D860972">
              <w:rPr>
                <w:b/>
                <w:bCs/>
              </w:rPr>
              <w:lastRenderedPageBreak/>
              <w:t xml:space="preserve"> </w:t>
            </w:r>
            <w:r>
              <w:t xml:space="preserve">The app has no retry attempt with </w:t>
            </w:r>
            <w:r>
              <w:lastRenderedPageBreak/>
              <w:t>backoff, rather it throws an exception if anything other than a 2xx status.</w:t>
            </w:r>
          </w:p>
        </w:tc>
        <w:tc>
          <w:tcPr>
            <w:tcW w:w="660" w:type="dxa"/>
            <w:vAlign w:val="center"/>
          </w:tcPr>
          <w:p w14:paraId="0C74EA58" w14:textId="2F248E82" w:rsidR="5D860972" w:rsidRDefault="5D860972" w:rsidP="5D860972">
            <w:pPr>
              <w:jc w:val="center"/>
            </w:pPr>
            <w:r>
              <w:lastRenderedPageBreak/>
              <w:t>FAIL</w:t>
            </w:r>
          </w:p>
        </w:tc>
        <w:tc>
          <w:tcPr>
            <w:tcW w:w="2700" w:type="dxa"/>
          </w:tcPr>
          <w:p w14:paraId="6CA36877" w14:textId="6A209EFF" w:rsidR="5D860972" w:rsidRDefault="5D860972">
            <w:r>
              <w:t xml:space="preserve"> </w:t>
            </w:r>
          </w:p>
        </w:tc>
      </w:tr>
      <w:tr w:rsidR="5D860972" w14:paraId="39FEBBD5" w14:textId="77777777" w:rsidTr="5D860972">
        <w:trPr>
          <w:trHeight w:val="300"/>
        </w:trPr>
        <w:tc>
          <w:tcPr>
            <w:tcW w:w="735" w:type="dxa"/>
            <w:vAlign w:val="center"/>
          </w:tcPr>
          <w:p w14:paraId="712F9897" w14:textId="6C6E73CC" w:rsidR="5D860972" w:rsidRDefault="5D860972" w:rsidP="5D860972">
            <w:pPr>
              <w:jc w:val="center"/>
            </w:pPr>
            <w:r>
              <w:t xml:space="preserve">3. </w:t>
            </w:r>
          </w:p>
        </w:tc>
        <w:tc>
          <w:tcPr>
            <w:tcW w:w="2505" w:type="dxa"/>
            <w:vAlign w:val="center"/>
          </w:tcPr>
          <w:p w14:paraId="7A4E6CBA" w14:textId="0A323E24" w:rsidR="5D860972" w:rsidRDefault="5D860972" w:rsidP="5D860972">
            <w:r>
              <w:t>When mock recovers</w:t>
            </w:r>
          </w:p>
        </w:tc>
        <w:tc>
          <w:tcPr>
            <w:tcW w:w="1620" w:type="dxa"/>
            <w:vAlign w:val="center"/>
          </w:tcPr>
          <w:p w14:paraId="0CFBFE93" w14:textId="1FA5FEA5" w:rsidR="5D860972" w:rsidRDefault="5D860972" w:rsidP="5D860972">
            <w:r>
              <w:t>Visit auto-resubmits; status becomes “Sent”.</w:t>
            </w:r>
          </w:p>
        </w:tc>
        <w:tc>
          <w:tcPr>
            <w:tcW w:w="1860" w:type="dxa"/>
            <w:gridSpan w:val="2"/>
            <w:vAlign w:val="center"/>
          </w:tcPr>
          <w:p w14:paraId="0A21CE5D" w14:textId="72F4F22D" w:rsidR="5D860972" w:rsidRDefault="5D860972" w:rsidP="5D860972">
            <w:r w:rsidRPr="5D860972">
              <w:rPr>
                <w:b/>
                <w:bCs/>
              </w:rPr>
              <w:t xml:space="preserve"> </w:t>
            </w:r>
            <w:r>
              <w:t>There is no auto-resubmission logic.</w:t>
            </w:r>
          </w:p>
        </w:tc>
        <w:tc>
          <w:tcPr>
            <w:tcW w:w="660" w:type="dxa"/>
            <w:vAlign w:val="center"/>
          </w:tcPr>
          <w:p w14:paraId="339B8D4B" w14:textId="3C10C079" w:rsidR="5D860972" w:rsidRDefault="5D860972" w:rsidP="5D860972">
            <w:pPr>
              <w:jc w:val="center"/>
            </w:pPr>
            <w:r>
              <w:t>FAIL</w:t>
            </w:r>
          </w:p>
        </w:tc>
        <w:tc>
          <w:tcPr>
            <w:tcW w:w="2700" w:type="dxa"/>
          </w:tcPr>
          <w:p w14:paraId="54241D46" w14:textId="17E16705" w:rsidR="5D860972" w:rsidRDefault="5D860972">
            <w:r>
              <w:t xml:space="preserve"> </w:t>
            </w:r>
          </w:p>
        </w:tc>
      </w:tr>
      <w:tr w:rsidR="5D860972" w14:paraId="47158949" w14:textId="77777777" w:rsidTr="5D860972">
        <w:trPr>
          <w:trHeight w:val="300"/>
        </w:trPr>
        <w:tc>
          <w:tcPr>
            <w:tcW w:w="10080" w:type="dxa"/>
            <w:gridSpan w:val="7"/>
            <w:shd w:val="clear" w:color="auto" w:fill="BFBFBF" w:themeFill="background1" w:themeFillShade="BF"/>
          </w:tcPr>
          <w:p w14:paraId="39083DBD" w14:textId="5B25EF93" w:rsidR="19BBCFC8" w:rsidRDefault="19BBCFC8" w:rsidP="5D860972">
            <w:pPr>
              <w:rPr>
                <w:b/>
                <w:bCs/>
                <w:color w:val="000000" w:themeColor="text1"/>
              </w:rPr>
            </w:pPr>
            <w:r w:rsidRPr="5D860972">
              <w:rPr>
                <w:b/>
                <w:bCs/>
                <w:color w:val="000000" w:themeColor="text1"/>
              </w:rPr>
              <w:t>TC-EVV-11: Manual address captured in state MCO/submission</w:t>
            </w:r>
          </w:p>
          <w:p w14:paraId="69EC3C2A" w14:textId="6BC75040" w:rsidR="5D860972" w:rsidRDefault="5D860972" w:rsidP="5D860972">
            <w:pPr>
              <w:rPr>
                <w:sz w:val="24"/>
                <w:szCs w:val="24"/>
              </w:rPr>
            </w:pPr>
          </w:p>
        </w:tc>
      </w:tr>
      <w:tr w:rsidR="5D860972" w14:paraId="77382D79" w14:textId="77777777" w:rsidTr="5D860972">
        <w:trPr>
          <w:trHeight w:val="300"/>
        </w:trPr>
        <w:tc>
          <w:tcPr>
            <w:tcW w:w="735" w:type="dxa"/>
            <w:vAlign w:val="center"/>
          </w:tcPr>
          <w:p w14:paraId="48A76EF7" w14:textId="18638A1A" w:rsidR="5D860972" w:rsidRDefault="5D860972" w:rsidP="5D860972">
            <w:pPr>
              <w:jc w:val="center"/>
            </w:pPr>
            <w:r>
              <w:t xml:space="preserve">1. </w:t>
            </w:r>
          </w:p>
        </w:tc>
        <w:tc>
          <w:tcPr>
            <w:tcW w:w="2505" w:type="dxa"/>
            <w:vAlign w:val="center"/>
          </w:tcPr>
          <w:p w14:paraId="1FEB6EAE" w14:textId="64628C9F" w:rsidR="5D860972" w:rsidRDefault="5D860972">
            <w:r>
              <w:t>Start visit with GPS disabled then the caregiver enters manual address</w:t>
            </w:r>
          </w:p>
        </w:tc>
        <w:tc>
          <w:tcPr>
            <w:tcW w:w="1620" w:type="dxa"/>
            <w:vAlign w:val="center"/>
          </w:tcPr>
          <w:p w14:paraId="6224376D" w14:textId="3ED54C69" w:rsidR="5D860972" w:rsidRDefault="5D860972">
            <w:r>
              <w:t>Address stored in visit record</w:t>
            </w:r>
          </w:p>
        </w:tc>
        <w:tc>
          <w:tcPr>
            <w:tcW w:w="1860" w:type="dxa"/>
            <w:gridSpan w:val="2"/>
            <w:vAlign w:val="center"/>
          </w:tcPr>
          <w:p w14:paraId="1916BBB5" w14:textId="446EDB65" w:rsidR="5D860972" w:rsidRDefault="5D860972">
            <w:r>
              <w:t>Within the visit making process there is no point where the caregiver can enter a manual address rather it uses the patient address.</w:t>
            </w:r>
          </w:p>
        </w:tc>
        <w:tc>
          <w:tcPr>
            <w:tcW w:w="660" w:type="dxa"/>
            <w:vAlign w:val="center"/>
          </w:tcPr>
          <w:p w14:paraId="04D5BEA0" w14:textId="5BE2864A" w:rsidR="5D860972" w:rsidRDefault="5D860972" w:rsidP="5D860972">
            <w:pPr>
              <w:jc w:val="center"/>
            </w:pPr>
            <w:r>
              <w:t>FAIL</w:t>
            </w:r>
          </w:p>
        </w:tc>
        <w:tc>
          <w:tcPr>
            <w:tcW w:w="2700" w:type="dxa"/>
          </w:tcPr>
          <w:p w14:paraId="6F57B7E8" w14:textId="161093A2" w:rsidR="5D860972" w:rsidRDefault="5D860972" w:rsidP="5D860972">
            <w:pPr>
              <w:rPr>
                <w:sz w:val="24"/>
                <w:szCs w:val="24"/>
              </w:rPr>
            </w:pPr>
          </w:p>
        </w:tc>
      </w:tr>
      <w:tr w:rsidR="5D860972" w14:paraId="5A7732BE" w14:textId="77777777" w:rsidTr="5D860972">
        <w:trPr>
          <w:trHeight w:val="300"/>
        </w:trPr>
        <w:tc>
          <w:tcPr>
            <w:tcW w:w="735" w:type="dxa"/>
            <w:vAlign w:val="center"/>
          </w:tcPr>
          <w:p w14:paraId="6F07BF64" w14:textId="0576D2F4" w:rsidR="5D860972" w:rsidRDefault="5D860972" w:rsidP="5D860972">
            <w:pPr>
              <w:jc w:val="center"/>
            </w:pPr>
            <w:r>
              <w:t>2.</w:t>
            </w:r>
          </w:p>
        </w:tc>
        <w:tc>
          <w:tcPr>
            <w:tcW w:w="2505" w:type="dxa"/>
            <w:vAlign w:val="center"/>
          </w:tcPr>
          <w:p w14:paraId="2AD4344C" w14:textId="552F7163" w:rsidR="5D860972" w:rsidRDefault="5D860972">
            <w:r>
              <w:t>End and submit visit (network online)</w:t>
            </w:r>
          </w:p>
        </w:tc>
        <w:tc>
          <w:tcPr>
            <w:tcW w:w="1620" w:type="dxa"/>
            <w:vAlign w:val="center"/>
          </w:tcPr>
          <w:p w14:paraId="7DDC96FA" w14:textId="22F48D70" w:rsidR="5D860972" w:rsidRDefault="5D860972">
            <w:r>
              <w:t>Immutable record created with manual address</w:t>
            </w:r>
          </w:p>
        </w:tc>
        <w:tc>
          <w:tcPr>
            <w:tcW w:w="1860" w:type="dxa"/>
            <w:gridSpan w:val="2"/>
            <w:vAlign w:val="center"/>
          </w:tcPr>
          <w:p w14:paraId="4B73121C" w14:textId="63A23F7F" w:rsidR="5D860972" w:rsidRDefault="5D860972">
            <w:r w:rsidRPr="5D860972">
              <w:rPr>
                <w:b/>
                <w:bCs/>
              </w:rPr>
              <w:t xml:space="preserve"> </w:t>
            </w:r>
            <w:r>
              <w:t>Upon completing a visit there is an immutable record with the manual (patient) address.</w:t>
            </w:r>
          </w:p>
        </w:tc>
        <w:tc>
          <w:tcPr>
            <w:tcW w:w="660" w:type="dxa"/>
            <w:vAlign w:val="center"/>
          </w:tcPr>
          <w:p w14:paraId="092C7C68" w14:textId="178C535A" w:rsidR="5D860972" w:rsidRDefault="5D860972" w:rsidP="5D860972">
            <w:pPr>
              <w:jc w:val="center"/>
            </w:pPr>
            <w:r>
              <w:t>PASS</w:t>
            </w:r>
          </w:p>
        </w:tc>
        <w:tc>
          <w:tcPr>
            <w:tcW w:w="2700" w:type="dxa"/>
          </w:tcPr>
          <w:p w14:paraId="76A3BE0F" w14:textId="5668C3B6" w:rsidR="5D860972" w:rsidRDefault="5D860972" w:rsidP="5D860972">
            <w:pPr>
              <w:rPr>
                <w:sz w:val="24"/>
                <w:szCs w:val="24"/>
              </w:rPr>
            </w:pPr>
          </w:p>
        </w:tc>
      </w:tr>
      <w:tr w:rsidR="5D860972" w14:paraId="60459890" w14:textId="77777777" w:rsidTr="5D860972">
        <w:trPr>
          <w:trHeight w:val="2205"/>
        </w:trPr>
        <w:tc>
          <w:tcPr>
            <w:tcW w:w="735" w:type="dxa"/>
            <w:vAlign w:val="center"/>
          </w:tcPr>
          <w:p w14:paraId="26470B62" w14:textId="6C0CFEC6" w:rsidR="5D860972" w:rsidRDefault="5D860972" w:rsidP="5D860972">
            <w:pPr>
              <w:jc w:val="center"/>
            </w:pPr>
            <w:r>
              <w:t>3.</w:t>
            </w:r>
          </w:p>
        </w:tc>
        <w:tc>
          <w:tcPr>
            <w:tcW w:w="2505" w:type="dxa"/>
            <w:vAlign w:val="center"/>
          </w:tcPr>
          <w:p w14:paraId="43ACDA27" w14:textId="7FBBE895" w:rsidR="5D860972" w:rsidRDefault="5D860972">
            <w:r>
              <w:t>Inspect payload to state aggregator/MCO mock</w:t>
            </w:r>
          </w:p>
        </w:tc>
        <w:tc>
          <w:tcPr>
            <w:tcW w:w="1620" w:type="dxa"/>
            <w:vAlign w:val="center"/>
          </w:tcPr>
          <w:p w14:paraId="377BEF7F" w14:textId="4D48780A" w:rsidR="5D860972" w:rsidRDefault="5D860972">
            <w:r>
              <w:t>Payload contains “location = caregiver-entered address”</w:t>
            </w:r>
          </w:p>
        </w:tc>
        <w:tc>
          <w:tcPr>
            <w:tcW w:w="1860" w:type="dxa"/>
            <w:gridSpan w:val="2"/>
            <w:vAlign w:val="center"/>
          </w:tcPr>
          <w:p w14:paraId="3D3890A3" w14:textId="5C8F59FC" w:rsidR="5D860972" w:rsidRDefault="5D860972">
            <w:r w:rsidRPr="5D860972">
              <w:rPr>
                <w:b/>
                <w:bCs/>
              </w:rPr>
              <w:t xml:space="preserve"> </w:t>
            </w:r>
            <w:r>
              <w:t>The payload which is sent does contain the manual (patient) address.</w:t>
            </w:r>
          </w:p>
        </w:tc>
        <w:tc>
          <w:tcPr>
            <w:tcW w:w="660" w:type="dxa"/>
            <w:vAlign w:val="center"/>
          </w:tcPr>
          <w:p w14:paraId="44AE37C1" w14:textId="6A7F3629" w:rsidR="5D860972" w:rsidRDefault="5D860972" w:rsidP="5D860972">
            <w:pPr>
              <w:jc w:val="center"/>
            </w:pPr>
            <w:r>
              <w:t>PASS</w:t>
            </w:r>
          </w:p>
        </w:tc>
        <w:tc>
          <w:tcPr>
            <w:tcW w:w="2700" w:type="dxa"/>
          </w:tcPr>
          <w:p w14:paraId="5A845197" w14:textId="10CF8E8B" w:rsidR="5D860972" w:rsidRDefault="5D860972" w:rsidP="5D860972">
            <w:pPr>
              <w:rPr>
                <w:sz w:val="24"/>
                <w:szCs w:val="24"/>
              </w:rPr>
            </w:pPr>
          </w:p>
        </w:tc>
      </w:tr>
      <w:tr w:rsidR="5D860972" w14:paraId="2A129015" w14:textId="77777777" w:rsidTr="5D860972">
        <w:trPr>
          <w:trHeight w:val="300"/>
        </w:trPr>
        <w:tc>
          <w:tcPr>
            <w:tcW w:w="10080" w:type="dxa"/>
            <w:gridSpan w:val="7"/>
            <w:shd w:val="clear" w:color="auto" w:fill="BFBFBF" w:themeFill="background1" w:themeFillShade="BF"/>
          </w:tcPr>
          <w:p w14:paraId="40CD6EE9" w14:textId="128820C1" w:rsidR="5D1CC0BC" w:rsidRDefault="5D1CC0BC" w:rsidP="5D860972">
            <w:pPr>
              <w:rPr>
                <w:b/>
                <w:bCs/>
                <w:color w:val="000000" w:themeColor="text1"/>
              </w:rPr>
            </w:pPr>
            <w:r w:rsidRPr="5D860972">
              <w:rPr>
                <w:b/>
                <w:bCs/>
                <w:color w:val="000000" w:themeColor="text1"/>
              </w:rPr>
              <w:t>TC-EVV-12: State-specific routing rules</w:t>
            </w:r>
          </w:p>
          <w:p w14:paraId="115752B4" w14:textId="7FC9B6F4" w:rsidR="5D860972" w:rsidRDefault="5D860972" w:rsidP="5D860972">
            <w:pPr>
              <w:rPr>
                <w:sz w:val="24"/>
                <w:szCs w:val="24"/>
              </w:rPr>
            </w:pPr>
          </w:p>
        </w:tc>
      </w:tr>
      <w:tr w:rsidR="5D860972" w14:paraId="1E3BD120" w14:textId="77777777" w:rsidTr="5D860972">
        <w:trPr>
          <w:trHeight w:val="1605"/>
        </w:trPr>
        <w:tc>
          <w:tcPr>
            <w:tcW w:w="735" w:type="dxa"/>
            <w:vAlign w:val="center"/>
          </w:tcPr>
          <w:p w14:paraId="4429D607" w14:textId="3F4EF50E" w:rsidR="5D860972" w:rsidRDefault="5D860972" w:rsidP="5D860972">
            <w:pPr>
              <w:jc w:val="center"/>
            </w:pPr>
            <w:r>
              <w:t xml:space="preserve">1. </w:t>
            </w:r>
          </w:p>
        </w:tc>
        <w:tc>
          <w:tcPr>
            <w:tcW w:w="2505" w:type="dxa"/>
            <w:vAlign w:val="center"/>
          </w:tcPr>
          <w:p w14:paraId="698156FE" w14:textId="24EA4305" w:rsidR="5D860972" w:rsidRDefault="5D860972">
            <w:r>
              <w:t>Participant = Maryland; submit visit</w:t>
            </w:r>
          </w:p>
        </w:tc>
        <w:tc>
          <w:tcPr>
            <w:tcW w:w="1620" w:type="dxa"/>
            <w:vAlign w:val="center"/>
          </w:tcPr>
          <w:p w14:paraId="7538CDB9" w14:textId="0FB942C8" w:rsidR="5D860972" w:rsidRDefault="5D860972">
            <w:r>
              <w:t>Record stored locally; marked Informational Only (no transmission)</w:t>
            </w:r>
          </w:p>
        </w:tc>
        <w:tc>
          <w:tcPr>
            <w:tcW w:w="1860" w:type="dxa"/>
            <w:gridSpan w:val="2"/>
            <w:vAlign w:val="center"/>
          </w:tcPr>
          <w:p w14:paraId="10ABFA3E" w14:textId="7FCE7188" w:rsidR="5D860972" w:rsidRDefault="5D860972">
            <w:r w:rsidRPr="5D860972">
              <w:rPr>
                <w:b/>
                <w:bCs/>
              </w:rPr>
              <w:t xml:space="preserve"> </w:t>
            </w:r>
            <w:r>
              <w:t>Upon completion and approval of a Maryland record there is</w:t>
            </w:r>
            <w:r w:rsidR="61C97D26">
              <w:t xml:space="preserve"> </w:t>
            </w:r>
            <w:r>
              <w:t>no attempt to transmit the record.</w:t>
            </w:r>
          </w:p>
        </w:tc>
        <w:tc>
          <w:tcPr>
            <w:tcW w:w="660" w:type="dxa"/>
            <w:vAlign w:val="center"/>
          </w:tcPr>
          <w:p w14:paraId="63AD5121" w14:textId="4170105F" w:rsidR="5D860972" w:rsidRDefault="5D860972" w:rsidP="5D860972">
            <w:pPr>
              <w:jc w:val="center"/>
            </w:pPr>
            <w:r>
              <w:t>PASS</w:t>
            </w:r>
          </w:p>
        </w:tc>
        <w:tc>
          <w:tcPr>
            <w:tcW w:w="2700" w:type="dxa"/>
          </w:tcPr>
          <w:p w14:paraId="18491D53" w14:textId="47CDD53F" w:rsidR="5D860972" w:rsidRDefault="5D860972" w:rsidP="5D860972">
            <w:pPr>
              <w:rPr>
                <w:sz w:val="24"/>
                <w:szCs w:val="24"/>
              </w:rPr>
            </w:pPr>
          </w:p>
        </w:tc>
      </w:tr>
      <w:tr w:rsidR="5D860972" w14:paraId="0872D21B" w14:textId="77777777" w:rsidTr="5D860972">
        <w:trPr>
          <w:trHeight w:val="300"/>
        </w:trPr>
        <w:tc>
          <w:tcPr>
            <w:tcW w:w="735" w:type="dxa"/>
            <w:vAlign w:val="center"/>
          </w:tcPr>
          <w:p w14:paraId="5FCE0200" w14:textId="53FB33BE" w:rsidR="5D860972" w:rsidRDefault="5D860972" w:rsidP="5D860972">
            <w:pPr>
              <w:jc w:val="center"/>
            </w:pPr>
            <w:r>
              <w:t xml:space="preserve">2. </w:t>
            </w:r>
          </w:p>
        </w:tc>
        <w:tc>
          <w:tcPr>
            <w:tcW w:w="2505" w:type="dxa"/>
            <w:vAlign w:val="center"/>
          </w:tcPr>
          <w:p w14:paraId="55C17A79" w14:textId="70AFE327" w:rsidR="5D860972" w:rsidRDefault="5D860972">
            <w:r>
              <w:t>Participant = DC; submit visit</w:t>
            </w:r>
          </w:p>
        </w:tc>
        <w:tc>
          <w:tcPr>
            <w:tcW w:w="1620" w:type="dxa"/>
            <w:vAlign w:val="center"/>
          </w:tcPr>
          <w:p w14:paraId="04392175" w14:textId="31AE1E00" w:rsidR="5D860972" w:rsidRDefault="5D860972">
            <w:r>
              <w:t>Payload sent to Sandata Alt EVV endpoint; confirmation logged</w:t>
            </w:r>
          </w:p>
        </w:tc>
        <w:tc>
          <w:tcPr>
            <w:tcW w:w="1860" w:type="dxa"/>
            <w:gridSpan w:val="2"/>
            <w:vAlign w:val="center"/>
          </w:tcPr>
          <w:p w14:paraId="3382175A" w14:textId="149B2A8D" w:rsidR="5D860972" w:rsidRDefault="5D860972">
            <w:r w:rsidRPr="5D860972">
              <w:rPr>
                <w:b/>
                <w:bCs/>
              </w:rPr>
              <w:t xml:space="preserve"> </w:t>
            </w:r>
            <w:r>
              <w:t>Upon completion and approval of a DC record there is an attempt to send to Sandata.</w:t>
            </w:r>
          </w:p>
        </w:tc>
        <w:tc>
          <w:tcPr>
            <w:tcW w:w="660" w:type="dxa"/>
            <w:vAlign w:val="center"/>
          </w:tcPr>
          <w:p w14:paraId="46B32104" w14:textId="7B28C5A3" w:rsidR="5D860972" w:rsidRDefault="5D860972" w:rsidP="5D860972">
            <w:pPr>
              <w:jc w:val="center"/>
            </w:pPr>
            <w:r>
              <w:t>PASS</w:t>
            </w:r>
          </w:p>
        </w:tc>
        <w:tc>
          <w:tcPr>
            <w:tcW w:w="2700" w:type="dxa"/>
          </w:tcPr>
          <w:p w14:paraId="1359AF19" w14:textId="110888AB" w:rsidR="5D860972" w:rsidRDefault="5D860972" w:rsidP="5D860972">
            <w:pPr>
              <w:rPr>
                <w:sz w:val="24"/>
                <w:szCs w:val="24"/>
              </w:rPr>
            </w:pPr>
          </w:p>
        </w:tc>
      </w:tr>
      <w:tr w:rsidR="5D860972" w14:paraId="3397B490" w14:textId="77777777" w:rsidTr="5D860972">
        <w:trPr>
          <w:trHeight w:val="300"/>
        </w:trPr>
        <w:tc>
          <w:tcPr>
            <w:tcW w:w="735" w:type="dxa"/>
            <w:vAlign w:val="center"/>
          </w:tcPr>
          <w:p w14:paraId="549EE08D" w14:textId="3627AB1D" w:rsidR="5D860972" w:rsidRDefault="5D860972" w:rsidP="5D860972">
            <w:pPr>
              <w:jc w:val="center"/>
            </w:pPr>
            <w:r>
              <w:t xml:space="preserve">3. </w:t>
            </w:r>
          </w:p>
        </w:tc>
        <w:tc>
          <w:tcPr>
            <w:tcW w:w="2505" w:type="dxa"/>
            <w:vAlign w:val="center"/>
          </w:tcPr>
          <w:p w14:paraId="3E7C5149" w14:textId="2D1461CC" w:rsidR="5D860972" w:rsidRDefault="5D860972">
            <w:r>
              <w:t>Participant = Virginia; submit visit</w:t>
            </w:r>
          </w:p>
        </w:tc>
        <w:tc>
          <w:tcPr>
            <w:tcW w:w="1620" w:type="dxa"/>
            <w:vAlign w:val="center"/>
          </w:tcPr>
          <w:p w14:paraId="45B2B85D" w14:textId="78399518" w:rsidR="5D860972" w:rsidRDefault="5D860972">
            <w:r>
              <w:t>Payload sent to MCO vendor endpoint; confirmation logged</w:t>
            </w:r>
          </w:p>
        </w:tc>
        <w:tc>
          <w:tcPr>
            <w:tcW w:w="1860" w:type="dxa"/>
            <w:gridSpan w:val="2"/>
            <w:vAlign w:val="center"/>
          </w:tcPr>
          <w:p w14:paraId="3F26B748" w14:textId="73DE1E6D" w:rsidR="5D860972" w:rsidRDefault="5D860972">
            <w:r w:rsidRPr="5D860972">
              <w:rPr>
                <w:b/>
                <w:bCs/>
              </w:rPr>
              <w:t xml:space="preserve"> </w:t>
            </w:r>
            <w:r>
              <w:t xml:space="preserve">Upon completion and approval of a Virginia record there is an message to send to a virginia-mco endpoint (no actual endpoint just mock information) </w:t>
            </w:r>
          </w:p>
        </w:tc>
        <w:tc>
          <w:tcPr>
            <w:tcW w:w="660" w:type="dxa"/>
            <w:vAlign w:val="center"/>
          </w:tcPr>
          <w:p w14:paraId="09CEC855" w14:textId="24EBCD76" w:rsidR="5D860972" w:rsidRDefault="5D860972" w:rsidP="5D860972">
            <w:pPr>
              <w:jc w:val="center"/>
              <w:rPr>
                <w:b/>
                <w:bCs/>
              </w:rPr>
            </w:pPr>
            <w:r>
              <w:t>PASS</w:t>
            </w:r>
          </w:p>
        </w:tc>
        <w:tc>
          <w:tcPr>
            <w:tcW w:w="2700" w:type="dxa"/>
          </w:tcPr>
          <w:p w14:paraId="63B1D1F2" w14:textId="2F9213A9" w:rsidR="5D860972" w:rsidRDefault="5D860972" w:rsidP="5D860972">
            <w:pPr>
              <w:rPr>
                <w:sz w:val="24"/>
                <w:szCs w:val="24"/>
              </w:rPr>
            </w:pPr>
          </w:p>
        </w:tc>
      </w:tr>
    </w:tbl>
    <w:p w14:paraId="1FBFE1BB" w14:textId="2C98465B" w:rsidR="5D860972" w:rsidRDefault="5D860972" w:rsidP="5D860972">
      <w:pPr>
        <w:spacing w:line="259" w:lineRule="auto"/>
        <w:rPr>
          <w:sz w:val="24"/>
          <w:szCs w:val="24"/>
        </w:rPr>
      </w:pPr>
    </w:p>
    <w:p w14:paraId="5D15E7A7" w14:textId="44DD96A5" w:rsidR="7DCA5264" w:rsidRDefault="7DCA5264"/>
    <w:p w14:paraId="43052612" w14:textId="39797B05" w:rsidR="7DC2B90F" w:rsidRDefault="669D544D" w:rsidP="00453C19">
      <w:pPr>
        <w:pStyle w:val="Heading2"/>
      </w:pPr>
      <w:bookmarkStart w:id="1519" w:name="_Toc1181903379"/>
      <w:r>
        <w:t xml:space="preserve"> </w:t>
      </w:r>
      <w:bookmarkStart w:id="1520" w:name="_Toc90998002"/>
      <w:r>
        <w:t>EVV Visit History</w:t>
      </w:r>
      <w:r w:rsidR="55B84596">
        <w:t xml:space="preserve"> and Corrections</w:t>
      </w:r>
      <w:r>
        <w:t xml:space="preserve"> Test</w:t>
      </w:r>
      <w:bookmarkEnd w:id="1519"/>
      <w:r w:rsidR="55B84596">
        <w:t xml:space="preserve"> Suite</w:t>
      </w:r>
      <w:r w:rsidR="6296FA14">
        <w:t xml:space="preserve"> (Added -2.0)</w:t>
      </w:r>
      <w:bookmarkEnd w:id="1520"/>
    </w:p>
    <w:p w14:paraId="72906B8D" w14:textId="759640F1" w:rsidR="7DC2B90F" w:rsidRDefault="7593CF64">
      <w:pPr>
        <w:rPr>
          <w:sz w:val="24"/>
          <w:szCs w:val="24"/>
        </w:rPr>
      </w:pPr>
      <w:r w:rsidRPr="5D860972">
        <w:rPr>
          <w:b/>
          <w:bCs/>
          <w:sz w:val="24"/>
          <w:szCs w:val="24"/>
        </w:rPr>
        <w:t>Scope:</w:t>
      </w:r>
      <w:r w:rsidRPr="5D860972">
        <w:rPr>
          <w:sz w:val="24"/>
          <w:szCs w:val="24"/>
        </w:rPr>
        <w:t xml:space="preserve"> Verify history filters, detail view, EOR approvals/rejections, corrections with reason codes, immutable audit, exports, and error states.</w:t>
      </w:r>
    </w:p>
    <w:p w14:paraId="139CDBC6" w14:textId="78C6BAD1" w:rsidR="5D860972" w:rsidRDefault="5D860972"/>
    <w:tbl>
      <w:tblPr>
        <w:tblStyle w:val="TableGrid"/>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040"/>
        <w:gridCol w:w="5040"/>
      </w:tblGrid>
      <w:tr w:rsidR="5D860972" w14:paraId="2CB984B6" w14:textId="77777777" w:rsidTr="5D860972">
        <w:trPr>
          <w:trHeight w:val="1095"/>
        </w:trPr>
        <w:tc>
          <w:tcPr>
            <w:tcW w:w="5040" w:type="dxa"/>
            <w:vMerge w:val="restart"/>
          </w:tcPr>
          <w:p w14:paraId="76852337" w14:textId="74EDBF1B" w:rsidR="5D860972" w:rsidRDefault="5D860972" w:rsidP="5D860972">
            <w:pPr>
              <w:pStyle w:val="TableParagraph"/>
              <w:ind w:left="112"/>
              <w:rPr>
                <w:b/>
                <w:bCs/>
              </w:rPr>
            </w:pPr>
            <w:r w:rsidRPr="5D860972">
              <w:rPr>
                <w:b/>
                <w:bCs/>
              </w:rPr>
              <w:t>Prerequisites for this test:</w:t>
            </w:r>
          </w:p>
          <w:p w14:paraId="45F8B8D1" w14:textId="40E8340C" w:rsidR="66A50375" w:rsidRDefault="66A50375" w:rsidP="5D860972">
            <w:pPr>
              <w:pStyle w:val="ListParagraph"/>
              <w:tabs>
                <w:tab w:val="left" w:pos="825"/>
              </w:tabs>
              <w:spacing w:before="11"/>
            </w:pPr>
            <w:r>
              <w:t xml:space="preserve">Device with GPS and internet connectivity </w:t>
            </w:r>
          </w:p>
          <w:p w14:paraId="49737D5C" w14:textId="31012400" w:rsidR="66A50375" w:rsidRDefault="66A50375" w:rsidP="5D860972">
            <w:pPr>
              <w:pStyle w:val="ListParagraph"/>
              <w:tabs>
                <w:tab w:val="left" w:pos="825"/>
              </w:tabs>
              <w:spacing w:before="11"/>
            </w:pPr>
            <w:r>
              <w:t xml:space="preserve">Mock state aggregator/MCO endpoint configured </w:t>
            </w:r>
          </w:p>
          <w:p w14:paraId="057CFC7B" w14:textId="26A9D796" w:rsidR="66A50375" w:rsidRDefault="66A50375" w:rsidP="5D860972">
            <w:pPr>
              <w:pStyle w:val="ListParagraph"/>
              <w:tabs>
                <w:tab w:val="left" w:pos="825"/>
              </w:tabs>
              <w:spacing w:before="11"/>
            </w:pPr>
            <w:r>
              <w:t>Role-based permissions enabled</w:t>
            </w:r>
          </w:p>
          <w:p w14:paraId="0460B11D" w14:textId="225EA221" w:rsidR="5D860972" w:rsidRDefault="5D860972" w:rsidP="5D860972">
            <w:pPr>
              <w:pStyle w:val="ListBullet"/>
              <w:numPr>
                <w:ilvl w:val="0"/>
                <w:numId w:val="0"/>
              </w:numPr>
              <w:tabs>
                <w:tab w:val="num" w:pos="360"/>
              </w:tabs>
              <w:ind w:left="832"/>
              <w:rPr>
                <w:rFonts w:ascii="Times New Roman" w:hAnsi="Times New Roman" w:cs="Times New Roman"/>
              </w:rPr>
            </w:pPr>
          </w:p>
        </w:tc>
        <w:tc>
          <w:tcPr>
            <w:tcW w:w="5040" w:type="dxa"/>
          </w:tcPr>
          <w:p w14:paraId="0A4AE0D2" w14:textId="77777777" w:rsidR="5D860972" w:rsidRDefault="5D860972" w:rsidP="5D860972">
            <w:pPr>
              <w:pStyle w:val="TableParagraph"/>
              <w:spacing w:line="276" w:lineRule="auto"/>
              <w:ind w:left="105" w:right="1355"/>
            </w:pPr>
            <w:r w:rsidRPr="5D860972">
              <w:rPr>
                <w:b/>
                <w:bCs/>
              </w:rPr>
              <w:t xml:space="preserve">Software Versions: </w:t>
            </w:r>
            <w:r>
              <w:t>Application: CareConnect Software Version: 1.0</w:t>
            </w:r>
          </w:p>
          <w:p w14:paraId="505F3714" w14:textId="77777777" w:rsidR="5D860972" w:rsidRDefault="5D860972" w:rsidP="5D860972">
            <w:pPr>
              <w:pStyle w:val="TableParagraph"/>
              <w:spacing w:before="1"/>
              <w:ind w:left="105"/>
            </w:pPr>
            <w:r>
              <w:t>Operating System: iOS 18</w:t>
            </w:r>
          </w:p>
          <w:p w14:paraId="23FB5BB3" w14:textId="46AF292C" w:rsidR="5D860972" w:rsidRDefault="5D860972" w:rsidP="5D860972">
            <w:pPr>
              <w:rPr>
                <w:sz w:val="24"/>
                <w:szCs w:val="24"/>
              </w:rPr>
            </w:pPr>
          </w:p>
        </w:tc>
      </w:tr>
      <w:tr w:rsidR="5D860972" w14:paraId="66FB6265" w14:textId="77777777" w:rsidTr="5D860972">
        <w:trPr>
          <w:trHeight w:val="795"/>
        </w:trPr>
        <w:tc>
          <w:tcPr>
            <w:tcW w:w="5040" w:type="dxa"/>
            <w:vMerge/>
          </w:tcPr>
          <w:p w14:paraId="357F6965" w14:textId="77777777" w:rsidR="00B95870" w:rsidRDefault="00B95870"/>
        </w:tc>
        <w:tc>
          <w:tcPr>
            <w:tcW w:w="5040" w:type="dxa"/>
          </w:tcPr>
          <w:p w14:paraId="58BC3B74" w14:textId="185FAAA4" w:rsidR="5D860972" w:rsidRDefault="5D860972" w:rsidP="5D860972">
            <w:pPr>
              <w:rPr>
                <w:sz w:val="24"/>
                <w:szCs w:val="24"/>
              </w:rPr>
            </w:pPr>
            <w:r w:rsidRPr="5D860972">
              <w:rPr>
                <w:b/>
                <w:bCs/>
                <w:sz w:val="24"/>
                <w:szCs w:val="24"/>
              </w:rPr>
              <w:t xml:space="preserve"> Priority:</w:t>
            </w:r>
            <w:r w:rsidRPr="5D860972">
              <w:rPr>
                <w:sz w:val="24"/>
                <w:szCs w:val="24"/>
              </w:rPr>
              <w:t xml:space="preserve"> Normal</w:t>
            </w:r>
          </w:p>
        </w:tc>
      </w:tr>
      <w:tr w:rsidR="5D860972" w14:paraId="5D30337F" w14:textId="77777777" w:rsidTr="5D860972">
        <w:trPr>
          <w:trHeight w:val="300"/>
        </w:trPr>
        <w:tc>
          <w:tcPr>
            <w:tcW w:w="10080" w:type="dxa"/>
            <w:gridSpan w:val="2"/>
          </w:tcPr>
          <w:p w14:paraId="2870F27E" w14:textId="30F93CC7" w:rsidR="5D860972" w:rsidRDefault="5D860972" w:rsidP="5D860972">
            <w:pPr>
              <w:rPr>
                <w:sz w:val="24"/>
                <w:szCs w:val="24"/>
              </w:rPr>
            </w:pPr>
            <w:r w:rsidRPr="5D860972">
              <w:rPr>
                <w:b/>
                <w:bCs/>
                <w:sz w:val="24"/>
                <w:szCs w:val="24"/>
              </w:rPr>
              <w:t>Requirements Coverage</w:t>
            </w:r>
            <w:r w:rsidRPr="5D860972">
              <w:rPr>
                <w:sz w:val="24"/>
                <w:szCs w:val="24"/>
              </w:rPr>
              <w:t xml:space="preserve">: </w:t>
            </w:r>
            <w:r w:rsidR="0547A99F" w:rsidRPr="5D860972">
              <w:rPr>
                <w:sz w:val="24"/>
                <w:szCs w:val="24"/>
              </w:rPr>
              <w:t>REQ-1.4, REQ-3.1, REQ-3.2, REQ-3.3, REQ-3.4, REQ-3.5</w:t>
            </w:r>
          </w:p>
          <w:p w14:paraId="110D17A6" w14:textId="65F6E096" w:rsidR="5D860972" w:rsidRDefault="5D860972" w:rsidP="5D860972">
            <w:pPr>
              <w:rPr>
                <w:sz w:val="24"/>
                <w:szCs w:val="24"/>
              </w:rPr>
            </w:pPr>
          </w:p>
          <w:p w14:paraId="05D77E7F" w14:textId="351595E7" w:rsidR="5D860972" w:rsidRDefault="5D860972" w:rsidP="5D860972">
            <w:pPr>
              <w:rPr>
                <w:sz w:val="24"/>
                <w:szCs w:val="24"/>
              </w:rPr>
            </w:pPr>
          </w:p>
        </w:tc>
      </w:tr>
      <w:tr w:rsidR="5D860972" w14:paraId="23B0DD13" w14:textId="77777777" w:rsidTr="5D860972">
        <w:trPr>
          <w:trHeight w:val="300"/>
        </w:trPr>
        <w:tc>
          <w:tcPr>
            <w:tcW w:w="10080" w:type="dxa"/>
            <w:gridSpan w:val="2"/>
          </w:tcPr>
          <w:p w14:paraId="198D56A1" w14:textId="5393CF44" w:rsidR="5D860972" w:rsidRDefault="5D860972" w:rsidP="5D860972">
            <w:pPr>
              <w:pStyle w:val="TableParagraph"/>
              <w:spacing w:line="249" w:lineRule="exact"/>
              <w:ind w:left="112"/>
              <w:rPr>
                <w:b/>
                <w:bCs/>
              </w:rPr>
            </w:pPr>
            <w:r w:rsidRPr="5D860972">
              <w:rPr>
                <w:b/>
                <w:bCs/>
              </w:rPr>
              <w:t>TEST EXECUTOR: AJ Harris</w:t>
            </w:r>
          </w:p>
        </w:tc>
      </w:tr>
      <w:tr w:rsidR="5D860972" w14:paraId="745FDDD2" w14:textId="77777777" w:rsidTr="5D860972">
        <w:trPr>
          <w:trHeight w:val="300"/>
        </w:trPr>
        <w:tc>
          <w:tcPr>
            <w:tcW w:w="10080" w:type="dxa"/>
            <w:gridSpan w:val="2"/>
          </w:tcPr>
          <w:p w14:paraId="1EB7A2DA" w14:textId="77777777" w:rsidR="5D860972" w:rsidRDefault="5D860972" w:rsidP="5D860972">
            <w:pPr>
              <w:pStyle w:val="TableParagraph"/>
              <w:ind w:left="112"/>
              <w:rPr>
                <w:b/>
                <w:bCs/>
              </w:rPr>
            </w:pPr>
            <w:r w:rsidRPr="5D860972">
              <w:rPr>
                <w:b/>
                <w:bCs/>
              </w:rPr>
              <w:t>TEST SCRIPT STEPS/RESULTS</w:t>
            </w:r>
          </w:p>
        </w:tc>
      </w:tr>
    </w:tbl>
    <w:tbl>
      <w:tblPr>
        <w:tblStyle w:val="TableGridLight"/>
        <w:tblW w:w="10068" w:type="dxa"/>
        <w:tblInd w:w="5" w:type="dxa"/>
        <w:tblLayout w:type="fixed"/>
        <w:tblLook w:val="01E0" w:firstRow="1" w:lastRow="1" w:firstColumn="1" w:lastColumn="1" w:noHBand="0" w:noVBand="0"/>
      </w:tblPr>
      <w:tblGrid>
        <w:gridCol w:w="659"/>
        <w:gridCol w:w="1515"/>
        <w:gridCol w:w="1620"/>
        <w:gridCol w:w="2129"/>
        <w:gridCol w:w="674"/>
        <w:gridCol w:w="2796"/>
        <w:gridCol w:w="338"/>
        <w:gridCol w:w="337"/>
      </w:tblGrid>
      <w:tr w:rsidR="12A26C37" w14:paraId="12088BD4"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0F16C2C" w14:textId="467EF4FE" w:rsidR="12A26C37" w:rsidRDefault="7CCA7921" w:rsidP="5D860972">
            <w:pPr>
              <w:jc w:val="center"/>
              <w:rPr>
                <w:b/>
                <w:bCs/>
              </w:rPr>
            </w:pPr>
            <w:r w:rsidRPr="5D860972">
              <w:rPr>
                <w:b/>
                <w:bCs/>
              </w:rPr>
              <w:t>STEP</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DF3995" w14:textId="5A00C7EC" w:rsidR="12A26C37" w:rsidRDefault="7CCA7921" w:rsidP="5D860972">
            <w:pPr>
              <w:spacing w:line="276" w:lineRule="auto"/>
              <w:ind w:left="105" w:right="91"/>
              <w:jc w:val="center"/>
              <w:rPr>
                <w:b/>
                <w:bCs/>
              </w:rPr>
            </w:pPr>
            <w:r w:rsidRPr="5D860972">
              <w:rPr>
                <w:b/>
                <w:bCs/>
              </w:rPr>
              <w:t>TEST STEP/INPUT</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F5955FA" w14:textId="1BDDFCF0" w:rsidR="12A26C37" w:rsidRDefault="7CCA7921" w:rsidP="5D860972">
            <w:pPr>
              <w:spacing w:line="276" w:lineRule="auto"/>
              <w:ind w:left="105"/>
              <w:jc w:val="center"/>
              <w:rPr>
                <w:b/>
                <w:bCs/>
              </w:rPr>
            </w:pPr>
            <w:r w:rsidRPr="5D860972">
              <w:rPr>
                <w:b/>
                <w:bCs/>
              </w:rPr>
              <w:t>EXPECTED RESULTS</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5FF496F" w14:textId="65323A46" w:rsidR="00C11262" w:rsidRDefault="4CB9974E" w:rsidP="5D860972">
            <w:pPr>
              <w:jc w:val="center"/>
            </w:pPr>
            <w:r w:rsidRPr="5D860972">
              <w:rPr>
                <w:b/>
                <w:bCs/>
              </w:rPr>
              <w:t>ACTUAL</w:t>
            </w:r>
          </w:p>
          <w:p w14:paraId="27C37E7C" w14:textId="24778BB8" w:rsidR="00C11262" w:rsidRDefault="4CB9974E" w:rsidP="5D860972">
            <w:pPr>
              <w:jc w:val="center"/>
            </w:pPr>
            <w:r w:rsidRPr="5D860972">
              <w:rPr>
                <w:b/>
                <w:bCs/>
              </w:rPr>
              <w:t>RESULT</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8F327F" w14:textId="73036BCF" w:rsidR="12A26C37" w:rsidRDefault="7CCA7921" w:rsidP="5D860972">
            <w:pPr>
              <w:jc w:val="center"/>
              <w:rPr>
                <w:b/>
                <w:bCs/>
              </w:rPr>
            </w:pPr>
            <w:r w:rsidRPr="5D860972">
              <w:rPr>
                <w:b/>
                <w:bCs/>
              </w:rPr>
              <w:t>PASS/FAIL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9D1FD93" w14:textId="68C59D75" w:rsidR="00B95870" w:rsidRDefault="7CCA7921" w:rsidP="5D860972">
            <w:pPr>
              <w:spacing w:line="276" w:lineRule="auto"/>
              <w:ind w:left="109" w:right="676"/>
              <w:jc w:val="center"/>
              <w:rPr>
                <w:b/>
                <w:bCs/>
              </w:rPr>
            </w:pPr>
            <w:r w:rsidRPr="5D860972">
              <w:rPr>
                <w:b/>
                <w:bCs/>
              </w:rPr>
              <w:t>Defect Found</w:t>
            </w:r>
          </w:p>
        </w:tc>
      </w:tr>
      <w:tr w:rsidR="12A26C37" w14:paraId="5B41845B" w14:textId="77777777" w:rsidTr="65D27D43">
        <w:trPr>
          <w:gridAfter w:val="2"/>
          <w:trHeight w:val="300"/>
        </w:trPr>
        <w:tc>
          <w:tcPr>
            <w:tcW w:w="10068"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tcPr>
          <w:p w14:paraId="662665F9" w14:textId="6C4B0053" w:rsidR="00C11262" w:rsidRPr="008A3EF9" w:rsidRDefault="008A3EF9">
            <w:pPr>
              <w:rPr>
                <w:b/>
                <w:bCs/>
              </w:rPr>
            </w:pPr>
            <w:r>
              <w:rPr>
                <w:b/>
                <w:bCs/>
              </w:rPr>
              <w:t>TC-EVVH-01: Filter by Patient/Caregiver/Service/Date</w:t>
            </w:r>
          </w:p>
          <w:p w14:paraId="4E0E6002" w14:textId="0D9EC260" w:rsidR="7CCA7921" w:rsidRDefault="7CCA7921">
            <w:r>
              <w:t xml:space="preserve"> </w:t>
            </w:r>
          </w:p>
        </w:tc>
      </w:tr>
      <w:tr w:rsidR="12A26C37" w14:paraId="52185F36"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F6E6D9C" w14:textId="71B55AA2" w:rsidR="12A26C37" w:rsidRPr="001017CF" w:rsidRDefault="7CCA7921" w:rsidP="5D860972">
            <w:pPr>
              <w:jc w:val="center"/>
            </w:pPr>
            <w:r>
              <w:t xml:space="preserve">1.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446354F" w14:textId="306050CD" w:rsidR="12A26C37" w:rsidRPr="001017CF" w:rsidRDefault="7CCA7921" w:rsidP="5D860972">
            <w:r>
              <w:t>Open Visit History</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829EE98" w14:textId="660AD214" w:rsidR="12A26C37" w:rsidRPr="001017CF" w:rsidRDefault="7CCA7921" w:rsidP="5D860972">
            <w:r>
              <w:t>Filter grid visible</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4C8D642" w14:textId="30E17A5E" w:rsidR="00C11262" w:rsidRDefault="2752E981" w:rsidP="5D860972">
            <w:r w:rsidRPr="5D860972">
              <w:rPr>
                <w:b/>
                <w:bCs/>
              </w:rPr>
              <w:t xml:space="preserve"> </w:t>
            </w:r>
            <w:r w:rsidR="2D0E8D2A" w:rsidRPr="5D860972">
              <w:rPr>
                <w:color w:val="000000" w:themeColor="text1"/>
              </w:rPr>
              <w:t>Upon opening the EVV Records page there is a dropdown to filter the recorded records</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3D6BE7D" w14:textId="319301C2" w:rsidR="12A26C37" w:rsidRDefault="2752E981" w:rsidP="5D860972">
            <w:pPr>
              <w:jc w:val="center"/>
            </w:pPr>
            <w:r>
              <w:t xml:space="preserve"> </w:t>
            </w:r>
            <w:r w:rsidR="648D2111">
              <w:t>PASS</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C4BEBB7" w14:textId="77777777" w:rsidR="00B95870" w:rsidRDefault="00B95870"/>
        </w:tc>
      </w:tr>
      <w:tr w:rsidR="12A26C37" w14:paraId="0335CF15"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E3D6F71" w14:textId="047F5532" w:rsidR="12A26C37" w:rsidRPr="001017CF" w:rsidRDefault="7CCA7921" w:rsidP="5D860972">
            <w:pPr>
              <w:jc w:val="center"/>
            </w:pPr>
            <w:r>
              <w:t>2.</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06654E" w14:textId="4D2B8110" w:rsidR="12A26C37" w:rsidRPr="001017CF" w:rsidRDefault="7CCA7921" w:rsidP="5D860972">
            <w:r>
              <w:t>Apply patient + date range filters</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9208D5" w14:textId="7C1F3D0F" w:rsidR="12A26C37" w:rsidRPr="001017CF" w:rsidRDefault="7CCA7921" w:rsidP="5D860972">
            <w:pPr>
              <w:spacing w:line="257" w:lineRule="auto"/>
            </w:pPr>
            <w:r>
              <w:t>Results show only matching visits</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5BBC497" w14:textId="0425987C" w:rsidR="00C11262" w:rsidRDefault="2752E981" w:rsidP="5D860972">
            <w:pPr>
              <w:rPr>
                <w:color w:val="000000" w:themeColor="text1"/>
              </w:rPr>
            </w:pPr>
            <w:r w:rsidRPr="5D860972">
              <w:rPr>
                <w:b/>
                <w:bCs/>
              </w:rPr>
              <w:t xml:space="preserve"> </w:t>
            </w:r>
            <w:r w:rsidR="3AB840D1" w:rsidRPr="5D860972">
              <w:rPr>
                <w:color w:val="000000" w:themeColor="text1"/>
              </w:rPr>
              <w:t>There is no ability to filter by patient or date range users can only filter by the status of the case.</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B8B0AB4" w14:textId="0493869C" w:rsidR="12A26C37" w:rsidRDefault="2752E981" w:rsidP="5D860972">
            <w:pPr>
              <w:jc w:val="center"/>
            </w:pPr>
            <w:r>
              <w:t xml:space="preserve"> </w:t>
            </w:r>
            <w:r w:rsidR="08056001">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8422C6" w14:textId="77777777" w:rsidR="00B95870" w:rsidRDefault="00B95870"/>
        </w:tc>
      </w:tr>
      <w:tr w:rsidR="12A26C37" w14:paraId="11E1C882" w14:textId="77777777" w:rsidTr="65D27D43">
        <w:trPr>
          <w:gridAfter w:val="2"/>
          <w:trHeight w:val="300"/>
        </w:trPr>
        <w:tc>
          <w:tcPr>
            <w:tcW w:w="10068"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tcPr>
          <w:p w14:paraId="2300B88A" w14:textId="6FA8222A" w:rsidR="00C11262" w:rsidRPr="00EA2399" w:rsidRDefault="00EA2399">
            <w:pPr>
              <w:rPr>
                <w:b/>
                <w:bCs/>
              </w:rPr>
            </w:pPr>
            <w:r>
              <w:rPr>
                <w:b/>
                <w:bCs/>
              </w:rPr>
              <w:t>TC-EVVH-02</w:t>
            </w:r>
            <w:r w:rsidR="00BE0D38">
              <w:rPr>
                <w:b/>
                <w:bCs/>
              </w:rPr>
              <w:t>: View Visit Detail</w:t>
            </w:r>
          </w:p>
          <w:p w14:paraId="4EA26DEE" w14:textId="54F3A610" w:rsidR="7CCA7921" w:rsidRDefault="7CCA7921">
            <w:r>
              <w:t xml:space="preserve"> </w:t>
            </w:r>
          </w:p>
        </w:tc>
      </w:tr>
      <w:tr w:rsidR="12A26C37" w14:paraId="7AFF09D0"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E37419" w14:textId="6DB9718F" w:rsidR="12A26C37" w:rsidRPr="001017CF" w:rsidRDefault="7CCA7921" w:rsidP="5D860972">
            <w:pPr>
              <w:jc w:val="center"/>
            </w:pPr>
            <w:r>
              <w:t>1.</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6D922A" w14:textId="7912E109" w:rsidR="12A26C37" w:rsidRPr="001017CF" w:rsidRDefault="7CCA7921" w:rsidP="5D860972">
            <w:r>
              <w:t>Select a visit from results</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23E8A42" w14:textId="53B4F16B" w:rsidR="12A26C37" w:rsidRPr="001017CF" w:rsidRDefault="7CCA7921" w:rsidP="5D860972">
            <w:pPr>
              <w:spacing w:line="257" w:lineRule="auto"/>
            </w:pPr>
            <w:r>
              <w:t>Detail screen opens</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CAC861C" w14:textId="413C7A79" w:rsidR="00C11262" w:rsidRDefault="2752E981" w:rsidP="5D860972">
            <w:pPr>
              <w:rPr>
                <w:color w:val="000000" w:themeColor="text1"/>
              </w:rPr>
            </w:pPr>
            <w:r w:rsidRPr="5D860972">
              <w:rPr>
                <w:b/>
                <w:bCs/>
              </w:rPr>
              <w:t xml:space="preserve"> </w:t>
            </w:r>
            <w:r w:rsidR="238A4230" w:rsidRPr="5D860972">
              <w:rPr>
                <w:color w:val="000000" w:themeColor="text1"/>
              </w:rPr>
              <w:t>There is no ability to filter by patient or date range users can only filter by the status of the case.</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AFA82FE" w14:textId="7375AA26" w:rsidR="12A26C37" w:rsidRDefault="2752E981" w:rsidP="5D860972">
            <w:pPr>
              <w:jc w:val="center"/>
            </w:pPr>
            <w:r>
              <w:t xml:space="preserve"> </w:t>
            </w:r>
            <w:r w:rsidR="2F75E2C4">
              <w:t>PASS</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15AC7C" w14:textId="77777777" w:rsidR="00B95870" w:rsidRDefault="00B95870"/>
        </w:tc>
      </w:tr>
      <w:tr w:rsidR="12A26C37" w14:paraId="183AD2E7"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077802D" w14:textId="1CBA70DF" w:rsidR="12A26C37" w:rsidRPr="001017CF" w:rsidRDefault="7CCA7921" w:rsidP="5D860972">
            <w:pPr>
              <w:jc w:val="center"/>
            </w:pPr>
            <w:r>
              <w:t xml:space="preserve">2.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09418D5" w14:textId="24CF9957" w:rsidR="12A26C37" w:rsidRPr="001017CF" w:rsidRDefault="7CCA7921" w:rsidP="5D860972">
            <w:r>
              <w:t>Inspect fields</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D4A0F1" w14:textId="11C61DB9" w:rsidR="12A26C37" w:rsidRPr="001017CF" w:rsidRDefault="7CCA7921" w:rsidP="5D860972">
            <w:pPr>
              <w:spacing w:line="257" w:lineRule="auto"/>
            </w:pPr>
            <w:r>
              <w:t>Shows start/end times, GPS or manual address, service, caregiver, recipient</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1A1264A" w14:textId="7CBCC0B3" w:rsidR="00C11262" w:rsidRDefault="2752E981" w:rsidP="5D860972">
            <w:pPr>
              <w:rPr>
                <w:b/>
                <w:bCs/>
              </w:rPr>
            </w:pPr>
            <w:r w:rsidRPr="5D860972">
              <w:rPr>
                <w:b/>
                <w:bCs/>
              </w:rPr>
              <w:t xml:space="preserve"> </w:t>
            </w:r>
            <w:r w:rsidR="288A60F9" w:rsidRPr="5D860972">
              <w:rPr>
                <w:color w:val="000000" w:themeColor="text1"/>
              </w:rPr>
              <w:t xml:space="preserve">The details included in the page are: Time-In, Time-Out, GPS or Address, service and recipient. The details page is missing the caregiver. </w:t>
            </w:r>
            <w:r w:rsidR="288A60F9">
              <w:t xml:space="preserve"> </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759895B" w14:textId="2FE17740" w:rsidR="12A26C37" w:rsidRDefault="2752E981" w:rsidP="5D860972">
            <w:pPr>
              <w:jc w:val="center"/>
            </w:pPr>
            <w:r>
              <w:t xml:space="preserve"> </w:t>
            </w:r>
            <w:r w:rsidR="5908BAC0">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74E8880" w14:textId="77777777" w:rsidR="00B95870" w:rsidRDefault="00B95870"/>
        </w:tc>
      </w:tr>
      <w:tr w:rsidR="12A26C37" w14:paraId="3FFD05BA" w14:textId="77777777" w:rsidTr="65D27D43">
        <w:trPr>
          <w:gridAfter w:val="2"/>
          <w:trHeight w:val="300"/>
        </w:trPr>
        <w:tc>
          <w:tcPr>
            <w:tcW w:w="10068"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tcPr>
          <w:p w14:paraId="32572E06" w14:textId="6A70F62E" w:rsidR="00C11262" w:rsidRPr="00BE0D38" w:rsidRDefault="00BE0D38">
            <w:pPr>
              <w:rPr>
                <w:b/>
                <w:bCs/>
              </w:rPr>
            </w:pPr>
            <w:r>
              <w:rPr>
                <w:b/>
                <w:bCs/>
              </w:rPr>
              <w:t xml:space="preserve">TC-EVVH-03: </w:t>
            </w:r>
            <w:r w:rsidR="001421EA">
              <w:rPr>
                <w:b/>
                <w:bCs/>
              </w:rPr>
              <w:t>EOR approve with comment</w:t>
            </w:r>
          </w:p>
          <w:p w14:paraId="5F53271A" w14:textId="0CE7731C" w:rsidR="7CCA7921" w:rsidRDefault="7CCA7921">
            <w:r>
              <w:t xml:space="preserve"> </w:t>
            </w:r>
          </w:p>
        </w:tc>
      </w:tr>
      <w:tr w:rsidR="12A26C37" w14:paraId="478841C1"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0B4731E" w14:textId="7E79F137" w:rsidR="12A26C37" w:rsidRPr="001017CF" w:rsidRDefault="7CCA7921" w:rsidP="5D860972">
            <w:pPr>
              <w:jc w:val="center"/>
            </w:pPr>
            <w:r>
              <w:t xml:space="preserve">1.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3069EB1" w14:textId="060CE3A3" w:rsidR="12A26C37" w:rsidRPr="001017CF" w:rsidRDefault="7CCA7921" w:rsidP="5D860972">
            <w:r>
              <w:t>As EOR, open a Pending visit</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FE51BD3" w14:textId="42C879C3" w:rsidR="12A26C37" w:rsidRPr="001017CF" w:rsidRDefault="7CCA7921" w:rsidP="5D860972">
            <w:pPr>
              <w:spacing w:line="257" w:lineRule="auto"/>
            </w:pPr>
            <w:r>
              <w:t>Approve/Reject controls visible</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71FCA7" w14:textId="6486CEBF" w:rsidR="00C11262" w:rsidRDefault="2752E981" w:rsidP="5D860972">
            <w:r w:rsidRPr="5D860972">
              <w:rPr>
                <w:b/>
                <w:bCs/>
              </w:rPr>
              <w:t xml:space="preserve"> </w:t>
            </w:r>
            <w:r w:rsidR="3E56B68F">
              <w:t xml:space="preserve">Upon viewing a record there is the ability to </w:t>
            </w:r>
            <w:r w:rsidR="3E56B68F">
              <w:lastRenderedPageBreak/>
              <w:t>approve or reject the record</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B2FBB05" w14:textId="4B7C006C" w:rsidR="12A26C37" w:rsidRDefault="2752E981" w:rsidP="5D860972">
            <w:pPr>
              <w:jc w:val="center"/>
            </w:pPr>
            <w:r>
              <w:lastRenderedPageBreak/>
              <w:t xml:space="preserve"> </w:t>
            </w:r>
            <w:r w:rsidR="42BA9AE3">
              <w:t>PASS</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8831D28" w14:textId="77777777" w:rsidR="00B95870" w:rsidRDefault="00B95870"/>
        </w:tc>
      </w:tr>
      <w:tr w:rsidR="12A26C37" w14:paraId="36AE8E9E"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265D95B" w14:textId="5539FC3F" w:rsidR="12A26C37" w:rsidRPr="001017CF" w:rsidRDefault="7CCA7921" w:rsidP="5D860972">
            <w:pPr>
              <w:jc w:val="center"/>
            </w:pPr>
            <w:r>
              <w:t xml:space="preserve">2.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85632FC" w14:textId="36EC513C" w:rsidR="12A26C37" w:rsidRPr="001017CF" w:rsidRDefault="7CCA7921" w:rsidP="5D860972">
            <w:r>
              <w:t>Tap Approve, add comment</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2FFAAD6" w14:textId="71C86679" w:rsidR="12A26C37" w:rsidRPr="001017CF" w:rsidRDefault="7CCA7921" w:rsidP="5D860972">
            <w:pPr>
              <w:spacing w:line="257" w:lineRule="auto"/>
            </w:pPr>
            <w:r>
              <w:t>Status = Approved; audit logs decision/time/actor</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B658FE0" w14:textId="797A1181" w:rsidR="00C11262" w:rsidRDefault="2752E981" w:rsidP="5D860972">
            <w:r w:rsidRPr="5D860972">
              <w:rPr>
                <w:b/>
                <w:bCs/>
              </w:rPr>
              <w:t xml:space="preserve"> </w:t>
            </w:r>
            <w:r w:rsidR="31C17687">
              <w:t xml:space="preserve">Upon selecting approve it is recorded in the audit log. </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447257" w14:textId="152237B0" w:rsidR="12A26C37" w:rsidRDefault="2752E981" w:rsidP="5D860972">
            <w:pPr>
              <w:jc w:val="center"/>
            </w:pPr>
            <w:r>
              <w:t xml:space="preserve"> </w:t>
            </w:r>
            <w:r w:rsidR="6910FE3C">
              <w:t>PASS</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EE95019" w14:textId="77777777" w:rsidR="00B95870" w:rsidRDefault="00B95870"/>
        </w:tc>
      </w:tr>
      <w:tr w:rsidR="12A26C37" w14:paraId="584B2553" w14:textId="77777777" w:rsidTr="65D27D43">
        <w:trPr>
          <w:gridAfter w:val="2"/>
          <w:trHeight w:val="300"/>
        </w:trPr>
        <w:tc>
          <w:tcPr>
            <w:tcW w:w="10068"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tcPr>
          <w:p w14:paraId="771B31C0" w14:textId="67B37A57" w:rsidR="00C11262" w:rsidRPr="001421EA" w:rsidRDefault="001421EA">
            <w:pPr>
              <w:rPr>
                <w:b/>
                <w:bCs/>
              </w:rPr>
            </w:pPr>
            <w:r>
              <w:rPr>
                <w:b/>
                <w:bCs/>
              </w:rPr>
              <w:t>TC-EVVH-04: EOR reject with comment &amp; notify caregiver</w:t>
            </w:r>
          </w:p>
          <w:p w14:paraId="15C48AFA" w14:textId="7DE5D8FC" w:rsidR="7CCA7921" w:rsidRDefault="7CCA7921">
            <w:r>
              <w:t xml:space="preserve"> </w:t>
            </w:r>
          </w:p>
        </w:tc>
      </w:tr>
      <w:tr w:rsidR="12A26C37" w14:paraId="3698D6B1"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C713863" w14:textId="0B85804E" w:rsidR="12A26C37" w:rsidRPr="001017CF" w:rsidRDefault="7CCA7921" w:rsidP="5D860972">
            <w:pPr>
              <w:jc w:val="center"/>
            </w:pPr>
            <w:r>
              <w:t xml:space="preserve">1.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94A9889" w14:textId="7F3C06B5" w:rsidR="12A26C37" w:rsidRPr="001017CF" w:rsidRDefault="7CCA7921" w:rsidP="5D860972">
            <w:r>
              <w:t>As EOR, open a Pending visit</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921004F" w14:textId="4FABB463" w:rsidR="12A26C37" w:rsidRPr="001017CF" w:rsidRDefault="7CCA7921" w:rsidP="5D860972">
            <w:pPr>
              <w:spacing w:line="257" w:lineRule="auto"/>
            </w:pPr>
            <w:r>
              <w:t>Approve/Reject controls visible</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D8D62BD" w14:textId="0BE2EFB4" w:rsidR="00C11262" w:rsidRDefault="2752E981" w:rsidP="5D860972">
            <w:r w:rsidRPr="5D860972">
              <w:rPr>
                <w:b/>
                <w:bCs/>
              </w:rPr>
              <w:t xml:space="preserve"> </w:t>
            </w:r>
            <w:r w:rsidR="13326F74">
              <w:t>Upon viewing a record there is the ability to Approve/Reject a record</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B0B9F7" w14:textId="5CD24C6F" w:rsidR="12A26C37" w:rsidRDefault="2752E981" w:rsidP="5D860972">
            <w:pPr>
              <w:jc w:val="center"/>
            </w:pPr>
            <w:r>
              <w:t xml:space="preserve"> </w:t>
            </w:r>
            <w:r w:rsidR="7B976D2F">
              <w:t>PASS</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B060922" w14:textId="77777777" w:rsidR="00B95870" w:rsidRDefault="00B95870"/>
        </w:tc>
      </w:tr>
      <w:tr w:rsidR="12A26C37" w14:paraId="4F728743"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2D6C269" w14:textId="57780B9F" w:rsidR="12A26C37" w:rsidRPr="001017CF" w:rsidRDefault="7CCA7921" w:rsidP="5D860972">
            <w:pPr>
              <w:jc w:val="center"/>
            </w:pPr>
            <w:r>
              <w:t xml:space="preserve">2.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4483E9" w14:textId="39EFFDCE" w:rsidR="12A26C37" w:rsidRPr="001017CF" w:rsidRDefault="7CCA7921" w:rsidP="5D860972">
            <w:r>
              <w:t>Tap Reject, enter reason</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E99F54" w14:textId="16B0CF1C" w:rsidR="12A26C37" w:rsidRPr="001017CF" w:rsidRDefault="7CCA7921" w:rsidP="5D860972">
            <w:pPr>
              <w:spacing w:line="257" w:lineRule="auto"/>
            </w:pPr>
            <w:r>
              <w:t>Status = Rejected; caregiver notified; audit logged</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0139B62" w14:textId="1BBA88A6" w:rsidR="00C11262" w:rsidRDefault="2752E981" w:rsidP="5D860972">
            <w:r w:rsidRPr="5D860972">
              <w:rPr>
                <w:b/>
                <w:bCs/>
              </w:rPr>
              <w:t xml:space="preserve"> </w:t>
            </w:r>
            <w:r w:rsidR="2180BFA6">
              <w:t>Upon rejecting a record it is marked as such and logged but the caregiver does not receive a notification their record has been rejected.</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A7A4C1B" w14:textId="75AAF09B" w:rsidR="12A26C37" w:rsidRDefault="2752E981" w:rsidP="5D860972">
            <w:pPr>
              <w:jc w:val="center"/>
            </w:pPr>
            <w:r>
              <w:t xml:space="preserve"> </w:t>
            </w:r>
            <w:r w:rsidR="0C33CB7E">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DF1808" w14:textId="77777777" w:rsidR="00B95870" w:rsidRDefault="00B95870"/>
        </w:tc>
      </w:tr>
      <w:tr w:rsidR="12A26C37" w14:paraId="42069178" w14:textId="77777777" w:rsidTr="65D27D43">
        <w:trPr>
          <w:gridAfter w:val="2"/>
          <w:trHeight w:val="300"/>
        </w:trPr>
        <w:tc>
          <w:tcPr>
            <w:tcW w:w="10068"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tcPr>
          <w:p w14:paraId="285848F9" w14:textId="4B53AB43" w:rsidR="00C11262" w:rsidRPr="001421EA" w:rsidRDefault="001421EA">
            <w:pPr>
              <w:rPr>
                <w:b/>
                <w:bCs/>
              </w:rPr>
            </w:pPr>
            <w:r>
              <w:rPr>
                <w:b/>
                <w:bCs/>
              </w:rPr>
              <w:t>TC-EVVH-05: Supervisor correction with reason code + resubmit</w:t>
            </w:r>
          </w:p>
          <w:p w14:paraId="624A51F6" w14:textId="06266B56" w:rsidR="7CCA7921" w:rsidRDefault="7CCA7921">
            <w:r>
              <w:t xml:space="preserve"> </w:t>
            </w:r>
          </w:p>
        </w:tc>
      </w:tr>
      <w:tr w:rsidR="12A26C37" w14:paraId="44845A94"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7F7E73F" w14:textId="6E5AC307" w:rsidR="12A26C37" w:rsidRPr="001017CF" w:rsidRDefault="7CCA7921" w:rsidP="5D860972">
            <w:pPr>
              <w:jc w:val="center"/>
            </w:pPr>
            <w:r>
              <w:t xml:space="preserve">1.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9EA33DF" w14:textId="22057FA8" w:rsidR="12A26C37" w:rsidRPr="001017CF" w:rsidRDefault="7CCA7921" w:rsidP="5D860972">
            <w:r>
              <w:t>As Supervisor, open visit detail; tap Correct</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A6601EC" w14:textId="248E4B75" w:rsidR="12A26C37" w:rsidRPr="001017CF" w:rsidRDefault="7CCA7921" w:rsidP="5D860972">
            <w:pPr>
              <w:spacing w:line="257" w:lineRule="auto"/>
            </w:pPr>
            <w:r>
              <w:t>Correction form opens</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3E1A3D0" w14:textId="6F82C0AF" w:rsidR="00C11262" w:rsidRDefault="2752E981" w:rsidP="5D860972">
            <w:r w:rsidRPr="5D860972">
              <w:rPr>
                <w:b/>
                <w:bCs/>
              </w:rPr>
              <w:t xml:space="preserve"> </w:t>
            </w:r>
            <w:r w:rsidR="72E61BAA">
              <w:t>There is not correction form</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A2B1D40" w14:textId="51824A1A" w:rsidR="12A26C37" w:rsidRDefault="2752E981" w:rsidP="5D860972">
            <w:pPr>
              <w:jc w:val="center"/>
            </w:pPr>
            <w:r>
              <w:t xml:space="preserve"> </w:t>
            </w:r>
            <w:r w:rsidR="547715E7">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73512BD" w14:textId="77777777" w:rsidR="00B95870" w:rsidRDefault="00B95870"/>
        </w:tc>
      </w:tr>
      <w:tr w:rsidR="12A26C37" w14:paraId="4DBA3896"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F057147" w14:textId="3ED91404" w:rsidR="12A26C37" w:rsidRPr="001017CF" w:rsidRDefault="7CCA7921" w:rsidP="5D860972">
            <w:pPr>
              <w:jc w:val="center"/>
            </w:pPr>
            <w:r>
              <w:t xml:space="preserve">2.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0CCA80B" w14:textId="63AB7F3A" w:rsidR="12A26C37" w:rsidRPr="001017CF" w:rsidRDefault="7CCA7921" w:rsidP="5D860972">
            <w:r>
              <w:t>Edit fields; enter reason code &amp; explanation</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BD49CF8" w14:textId="74832B90" w:rsidR="12A26C37" w:rsidRPr="001017CF" w:rsidRDefault="7CCA7921" w:rsidP="5D860972">
            <w:pPr>
              <w:spacing w:line="257" w:lineRule="auto"/>
            </w:pPr>
            <w:r>
              <w:t>Save enabled only with valid reason code</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9960139" w14:textId="77777777" w:rsidR="00C11262" w:rsidRDefault="00C11262" w:rsidP="5D860972"/>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1F92DDE" w14:textId="406A8B6E" w:rsidR="12A26C37" w:rsidRDefault="2752E981" w:rsidP="5D860972">
            <w:pPr>
              <w:jc w:val="center"/>
            </w:pPr>
            <w:r>
              <w:t xml:space="preserve"> </w:t>
            </w:r>
            <w:r w:rsidR="16324B64">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A5A899" w14:textId="77777777" w:rsidR="00B95870" w:rsidRDefault="00B95870"/>
        </w:tc>
      </w:tr>
      <w:tr w:rsidR="12A26C37" w14:paraId="6AD719C7"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89F3C3" w14:textId="2AD27D75" w:rsidR="12A26C37" w:rsidRPr="001017CF" w:rsidRDefault="7CCA7921" w:rsidP="5D860972">
            <w:pPr>
              <w:jc w:val="center"/>
            </w:pPr>
            <w:r>
              <w:t xml:space="preserve">3.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F508A22" w14:textId="52B6BB91" w:rsidR="12A26C37" w:rsidRPr="001017CF" w:rsidRDefault="7CCA7921" w:rsidP="5D860972">
            <w:r>
              <w:t>Save correction</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1CB2EA6" w14:textId="220C704C" w:rsidR="12A26C37" w:rsidRPr="001017CF" w:rsidRDefault="7CCA7921" w:rsidP="5D860972">
            <w:pPr>
              <w:spacing w:line="257" w:lineRule="auto"/>
            </w:pPr>
            <w:r>
              <w:t>Audit trail shows original vs corrected values with the editor and timestamp</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66EEBB" w14:textId="77777777" w:rsidR="00C11262" w:rsidRDefault="00C11262" w:rsidP="5D860972"/>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3A7991A" w14:textId="3A3C0E75" w:rsidR="12A26C37" w:rsidRDefault="2752E981" w:rsidP="5D860972">
            <w:pPr>
              <w:jc w:val="center"/>
            </w:pPr>
            <w:r>
              <w:t xml:space="preserve"> </w:t>
            </w:r>
            <w:r w:rsidR="1BE146AC">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1789F70" w14:textId="77777777" w:rsidR="00B95870" w:rsidRDefault="00B95870"/>
        </w:tc>
      </w:tr>
      <w:tr w:rsidR="12A26C37" w14:paraId="422AC1CB"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7EBD469" w14:textId="4D41AF31" w:rsidR="12A26C37" w:rsidRPr="001017CF" w:rsidRDefault="7CCA7921" w:rsidP="5D860972">
            <w:pPr>
              <w:jc w:val="center"/>
            </w:pPr>
            <w:r>
              <w:t xml:space="preserve">4.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A2EADF9" w14:textId="39103E5B" w:rsidR="12A26C37" w:rsidRPr="001017CF" w:rsidRDefault="7CCA7921" w:rsidP="5D860972">
            <w:r>
              <w:t>Resubmit to state/MCO</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D8AC7A9" w14:textId="7493C55F" w:rsidR="12A26C37" w:rsidRPr="001017CF" w:rsidRDefault="7CCA7921" w:rsidP="5D860972">
            <w:pPr>
              <w:spacing w:line="257" w:lineRule="auto"/>
            </w:pPr>
            <w:r>
              <w:t>Resubmission confirmation on success; failure notified supervisor</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BF4895" w14:textId="77777777" w:rsidR="00C11262" w:rsidRDefault="00C11262" w:rsidP="5D860972"/>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D064C8" w14:textId="001D99A5" w:rsidR="12A26C37" w:rsidRDefault="2752E981" w:rsidP="5D860972">
            <w:pPr>
              <w:jc w:val="center"/>
            </w:pPr>
            <w:r>
              <w:t xml:space="preserve"> </w:t>
            </w:r>
            <w:r w:rsidR="44028C6C">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2E7A604" w14:textId="77777777" w:rsidR="00B95870" w:rsidRDefault="00B95870"/>
        </w:tc>
      </w:tr>
      <w:tr w:rsidR="12A26C37" w14:paraId="5F71C0EF" w14:textId="77777777" w:rsidTr="65D27D43">
        <w:trPr>
          <w:gridAfter w:val="2"/>
          <w:trHeight w:val="300"/>
        </w:trPr>
        <w:tc>
          <w:tcPr>
            <w:tcW w:w="7068"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BFBFBF" w:themeFill="background1" w:themeFillShade="BF"/>
          </w:tcPr>
          <w:p w14:paraId="03E6E6D6" w14:textId="6594C3A2" w:rsidR="00C11262" w:rsidRPr="001421EA" w:rsidRDefault="001421EA">
            <w:pPr>
              <w:rPr>
                <w:b/>
                <w:bCs/>
              </w:rPr>
            </w:pPr>
            <w:r>
              <w:rPr>
                <w:b/>
                <w:bCs/>
              </w:rPr>
              <w:t>TC-EVVH-06: Empty state when no records</w:t>
            </w:r>
          </w:p>
          <w:p w14:paraId="2AD1010B" w14:textId="0D6D8614" w:rsidR="00C11262" w:rsidRDefault="00C11262"/>
        </w:tc>
        <w:tc>
          <w:tcPr>
            <w:tcW w:w="3000"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BFBFBF" w:themeFill="background1" w:themeFillShade="BF"/>
          </w:tcPr>
          <w:p w14:paraId="7401348D" w14:textId="77777777" w:rsidR="00B95870" w:rsidRDefault="00B95870"/>
        </w:tc>
      </w:tr>
      <w:tr w:rsidR="12A26C37" w14:paraId="78504FCA"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656B84" w14:textId="0AFBF0D6" w:rsidR="12A26C37" w:rsidRPr="001017CF" w:rsidRDefault="7CCA7921" w:rsidP="5D860972">
            <w:pPr>
              <w:jc w:val="center"/>
            </w:pPr>
            <w:r>
              <w:t xml:space="preserve">1.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977063E" w14:textId="2FA0AC24" w:rsidR="12A26C37" w:rsidRPr="001017CF" w:rsidRDefault="7CCA7921" w:rsidP="5D860972">
            <w:r>
              <w:t>Apply filters with no matches</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A7F141E" w14:textId="6D76C9C6" w:rsidR="12A26C37" w:rsidRPr="001017CF" w:rsidRDefault="7CCA7921" w:rsidP="5D860972">
            <w:pPr>
              <w:spacing w:line="257" w:lineRule="auto"/>
            </w:pPr>
            <w:r>
              <w:t>“No Records found” message displayed</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BD060D" w14:textId="1797B2AF" w:rsidR="00C11262" w:rsidRDefault="2752E981" w:rsidP="5D860972">
            <w:r w:rsidRPr="5D860972">
              <w:rPr>
                <w:b/>
                <w:bCs/>
              </w:rPr>
              <w:t xml:space="preserve"> </w:t>
            </w:r>
            <w:r w:rsidR="4CF5F2DE">
              <w:t>Upon selecting a filter with no matches a message saying “No records match this filter” is displayed</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0AF4807" w14:textId="28A5D39B" w:rsidR="12A26C37" w:rsidRDefault="2752E981" w:rsidP="5D860972">
            <w:pPr>
              <w:jc w:val="center"/>
              <w:rPr>
                <w:b/>
                <w:bCs/>
              </w:rPr>
            </w:pPr>
            <w:r w:rsidRPr="5D860972">
              <w:rPr>
                <w:b/>
                <w:bCs/>
              </w:rPr>
              <w:t xml:space="preserve"> </w:t>
            </w:r>
            <w:r w:rsidR="6F5C5794">
              <w:t>PASS</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8C0BD18" w14:textId="77777777" w:rsidR="00B95870" w:rsidRDefault="00B95870"/>
        </w:tc>
      </w:tr>
      <w:tr w:rsidR="12A26C37" w14:paraId="1808D37F" w14:textId="77777777" w:rsidTr="65D27D43">
        <w:trPr>
          <w:gridAfter w:val="2"/>
          <w:trHeight w:val="300"/>
        </w:trPr>
        <w:tc>
          <w:tcPr>
            <w:tcW w:w="7068"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BFBFBF" w:themeFill="background1" w:themeFillShade="BF"/>
          </w:tcPr>
          <w:p w14:paraId="0B18EE9A" w14:textId="39EF193A" w:rsidR="00C11262" w:rsidRPr="001421EA" w:rsidRDefault="001421EA">
            <w:pPr>
              <w:rPr>
                <w:b/>
                <w:bCs/>
              </w:rPr>
            </w:pPr>
            <w:r>
              <w:rPr>
                <w:b/>
                <w:bCs/>
              </w:rPr>
              <w:t>TC-EVVH-07: Export visit history</w:t>
            </w:r>
          </w:p>
          <w:p w14:paraId="1F2B54F2" w14:textId="64ECF89C" w:rsidR="00C11262" w:rsidRDefault="00C11262"/>
        </w:tc>
        <w:tc>
          <w:tcPr>
            <w:tcW w:w="3000"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BFBFBF" w:themeFill="background1" w:themeFillShade="BF"/>
          </w:tcPr>
          <w:p w14:paraId="75D0A820" w14:textId="77777777" w:rsidR="00B95870" w:rsidRDefault="00B95870"/>
        </w:tc>
      </w:tr>
      <w:tr w:rsidR="12A26C37" w14:paraId="1A977EF6"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4036FC" w14:textId="41F943B9" w:rsidR="12A26C37" w:rsidRPr="001017CF" w:rsidRDefault="7CCA7921" w:rsidP="5D860972">
            <w:pPr>
              <w:jc w:val="center"/>
            </w:pPr>
            <w:r>
              <w:t xml:space="preserve">1.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5A74A14" w14:textId="1D9492F7" w:rsidR="12A26C37" w:rsidRPr="001017CF" w:rsidRDefault="7CCA7921" w:rsidP="5D860972">
            <w:r>
              <w:t>Choose Export CSV/PDF</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2BA8A53" w14:textId="4B4FACD1" w:rsidR="12A26C37" w:rsidRPr="001017CF" w:rsidRDefault="7CCA7921" w:rsidP="5D860972">
            <w:pPr>
              <w:spacing w:line="257" w:lineRule="auto"/>
            </w:pPr>
            <w:r>
              <w:t>File generated reflecting filter; includes six EVV elements.</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3AC0AA0" w14:textId="56EBA527" w:rsidR="00C11262" w:rsidRDefault="2752E981" w:rsidP="5D860972">
            <w:r w:rsidRPr="5D860972">
              <w:rPr>
                <w:b/>
                <w:bCs/>
              </w:rPr>
              <w:t xml:space="preserve"> </w:t>
            </w:r>
            <w:r w:rsidR="4AD6E5AD">
              <w:t xml:space="preserve">The application does not have the ability to export as a CSV or PDF it only exports as </w:t>
            </w:r>
            <w:r w:rsidR="4AD6E5AD">
              <w:lastRenderedPageBreak/>
              <w:t xml:space="preserve">a EDI (electronic data interchange) file. </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A23DC7" w14:textId="3372A118" w:rsidR="12A26C37" w:rsidRDefault="2752E981" w:rsidP="5D860972">
            <w:pPr>
              <w:jc w:val="center"/>
            </w:pPr>
            <w:r>
              <w:lastRenderedPageBreak/>
              <w:t xml:space="preserve"> </w:t>
            </w:r>
            <w:r w:rsidR="0D9D5996">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EC793DF" w14:textId="77777777" w:rsidR="00B95870" w:rsidRDefault="00B95870"/>
        </w:tc>
      </w:tr>
      <w:tr w:rsidR="12A26C37" w14:paraId="044D6E0E"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CAD7F0D" w14:textId="15EFB29F" w:rsidR="12A26C37" w:rsidRPr="001017CF" w:rsidRDefault="7CCA7921" w:rsidP="5D860972">
            <w:pPr>
              <w:jc w:val="center"/>
            </w:pPr>
            <w:r>
              <w:t xml:space="preserve">2.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7A50E3F" w14:textId="657E3C96" w:rsidR="12A26C37" w:rsidRPr="001017CF" w:rsidRDefault="7CCA7921" w:rsidP="5D860972">
            <w:r>
              <w:t>Open Export</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2680BFA" w14:textId="0E764A73" w:rsidR="12A26C37" w:rsidRPr="001017CF" w:rsidRDefault="7CCA7921" w:rsidP="5D860972">
            <w:pPr>
              <w:spacing w:line="257" w:lineRule="auto"/>
            </w:pPr>
            <w:r>
              <w:t>Columns/fields render correctly; totals align.</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9462B7D" w14:textId="18691D68" w:rsidR="00C11262" w:rsidRDefault="2752E981" w:rsidP="5D860972">
            <w:r w:rsidRPr="5D860972">
              <w:rPr>
                <w:b/>
                <w:bCs/>
              </w:rPr>
              <w:t xml:space="preserve"> </w:t>
            </w:r>
            <w:r w:rsidR="3FEF3728">
              <w:t>No CSV/PDF file to view</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962D49A" w14:textId="1A3E7EC5" w:rsidR="12A26C37" w:rsidRDefault="2752E981" w:rsidP="5D860972">
            <w:pPr>
              <w:jc w:val="center"/>
            </w:pPr>
            <w:r>
              <w:t xml:space="preserve"> </w:t>
            </w:r>
            <w:r w:rsidR="5784A790">
              <w:t>FAIL</w:t>
            </w:r>
          </w:p>
          <w:p w14:paraId="3EE7D6DD" w14:textId="11DAB392" w:rsidR="12A26C37" w:rsidRDefault="12A26C37" w:rsidP="5D860972">
            <w:pPr>
              <w:jc w:val="center"/>
            </w:pP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1FC2FC4" w14:textId="77777777" w:rsidR="00B95870" w:rsidRDefault="00B95870"/>
        </w:tc>
      </w:tr>
      <w:tr w:rsidR="12A26C37" w14:paraId="628F67F8" w14:textId="77777777" w:rsidTr="65D27D43">
        <w:trPr>
          <w:gridAfter w:val="2"/>
          <w:trHeight w:val="300"/>
        </w:trPr>
        <w:tc>
          <w:tcPr>
            <w:tcW w:w="7068" w:type="dxa"/>
            <w:gridSpan w:val="5"/>
            <w:tcBorders>
              <w:top w:val="single" w:sz="12" w:space="0" w:color="000000" w:themeColor="text1"/>
              <w:left w:val="single" w:sz="12" w:space="0" w:color="000000" w:themeColor="text1"/>
              <w:bottom w:val="single" w:sz="12" w:space="0" w:color="000000" w:themeColor="text1"/>
              <w:right w:val="none" w:sz="12" w:space="0" w:color="000000" w:themeColor="text1"/>
            </w:tcBorders>
            <w:shd w:val="clear" w:color="auto" w:fill="BFBFBF" w:themeFill="background1" w:themeFillShade="BF"/>
          </w:tcPr>
          <w:p w14:paraId="47192FA3" w14:textId="42FC0114" w:rsidR="00C11262" w:rsidRPr="001421EA" w:rsidRDefault="001421EA">
            <w:pPr>
              <w:rPr>
                <w:b/>
                <w:bCs/>
              </w:rPr>
            </w:pPr>
            <w:r>
              <w:rPr>
                <w:b/>
                <w:bCs/>
              </w:rPr>
              <w:t>TC-EVVH-08: Unauthorized correction blocked</w:t>
            </w:r>
          </w:p>
          <w:p w14:paraId="438B8878" w14:textId="0AE531ED" w:rsidR="00C11262" w:rsidRDefault="00C11262"/>
        </w:tc>
        <w:tc>
          <w:tcPr>
            <w:tcW w:w="3000" w:type="dxa"/>
            <w:tcBorders>
              <w:top w:val="single" w:sz="12" w:space="0" w:color="000000" w:themeColor="text1"/>
              <w:left w:val="none" w:sz="12" w:space="0" w:color="000000" w:themeColor="text1"/>
              <w:bottom w:val="single" w:sz="12" w:space="0" w:color="000000" w:themeColor="text1"/>
              <w:right w:val="single" w:sz="12" w:space="0" w:color="000000" w:themeColor="text1"/>
            </w:tcBorders>
            <w:shd w:val="clear" w:color="auto" w:fill="BFBFBF" w:themeFill="background1" w:themeFillShade="BF"/>
          </w:tcPr>
          <w:p w14:paraId="08A8122E" w14:textId="77777777" w:rsidR="00B95870" w:rsidRDefault="00B95870"/>
        </w:tc>
      </w:tr>
      <w:tr w:rsidR="12A26C37" w14:paraId="18E68FFD"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04140E2" w14:textId="40F874BF" w:rsidR="12A26C37" w:rsidRPr="001017CF" w:rsidRDefault="7CCA7921" w:rsidP="5D860972">
            <w:pPr>
              <w:jc w:val="center"/>
            </w:pPr>
            <w:r>
              <w:t xml:space="preserve">1.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3B90257" w14:textId="3FCD1196" w:rsidR="12A26C37" w:rsidRPr="001017CF" w:rsidRDefault="7CCA7921" w:rsidP="5D860972">
            <w:r>
              <w:t>As Caregiver (non-supervisor), open a submitted visit</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1A9B611" w14:textId="13EEE5E8" w:rsidR="12A26C37" w:rsidRPr="001017CF" w:rsidRDefault="7CCA7921" w:rsidP="5D860972">
            <w:pPr>
              <w:spacing w:line="257" w:lineRule="auto"/>
            </w:pPr>
            <w:r>
              <w:t>“Correct” not available or blocked</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8BEFDFF" w14:textId="4B17F26F" w:rsidR="00C11262" w:rsidRDefault="2752E981" w:rsidP="5D860972">
            <w:r w:rsidRPr="5D860972">
              <w:rPr>
                <w:b/>
                <w:bCs/>
              </w:rPr>
              <w:t xml:space="preserve"> </w:t>
            </w:r>
            <w:r w:rsidR="5E9DBC1A">
              <w:t>Upon opening a record as a caregiver there is no “Correct” option available</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4F74D6" w14:textId="491D5576" w:rsidR="12A26C37" w:rsidRDefault="2752E981" w:rsidP="5D860972">
            <w:pPr>
              <w:jc w:val="center"/>
            </w:pPr>
            <w:r>
              <w:t xml:space="preserve"> </w:t>
            </w:r>
            <w:r w:rsidR="7D634697">
              <w:t>PASS</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D492F9" w14:textId="77777777" w:rsidR="00B95870" w:rsidRDefault="00B95870"/>
        </w:tc>
      </w:tr>
      <w:tr w:rsidR="12A26C37" w14:paraId="569B245A" w14:textId="77777777" w:rsidTr="65D27D43">
        <w:trPr>
          <w:gridAfter w:val="2"/>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825E0A" w14:textId="660268C7" w:rsidR="12A26C37" w:rsidRPr="001017CF" w:rsidRDefault="7CCA7921" w:rsidP="5D860972">
            <w:pPr>
              <w:jc w:val="center"/>
            </w:pPr>
            <w:r>
              <w:t xml:space="preserve">2.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E1EDBCA" w14:textId="20FF7716" w:rsidR="12A26C37" w:rsidRPr="001017CF" w:rsidRDefault="7CCA7921" w:rsidP="5D860972">
            <w:r>
              <w:t>Attempt direction correction URL</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8BD8BEB" w14:textId="74F7A47D" w:rsidR="12A26C37" w:rsidRPr="001017CF" w:rsidRDefault="7CCA7921" w:rsidP="5D860972">
            <w:pPr>
              <w:spacing w:line="257" w:lineRule="auto"/>
            </w:pPr>
            <w:r>
              <w:t>Action blocked; “Unauthorized” shown; event logged</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B357AE" w14:textId="4AC093CE" w:rsidR="00C11262" w:rsidRDefault="2752E981" w:rsidP="5D860972">
            <w:r w:rsidRPr="5D860972">
              <w:rPr>
                <w:b/>
                <w:bCs/>
              </w:rPr>
              <w:t xml:space="preserve"> </w:t>
            </w:r>
            <w:r w:rsidR="7ECBCCAF">
              <w:t>There is no unauthorized message shown or event logged for attempting this.</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B647D7C" w14:textId="3A2F2AD0" w:rsidR="12A26C37" w:rsidRDefault="2752E981" w:rsidP="5D860972">
            <w:pPr>
              <w:jc w:val="center"/>
            </w:pPr>
            <w:r>
              <w:t xml:space="preserve"> </w:t>
            </w:r>
            <w:r w:rsidR="2F060F01">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7A8EBC1" w14:textId="77777777" w:rsidR="00B95870" w:rsidRDefault="00B95870"/>
        </w:tc>
      </w:tr>
      <w:tr w:rsidR="65D27D43" w14:paraId="0BEC61B0" w14:textId="77777777" w:rsidTr="65D27D43">
        <w:trPr>
          <w:trHeight w:val="300"/>
        </w:trPr>
        <w:tc>
          <w:tcPr>
            <w:tcW w:w="10068"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vAlign w:val="center"/>
          </w:tcPr>
          <w:p w14:paraId="630C4FF9" w14:textId="49E52716" w:rsidR="65D27D43" w:rsidRDefault="65D27D43" w:rsidP="65D27D43">
            <w:pPr>
              <w:rPr>
                <w:b/>
                <w:bCs/>
              </w:rPr>
            </w:pPr>
            <w:r w:rsidRPr="65D27D43">
              <w:rPr>
                <w:b/>
                <w:bCs/>
              </w:rPr>
              <w:t>TC-EVVH-09: Dashboard totals</w:t>
            </w:r>
          </w:p>
          <w:p w14:paraId="05F8B101" w14:textId="2005AB03" w:rsidR="65D27D43" w:rsidRDefault="65D27D43" w:rsidP="65D27D43">
            <w:pPr>
              <w:rPr>
                <w:b/>
                <w:bCs/>
              </w:rPr>
            </w:pPr>
          </w:p>
        </w:tc>
        <w:tc>
          <w:tcPr>
            <w:tcW w:w="360" w:type="dxa"/>
          </w:tcPr>
          <w:p w14:paraId="21779497" w14:textId="77777777" w:rsidR="00092019" w:rsidRDefault="00092019">
            <w:pPr>
              <w:rPr>
                <w:rFonts w:asciiTheme="minorHAnsi" w:eastAsiaTheme="minorHAnsi" w:hAnsiTheme="minorHAnsi" w:cstheme="minorBidi"/>
              </w:rPr>
            </w:pPr>
          </w:p>
        </w:tc>
        <w:tc>
          <w:tcPr>
            <w:tcW w:w="360" w:type="dxa"/>
          </w:tcPr>
          <w:p w14:paraId="038C28BF" w14:textId="77777777" w:rsidR="00092019" w:rsidRDefault="00092019">
            <w:pPr>
              <w:rPr>
                <w:rFonts w:asciiTheme="minorHAnsi" w:eastAsiaTheme="minorHAnsi" w:hAnsiTheme="minorHAnsi" w:cstheme="minorBidi"/>
              </w:rPr>
            </w:pPr>
          </w:p>
        </w:tc>
      </w:tr>
      <w:tr w:rsidR="65D27D43" w14:paraId="57749B2A" w14:textId="77777777" w:rsidTr="65D27D43">
        <w:trPr>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D9FCC96" w14:textId="47721FEF" w:rsidR="65D27D43" w:rsidRDefault="65D27D43" w:rsidP="65D27D43">
            <w:pPr>
              <w:jc w:val="center"/>
            </w:pPr>
            <w:r>
              <w:t xml:space="preserve">1. </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4755C3A" w14:textId="168ADF2F" w:rsidR="65D27D43" w:rsidRDefault="65D27D43">
            <w:r>
              <w:t>Open EVV Dashboard</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DC0A4BF" w14:textId="2F69DF34" w:rsidR="65D27D43" w:rsidRDefault="65D27D43">
            <w:r>
              <w:t>“Recent Visits” list shows last X visits</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A40CB35" w14:textId="77076A73" w:rsidR="65D27D43" w:rsidRDefault="65D27D43">
            <w:r>
              <w:t>On the EVV dashboard there is a section for Recent Visits but does not show any visits</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3A23A3" w14:textId="14DE0DE9" w:rsidR="65D27D43" w:rsidRDefault="65D27D43" w:rsidP="65D27D43">
            <w:pPr>
              <w:jc w:val="center"/>
              <w:rPr>
                <w:b/>
                <w:bCs/>
              </w:rPr>
            </w:pPr>
            <w:r w:rsidRPr="65D27D43">
              <w:rPr>
                <w:b/>
                <w:bCs/>
              </w:rPr>
              <w:t xml:space="preserve"> </w:t>
            </w:r>
            <w:r>
              <w:t>FAIL</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98BE00E" w14:textId="5A0B7E50" w:rsidR="65D27D43" w:rsidRDefault="65D27D43" w:rsidP="65D27D43">
            <w:pPr>
              <w:rPr>
                <w:b/>
                <w:bCs/>
              </w:rPr>
            </w:pPr>
          </w:p>
        </w:tc>
        <w:tc>
          <w:tcPr>
            <w:tcW w:w="360" w:type="dxa"/>
          </w:tcPr>
          <w:p w14:paraId="3303CA3B" w14:textId="77777777" w:rsidR="00092019" w:rsidRDefault="00092019">
            <w:pPr>
              <w:rPr>
                <w:rFonts w:asciiTheme="minorHAnsi" w:eastAsiaTheme="minorHAnsi" w:hAnsiTheme="minorHAnsi" w:cstheme="minorBidi"/>
              </w:rPr>
            </w:pPr>
          </w:p>
        </w:tc>
        <w:tc>
          <w:tcPr>
            <w:tcW w:w="360" w:type="dxa"/>
          </w:tcPr>
          <w:p w14:paraId="3371FEAB" w14:textId="77777777" w:rsidR="00092019" w:rsidRDefault="00092019">
            <w:pPr>
              <w:rPr>
                <w:rFonts w:asciiTheme="minorHAnsi" w:eastAsiaTheme="minorHAnsi" w:hAnsiTheme="minorHAnsi" w:cstheme="minorBidi"/>
              </w:rPr>
            </w:pPr>
          </w:p>
        </w:tc>
      </w:tr>
      <w:tr w:rsidR="65D27D43" w14:paraId="060B3270" w14:textId="77777777" w:rsidTr="65D27D43">
        <w:trPr>
          <w:trHeight w:val="300"/>
        </w:trPr>
        <w:tc>
          <w:tcPr>
            <w:tcW w:w="7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CC9AC44" w14:textId="1AC3971B" w:rsidR="65D27D43" w:rsidRDefault="65D27D43" w:rsidP="65D27D43">
            <w:pPr>
              <w:jc w:val="center"/>
            </w:pPr>
            <w:r>
              <w:t>2.</w:t>
            </w:r>
          </w:p>
        </w:tc>
        <w:tc>
          <w:tcPr>
            <w:tcW w:w="16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D5CE25" w14:textId="3343839D" w:rsidR="65D27D43" w:rsidRDefault="65D27D43">
            <w:r>
              <w:t>Tap See All Visits</w:t>
            </w:r>
          </w:p>
        </w:tc>
        <w:tc>
          <w:tcPr>
            <w:tcW w:w="17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4BBB5FA" w14:textId="48488893" w:rsidR="65D27D43" w:rsidRDefault="65D27D43">
            <w:r>
              <w:t>Navigates to full history page</w:t>
            </w:r>
          </w:p>
        </w:tc>
        <w:tc>
          <w:tcPr>
            <w:tcW w:w="2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E834884" w14:textId="06BCDE5E" w:rsidR="65D27D43" w:rsidRDefault="65D27D43">
            <w:r>
              <w:t>There is a button to view the EVV history page.</w:t>
            </w:r>
          </w:p>
        </w:tc>
        <w:tc>
          <w:tcPr>
            <w:tcW w:w="7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D4A61B6" w14:textId="012493D4" w:rsidR="65D27D43" w:rsidRDefault="65D27D43" w:rsidP="65D27D43">
            <w:pPr>
              <w:jc w:val="center"/>
              <w:rPr>
                <w:b/>
                <w:bCs/>
              </w:rPr>
            </w:pPr>
            <w:r w:rsidRPr="65D27D43">
              <w:rPr>
                <w:b/>
                <w:bCs/>
              </w:rPr>
              <w:t xml:space="preserve"> </w:t>
            </w:r>
            <w:r>
              <w:t>PASS</w:t>
            </w:r>
          </w:p>
        </w:tc>
        <w:tc>
          <w:tcPr>
            <w:tcW w:w="30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F61B79C" w14:textId="302D1D42" w:rsidR="65D27D43" w:rsidRDefault="65D27D43" w:rsidP="65D27D43">
            <w:pPr>
              <w:rPr>
                <w:b/>
                <w:bCs/>
              </w:rPr>
            </w:pPr>
          </w:p>
        </w:tc>
        <w:tc>
          <w:tcPr>
            <w:tcW w:w="360" w:type="dxa"/>
          </w:tcPr>
          <w:p w14:paraId="3743B9AB" w14:textId="77777777" w:rsidR="00092019" w:rsidRDefault="00092019">
            <w:pPr>
              <w:rPr>
                <w:rFonts w:asciiTheme="minorHAnsi" w:eastAsiaTheme="minorHAnsi" w:hAnsiTheme="minorHAnsi" w:cstheme="minorBidi"/>
              </w:rPr>
            </w:pPr>
          </w:p>
        </w:tc>
        <w:tc>
          <w:tcPr>
            <w:tcW w:w="360" w:type="dxa"/>
          </w:tcPr>
          <w:p w14:paraId="3C369CE7" w14:textId="77777777" w:rsidR="00092019" w:rsidRDefault="00092019">
            <w:pPr>
              <w:rPr>
                <w:rFonts w:asciiTheme="minorHAnsi" w:eastAsiaTheme="minorHAnsi" w:hAnsiTheme="minorHAnsi" w:cstheme="minorBidi"/>
              </w:rPr>
            </w:pPr>
          </w:p>
        </w:tc>
      </w:tr>
    </w:tbl>
    <w:p w14:paraId="187D738E" w14:textId="75064E18" w:rsidR="65D27D43" w:rsidRDefault="65D27D43"/>
    <w:p w14:paraId="030DE2E9" w14:textId="25802997" w:rsidR="7DC2B90F" w:rsidRDefault="7593CF64">
      <w:r w:rsidRPr="12A26C37">
        <w:t xml:space="preserve"> </w:t>
      </w:r>
    </w:p>
    <w:p w14:paraId="4F0626CD" w14:textId="6834DB1D" w:rsidR="7DC2B90F" w:rsidRDefault="7C544DEA" w:rsidP="5D860972">
      <w:pPr>
        <w:pStyle w:val="Heading2"/>
      </w:pPr>
      <w:bookmarkStart w:id="1521" w:name="_Toc1551688588"/>
      <w:r>
        <w:t xml:space="preserve"> </w:t>
      </w:r>
      <w:bookmarkStart w:id="1522" w:name="_Toc339627889"/>
      <w:r w:rsidR="669D544D">
        <w:t>EVV Scheduling Test Suite</w:t>
      </w:r>
      <w:bookmarkEnd w:id="1521"/>
      <w:bookmarkEnd w:id="1522"/>
    </w:p>
    <w:p w14:paraId="58E56BC0" w14:textId="197F0C30" w:rsidR="21695D2C" w:rsidRDefault="7593CF64" w:rsidP="5D860972">
      <w:pPr>
        <w:rPr>
          <w:sz w:val="24"/>
          <w:szCs w:val="24"/>
        </w:rPr>
      </w:pPr>
      <w:r w:rsidRPr="5D860972">
        <w:rPr>
          <w:b/>
          <w:bCs/>
          <w:sz w:val="24"/>
          <w:szCs w:val="24"/>
        </w:rPr>
        <w:t>Scope</w:t>
      </w:r>
      <w:r w:rsidRPr="5D860972">
        <w:rPr>
          <w:sz w:val="24"/>
          <w:szCs w:val="24"/>
        </w:rPr>
        <w:t>: Validate creation and visibility of scheduled visits and the transition from scheduled to active EVV capture</w:t>
      </w:r>
    </w:p>
    <w:p w14:paraId="23DE9BFD" w14:textId="54AAAE15" w:rsidR="21695D2C" w:rsidRDefault="21695D2C" w:rsidP="5D860972">
      <w:pPr>
        <w:rPr>
          <w:sz w:val="24"/>
          <w:szCs w:val="24"/>
        </w:rPr>
      </w:pPr>
    </w:p>
    <w:tbl>
      <w:tblPr>
        <w:tblStyle w:val="TableGrid"/>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90"/>
        <w:gridCol w:w="2010"/>
        <w:gridCol w:w="2340"/>
        <w:gridCol w:w="2640"/>
        <w:gridCol w:w="720"/>
        <w:gridCol w:w="1680"/>
      </w:tblGrid>
      <w:tr w:rsidR="5D860972" w14:paraId="562AA46A" w14:textId="77777777" w:rsidTr="5D860972">
        <w:trPr>
          <w:trHeight w:val="1095"/>
        </w:trPr>
        <w:tc>
          <w:tcPr>
            <w:tcW w:w="5040" w:type="dxa"/>
            <w:gridSpan w:val="3"/>
            <w:vMerge w:val="restart"/>
          </w:tcPr>
          <w:p w14:paraId="43917C37" w14:textId="74EDBF1B" w:rsidR="5D860972" w:rsidRDefault="5D860972" w:rsidP="5D860972">
            <w:pPr>
              <w:pStyle w:val="TableParagraph"/>
              <w:ind w:left="112"/>
              <w:rPr>
                <w:b/>
                <w:bCs/>
              </w:rPr>
            </w:pPr>
            <w:r w:rsidRPr="5D860972">
              <w:rPr>
                <w:b/>
                <w:bCs/>
              </w:rPr>
              <w:t>Prerequisites for this test:</w:t>
            </w:r>
          </w:p>
          <w:p w14:paraId="034A5C42" w14:textId="69AD5333" w:rsidR="22B07EF1" w:rsidRDefault="22B07EF1" w:rsidP="5D860972">
            <w:pPr>
              <w:pStyle w:val="ListParagraph"/>
              <w:tabs>
                <w:tab w:val="left" w:pos="825"/>
              </w:tabs>
              <w:spacing w:before="11"/>
            </w:pPr>
            <w:r>
              <w:t>Caregiver role</w:t>
            </w:r>
          </w:p>
          <w:p w14:paraId="1508D5DC" w14:textId="5B18F625" w:rsidR="22B07EF1" w:rsidRDefault="22B07EF1" w:rsidP="5D860972">
            <w:pPr>
              <w:pStyle w:val="ListParagraph"/>
              <w:tabs>
                <w:tab w:val="left" w:pos="825"/>
              </w:tabs>
              <w:spacing w:before="11"/>
            </w:pPr>
            <w:r>
              <w:t>At least one participant with authorized services</w:t>
            </w:r>
          </w:p>
          <w:p w14:paraId="31259AF8" w14:textId="0DAC901D" w:rsidR="5D860972" w:rsidRDefault="5D860972" w:rsidP="5D860972">
            <w:pPr>
              <w:pStyle w:val="ListParagraph"/>
              <w:tabs>
                <w:tab w:val="left" w:pos="825"/>
              </w:tabs>
              <w:spacing w:before="11"/>
              <w:ind w:left="720"/>
            </w:pPr>
          </w:p>
          <w:p w14:paraId="36F2D92B" w14:textId="225EA221" w:rsidR="5D860972" w:rsidRDefault="5D860972" w:rsidP="5D860972">
            <w:pPr>
              <w:pStyle w:val="ListBullet"/>
              <w:numPr>
                <w:ilvl w:val="0"/>
                <w:numId w:val="0"/>
              </w:numPr>
              <w:tabs>
                <w:tab w:val="num" w:pos="360"/>
              </w:tabs>
              <w:ind w:left="832"/>
              <w:rPr>
                <w:rFonts w:ascii="Times New Roman" w:hAnsi="Times New Roman" w:cs="Times New Roman"/>
              </w:rPr>
            </w:pPr>
          </w:p>
        </w:tc>
        <w:tc>
          <w:tcPr>
            <w:tcW w:w="5040" w:type="dxa"/>
            <w:gridSpan w:val="3"/>
          </w:tcPr>
          <w:p w14:paraId="5F679659" w14:textId="77777777" w:rsidR="5D860972" w:rsidRDefault="5D860972" w:rsidP="5D860972">
            <w:pPr>
              <w:pStyle w:val="TableParagraph"/>
              <w:spacing w:line="276" w:lineRule="auto"/>
              <w:ind w:left="105" w:right="1355"/>
            </w:pPr>
            <w:r w:rsidRPr="5D860972">
              <w:rPr>
                <w:b/>
                <w:bCs/>
              </w:rPr>
              <w:t xml:space="preserve">Software Versions: </w:t>
            </w:r>
            <w:r>
              <w:t>Application: CareConnect Software Version: 1.0</w:t>
            </w:r>
          </w:p>
          <w:p w14:paraId="3C5B9949" w14:textId="77777777" w:rsidR="5D860972" w:rsidRDefault="5D860972" w:rsidP="5D860972">
            <w:pPr>
              <w:pStyle w:val="TableParagraph"/>
              <w:spacing w:before="1"/>
              <w:ind w:left="105"/>
            </w:pPr>
            <w:r>
              <w:t>Operating System: iOS 18</w:t>
            </w:r>
          </w:p>
          <w:p w14:paraId="114DAB8F" w14:textId="46AF292C" w:rsidR="5D860972" w:rsidRDefault="5D860972" w:rsidP="5D860972">
            <w:pPr>
              <w:rPr>
                <w:sz w:val="24"/>
                <w:szCs w:val="24"/>
              </w:rPr>
            </w:pPr>
          </w:p>
        </w:tc>
      </w:tr>
      <w:tr w:rsidR="5D860972" w14:paraId="4EB79501" w14:textId="77777777" w:rsidTr="5D860972">
        <w:trPr>
          <w:trHeight w:val="795"/>
        </w:trPr>
        <w:tc>
          <w:tcPr>
            <w:tcW w:w="5040" w:type="dxa"/>
            <w:gridSpan w:val="3"/>
            <w:vMerge/>
          </w:tcPr>
          <w:p w14:paraId="66E48F67" w14:textId="77777777" w:rsidR="00B95870" w:rsidRDefault="00B95870"/>
        </w:tc>
        <w:tc>
          <w:tcPr>
            <w:tcW w:w="5040" w:type="dxa"/>
            <w:gridSpan w:val="3"/>
          </w:tcPr>
          <w:p w14:paraId="5488DD4A" w14:textId="185FAAA4" w:rsidR="5D860972" w:rsidRDefault="5D860972" w:rsidP="5D860972">
            <w:pPr>
              <w:rPr>
                <w:sz w:val="24"/>
                <w:szCs w:val="24"/>
              </w:rPr>
            </w:pPr>
            <w:r w:rsidRPr="5D860972">
              <w:rPr>
                <w:b/>
                <w:bCs/>
                <w:sz w:val="24"/>
                <w:szCs w:val="24"/>
              </w:rPr>
              <w:t xml:space="preserve"> Priority:</w:t>
            </w:r>
            <w:r w:rsidRPr="5D860972">
              <w:rPr>
                <w:sz w:val="24"/>
                <w:szCs w:val="24"/>
              </w:rPr>
              <w:t xml:space="preserve"> Normal</w:t>
            </w:r>
          </w:p>
        </w:tc>
      </w:tr>
      <w:tr w:rsidR="5D860972" w14:paraId="3D92EA9B" w14:textId="77777777" w:rsidTr="5D860972">
        <w:trPr>
          <w:trHeight w:val="300"/>
        </w:trPr>
        <w:tc>
          <w:tcPr>
            <w:tcW w:w="10080" w:type="dxa"/>
            <w:gridSpan w:val="6"/>
          </w:tcPr>
          <w:p w14:paraId="6DD78A41" w14:textId="35FCECAF" w:rsidR="5D860972" w:rsidRDefault="5D860972" w:rsidP="5D860972">
            <w:pPr>
              <w:rPr>
                <w:sz w:val="24"/>
                <w:szCs w:val="24"/>
              </w:rPr>
            </w:pPr>
            <w:r w:rsidRPr="5D860972">
              <w:rPr>
                <w:b/>
                <w:bCs/>
                <w:sz w:val="24"/>
                <w:szCs w:val="24"/>
              </w:rPr>
              <w:t>Requirements Coverage</w:t>
            </w:r>
            <w:r w:rsidRPr="5D860972">
              <w:rPr>
                <w:sz w:val="24"/>
                <w:szCs w:val="24"/>
              </w:rPr>
              <w:t xml:space="preserve">: </w:t>
            </w:r>
            <w:r w:rsidR="42E16855" w:rsidRPr="5D860972">
              <w:rPr>
                <w:sz w:val="24"/>
                <w:szCs w:val="24"/>
              </w:rPr>
              <w:t>REQ-2.4, REQ 2.5</w:t>
            </w:r>
          </w:p>
          <w:p w14:paraId="79890D65" w14:textId="65F6E096" w:rsidR="5D860972" w:rsidRDefault="5D860972" w:rsidP="5D860972">
            <w:pPr>
              <w:rPr>
                <w:sz w:val="24"/>
                <w:szCs w:val="24"/>
              </w:rPr>
            </w:pPr>
          </w:p>
          <w:p w14:paraId="4A3E84AE" w14:textId="351595E7" w:rsidR="5D860972" w:rsidRDefault="5D860972" w:rsidP="5D860972">
            <w:pPr>
              <w:rPr>
                <w:sz w:val="24"/>
                <w:szCs w:val="24"/>
              </w:rPr>
            </w:pPr>
          </w:p>
        </w:tc>
      </w:tr>
      <w:tr w:rsidR="5D860972" w14:paraId="010879FA" w14:textId="77777777" w:rsidTr="5D860972">
        <w:trPr>
          <w:trHeight w:val="300"/>
        </w:trPr>
        <w:tc>
          <w:tcPr>
            <w:tcW w:w="10080" w:type="dxa"/>
            <w:gridSpan w:val="6"/>
          </w:tcPr>
          <w:p w14:paraId="3B783D22" w14:textId="5393CF44" w:rsidR="5D860972" w:rsidRDefault="5D860972" w:rsidP="5D860972">
            <w:pPr>
              <w:pStyle w:val="TableParagraph"/>
              <w:spacing w:line="249" w:lineRule="exact"/>
              <w:ind w:left="112"/>
              <w:rPr>
                <w:b/>
                <w:bCs/>
              </w:rPr>
            </w:pPr>
            <w:r w:rsidRPr="5D860972">
              <w:rPr>
                <w:b/>
                <w:bCs/>
              </w:rPr>
              <w:t>TEST EXECUTOR: AJ Harris</w:t>
            </w:r>
          </w:p>
        </w:tc>
      </w:tr>
      <w:tr w:rsidR="5D860972" w14:paraId="1B0C49A2" w14:textId="77777777" w:rsidTr="5D860972">
        <w:trPr>
          <w:trHeight w:val="300"/>
        </w:trPr>
        <w:tc>
          <w:tcPr>
            <w:tcW w:w="10080" w:type="dxa"/>
            <w:gridSpan w:val="6"/>
          </w:tcPr>
          <w:p w14:paraId="3E4BAA01" w14:textId="77777777" w:rsidR="5D860972" w:rsidRDefault="5D860972" w:rsidP="5D860972">
            <w:pPr>
              <w:pStyle w:val="TableParagraph"/>
              <w:ind w:left="112"/>
              <w:rPr>
                <w:b/>
                <w:bCs/>
              </w:rPr>
            </w:pPr>
            <w:r w:rsidRPr="5D860972">
              <w:rPr>
                <w:b/>
                <w:bCs/>
              </w:rPr>
              <w:t>TEST SCRIPT STEPS/RESULTS</w:t>
            </w:r>
          </w:p>
        </w:tc>
      </w:tr>
      <w:tr w:rsidR="5D860972" w14:paraId="118E49B0" w14:textId="77777777" w:rsidTr="5D860972">
        <w:trPr>
          <w:trHeight w:val="300"/>
        </w:trPr>
        <w:tc>
          <w:tcPr>
            <w:tcW w:w="690" w:type="dxa"/>
            <w:vAlign w:val="center"/>
          </w:tcPr>
          <w:p w14:paraId="5D4832BD" w14:textId="467EF4FE" w:rsidR="5D860972" w:rsidRDefault="5D860972" w:rsidP="5D860972">
            <w:pPr>
              <w:jc w:val="center"/>
              <w:rPr>
                <w:b/>
                <w:bCs/>
              </w:rPr>
            </w:pPr>
            <w:r w:rsidRPr="5D860972">
              <w:rPr>
                <w:b/>
                <w:bCs/>
              </w:rPr>
              <w:t>STEP</w:t>
            </w:r>
          </w:p>
        </w:tc>
        <w:tc>
          <w:tcPr>
            <w:tcW w:w="2010" w:type="dxa"/>
            <w:vAlign w:val="center"/>
          </w:tcPr>
          <w:p w14:paraId="5671BD72" w14:textId="5A00C7EC" w:rsidR="5D860972" w:rsidRDefault="5D860972" w:rsidP="5D860972">
            <w:pPr>
              <w:spacing w:line="276" w:lineRule="auto"/>
              <w:ind w:left="105" w:right="91"/>
              <w:jc w:val="center"/>
              <w:rPr>
                <w:b/>
                <w:bCs/>
              </w:rPr>
            </w:pPr>
            <w:r w:rsidRPr="5D860972">
              <w:rPr>
                <w:b/>
                <w:bCs/>
              </w:rPr>
              <w:t>TEST STEP/INPUT</w:t>
            </w:r>
          </w:p>
        </w:tc>
        <w:tc>
          <w:tcPr>
            <w:tcW w:w="2340" w:type="dxa"/>
            <w:vAlign w:val="center"/>
          </w:tcPr>
          <w:p w14:paraId="02BB79F3" w14:textId="1BDDFCF0" w:rsidR="5D860972" w:rsidRDefault="5D860972" w:rsidP="5D860972">
            <w:pPr>
              <w:spacing w:line="276" w:lineRule="auto"/>
              <w:ind w:left="105"/>
              <w:jc w:val="center"/>
              <w:rPr>
                <w:b/>
                <w:bCs/>
              </w:rPr>
            </w:pPr>
            <w:r w:rsidRPr="5D860972">
              <w:rPr>
                <w:b/>
                <w:bCs/>
              </w:rPr>
              <w:t>EXPECTED RESULTS</w:t>
            </w:r>
          </w:p>
        </w:tc>
        <w:tc>
          <w:tcPr>
            <w:tcW w:w="2640" w:type="dxa"/>
            <w:vAlign w:val="center"/>
          </w:tcPr>
          <w:p w14:paraId="63A5641F" w14:textId="65323A46" w:rsidR="5D860972" w:rsidRDefault="5D860972" w:rsidP="5D860972">
            <w:pPr>
              <w:jc w:val="center"/>
            </w:pPr>
            <w:r w:rsidRPr="5D860972">
              <w:rPr>
                <w:b/>
                <w:bCs/>
              </w:rPr>
              <w:t>ACTUAL</w:t>
            </w:r>
          </w:p>
          <w:p w14:paraId="51092C3B" w14:textId="24778BB8" w:rsidR="5D860972" w:rsidRDefault="5D860972" w:rsidP="5D860972">
            <w:pPr>
              <w:jc w:val="center"/>
            </w:pPr>
            <w:r w:rsidRPr="5D860972">
              <w:rPr>
                <w:b/>
                <w:bCs/>
              </w:rPr>
              <w:t>RESULT</w:t>
            </w:r>
          </w:p>
        </w:tc>
        <w:tc>
          <w:tcPr>
            <w:tcW w:w="720" w:type="dxa"/>
            <w:vAlign w:val="center"/>
          </w:tcPr>
          <w:p w14:paraId="050C7DFF" w14:textId="73036BCF" w:rsidR="5D860972" w:rsidRDefault="5D860972" w:rsidP="5D860972">
            <w:pPr>
              <w:jc w:val="center"/>
              <w:rPr>
                <w:b/>
                <w:bCs/>
              </w:rPr>
            </w:pPr>
            <w:r w:rsidRPr="5D860972">
              <w:rPr>
                <w:b/>
                <w:bCs/>
              </w:rPr>
              <w:t>PASS/FAIL</w:t>
            </w:r>
          </w:p>
        </w:tc>
        <w:tc>
          <w:tcPr>
            <w:tcW w:w="1680" w:type="dxa"/>
            <w:vAlign w:val="center"/>
          </w:tcPr>
          <w:p w14:paraId="0805A6B2" w14:textId="68C59D75" w:rsidR="5D860972" w:rsidRDefault="5D860972" w:rsidP="5D860972">
            <w:pPr>
              <w:spacing w:line="276" w:lineRule="auto"/>
              <w:ind w:left="109" w:right="676"/>
              <w:jc w:val="center"/>
              <w:rPr>
                <w:b/>
                <w:bCs/>
              </w:rPr>
            </w:pPr>
            <w:r w:rsidRPr="5D860972">
              <w:rPr>
                <w:b/>
                <w:bCs/>
              </w:rPr>
              <w:t>Defect Found</w:t>
            </w:r>
          </w:p>
        </w:tc>
      </w:tr>
      <w:tr w:rsidR="5D860972" w14:paraId="5095D5FA" w14:textId="77777777" w:rsidTr="5D860972">
        <w:trPr>
          <w:trHeight w:val="300"/>
        </w:trPr>
        <w:tc>
          <w:tcPr>
            <w:tcW w:w="10080" w:type="dxa"/>
            <w:gridSpan w:val="6"/>
            <w:shd w:val="clear" w:color="auto" w:fill="BFBFBF" w:themeFill="background1" w:themeFillShade="BF"/>
          </w:tcPr>
          <w:p w14:paraId="579829D0" w14:textId="75CAEF00" w:rsidR="0DC74148" w:rsidRDefault="0DC74148" w:rsidP="5D860972">
            <w:pPr>
              <w:ind w:left="105"/>
              <w:rPr>
                <w:b/>
                <w:bCs/>
                <w:color w:val="000000" w:themeColor="text1"/>
              </w:rPr>
            </w:pPr>
            <w:r w:rsidRPr="5D860972">
              <w:rPr>
                <w:b/>
                <w:bCs/>
                <w:color w:val="000000" w:themeColor="text1"/>
              </w:rPr>
              <w:t>TC-EVVS-01: Schedule New Visit</w:t>
            </w:r>
          </w:p>
          <w:p w14:paraId="0BD22706" w14:textId="6BDD692A" w:rsidR="5D860972" w:rsidRDefault="5D860972" w:rsidP="5D860972"/>
        </w:tc>
      </w:tr>
      <w:tr w:rsidR="5D860972" w14:paraId="0C52B502" w14:textId="77777777" w:rsidTr="5D860972">
        <w:trPr>
          <w:trHeight w:val="300"/>
        </w:trPr>
        <w:tc>
          <w:tcPr>
            <w:tcW w:w="690" w:type="dxa"/>
            <w:vAlign w:val="center"/>
          </w:tcPr>
          <w:p w14:paraId="21A6F1D0" w14:textId="34AE3C79" w:rsidR="5D860972" w:rsidRDefault="5D860972" w:rsidP="5D860972">
            <w:pPr>
              <w:ind w:left="105"/>
              <w:jc w:val="center"/>
            </w:pPr>
            <w:r>
              <w:t xml:space="preserve">1. </w:t>
            </w:r>
          </w:p>
        </w:tc>
        <w:tc>
          <w:tcPr>
            <w:tcW w:w="2010" w:type="dxa"/>
            <w:vAlign w:val="center"/>
          </w:tcPr>
          <w:p w14:paraId="20B91D9F" w14:textId="04C4D20B" w:rsidR="5D860972" w:rsidRDefault="5D860972" w:rsidP="5D860972">
            <w:pPr>
              <w:ind w:left="105"/>
            </w:pPr>
            <w:r>
              <w:t>Tap Schedule New Visit</w:t>
            </w:r>
          </w:p>
        </w:tc>
        <w:tc>
          <w:tcPr>
            <w:tcW w:w="2340" w:type="dxa"/>
            <w:vAlign w:val="center"/>
          </w:tcPr>
          <w:p w14:paraId="32097D83" w14:textId="1441D085" w:rsidR="5D860972" w:rsidRDefault="5D860972" w:rsidP="5D860972">
            <w:pPr>
              <w:ind w:left="105"/>
            </w:pPr>
            <w:r>
              <w:t>Form opens with required fields</w:t>
            </w:r>
          </w:p>
        </w:tc>
        <w:tc>
          <w:tcPr>
            <w:tcW w:w="2640" w:type="dxa"/>
            <w:vAlign w:val="center"/>
          </w:tcPr>
          <w:p w14:paraId="052F0112" w14:textId="3D89E198" w:rsidR="5D860972" w:rsidRDefault="5D860972" w:rsidP="5D860972">
            <w:pPr>
              <w:ind w:left="105"/>
            </w:pPr>
            <w:r>
              <w:t xml:space="preserve"> There is a button to schedule a new visit and contains all the required </w:t>
            </w:r>
            <w:r>
              <w:lastRenderedPageBreak/>
              <w:t>fields for the visit.</w:t>
            </w:r>
          </w:p>
        </w:tc>
        <w:tc>
          <w:tcPr>
            <w:tcW w:w="720" w:type="dxa"/>
            <w:vAlign w:val="center"/>
          </w:tcPr>
          <w:p w14:paraId="1758B498" w14:textId="4DA40BCB" w:rsidR="5D860972" w:rsidRDefault="5D860972" w:rsidP="5D860972">
            <w:pPr>
              <w:jc w:val="center"/>
            </w:pPr>
            <w:r>
              <w:lastRenderedPageBreak/>
              <w:t>PASS</w:t>
            </w:r>
          </w:p>
        </w:tc>
        <w:tc>
          <w:tcPr>
            <w:tcW w:w="1680" w:type="dxa"/>
          </w:tcPr>
          <w:p w14:paraId="06703A4F" w14:textId="1CAA0853" w:rsidR="5D860972" w:rsidRDefault="5D860972">
            <w:r>
              <w:t xml:space="preserve"> </w:t>
            </w:r>
          </w:p>
        </w:tc>
      </w:tr>
      <w:tr w:rsidR="5D860972" w14:paraId="18D8BCF1" w14:textId="77777777" w:rsidTr="5D860972">
        <w:trPr>
          <w:trHeight w:val="300"/>
        </w:trPr>
        <w:tc>
          <w:tcPr>
            <w:tcW w:w="690" w:type="dxa"/>
            <w:vAlign w:val="center"/>
          </w:tcPr>
          <w:p w14:paraId="7530A822" w14:textId="2747F237" w:rsidR="5D860972" w:rsidRDefault="5D860972" w:rsidP="5D860972">
            <w:pPr>
              <w:ind w:left="105"/>
              <w:jc w:val="center"/>
            </w:pPr>
            <w:r>
              <w:t xml:space="preserve">2. </w:t>
            </w:r>
          </w:p>
        </w:tc>
        <w:tc>
          <w:tcPr>
            <w:tcW w:w="2010" w:type="dxa"/>
            <w:vAlign w:val="center"/>
          </w:tcPr>
          <w:p w14:paraId="7ED7B185" w14:textId="46E0F0E5" w:rsidR="5D860972" w:rsidRDefault="5D860972" w:rsidP="5D860972">
            <w:pPr>
              <w:ind w:left="105"/>
            </w:pPr>
            <w:r>
              <w:t>Enter patient, service type, date, time, duration, priority, notes then save</w:t>
            </w:r>
          </w:p>
        </w:tc>
        <w:tc>
          <w:tcPr>
            <w:tcW w:w="2340" w:type="dxa"/>
            <w:vAlign w:val="center"/>
          </w:tcPr>
          <w:p w14:paraId="1C9F3C92" w14:textId="1F670AA2" w:rsidR="5D860972" w:rsidRDefault="5D860972" w:rsidP="5D860972">
            <w:pPr>
              <w:ind w:left="105"/>
            </w:pPr>
            <w:r>
              <w:t>Visit saved; confirmation shown.</w:t>
            </w:r>
          </w:p>
        </w:tc>
        <w:tc>
          <w:tcPr>
            <w:tcW w:w="2640" w:type="dxa"/>
            <w:vAlign w:val="center"/>
          </w:tcPr>
          <w:p w14:paraId="21158260" w14:textId="4AD5D4FC" w:rsidR="5D860972" w:rsidRDefault="5D860972" w:rsidP="5D860972">
            <w:pPr>
              <w:ind w:left="105"/>
            </w:pPr>
            <w:r>
              <w:t xml:space="preserve"> Upon inputting all the required information the visit is saved successfully.</w:t>
            </w:r>
          </w:p>
        </w:tc>
        <w:tc>
          <w:tcPr>
            <w:tcW w:w="720" w:type="dxa"/>
            <w:vAlign w:val="center"/>
          </w:tcPr>
          <w:p w14:paraId="5DD2141F" w14:textId="4443283F" w:rsidR="5D860972" w:rsidRDefault="5D860972" w:rsidP="5D860972">
            <w:pPr>
              <w:jc w:val="center"/>
            </w:pPr>
            <w:r>
              <w:t>PASS</w:t>
            </w:r>
          </w:p>
        </w:tc>
        <w:tc>
          <w:tcPr>
            <w:tcW w:w="1680" w:type="dxa"/>
          </w:tcPr>
          <w:p w14:paraId="5F09EC98" w14:textId="34F7288D" w:rsidR="5D860972" w:rsidRDefault="5D860972">
            <w:r>
              <w:t xml:space="preserve"> </w:t>
            </w:r>
          </w:p>
        </w:tc>
      </w:tr>
      <w:tr w:rsidR="5D860972" w14:paraId="0C15A232" w14:textId="77777777" w:rsidTr="5D860972">
        <w:trPr>
          <w:trHeight w:val="300"/>
        </w:trPr>
        <w:tc>
          <w:tcPr>
            <w:tcW w:w="690" w:type="dxa"/>
            <w:vAlign w:val="center"/>
          </w:tcPr>
          <w:p w14:paraId="71E2FDB7" w14:textId="0FECA737" w:rsidR="5D860972" w:rsidRDefault="5D860972" w:rsidP="5D860972">
            <w:pPr>
              <w:ind w:left="105"/>
              <w:jc w:val="center"/>
            </w:pPr>
            <w:r>
              <w:t xml:space="preserve">3. </w:t>
            </w:r>
          </w:p>
        </w:tc>
        <w:tc>
          <w:tcPr>
            <w:tcW w:w="2010" w:type="dxa"/>
            <w:vAlign w:val="center"/>
          </w:tcPr>
          <w:p w14:paraId="24F3851D" w14:textId="27A450B0" w:rsidR="5D860972" w:rsidRDefault="5D860972" w:rsidP="5D860972">
            <w:pPr>
              <w:ind w:left="105"/>
            </w:pPr>
            <w:r>
              <w:t>Open Dashboard</w:t>
            </w:r>
          </w:p>
        </w:tc>
        <w:tc>
          <w:tcPr>
            <w:tcW w:w="2340" w:type="dxa"/>
            <w:vAlign w:val="center"/>
          </w:tcPr>
          <w:p w14:paraId="6194F024" w14:textId="069E8C25" w:rsidR="5D860972" w:rsidRDefault="5D860972" w:rsidP="5D860972">
            <w:pPr>
              <w:ind w:left="105"/>
            </w:pPr>
            <w:r>
              <w:t>Scheduled visit appears in upcoming list</w:t>
            </w:r>
          </w:p>
        </w:tc>
        <w:tc>
          <w:tcPr>
            <w:tcW w:w="2640" w:type="dxa"/>
            <w:vAlign w:val="center"/>
          </w:tcPr>
          <w:p w14:paraId="58598FCA" w14:textId="2DB314AC" w:rsidR="5D860972" w:rsidRDefault="5D860972" w:rsidP="5D860972">
            <w:pPr>
              <w:ind w:left="105"/>
            </w:pPr>
            <w:r>
              <w:t xml:space="preserve"> Upon submitting a scheduled new visit the visit does appear in the “Upcoming Visits” list.</w:t>
            </w:r>
          </w:p>
        </w:tc>
        <w:tc>
          <w:tcPr>
            <w:tcW w:w="720" w:type="dxa"/>
            <w:vAlign w:val="center"/>
          </w:tcPr>
          <w:p w14:paraId="418CEB05" w14:textId="69C5A92B" w:rsidR="5D860972" w:rsidRDefault="5D860972" w:rsidP="5D860972">
            <w:pPr>
              <w:jc w:val="center"/>
            </w:pPr>
            <w:r>
              <w:t>PASS</w:t>
            </w:r>
          </w:p>
        </w:tc>
        <w:tc>
          <w:tcPr>
            <w:tcW w:w="1680" w:type="dxa"/>
          </w:tcPr>
          <w:p w14:paraId="6601FD5C" w14:textId="5BCE1A86" w:rsidR="5D860972" w:rsidRDefault="5D860972">
            <w:r>
              <w:t xml:space="preserve"> </w:t>
            </w:r>
          </w:p>
        </w:tc>
      </w:tr>
      <w:tr w:rsidR="5D860972" w14:paraId="11FE7C0B" w14:textId="77777777" w:rsidTr="5D860972">
        <w:trPr>
          <w:trHeight w:val="300"/>
        </w:trPr>
        <w:tc>
          <w:tcPr>
            <w:tcW w:w="10080" w:type="dxa"/>
            <w:gridSpan w:val="6"/>
            <w:shd w:val="clear" w:color="auto" w:fill="BFBFBF" w:themeFill="background1" w:themeFillShade="BF"/>
          </w:tcPr>
          <w:p w14:paraId="2BC73CC7" w14:textId="70AEDC90" w:rsidR="557F7CAA" w:rsidRDefault="557F7CAA" w:rsidP="5D860972">
            <w:pPr>
              <w:rPr>
                <w:b/>
                <w:bCs/>
                <w:color w:val="000000" w:themeColor="text1"/>
              </w:rPr>
            </w:pPr>
            <w:r w:rsidRPr="5D860972">
              <w:rPr>
                <w:b/>
                <w:bCs/>
                <w:color w:val="000000" w:themeColor="text1"/>
              </w:rPr>
              <w:t>TC-EVVS-02: Start Scheduled Visit</w:t>
            </w:r>
          </w:p>
          <w:p w14:paraId="11EAB609" w14:textId="6E20C166" w:rsidR="5D860972" w:rsidRDefault="5D860972" w:rsidP="5D860972"/>
        </w:tc>
      </w:tr>
      <w:tr w:rsidR="5D860972" w14:paraId="201B6D73" w14:textId="77777777" w:rsidTr="5D860972">
        <w:trPr>
          <w:trHeight w:val="300"/>
        </w:trPr>
        <w:tc>
          <w:tcPr>
            <w:tcW w:w="690" w:type="dxa"/>
            <w:vAlign w:val="center"/>
          </w:tcPr>
          <w:p w14:paraId="49284DFA" w14:textId="05028C43" w:rsidR="5D860972" w:rsidRDefault="5D860972" w:rsidP="5D860972">
            <w:pPr>
              <w:jc w:val="center"/>
            </w:pPr>
            <w:r w:rsidRPr="5D860972">
              <w:t xml:space="preserve">1. </w:t>
            </w:r>
          </w:p>
        </w:tc>
        <w:tc>
          <w:tcPr>
            <w:tcW w:w="2010" w:type="dxa"/>
            <w:vAlign w:val="center"/>
          </w:tcPr>
          <w:p w14:paraId="61C577A9" w14:textId="7EE0A52D" w:rsidR="5D860972" w:rsidRDefault="5D860972" w:rsidP="5D860972">
            <w:r w:rsidRPr="5D860972">
              <w:t>Tap scheduled visit from dashboard</w:t>
            </w:r>
          </w:p>
        </w:tc>
        <w:tc>
          <w:tcPr>
            <w:tcW w:w="2340" w:type="dxa"/>
            <w:vAlign w:val="center"/>
          </w:tcPr>
          <w:p w14:paraId="4D56DF72" w14:textId="20D6521C" w:rsidR="5D860972" w:rsidRDefault="5D860972" w:rsidP="5D860972">
            <w:r w:rsidRPr="5D860972">
              <w:t>Visit start opens with patient/service pre-filled</w:t>
            </w:r>
          </w:p>
        </w:tc>
        <w:tc>
          <w:tcPr>
            <w:tcW w:w="2640" w:type="dxa"/>
            <w:vAlign w:val="center"/>
          </w:tcPr>
          <w:p w14:paraId="7562AC29" w14:textId="04F7DC05" w:rsidR="5D860972" w:rsidRDefault="5D860972" w:rsidP="5D860972">
            <w:r w:rsidRPr="5D860972">
              <w:rPr>
                <w:b/>
                <w:bCs/>
              </w:rPr>
              <w:t xml:space="preserve"> </w:t>
            </w:r>
            <w:r w:rsidRPr="5D860972">
              <w:t>Upon selecting a scheduled visit the steps of the process where you select a patient and service are skipped.</w:t>
            </w:r>
          </w:p>
        </w:tc>
        <w:tc>
          <w:tcPr>
            <w:tcW w:w="720" w:type="dxa"/>
            <w:vAlign w:val="center"/>
          </w:tcPr>
          <w:p w14:paraId="14FBE966" w14:textId="1C5D4D4B" w:rsidR="5D860972" w:rsidRDefault="5D860972" w:rsidP="5D860972">
            <w:pPr>
              <w:jc w:val="center"/>
            </w:pPr>
            <w:r w:rsidRPr="5D860972">
              <w:t>PASS</w:t>
            </w:r>
          </w:p>
        </w:tc>
        <w:tc>
          <w:tcPr>
            <w:tcW w:w="1680" w:type="dxa"/>
          </w:tcPr>
          <w:p w14:paraId="60D442E5" w14:textId="4E743917" w:rsidR="5D860972" w:rsidRDefault="5D860972" w:rsidP="5D860972"/>
        </w:tc>
      </w:tr>
      <w:tr w:rsidR="5D860972" w14:paraId="64DB3D79" w14:textId="77777777" w:rsidTr="5D860972">
        <w:trPr>
          <w:trHeight w:val="300"/>
        </w:trPr>
        <w:tc>
          <w:tcPr>
            <w:tcW w:w="690" w:type="dxa"/>
            <w:vAlign w:val="center"/>
          </w:tcPr>
          <w:p w14:paraId="64CA387A" w14:textId="20A0103A" w:rsidR="5D860972" w:rsidRDefault="5D860972" w:rsidP="5D860972">
            <w:pPr>
              <w:jc w:val="center"/>
            </w:pPr>
            <w:r w:rsidRPr="5D860972">
              <w:t xml:space="preserve">2. </w:t>
            </w:r>
          </w:p>
        </w:tc>
        <w:tc>
          <w:tcPr>
            <w:tcW w:w="2010" w:type="dxa"/>
            <w:vAlign w:val="center"/>
          </w:tcPr>
          <w:p w14:paraId="4F91FBFE" w14:textId="6C59753E" w:rsidR="5D860972" w:rsidRDefault="5D860972" w:rsidP="5D860972">
            <w:r w:rsidRPr="5D860972">
              <w:t>Tap Start Visit</w:t>
            </w:r>
          </w:p>
        </w:tc>
        <w:tc>
          <w:tcPr>
            <w:tcW w:w="2340" w:type="dxa"/>
            <w:vAlign w:val="center"/>
          </w:tcPr>
          <w:p w14:paraId="63EEDFFC" w14:textId="2324475A" w:rsidR="5D860972" w:rsidRDefault="5D860972" w:rsidP="5D860972">
            <w:r w:rsidRPr="5D860972">
              <w:t>Logs six EVV elements</w:t>
            </w:r>
          </w:p>
        </w:tc>
        <w:tc>
          <w:tcPr>
            <w:tcW w:w="2640" w:type="dxa"/>
            <w:vAlign w:val="center"/>
          </w:tcPr>
          <w:p w14:paraId="21B25F7E" w14:textId="0A2429BA" w:rsidR="5D860972" w:rsidRDefault="5D860972" w:rsidP="5D860972">
            <w:r w:rsidRPr="5D860972">
              <w:rPr>
                <w:b/>
                <w:bCs/>
              </w:rPr>
              <w:t xml:space="preserve"> </w:t>
            </w:r>
            <w:r w:rsidRPr="5D860972">
              <w:t>Upon start of a visit no log is created.</w:t>
            </w:r>
          </w:p>
        </w:tc>
        <w:tc>
          <w:tcPr>
            <w:tcW w:w="720" w:type="dxa"/>
            <w:vAlign w:val="center"/>
          </w:tcPr>
          <w:p w14:paraId="1064FB09" w14:textId="41D496E9" w:rsidR="5D860972" w:rsidRDefault="5D860972" w:rsidP="5D860972">
            <w:pPr>
              <w:jc w:val="center"/>
            </w:pPr>
            <w:r w:rsidRPr="5D860972">
              <w:t>FAIL</w:t>
            </w:r>
          </w:p>
        </w:tc>
        <w:tc>
          <w:tcPr>
            <w:tcW w:w="1680" w:type="dxa"/>
          </w:tcPr>
          <w:p w14:paraId="46580B40" w14:textId="5A0CC5A3" w:rsidR="5D860972" w:rsidRDefault="5D860972" w:rsidP="5D860972"/>
        </w:tc>
      </w:tr>
      <w:tr w:rsidR="5D860972" w14:paraId="6F67B0C6" w14:textId="77777777" w:rsidTr="5D860972">
        <w:trPr>
          <w:trHeight w:val="300"/>
        </w:trPr>
        <w:tc>
          <w:tcPr>
            <w:tcW w:w="690" w:type="dxa"/>
            <w:vAlign w:val="center"/>
          </w:tcPr>
          <w:p w14:paraId="7AC56723" w14:textId="1E8DE6C6" w:rsidR="5D860972" w:rsidRDefault="5D860972" w:rsidP="5D860972">
            <w:pPr>
              <w:jc w:val="center"/>
            </w:pPr>
            <w:r w:rsidRPr="5D860972">
              <w:t xml:space="preserve">3. </w:t>
            </w:r>
          </w:p>
        </w:tc>
        <w:tc>
          <w:tcPr>
            <w:tcW w:w="2010" w:type="dxa"/>
            <w:vAlign w:val="center"/>
          </w:tcPr>
          <w:p w14:paraId="49B44CB2" w14:textId="6536A05D" w:rsidR="5D860972" w:rsidRDefault="5D860972" w:rsidP="5D860972">
            <w:r w:rsidRPr="5D860972">
              <w:t>End and submit</w:t>
            </w:r>
          </w:p>
        </w:tc>
        <w:tc>
          <w:tcPr>
            <w:tcW w:w="2340" w:type="dxa"/>
            <w:vAlign w:val="center"/>
          </w:tcPr>
          <w:p w14:paraId="5B95E490" w14:textId="455E3E8C" w:rsidR="5D860972" w:rsidRDefault="5D860972" w:rsidP="5D860972">
            <w:r w:rsidRPr="5D860972">
              <w:t>Processed like standard EVV capture</w:t>
            </w:r>
          </w:p>
        </w:tc>
        <w:tc>
          <w:tcPr>
            <w:tcW w:w="2640" w:type="dxa"/>
            <w:vAlign w:val="center"/>
          </w:tcPr>
          <w:p w14:paraId="2C9F927C" w14:textId="439A8F96" w:rsidR="5D860972" w:rsidRDefault="5D860972" w:rsidP="5D860972">
            <w:r w:rsidRPr="5D860972">
              <w:rPr>
                <w:b/>
                <w:bCs/>
              </w:rPr>
              <w:t xml:space="preserve"> </w:t>
            </w:r>
            <w:r w:rsidRPr="5D860972">
              <w:t>Upon completion it functions as if it was a standard EVV.</w:t>
            </w:r>
          </w:p>
        </w:tc>
        <w:tc>
          <w:tcPr>
            <w:tcW w:w="720" w:type="dxa"/>
            <w:vAlign w:val="center"/>
          </w:tcPr>
          <w:p w14:paraId="394B18B2" w14:textId="2340204A" w:rsidR="5D860972" w:rsidRDefault="5D860972" w:rsidP="5D860972">
            <w:pPr>
              <w:jc w:val="center"/>
            </w:pPr>
            <w:r w:rsidRPr="5D860972">
              <w:t>PASS</w:t>
            </w:r>
          </w:p>
        </w:tc>
        <w:tc>
          <w:tcPr>
            <w:tcW w:w="1680" w:type="dxa"/>
          </w:tcPr>
          <w:p w14:paraId="35A4A024" w14:textId="3A224F70" w:rsidR="5D860972" w:rsidRDefault="5D860972" w:rsidP="5D860972"/>
        </w:tc>
      </w:tr>
    </w:tbl>
    <w:p w14:paraId="41B0D307" w14:textId="21F7893F" w:rsidR="21695D2C" w:rsidRDefault="21695D2C" w:rsidP="5D860972">
      <w:pPr>
        <w:rPr>
          <w:b/>
          <w:bCs/>
          <w:sz w:val="28"/>
          <w:szCs w:val="28"/>
        </w:rPr>
      </w:pPr>
    </w:p>
    <w:p w14:paraId="70BDD0D6" w14:textId="6AA9BDF5" w:rsidR="21695D2C" w:rsidRDefault="21695D2C" w:rsidP="5D860972">
      <w:pPr>
        <w:rPr>
          <w:sz w:val="28"/>
          <w:szCs w:val="28"/>
        </w:rPr>
      </w:pPr>
      <w:r w:rsidRPr="5D860972">
        <w:rPr>
          <w:b/>
          <w:bCs/>
          <w:sz w:val="28"/>
          <w:szCs w:val="28"/>
        </w:rPr>
        <w:t>Test Suites</w:t>
      </w:r>
    </w:p>
    <w:p w14:paraId="09EA4BA7" w14:textId="37333A3B" w:rsidR="12A26C37" w:rsidRDefault="12A26C37">
      <w:pPr>
        <w:rPr>
          <w:sz w:val="24"/>
          <w:szCs w:val="24"/>
        </w:rPr>
      </w:pPr>
    </w:p>
    <w:p w14:paraId="4C6E8599" w14:textId="3EBB51E1" w:rsidR="21695D2C" w:rsidRDefault="5FF1265F" w:rsidP="65D27D43">
      <w:pPr>
        <w:ind w:left="360"/>
        <w:rPr>
          <w:sz w:val="24"/>
          <w:szCs w:val="24"/>
        </w:rPr>
      </w:pPr>
      <w:r w:rsidRPr="65D27D43">
        <w:rPr>
          <w:sz w:val="24"/>
          <w:szCs w:val="24"/>
        </w:rPr>
        <w:t>5.0.12</w:t>
      </w:r>
      <w:r w:rsidR="21695D2C">
        <w:tab/>
      </w:r>
      <w:r w:rsidRPr="65D27D43">
        <w:rPr>
          <w:sz w:val="24"/>
          <w:szCs w:val="24"/>
        </w:rPr>
        <w:t xml:space="preserve">Home Monitoring Integration - Camera Linking &amp; AI Event Detection </w:t>
      </w:r>
    </w:p>
    <w:p w14:paraId="12929641" w14:textId="00A7FDC0" w:rsidR="12A26C37" w:rsidRDefault="12A26C37">
      <w:pPr>
        <w:rPr>
          <w:sz w:val="24"/>
          <w:szCs w:val="24"/>
        </w:rPr>
      </w:pPr>
    </w:p>
    <w:p w14:paraId="4D05C526" w14:textId="26ABF2D7" w:rsidR="74E18781" w:rsidRDefault="74E18781" w:rsidP="4FD37C41">
      <w:pPr>
        <w:rPr>
          <w:b/>
          <w:bCs/>
          <w:sz w:val="24"/>
          <w:szCs w:val="24"/>
        </w:rPr>
      </w:pPr>
      <w:r w:rsidRPr="4FD37C41">
        <w:rPr>
          <w:b/>
          <w:bCs/>
          <w:sz w:val="24"/>
          <w:szCs w:val="24"/>
        </w:rPr>
        <w:t>Status: Deferred to Next Cohort</w:t>
      </w:r>
    </w:p>
    <w:p w14:paraId="32C4C3BF" w14:textId="58B3D886" w:rsidR="4FD37C41" w:rsidRDefault="4FD37C41" w:rsidP="4FD37C41">
      <w:pPr>
        <w:rPr>
          <w:b/>
          <w:bCs/>
          <w:sz w:val="24"/>
          <w:szCs w:val="24"/>
        </w:rPr>
      </w:pPr>
    </w:p>
    <w:p w14:paraId="0BE4092E" w14:textId="72FA2534" w:rsidR="21695D2C" w:rsidRDefault="21695D2C">
      <w:pPr>
        <w:rPr>
          <w:sz w:val="24"/>
          <w:szCs w:val="24"/>
        </w:rPr>
      </w:pPr>
      <w:r w:rsidRPr="12A26C37">
        <w:rPr>
          <w:b/>
          <w:bCs/>
          <w:sz w:val="24"/>
          <w:szCs w:val="24"/>
        </w:rPr>
        <w:t>Scope</w:t>
      </w:r>
      <w:r w:rsidRPr="12A26C37">
        <w:rPr>
          <w:sz w:val="24"/>
          <w:szCs w:val="24"/>
        </w:rPr>
        <w:t>: Connect CareConnect to home cameras so that caregivers can see what is happening. They can either watch a live video stream or just see snapshots (pictures taken every few seconds). The system can spot important events, like if the patient falls, if a door opens, or if no one moves for a while. It then sends an alert to the caregiver.</w:t>
      </w:r>
    </w:p>
    <w:p w14:paraId="1DCDAFF6" w14:textId="297E0FB6" w:rsidR="12A26C37" w:rsidRDefault="12A26C37">
      <w:pPr>
        <w:rPr>
          <w:sz w:val="24"/>
          <w:szCs w:val="24"/>
        </w:rPr>
      </w:pPr>
    </w:p>
    <w:p w14:paraId="2A9048F9" w14:textId="0AF9CBA3" w:rsidR="21695D2C" w:rsidRDefault="21695D2C">
      <w:pPr>
        <w:rPr>
          <w:sz w:val="24"/>
          <w:szCs w:val="24"/>
        </w:rPr>
      </w:pPr>
      <w:r w:rsidRPr="12A26C37">
        <w:rPr>
          <w:b/>
          <w:bCs/>
          <w:sz w:val="24"/>
          <w:szCs w:val="24"/>
        </w:rPr>
        <w:t>Prerequisites</w:t>
      </w:r>
      <w:r w:rsidRPr="12A26C37">
        <w:rPr>
          <w:sz w:val="24"/>
          <w:szCs w:val="24"/>
        </w:rPr>
        <w:t>: The patient and caregiver must be connected in CareConnect. A test camera account must be available for setup. The camera feature must be turned on and visible in the app.</w:t>
      </w:r>
    </w:p>
    <w:p w14:paraId="4C09097F" w14:textId="3DAEBB3C" w:rsidR="12A26C37" w:rsidRDefault="12A26C37">
      <w:pPr>
        <w:rPr>
          <w:sz w:val="24"/>
          <w:szCs w:val="24"/>
        </w:rPr>
      </w:pPr>
    </w:p>
    <w:p w14:paraId="39FC291E" w14:textId="57BED0C2" w:rsidR="21695D2C" w:rsidRDefault="21695D2C">
      <w:pPr>
        <w:rPr>
          <w:sz w:val="24"/>
          <w:szCs w:val="24"/>
        </w:rPr>
      </w:pPr>
      <w:r w:rsidRPr="12A26C37">
        <w:rPr>
          <w:b/>
          <w:bCs/>
          <w:sz w:val="24"/>
          <w:szCs w:val="24"/>
        </w:rPr>
        <w:t>Total cases: 8</w:t>
      </w:r>
    </w:p>
    <w:p w14:paraId="0BF7E85A" w14:textId="170F09FB" w:rsidR="12A26C37" w:rsidRDefault="12A26C37">
      <w:pPr>
        <w:rPr>
          <w:sz w:val="24"/>
          <w:szCs w:val="24"/>
        </w:rPr>
      </w:pPr>
    </w:p>
    <w:p w14:paraId="079A94EE" w14:textId="46C3AD0D" w:rsidR="21695D2C" w:rsidRDefault="21695D2C" w:rsidP="00453C19">
      <w:pPr>
        <w:pStyle w:val="ListParagraph"/>
        <w:numPr>
          <w:ilvl w:val="0"/>
          <w:numId w:val="60"/>
        </w:numPr>
        <w:rPr>
          <w:sz w:val="24"/>
          <w:szCs w:val="24"/>
        </w:rPr>
      </w:pPr>
      <w:r w:rsidRPr="12A26C37">
        <w:rPr>
          <w:sz w:val="24"/>
          <w:szCs w:val="24"/>
        </w:rPr>
        <w:t>TC-12.1 (Link Camera Account): Patient connects CareConnect to the camera account → App shows "Connected" with the last time it synced.</w:t>
      </w:r>
    </w:p>
    <w:p w14:paraId="18206AA8" w14:textId="1C2DFA9C" w:rsidR="21695D2C" w:rsidRDefault="21695D2C" w:rsidP="00453C19">
      <w:pPr>
        <w:pStyle w:val="ListParagraph"/>
        <w:numPr>
          <w:ilvl w:val="0"/>
          <w:numId w:val="60"/>
        </w:numPr>
        <w:rPr>
          <w:sz w:val="24"/>
          <w:szCs w:val="24"/>
        </w:rPr>
      </w:pPr>
      <w:r w:rsidRPr="12A26C37">
        <w:rPr>
          <w:sz w:val="24"/>
          <w:szCs w:val="24"/>
        </w:rPr>
        <w:t>TC-12.2 (Stream or Snapshot): Caregiver can view either live video or snapshots → app shows the feed quickly; if it fails, a backup picture is shown.</w:t>
      </w:r>
    </w:p>
    <w:p w14:paraId="537FDEFD" w14:textId="1ABF7E81" w:rsidR="21695D2C" w:rsidRDefault="21695D2C" w:rsidP="00453C19">
      <w:pPr>
        <w:pStyle w:val="ListParagraph"/>
        <w:numPr>
          <w:ilvl w:val="0"/>
          <w:numId w:val="60"/>
        </w:numPr>
        <w:rPr>
          <w:sz w:val="24"/>
          <w:szCs w:val="24"/>
        </w:rPr>
      </w:pPr>
      <w:r w:rsidRPr="12A26C37">
        <w:rPr>
          <w:sz w:val="24"/>
          <w:szCs w:val="24"/>
        </w:rPr>
        <w:t>TC-12.3 (Event Detection - Fall): A video of a fall is sent into the system → app marks "Possible fall" and caregiver gets an alert with time and location.</w:t>
      </w:r>
    </w:p>
    <w:p w14:paraId="54E0EC25" w14:textId="2BE2CF5B" w:rsidR="21695D2C" w:rsidRDefault="21695D2C" w:rsidP="00453C19">
      <w:pPr>
        <w:pStyle w:val="ListParagraph"/>
        <w:numPr>
          <w:ilvl w:val="0"/>
          <w:numId w:val="60"/>
        </w:numPr>
        <w:rPr>
          <w:sz w:val="24"/>
          <w:szCs w:val="24"/>
        </w:rPr>
      </w:pPr>
      <w:r w:rsidRPr="12A26C37">
        <w:rPr>
          <w:sz w:val="24"/>
          <w:szCs w:val="24"/>
        </w:rPr>
        <w:t>TC-12.4 (False Alarm - Not a Fall): Caregiver marks the alert as "Not a fall" → system learns from feedback and removes the alert.</w:t>
      </w:r>
    </w:p>
    <w:p w14:paraId="590DB6E7" w14:textId="02F94368" w:rsidR="21695D2C" w:rsidRDefault="21695D2C" w:rsidP="00453C19">
      <w:pPr>
        <w:pStyle w:val="ListParagraph"/>
        <w:numPr>
          <w:ilvl w:val="0"/>
          <w:numId w:val="60"/>
        </w:numPr>
        <w:rPr>
          <w:sz w:val="24"/>
          <w:szCs w:val="24"/>
        </w:rPr>
      </w:pPr>
      <w:r w:rsidRPr="12A26C37">
        <w:rPr>
          <w:sz w:val="24"/>
          <w:szCs w:val="24"/>
        </w:rPr>
        <w:t>TC-12.5 (Quiet Hours): If alerts happen during patient’s quiet hours (like at night) → the system holds them and sends them later or groups them together.</w:t>
      </w:r>
    </w:p>
    <w:p w14:paraId="38C865FA" w14:textId="57CE9EFD" w:rsidR="21695D2C" w:rsidRDefault="21695D2C" w:rsidP="00453C19">
      <w:pPr>
        <w:pStyle w:val="ListParagraph"/>
        <w:numPr>
          <w:ilvl w:val="0"/>
          <w:numId w:val="60"/>
        </w:numPr>
        <w:rPr>
          <w:sz w:val="24"/>
          <w:szCs w:val="24"/>
        </w:rPr>
      </w:pPr>
      <w:r w:rsidRPr="12A26C37">
        <w:rPr>
          <w:sz w:val="24"/>
          <w:szCs w:val="24"/>
        </w:rPr>
        <w:t>TC-12.6 (Consent &amp; Privacy): If patient turns OFF camera sharing → caregiver cannot view video; every change is recorded in the system log.</w:t>
      </w:r>
    </w:p>
    <w:p w14:paraId="1057B63D" w14:textId="07CD0DA6" w:rsidR="21695D2C" w:rsidRDefault="21695D2C" w:rsidP="00453C19">
      <w:pPr>
        <w:pStyle w:val="ListParagraph"/>
        <w:numPr>
          <w:ilvl w:val="0"/>
          <w:numId w:val="60"/>
        </w:numPr>
        <w:rPr>
          <w:sz w:val="24"/>
          <w:szCs w:val="24"/>
        </w:rPr>
      </w:pPr>
      <w:r w:rsidRPr="12A26C37">
        <w:rPr>
          <w:sz w:val="24"/>
          <w:szCs w:val="24"/>
        </w:rPr>
        <w:t xml:space="preserve">TC-12.7 (Storage &amp; Retention): If "Do not save video" is ON → app does not store any video, </w:t>
      </w:r>
      <w:r w:rsidRPr="12A26C37">
        <w:rPr>
          <w:sz w:val="24"/>
          <w:szCs w:val="24"/>
        </w:rPr>
        <w:lastRenderedPageBreak/>
        <w:t>only saves a short note of what happened (ex: "fall at 15:36").</w:t>
      </w:r>
    </w:p>
    <w:p w14:paraId="699CFD13" w14:textId="5671100D" w:rsidR="21695D2C" w:rsidRDefault="21695D2C" w:rsidP="00453C19">
      <w:pPr>
        <w:pStyle w:val="ListParagraph"/>
        <w:numPr>
          <w:ilvl w:val="0"/>
          <w:numId w:val="60"/>
        </w:numPr>
        <w:rPr>
          <w:sz w:val="24"/>
          <w:szCs w:val="24"/>
        </w:rPr>
      </w:pPr>
      <w:r w:rsidRPr="12A26C37">
        <w:rPr>
          <w:sz w:val="24"/>
          <w:szCs w:val="24"/>
        </w:rPr>
        <w:t>TC-12.8 (Offline Mode): If the camera is not working or no internet → app shows a message "Camera not available" and tries again later, without making fake alerts.</w:t>
      </w:r>
    </w:p>
    <w:p w14:paraId="49942284" w14:textId="4036BE23" w:rsidR="12A26C37" w:rsidRDefault="12A26C37" w:rsidP="00453C19">
      <w:pPr>
        <w:rPr>
          <w:sz w:val="24"/>
          <w:szCs w:val="24"/>
        </w:rPr>
      </w:pP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765"/>
        <w:gridCol w:w="2445"/>
        <w:gridCol w:w="1620"/>
        <w:gridCol w:w="1515"/>
        <w:gridCol w:w="1440"/>
        <w:gridCol w:w="1515"/>
      </w:tblGrid>
      <w:tr w:rsidR="12A26C37" w14:paraId="337318A2" w14:textId="77777777" w:rsidTr="12A26C37">
        <w:trPr>
          <w:trHeight w:val="300"/>
        </w:trPr>
        <w:tc>
          <w:tcPr>
            <w:tcW w:w="765" w:type="dxa"/>
            <w:tcMar>
              <w:left w:w="105" w:type="dxa"/>
              <w:right w:w="105" w:type="dxa"/>
            </w:tcMar>
          </w:tcPr>
          <w:p w14:paraId="774DA92F" w14:textId="64BC0665" w:rsidR="12A26C37" w:rsidRDefault="12A26C37">
            <w:pPr>
              <w:rPr>
                <w:color w:val="000000" w:themeColor="text1"/>
              </w:rPr>
            </w:pPr>
            <w:r w:rsidRPr="12A26C37">
              <w:rPr>
                <w:b/>
                <w:bCs/>
                <w:color w:val="000000" w:themeColor="text1"/>
              </w:rPr>
              <w:t>STEP</w:t>
            </w:r>
          </w:p>
        </w:tc>
        <w:tc>
          <w:tcPr>
            <w:tcW w:w="2445" w:type="dxa"/>
            <w:tcMar>
              <w:left w:w="105" w:type="dxa"/>
              <w:right w:w="105" w:type="dxa"/>
            </w:tcMar>
          </w:tcPr>
          <w:p w14:paraId="2417C5D4" w14:textId="3E02DF88" w:rsidR="12A26C37" w:rsidRDefault="12A26C37">
            <w:pPr>
              <w:rPr>
                <w:color w:val="000000" w:themeColor="text1"/>
              </w:rPr>
            </w:pPr>
            <w:r w:rsidRPr="12A26C37">
              <w:rPr>
                <w:b/>
                <w:bCs/>
                <w:color w:val="000000" w:themeColor="text1"/>
              </w:rPr>
              <w:t>TEST STEP/ INPUT</w:t>
            </w:r>
          </w:p>
        </w:tc>
        <w:tc>
          <w:tcPr>
            <w:tcW w:w="1620" w:type="dxa"/>
            <w:tcMar>
              <w:left w:w="105" w:type="dxa"/>
              <w:right w:w="105" w:type="dxa"/>
            </w:tcMar>
          </w:tcPr>
          <w:p w14:paraId="1BAF2F12" w14:textId="4A85D6D7" w:rsidR="12A26C37" w:rsidRDefault="12A26C37">
            <w:pPr>
              <w:rPr>
                <w:color w:val="000000" w:themeColor="text1"/>
              </w:rPr>
            </w:pPr>
            <w:r w:rsidRPr="12A26C37">
              <w:rPr>
                <w:b/>
                <w:bCs/>
                <w:color w:val="000000" w:themeColor="text1"/>
              </w:rPr>
              <w:t>EXPECTED RESULTS</w:t>
            </w:r>
          </w:p>
        </w:tc>
        <w:tc>
          <w:tcPr>
            <w:tcW w:w="1515" w:type="dxa"/>
            <w:tcMar>
              <w:left w:w="105" w:type="dxa"/>
              <w:right w:w="105" w:type="dxa"/>
            </w:tcMar>
          </w:tcPr>
          <w:p w14:paraId="4D42E2F8" w14:textId="343D385C" w:rsidR="12A26C37" w:rsidRDefault="12A26C37">
            <w:pPr>
              <w:rPr>
                <w:color w:val="000000" w:themeColor="text1"/>
              </w:rPr>
            </w:pPr>
            <w:r w:rsidRPr="12A26C37">
              <w:rPr>
                <w:b/>
                <w:bCs/>
                <w:color w:val="000000" w:themeColor="text1"/>
              </w:rPr>
              <w:t>ACTUAL RESULTS</w:t>
            </w:r>
          </w:p>
        </w:tc>
        <w:tc>
          <w:tcPr>
            <w:tcW w:w="1440" w:type="dxa"/>
            <w:tcMar>
              <w:left w:w="105" w:type="dxa"/>
              <w:right w:w="105" w:type="dxa"/>
            </w:tcMar>
          </w:tcPr>
          <w:p w14:paraId="5D4B9687" w14:textId="7F108DDC" w:rsidR="12A26C37" w:rsidRDefault="12A26C37">
            <w:pPr>
              <w:rPr>
                <w:color w:val="000000" w:themeColor="text1"/>
              </w:rPr>
            </w:pPr>
            <w:r w:rsidRPr="12A26C37">
              <w:rPr>
                <w:b/>
                <w:bCs/>
                <w:color w:val="000000" w:themeColor="text1"/>
              </w:rPr>
              <w:t>PASS/ FAIL</w:t>
            </w:r>
          </w:p>
        </w:tc>
        <w:tc>
          <w:tcPr>
            <w:tcW w:w="1515" w:type="dxa"/>
            <w:tcMar>
              <w:left w:w="105" w:type="dxa"/>
              <w:right w:w="105" w:type="dxa"/>
            </w:tcMar>
          </w:tcPr>
          <w:p w14:paraId="5F2408CF" w14:textId="772E6C55" w:rsidR="12A26C37" w:rsidRDefault="12A26C37">
            <w:pPr>
              <w:rPr>
                <w:color w:val="000000" w:themeColor="text1"/>
              </w:rPr>
            </w:pPr>
            <w:r w:rsidRPr="12A26C37">
              <w:rPr>
                <w:b/>
                <w:bCs/>
                <w:color w:val="000000" w:themeColor="text1"/>
              </w:rPr>
              <w:t>DEFECTS FOUND</w:t>
            </w:r>
          </w:p>
        </w:tc>
      </w:tr>
      <w:tr w:rsidR="12A26C37" w14:paraId="4AA71320" w14:textId="77777777" w:rsidTr="12A26C37">
        <w:trPr>
          <w:trHeight w:val="300"/>
        </w:trPr>
        <w:tc>
          <w:tcPr>
            <w:tcW w:w="9300" w:type="dxa"/>
            <w:gridSpan w:val="6"/>
            <w:shd w:val="clear" w:color="auto" w:fill="AEAAAA"/>
            <w:tcMar>
              <w:left w:w="105" w:type="dxa"/>
              <w:right w:w="105" w:type="dxa"/>
            </w:tcMar>
          </w:tcPr>
          <w:p w14:paraId="6520B402" w14:textId="5A20B844" w:rsidR="12A26C37" w:rsidRDefault="12A26C37">
            <w:pPr>
              <w:rPr>
                <w:color w:val="000000" w:themeColor="text1"/>
              </w:rPr>
            </w:pPr>
            <w:r w:rsidRPr="12A26C37">
              <w:rPr>
                <w:b/>
                <w:bCs/>
                <w:color w:val="000000" w:themeColor="text1"/>
              </w:rPr>
              <w:t>TC-12.1: Link Camera Account</w:t>
            </w:r>
          </w:p>
          <w:p w14:paraId="5F2393B4" w14:textId="773605D3" w:rsidR="12A26C37" w:rsidRDefault="12A26C37">
            <w:pPr>
              <w:rPr>
                <w:sz w:val="24"/>
                <w:szCs w:val="24"/>
              </w:rPr>
            </w:pPr>
          </w:p>
        </w:tc>
      </w:tr>
      <w:tr w:rsidR="12A26C37" w14:paraId="5FF3594C" w14:textId="77777777" w:rsidTr="12A26C37">
        <w:trPr>
          <w:trHeight w:val="300"/>
        </w:trPr>
        <w:tc>
          <w:tcPr>
            <w:tcW w:w="765" w:type="dxa"/>
            <w:tcMar>
              <w:left w:w="105" w:type="dxa"/>
              <w:right w:w="105" w:type="dxa"/>
            </w:tcMar>
          </w:tcPr>
          <w:p w14:paraId="1B01CA48" w14:textId="469E7CFC" w:rsidR="12A26C37" w:rsidRDefault="12A26C37">
            <w:pPr>
              <w:rPr>
                <w:color w:val="000000" w:themeColor="text1"/>
              </w:rPr>
            </w:pPr>
            <w:r w:rsidRPr="12A26C37">
              <w:rPr>
                <w:color w:val="000000" w:themeColor="text1"/>
              </w:rPr>
              <w:t>1.</w:t>
            </w:r>
          </w:p>
        </w:tc>
        <w:tc>
          <w:tcPr>
            <w:tcW w:w="2445" w:type="dxa"/>
            <w:tcMar>
              <w:left w:w="105" w:type="dxa"/>
              <w:right w:w="105" w:type="dxa"/>
            </w:tcMar>
          </w:tcPr>
          <w:p w14:paraId="69D47578" w14:textId="61AFFF61" w:rsidR="12A26C37" w:rsidRDefault="12A26C37">
            <w:pPr>
              <w:rPr>
                <w:color w:val="000000" w:themeColor="text1"/>
              </w:rPr>
            </w:pPr>
            <w:r w:rsidRPr="12A26C37">
              <w:rPr>
                <w:color w:val="000000" w:themeColor="text1"/>
              </w:rPr>
              <w:t>Patient connects CareConnect to the camera account.</w:t>
            </w:r>
          </w:p>
        </w:tc>
        <w:tc>
          <w:tcPr>
            <w:tcW w:w="1620" w:type="dxa"/>
            <w:tcMar>
              <w:left w:w="105" w:type="dxa"/>
              <w:right w:w="105" w:type="dxa"/>
            </w:tcMar>
          </w:tcPr>
          <w:p w14:paraId="7EC499FE" w14:textId="362B147A" w:rsidR="12A26C37" w:rsidRDefault="12A26C37">
            <w:pPr>
              <w:rPr>
                <w:color w:val="000000" w:themeColor="text1"/>
              </w:rPr>
            </w:pPr>
            <w:r w:rsidRPr="12A26C37">
              <w:rPr>
                <w:color w:val="000000" w:themeColor="text1"/>
              </w:rPr>
              <w:t>App shows 'connected' with last sync time.</w:t>
            </w:r>
          </w:p>
        </w:tc>
        <w:tc>
          <w:tcPr>
            <w:tcW w:w="1515" w:type="dxa"/>
            <w:tcMar>
              <w:left w:w="105" w:type="dxa"/>
              <w:right w:w="105" w:type="dxa"/>
            </w:tcMar>
          </w:tcPr>
          <w:p w14:paraId="57CBEFC4" w14:textId="549BD942" w:rsidR="12A26C37" w:rsidRDefault="12A26C37">
            <w:pPr>
              <w:rPr>
                <w:sz w:val="24"/>
                <w:szCs w:val="24"/>
              </w:rPr>
            </w:pPr>
          </w:p>
        </w:tc>
        <w:tc>
          <w:tcPr>
            <w:tcW w:w="1440" w:type="dxa"/>
            <w:tcMar>
              <w:left w:w="105" w:type="dxa"/>
              <w:right w:w="105" w:type="dxa"/>
            </w:tcMar>
          </w:tcPr>
          <w:p w14:paraId="1E6D90EA" w14:textId="67D07235" w:rsidR="12A26C37" w:rsidRDefault="12A26C37">
            <w:pPr>
              <w:rPr>
                <w:sz w:val="24"/>
                <w:szCs w:val="24"/>
              </w:rPr>
            </w:pPr>
          </w:p>
        </w:tc>
        <w:tc>
          <w:tcPr>
            <w:tcW w:w="1515" w:type="dxa"/>
            <w:tcMar>
              <w:left w:w="105" w:type="dxa"/>
              <w:right w:w="105" w:type="dxa"/>
            </w:tcMar>
          </w:tcPr>
          <w:p w14:paraId="324297FB" w14:textId="6A015AFF" w:rsidR="12A26C37" w:rsidRDefault="12A26C37">
            <w:pPr>
              <w:rPr>
                <w:sz w:val="24"/>
                <w:szCs w:val="24"/>
              </w:rPr>
            </w:pPr>
          </w:p>
        </w:tc>
      </w:tr>
      <w:tr w:rsidR="12A26C37" w14:paraId="5E228897" w14:textId="77777777" w:rsidTr="12A26C37">
        <w:trPr>
          <w:trHeight w:val="300"/>
        </w:trPr>
        <w:tc>
          <w:tcPr>
            <w:tcW w:w="9300" w:type="dxa"/>
            <w:gridSpan w:val="6"/>
            <w:shd w:val="clear" w:color="auto" w:fill="AEAAAA"/>
            <w:tcMar>
              <w:left w:w="105" w:type="dxa"/>
              <w:right w:w="105" w:type="dxa"/>
            </w:tcMar>
          </w:tcPr>
          <w:p w14:paraId="4F9EF65D" w14:textId="009FBBCD" w:rsidR="12A26C37" w:rsidRDefault="12A26C37">
            <w:pPr>
              <w:rPr>
                <w:color w:val="000000" w:themeColor="text1"/>
              </w:rPr>
            </w:pPr>
            <w:r w:rsidRPr="12A26C37">
              <w:rPr>
                <w:b/>
                <w:bCs/>
                <w:color w:val="000000" w:themeColor="text1"/>
              </w:rPr>
              <w:t>TC-12.2: Stream or Snapshot</w:t>
            </w:r>
          </w:p>
          <w:p w14:paraId="444F17B5" w14:textId="0E652BD8" w:rsidR="12A26C37" w:rsidRDefault="12A26C37">
            <w:pPr>
              <w:rPr>
                <w:sz w:val="24"/>
                <w:szCs w:val="24"/>
              </w:rPr>
            </w:pPr>
          </w:p>
        </w:tc>
      </w:tr>
      <w:tr w:rsidR="12A26C37" w14:paraId="1B344F36" w14:textId="77777777" w:rsidTr="12A26C37">
        <w:trPr>
          <w:trHeight w:val="300"/>
        </w:trPr>
        <w:tc>
          <w:tcPr>
            <w:tcW w:w="765" w:type="dxa"/>
            <w:tcMar>
              <w:left w:w="105" w:type="dxa"/>
              <w:right w:w="105" w:type="dxa"/>
            </w:tcMar>
          </w:tcPr>
          <w:p w14:paraId="0A184948" w14:textId="56A1CEA3" w:rsidR="12A26C37" w:rsidRDefault="12A26C37">
            <w:pPr>
              <w:rPr>
                <w:color w:val="000000" w:themeColor="text1"/>
              </w:rPr>
            </w:pPr>
            <w:r w:rsidRPr="12A26C37">
              <w:rPr>
                <w:color w:val="000000" w:themeColor="text1"/>
              </w:rPr>
              <w:t>1.</w:t>
            </w:r>
          </w:p>
        </w:tc>
        <w:tc>
          <w:tcPr>
            <w:tcW w:w="2445" w:type="dxa"/>
            <w:tcMar>
              <w:left w:w="105" w:type="dxa"/>
              <w:right w:w="105" w:type="dxa"/>
            </w:tcMar>
          </w:tcPr>
          <w:p w14:paraId="2BAC4AC5" w14:textId="5682472C" w:rsidR="12A26C37" w:rsidRDefault="12A26C37">
            <w:pPr>
              <w:rPr>
                <w:color w:val="000000" w:themeColor="text1"/>
              </w:rPr>
            </w:pPr>
            <w:r w:rsidRPr="12A26C37">
              <w:rPr>
                <w:color w:val="000000" w:themeColor="text1"/>
              </w:rPr>
              <w:t>Caregiver opens video feed</w:t>
            </w:r>
          </w:p>
        </w:tc>
        <w:tc>
          <w:tcPr>
            <w:tcW w:w="1620" w:type="dxa"/>
            <w:tcMar>
              <w:left w:w="105" w:type="dxa"/>
              <w:right w:w="105" w:type="dxa"/>
            </w:tcMar>
          </w:tcPr>
          <w:p w14:paraId="6997B5D6" w14:textId="2E80409D" w:rsidR="12A26C37" w:rsidRDefault="12A26C37">
            <w:pPr>
              <w:rPr>
                <w:color w:val="000000" w:themeColor="text1"/>
              </w:rPr>
            </w:pPr>
            <w:r w:rsidRPr="12A26C37">
              <w:rPr>
                <w:color w:val="000000" w:themeColor="text1"/>
              </w:rPr>
              <w:t>Live stream appears quickly</w:t>
            </w:r>
          </w:p>
        </w:tc>
        <w:tc>
          <w:tcPr>
            <w:tcW w:w="1515" w:type="dxa"/>
            <w:tcMar>
              <w:left w:w="105" w:type="dxa"/>
              <w:right w:w="105" w:type="dxa"/>
            </w:tcMar>
          </w:tcPr>
          <w:p w14:paraId="637FF73C" w14:textId="010AF321" w:rsidR="12A26C37" w:rsidRDefault="12A26C37">
            <w:pPr>
              <w:rPr>
                <w:sz w:val="24"/>
                <w:szCs w:val="24"/>
              </w:rPr>
            </w:pPr>
          </w:p>
        </w:tc>
        <w:tc>
          <w:tcPr>
            <w:tcW w:w="1440" w:type="dxa"/>
            <w:tcMar>
              <w:left w:w="105" w:type="dxa"/>
              <w:right w:w="105" w:type="dxa"/>
            </w:tcMar>
          </w:tcPr>
          <w:p w14:paraId="6B50F753" w14:textId="5AB47011" w:rsidR="12A26C37" w:rsidRDefault="12A26C37">
            <w:pPr>
              <w:rPr>
                <w:sz w:val="24"/>
                <w:szCs w:val="24"/>
              </w:rPr>
            </w:pPr>
          </w:p>
        </w:tc>
        <w:tc>
          <w:tcPr>
            <w:tcW w:w="1515" w:type="dxa"/>
            <w:tcMar>
              <w:left w:w="105" w:type="dxa"/>
              <w:right w:w="105" w:type="dxa"/>
            </w:tcMar>
          </w:tcPr>
          <w:p w14:paraId="4284CB4E" w14:textId="254ECD8C" w:rsidR="12A26C37" w:rsidRDefault="12A26C37">
            <w:pPr>
              <w:rPr>
                <w:sz w:val="24"/>
                <w:szCs w:val="24"/>
              </w:rPr>
            </w:pPr>
          </w:p>
        </w:tc>
      </w:tr>
      <w:tr w:rsidR="12A26C37" w14:paraId="59DD9139" w14:textId="77777777" w:rsidTr="12A26C37">
        <w:trPr>
          <w:trHeight w:val="300"/>
        </w:trPr>
        <w:tc>
          <w:tcPr>
            <w:tcW w:w="765" w:type="dxa"/>
            <w:tcMar>
              <w:left w:w="105" w:type="dxa"/>
              <w:right w:w="105" w:type="dxa"/>
            </w:tcMar>
          </w:tcPr>
          <w:p w14:paraId="6ADBC62B" w14:textId="78A562B8" w:rsidR="12A26C37" w:rsidRDefault="12A26C37">
            <w:pPr>
              <w:rPr>
                <w:color w:val="000000" w:themeColor="text1"/>
              </w:rPr>
            </w:pPr>
            <w:r w:rsidRPr="12A26C37">
              <w:rPr>
                <w:color w:val="000000" w:themeColor="text1"/>
              </w:rPr>
              <w:t>2.</w:t>
            </w:r>
          </w:p>
        </w:tc>
        <w:tc>
          <w:tcPr>
            <w:tcW w:w="2445" w:type="dxa"/>
            <w:tcMar>
              <w:left w:w="105" w:type="dxa"/>
              <w:right w:w="105" w:type="dxa"/>
            </w:tcMar>
          </w:tcPr>
          <w:p w14:paraId="4822060E" w14:textId="22AF6235" w:rsidR="12A26C37" w:rsidRDefault="12A26C37">
            <w:pPr>
              <w:rPr>
                <w:color w:val="000000" w:themeColor="text1"/>
              </w:rPr>
            </w:pPr>
            <w:r w:rsidRPr="12A26C37">
              <w:rPr>
                <w:color w:val="000000" w:themeColor="text1"/>
              </w:rPr>
              <w:t>Stream fails</w:t>
            </w:r>
          </w:p>
        </w:tc>
        <w:tc>
          <w:tcPr>
            <w:tcW w:w="1620" w:type="dxa"/>
            <w:tcMar>
              <w:left w:w="105" w:type="dxa"/>
              <w:right w:w="105" w:type="dxa"/>
            </w:tcMar>
          </w:tcPr>
          <w:p w14:paraId="45D846A2" w14:textId="74D9C46A" w:rsidR="12A26C37" w:rsidRDefault="12A26C37">
            <w:pPr>
              <w:rPr>
                <w:color w:val="000000" w:themeColor="text1"/>
              </w:rPr>
            </w:pPr>
            <w:r w:rsidRPr="12A26C37">
              <w:rPr>
                <w:color w:val="000000" w:themeColor="text1"/>
              </w:rPr>
              <w:t>Backup snapshot is shown</w:t>
            </w:r>
          </w:p>
        </w:tc>
        <w:tc>
          <w:tcPr>
            <w:tcW w:w="1515" w:type="dxa"/>
            <w:tcMar>
              <w:left w:w="105" w:type="dxa"/>
              <w:right w:w="105" w:type="dxa"/>
            </w:tcMar>
          </w:tcPr>
          <w:p w14:paraId="7F88BA64" w14:textId="4DF52781" w:rsidR="12A26C37" w:rsidRDefault="12A26C37">
            <w:pPr>
              <w:rPr>
                <w:sz w:val="24"/>
                <w:szCs w:val="24"/>
              </w:rPr>
            </w:pPr>
          </w:p>
        </w:tc>
        <w:tc>
          <w:tcPr>
            <w:tcW w:w="1440" w:type="dxa"/>
            <w:tcMar>
              <w:left w:w="105" w:type="dxa"/>
              <w:right w:w="105" w:type="dxa"/>
            </w:tcMar>
          </w:tcPr>
          <w:p w14:paraId="48E1DD95" w14:textId="10547697" w:rsidR="12A26C37" w:rsidRDefault="12A26C37">
            <w:pPr>
              <w:rPr>
                <w:sz w:val="24"/>
                <w:szCs w:val="24"/>
              </w:rPr>
            </w:pPr>
          </w:p>
        </w:tc>
        <w:tc>
          <w:tcPr>
            <w:tcW w:w="1515" w:type="dxa"/>
            <w:tcMar>
              <w:left w:w="105" w:type="dxa"/>
              <w:right w:w="105" w:type="dxa"/>
            </w:tcMar>
          </w:tcPr>
          <w:p w14:paraId="64A403F7" w14:textId="2E8F3555" w:rsidR="12A26C37" w:rsidRDefault="12A26C37">
            <w:pPr>
              <w:rPr>
                <w:sz w:val="24"/>
                <w:szCs w:val="24"/>
              </w:rPr>
            </w:pPr>
          </w:p>
        </w:tc>
      </w:tr>
      <w:tr w:rsidR="12A26C37" w14:paraId="3F393CFC" w14:textId="77777777" w:rsidTr="12A26C37">
        <w:trPr>
          <w:trHeight w:val="300"/>
        </w:trPr>
        <w:tc>
          <w:tcPr>
            <w:tcW w:w="9300" w:type="dxa"/>
            <w:gridSpan w:val="6"/>
            <w:shd w:val="clear" w:color="auto" w:fill="AEAAAA"/>
            <w:tcMar>
              <w:left w:w="105" w:type="dxa"/>
              <w:right w:w="105" w:type="dxa"/>
            </w:tcMar>
          </w:tcPr>
          <w:p w14:paraId="0F744DB4" w14:textId="3B358261" w:rsidR="12A26C37" w:rsidRDefault="12A26C37">
            <w:pPr>
              <w:rPr>
                <w:color w:val="000000" w:themeColor="text1"/>
              </w:rPr>
            </w:pPr>
            <w:r w:rsidRPr="12A26C37">
              <w:rPr>
                <w:b/>
                <w:bCs/>
                <w:color w:val="000000" w:themeColor="text1"/>
              </w:rPr>
              <w:t>TC-12.3: Event Detection - Fall</w:t>
            </w:r>
          </w:p>
          <w:p w14:paraId="12655C4F" w14:textId="5B7D9412" w:rsidR="12A26C37" w:rsidRDefault="12A26C37">
            <w:pPr>
              <w:rPr>
                <w:sz w:val="24"/>
                <w:szCs w:val="24"/>
              </w:rPr>
            </w:pPr>
          </w:p>
        </w:tc>
      </w:tr>
      <w:tr w:rsidR="12A26C37" w14:paraId="4177E14F" w14:textId="77777777" w:rsidTr="12A26C37">
        <w:trPr>
          <w:trHeight w:val="300"/>
        </w:trPr>
        <w:tc>
          <w:tcPr>
            <w:tcW w:w="765" w:type="dxa"/>
            <w:tcMar>
              <w:left w:w="105" w:type="dxa"/>
              <w:right w:w="105" w:type="dxa"/>
            </w:tcMar>
          </w:tcPr>
          <w:p w14:paraId="3830471E" w14:textId="02742C25" w:rsidR="12A26C37" w:rsidRDefault="12A26C37">
            <w:pPr>
              <w:rPr>
                <w:color w:val="000000" w:themeColor="text1"/>
              </w:rPr>
            </w:pPr>
            <w:r w:rsidRPr="12A26C37">
              <w:rPr>
                <w:color w:val="000000" w:themeColor="text1"/>
              </w:rPr>
              <w:t>1.</w:t>
            </w:r>
          </w:p>
        </w:tc>
        <w:tc>
          <w:tcPr>
            <w:tcW w:w="2445" w:type="dxa"/>
            <w:tcMar>
              <w:left w:w="105" w:type="dxa"/>
              <w:right w:w="105" w:type="dxa"/>
            </w:tcMar>
          </w:tcPr>
          <w:p w14:paraId="7CCEBE95" w14:textId="69C23F3E" w:rsidR="12A26C37" w:rsidRDefault="12A26C37">
            <w:pPr>
              <w:rPr>
                <w:color w:val="000000" w:themeColor="text1"/>
              </w:rPr>
            </w:pPr>
            <w:r w:rsidRPr="12A26C37">
              <w:rPr>
                <w:color w:val="000000" w:themeColor="text1"/>
              </w:rPr>
              <w:t>Play test clip of a fall</w:t>
            </w:r>
          </w:p>
        </w:tc>
        <w:tc>
          <w:tcPr>
            <w:tcW w:w="1620" w:type="dxa"/>
            <w:tcMar>
              <w:left w:w="105" w:type="dxa"/>
              <w:right w:w="105" w:type="dxa"/>
            </w:tcMar>
          </w:tcPr>
          <w:p w14:paraId="6E793BD2" w14:textId="787AF1E8" w:rsidR="12A26C37" w:rsidRDefault="12A26C37">
            <w:pPr>
              <w:rPr>
                <w:color w:val="000000" w:themeColor="text1"/>
              </w:rPr>
            </w:pPr>
            <w:r w:rsidRPr="12A26C37">
              <w:rPr>
                <w:color w:val="000000" w:themeColor="text1"/>
              </w:rPr>
              <w:t>System logs 'possible fall'</w:t>
            </w:r>
          </w:p>
        </w:tc>
        <w:tc>
          <w:tcPr>
            <w:tcW w:w="1515" w:type="dxa"/>
            <w:tcMar>
              <w:left w:w="105" w:type="dxa"/>
              <w:right w:w="105" w:type="dxa"/>
            </w:tcMar>
          </w:tcPr>
          <w:p w14:paraId="59003C79" w14:textId="11045353" w:rsidR="12A26C37" w:rsidRDefault="12A26C37">
            <w:pPr>
              <w:rPr>
                <w:sz w:val="24"/>
                <w:szCs w:val="24"/>
              </w:rPr>
            </w:pPr>
          </w:p>
        </w:tc>
        <w:tc>
          <w:tcPr>
            <w:tcW w:w="1440" w:type="dxa"/>
            <w:tcMar>
              <w:left w:w="105" w:type="dxa"/>
              <w:right w:w="105" w:type="dxa"/>
            </w:tcMar>
          </w:tcPr>
          <w:p w14:paraId="7A669E86" w14:textId="3AD7A8E7" w:rsidR="12A26C37" w:rsidRDefault="12A26C37">
            <w:pPr>
              <w:rPr>
                <w:sz w:val="24"/>
                <w:szCs w:val="24"/>
              </w:rPr>
            </w:pPr>
          </w:p>
        </w:tc>
        <w:tc>
          <w:tcPr>
            <w:tcW w:w="1515" w:type="dxa"/>
            <w:tcMar>
              <w:left w:w="105" w:type="dxa"/>
              <w:right w:w="105" w:type="dxa"/>
            </w:tcMar>
          </w:tcPr>
          <w:p w14:paraId="2EE5C565" w14:textId="338F052B" w:rsidR="12A26C37" w:rsidRDefault="12A26C37">
            <w:pPr>
              <w:rPr>
                <w:sz w:val="24"/>
                <w:szCs w:val="24"/>
              </w:rPr>
            </w:pPr>
          </w:p>
        </w:tc>
      </w:tr>
      <w:tr w:rsidR="12A26C37" w14:paraId="6CE34225" w14:textId="77777777" w:rsidTr="12A26C37">
        <w:trPr>
          <w:trHeight w:val="300"/>
        </w:trPr>
        <w:tc>
          <w:tcPr>
            <w:tcW w:w="765" w:type="dxa"/>
            <w:tcMar>
              <w:left w:w="105" w:type="dxa"/>
              <w:right w:w="105" w:type="dxa"/>
            </w:tcMar>
          </w:tcPr>
          <w:p w14:paraId="118431CE" w14:textId="0062D59D" w:rsidR="12A26C37" w:rsidRDefault="12A26C37">
            <w:pPr>
              <w:rPr>
                <w:color w:val="000000" w:themeColor="text1"/>
              </w:rPr>
            </w:pPr>
            <w:r w:rsidRPr="12A26C37">
              <w:rPr>
                <w:color w:val="000000" w:themeColor="text1"/>
              </w:rPr>
              <w:t>2.</w:t>
            </w:r>
          </w:p>
        </w:tc>
        <w:tc>
          <w:tcPr>
            <w:tcW w:w="2445" w:type="dxa"/>
            <w:tcMar>
              <w:left w:w="105" w:type="dxa"/>
              <w:right w:w="105" w:type="dxa"/>
            </w:tcMar>
          </w:tcPr>
          <w:p w14:paraId="0FAD1ECB" w14:textId="40FA63AE" w:rsidR="12A26C37" w:rsidRDefault="12A26C37">
            <w:pPr>
              <w:rPr>
                <w:color w:val="000000" w:themeColor="text1"/>
              </w:rPr>
            </w:pPr>
            <w:r w:rsidRPr="12A26C37">
              <w:rPr>
                <w:color w:val="000000" w:themeColor="text1"/>
              </w:rPr>
              <w:t>Caregiver receives alert</w:t>
            </w:r>
          </w:p>
        </w:tc>
        <w:tc>
          <w:tcPr>
            <w:tcW w:w="1620" w:type="dxa"/>
            <w:tcMar>
              <w:left w:w="105" w:type="dxa"/>
              <w:right w:w="105" w:type="dxa"/>
            </w:tcMar>
          </w:tcPr>
          <w:p w14:paraId="487CC42B" w14:textId="1D69FFDA" w:rsidR="12A26C37" w:rsidRDefault="12A26C37">
            <w:pPr>
              <w:rPr>
                <w:color w:val="000000" w:themeColor="text1"/>
              </w:rPr>
            </w:pPr>
            <w:r w:rsidRPr="12A26C37">
              <w:rPr>
                <w:color w:val="000000" w:themeColor="text1"/>
              </w:rPr>
              <w:t>Alert shows time and location</w:t>
            </w:r>
          </w:p>
        </w:tc>
        <w:tc>
          <w:tcPr>
            <w:tcW w:w="1515" w:type="dxa"/>
            <w:tcMar>
              <w:left w:w="105" w:type="dxa"/>
              <w:right w:w="105" w:type="dxa"/>
            </w:tcMar>
          </w:tcPr>
          <w:p w14:paraId="7730C0BC" w14:textId="13D3E51A" w:rsidR="12A26C37" w:rsidRDefault="12A26C37">
            <w:pPr>
              <w:rPr>
                <w:sz w:val="24"/>
                <w:szCs w:val="24"/>
              </w:rPr>
            </w:pPr>
          </w:p>
        </w:tc>
        <w:tc>
          <w:tcPr>
            <w:tcW w:w="1440" w:type="dxa"/>
            <w:tcMar>
              <w:left w:w="105" w:type="dxa"/>
              <w:right w:w="105" w:type="dxa"/>
            </w:tcMar>
          </w:tcPr>
          <w:p w14:paraId="5A31BE7B" w14:textId="1DC2EF2A" w:rsidR="12A26C37" w:rsidRDefault="12A26C37">
            <w:pPr>
              <w:rPr>
                <w:sz w:val="24"/>
                <w:szCs w:val="24"/>
              </w:rPr>
            </w:pPr>
          </w:p>
        </w:tc>
        <w:tc>
          <w:tcPr>
            <w:tcW w:w="1515" w:type="dxa"/>
            <w:tcMar>
              <w:left w:w="105" w:type="dxa"/>
              <w:right w:w="105" w:type="dxa"/>
            </w:tcMar>
          </w:tcPr>
          <w:p w14:paraId="0FA2F694" w14:textId="20FB327C" w:rsidR="12A26C37" w:rsidRDefault="12A26C37">
            <w:pPr>
              <w:rPr>
                <w:sz w:val="24"/>
                <w:szCs w:val="24"/>
              </w:rPr>
            </w:pPr>
          </w:p>
        </w:tc>
      </w:tr>
      <w:tr w:rsidR="12A26C37" w14:paraId="1A88AC6F" w14:textId="77777777" w:rsidTr="12A26C37">
        <w:trPr>
          <w:trHeight w:val="300"/>
        </w:trPr>
        <w:tc>
          <w:tcPr>
            <w:tcW w:w="9300" w:type="dxa"/>
            <w:gridSpan w:val="6"/>
            <w:shd w:val="clear" w:color="auto" w:fill="AEAAAA"/>
            <w:tcMar>
              <w:left w:w="105" w:type="dxa"/>
              <w:right w:w="105" w:type="dxa"/>
            </w:tcMar>
          </w:tcPr>
          <w:p w14:paraId="574CAED6" w14:textId="3DFA50F4" w:rsidR="12A26C37" w:rsidRDefault="12A26C37">
            <w:pPr>
              <w:rPr>
                <w:color w:val="000000" w:themeColor="text1"/>
              </w:rPr>
            </w:pPr>
            <w:r w:rsidRPr="12A26C37">
              <w:rPr>
                <w:b/>
                <w:bCs/>
                <w:color w:val="000000" w:themeColor="text1"/>
              </w:rPr>
              <w:t>TC-12.4: False Alarm - Not a Fall</w:t>
            </w:r>
          </w:p>
          <w:p w14:paraId="61AF5DE1" w14:textId="76AF2B4F" w:rsidR="12A26C37" w:rsidRDefault="12A26C37">
            <w:pPr>
              <w:rPr>
                <w:sz w:val="24"/>
                <w:szCs w:val="24"/>
              </w:rPr>
            </w:pPr>
          </w:p>
        </w:tc>
      </w:tr>
      <w:tr w:rsidR="12A26C37" w14:paraId="300A878D" w14:textId="77777777" w:rsidTr="12A26C37">
        <w:trPr>
          <w:trHeight w:val="300"/>
        </w:trPr>
        <w:tc>
          <w:tcPr>
            <w:tcW w:w="765" w:type="dxa"/>
            <w:tcMar>
              <w:left w:w="105" w:type="dxa"/>
              <w:right w:w="105" w:type="dxa"/>
            </w:tcMar>
          </w:tcPr>
          <w:p w14:paraId="369EFE13" w14:textId="6DBE30FC" w:rsidR="12A26C37" w:rsidRDefault="12A26C37">
            <w:pPr>
              <w:rPr>
                <w:color w:val="000000" w:themeColor="text1"/>
              </w:rPr>
            </w:pPr>
            <w:r w:rsidRPr="12A26C37">
              <w:rPr>
                <w:color w:val="000000" w:themeColor="text1"/>
              </w:rPr>
              <w:t>1.</w:t>
            </w:r>
          </w:p>
        </w:tc>
        <w:tc>
          <w:tcPr>
            <w:tcW w:w="2445" w:type="dxa"/>
            <w:tcMar>
              <w:left w:w="105" w:type="dxa"/>
              <w:right w:w="105" w:type="dxa"/>
            </w:tcMar>
          </w:tcPr>
          <w:p w14:paraId="01C4EC26" w14:textId="3B469BD5" w:rsidR="12A26C37" w:rsidRDefault="12A26C37">
            <w:pPr>
              <w:rPr>
                <w:color w:val="000000" w:themeColor="text1"/>
              </w:rPr>
            </w:pPr>
            <w:r w:rsidRPr="12A26C37">
              <w:rPr>
                <w:color w:val="000000" w:themeColor="text1"/>
              </w:rPr>
              <w:t>Caregiver marks event as 'not a fall'</w:t>
            </w:r>
          </w:p>
        </w:tc>
        <w:tc>
          <w:tcPr>
            <w:tcW w:w="1620" w:type="dxa"/>
            <w:tcMar>
              <w:left w:w="105" w:type="dxa"/>
              <w:right w:w="105" w:type="dxa"/>
            </w:tcMar>
          </w:tcPr>
          <w:p w14:paraId="45A246EF" w14:textId="73AFB78A" w:rsidR="12A26C37" w:rsidRDefault="12A26C37">
            <w:pPr>
              <w:rPr>
                <w:color w:val="000000" w:themeColor="text1"/>
              </w:rPr>
            </w:pPr>
            <w:r w:rsidRPr="12A26C37">
              <w:rPr>
                <w:color w:val="000000" w:themeColor="text1"/>
              </w:rPr>
              <w:t>Alert is removed; feedback saved</w:t>
            </w:r>
          </w:p>
        </w:tc>
        <w:tc>
          <w:tcPr>
            <w:tcW w:w="1515" w:type="dxa"/>
            <w:tcMar>
              <w:left w:w="105" w:type="dxa"/>
              <w:right w:w="105" w:type="dxa"/>
            </w:tcMar>
          </w:tcPr>
          <w:p w14:paraId="37FBE15E" w14:textId="0555BE5E" w:rsidR="12A26C37" w:rsidRDefault="12A26C37">
            <w:pPr>
              <w:rPr>
                <w:sz w:val="24"/>
                <w:szCs w:val="24"/>
              </w:rPr>
            </w:pPr>
          </w:p>
        </w:tc>
        <w:tc>
          <w:tcPr>
            <w:tcW w:w="1440" w:type="dxa"/>
            <w:tcMar>
              <w:left w:w="105" w:type="dxa"/>
              <w:right w:w="105" w:type="dxa"/>
            </w:tcMar>
          </w:tcPr>
          <w:p w14:paraId="051279D3" w14:textId="35296C1B" w:rsidR="12A26C37" w:rsidRDefault="12A26C37">
            <w:pPr>
              <w:rPr>
                <w:sz w:val="24"/>
                <w:szCs w:val="24"/>
              </w:rPr>
            </w:pPr>
          </w:p>
        </w:tc>
        <w:tc>
          <w:tcPr>
            <w:tcW w:w="1515" w:type="dxa"/>
            <w:tcMar>
              <w:left w:w="105" w:type="dxa"/>
              <w:right w:w="105" w:type="dxa"/>
            </w:tcMar>
          </w:tcPr>
          <w:p w14:paraId="78BDB632" w14:textId="54080A17" w:rsidR="12A26C37" w:rsidRDefault="12A26C37">
            <w:pPr>
              <w:rPr>
                <w:sz w:val="24"/>
                <w:szCs w:val="24"/>
              </w:rPr>
            </w:pPr>
          </w:p>
        </w:tc>
      </w:tr>
      <w:tr w:rsidR="12A26C37" w14:paraId="69B6CE86" w14:textId="77777777" w:rsidTr="12A26C37">
        <w:trPr>
          <w:trHeight w:val="300"/>
        </w:trPr>
        <w:tc>
          <w:tcPr>
            <w:tcW w:w="9300" w:type="dxa"/>
            <w:gridSpan w:val="6"/>
            <w:shd w:val="clear" w:color="auto" w:fill="AEAAAA"/>
            <w:tcMar>
              <w:left w:w="105" w:type="dxa"/>
              <w:right w:w="105" w:type="dxa"/>
            </w:tcMar>
          </w:tcPr>
          <w:p w14:paraId="0DE73082" w14:textId="40D37CB2" w:rsidR="12A26C37" w:rsidRDefault="12A26C37">
            <w:pPr>
              <w:rPr>
                <w:color w:val="000000" w:themeColor="text1"/>
              </w:rPr>
            </w:pPr>
            <w:r w:rsidRPr="12A26C37">
              <w:rPr>
                <w:b/>
                <w:bCs/>
                <w:color w:val="000000" w:themeColor="text1"/>
              </w:rPr>
              <w:t>TC-12.5: Quiet Hours</w:t>
            </w:r>
          </w:p>
          <w:p w14:paraId="6984024A" w14:textId="355BAD58" w:rsidR="12A26C37" w:rsidRDefault="12A26C37">
            <w:pPr>
              <w:rPr>
                <w:sz w:val="24"/>
                <w:szCs w:val="24"/>
              </w:rPr>
            </w:pPr>
          </w:p>
        </w:tc>
      </w:tr>
      <w:tr w:rsidR="12A26C37" w14:paraId="66912D7E" w14:textId="77777777" w:rsidTr="12A26C37">
        <w:trPr>
          <w:trHeight w:val="300"/>
        </w:trPr>
        <w:tc>
          <w:tcPr>
            <w:tcW w:w="765" w:type="dxa"/>
            <w:tcMar>
              <w:left w:w="105" w:type="dxa"/>
              <w:right w:w="105" w:type="dxa"/>
            </w:tcMar>
          </w:tcPr>
          <w:p w14:paraId="07F5B3F9" w14:textId="039E6CC1" w:rsidR="12A26C37" w:rsidRDefault="12A26C37">
            <w:pPr>
              <w:rPr>
                <w:color w:val="000000" w:themeColor="text1"/>
              </w:rPr>
            </w:pPr>
            <w:r w:rsidRPr="12A26C37">
              <w:rPr>
                <w:color w:val="000000" w:themeColor="text1"/>
              </w:rPr>
              <w:t>1.</w:t>
            </w:r>
          </w:p>
        </w:tc>
        <w:tc>
          <w:tcPr>
            <w:tcW w:w="2445" w:type="dxa"/>
            <w:tcMar>
              <w:left w:w="105" w:type="dxa"/>
              <w:right w:w="105" w:type="dxa"/>
            </w:tcMar>
          </w:tcPr>
          <w:p w14:paraId="0CF1C5BE" w14:textId="6722A80B" w:rsidR="12A26C37" w:rsidRDefault="12A26C37">
            <w:pPr>
              <w:rPr>
                <w:color w:val="000000" w:themeColor="text1"/>
              </w:rPr>
            </w:pPr>
            <w:r w:rsidRPr="12A26C37">
              <w:rPr>
                <w:color w:val="000000" w:themeColor="text1"/>
              </w:rPr>
              <w:t>Event happens during quiet hours</w:t>
            </w:r>
          </w:p>
        </w:tc>
        <w:tc>
          <w:tcPr>
            <w:tcW w:w="1620" w:type="dxa"/>
            <w:tcMar>
              <w:left w:w="105" w:type="dxa"/>
              <w:right w:w="105" w:type="dxa"/>
            </w:tcMar>
          </w:tcPr>
          <w:p w14:paraId="7CA0EC04" w14:textId="4568124D" w:rsidR="12A26C37" w:rsidRDefault="12A26C37">
            <w:pPr>
              <w:rPr>
                <w:color w:val="000000" w:themeColor="text1"/>
              </w:rPr>
            </w:pPr>
            <w:r w:rsidRPr="12A26C37">
              <w:rPr>
                <w:color w:val="000000" w:themeColor="text1"/>
              </w:rPr>
              <w:t>Alerts are held or grouped, then sent later</w:t>
            </w:r>
          </w:p>
        </w:tc>
        <w:tc>
          <w:tcPr>
            <w:tcW w:w="1515" w:type="dxa"/>
            <w:tcMar>
              <w:left w:w="105" w:type="dxa"/>
              <w:right w:w="105" w:type="dxa"/>
            </w:tcMar>
          </w:tcPr>
          <w:p w14:paraId="4442A7ED" w14:textId="1E4FAC59" w:rsidR="12A26C37" w:rsidRDefault="12A26C37">
            <w:pPr>
              <w:rPr>
                <w:sz w:val="24"/>
                <w:szCs w:val="24"/>
              </w:rPr>
            </w:pPr>
          </w:p>
        </w:tc>
        <w:tc>
          <w:tcPr>
            <w:tcW w:w="1440" w:type="dxa"/>
            <w:tcMar>
              <w:left w:w="105" w:type="dxa"/>
              <w:right w:w="105" w:type="dxa"/>
            </w:tcMar>
          </w:tcPr>
          <w:p w14:paraId="25AB1E9F" w14:textId="2968052F" w:rsidR="12A26C37" w:rsidRDefault="12A26C37">
            <w:pPr>
              <w:rPr>
                <w:sz w:val="24"/>
                <w:szCs w:val="24"/>
              </w:rPr>
            </w:pPr>
          </w:p>
        </w:tc>
        <w:tc>
          <w:tcPr>
            <w:tcW w:w="1515" w:type="dxa"/>
            <w:tcMar>
              <w:left w:w="105" w:type="dxa"/>
              <w:right w:w="105" w:type="dxa"/>
            </w:tcMar>
          </w:tcPr>
          <w:p w14:paraId="7AA38475" w14:textId="3076C7E0" w:rsidR="12A26C37" w:rsidRDefault="12A26C37">
            <w:pPr>
              <w:rPr>
                <w:sz w:val="24"/>
                <w:szCs w:val="24"/>
              </w:rPr>
            </w:pPr>
          </w:p>
        </w:tc>
      </w:tr>
      <w:tr w:rsidR="12A26C37" w14:paraId="61C0A5DE" w14:textId="77777777" w:rsidTr="12A26C37">
        <w:trPr>
          <w:trHeight w:val="300"/>
        </w:trPr>
        <w:tc>
          <w:tcPr>
            <w:tcW w:w="9300" w:type="dxa"/>
            <w:gridSpan w:val="6"/>
            <w:shd w:val="clear" w:color="auto" w:fill="AEAAAA"/>
            <w:tcMar>
              <w:left w:w="105" w:type="dxa"/>
              <w:right w:w="105" w:type="dxa"/>
            </w:tcMar>
          </w:tcPr>
          <w:p w14:paraId="76F5EF3D" w14:textId="01CA6125" w:rsidR="12A26C37" w:rsidRDefault="12A26C37">
            <w:pPr>
              <w:rPr>
                <w:color w:val="000000" w:themeColor="text1"/>
              </w:rPr>
            </w:pPr>
            <w:r w:rsidRPr="12A26C37">
              <w:rPr>
                <w:b/>
                <w:bCs/>
                <w:color w:val="000000" w:themeColor="text1"/>
              </w:rPr>
              <w:t>TC-12.6: Consent &amp; Privacy</w:t>
            </w:r>
          </w:p>
          <w:p w14:paraId="63105B3D" w14:textId="409FBD5F" w:rsidR="12A26C37" w:rsidRDefault="12A26C37">
            <w:pPr>
              <w:rPr>
                <w:sz w:val="24"/>
                <w:szCs w:val="24"/>
              </w:rPr>
            </w:pPr>
          </w:p>
        </w:tc>
      </w:tr>
      <w:tr w:rsidR="12A26C37" w14:paraId="38A97280" w14:textId="77777777" w:rsidTr="12A26C37">
        <w:trPr>
          <w:trHeight w:val="300"/>
        </w:trPr>
        <w:tc>
          <w:tcPr>
            <w:tcW w:w="765" w:type="dxa"/>
            <w:tcMar>
              <w:left w:w="105" w:type="dxa"/>
              <w:right w:w="105" w:type="dxa"/>
            </w:tcMar>
          </w:tcPr>
          <w:p w14:paraId="7F110AF1" w14:textId="53716A8B" w:rsidR="12A26C37" w:rsidRDefault="12A26C37">
            <w:pPr>
              <w:rPr>
                <w:color w:val="000000" w:themeColor="text1"/>
              </w:rPr>
            </w:pPr>
            <w:r w:rsidRPr="12A26C37">
              <w:rPr>
                <w:color w:val="000000" w:themeColor="text1"/>
              </w:rPr>
              <w:t>1.</w:t>
            </w:r>
          </w:p>
        </w:tc>
        <w:tc>
          <w:tcPr>
            <w:tcW w:w="2445" w:type="dxa"/>
            <w:tcMar>
              <w:left w:w="105" w:type="dxa"/>
              <w:right w:w="105" w:type="dxa"/>
            </w:tcMar>
          </w:tcPr>
          <w:p w14:paraId="56E37B7E" w14:textId="3179ED90" w:rsidR="12A26C37" w:rsidRDefault="12A26C37">
            <w:pPr>
              <w:rPr>
                <w:color w:val="000000" w:themeColor="text1"/>
              </w:rPr>
            </w:pPr>
            <w:r w:rsidRPr="12A26C37">
              <w:rPr>
                <w:color w:val="000000" w:themeColor="text1"/>
              </w:rPr>
              <w:t>Patient turns off camera sharing</w:t>
            </w:r>
          </w:p>
        </w:tc>
        <w:tc>
          <w:tcPr>
            <w:tcW w:w="1620" w:type="dxa"/>
            <w:tcMar>
              <w:left w:w="105" w:type="dxa"/>
              <w:right w:w="105" w:type="dxa"/>
            </w:tcMar>
          </w:tcPr>
          <w:p w14:paraId="48A27BEC" w14:textId="5CD73397" w:rsidR="12A26C37" w:rsidRDefault="12A26C37">
            <w:pPr>
              <w:rPr>
                <w:color w:val="000000" w:themeColor="text1"/>
              </w:rPr>
            </w:pPr>
            <w:r w:rsidRPr="12A26C37">
              <w:rPr>
                <w:color w:val="000000" w:themeColor="text1"/>
              </w:rPr>
              <w:t>Caregiver cannot view video</w:t>
            </w:r>
          </w:p>
        </w:tc>
        <w:tc>
          <w:tcPr>
            <w:tcW w:w="1515" w:type="dxa"/>
            <w:tcMar>
              <w:left w:w="105" w:type="dxa"/>
              <w:right w:w="105" w:type="dxa"/>
            </w:tcMar>
          </w:tcPr>
          <w:p w14:paraId="7F033D07" w14:textId="1C626344" w:rsidR="12A26C37" w:rsidRDefault="12A26C37">
            <w:pPr>
              <w:rPr>
                <w:sz w:val="24"/>
                <w:szCs w:val="24"/>
              </w:rPr>
            </w:pPr>
          </w:p>
        </w:tc>
        <w:tc>
          <w:tcPr>
            <w:tcW w:w="1440" w:type="dxa"/>
            <w:tcMar>
              <w:left w:w="105" w:type="dxa"/>
              <w:right w:w="105" w:type="dxa"/>
            </w:tcMar>
          </w:tcPr>
          <w:p w14:paraId="3A60EFCC" w14:textId="59ABBD57" w:rsidR="12A26C37" w:rsidRDefault="12A26C37">
            <w:pPr>
              <w:rPr>
                <w:sz w:val="24"/>
                <w:szCs w:val="24"/>
              </w:rPr>
            </w:pPr>
          </w:p>
        </w:tc>
        <w:tc>
          <w:tcPr>
            <w:tcW w:w="1515" w:type="dxa"/>
            <w:tcMar>
              <w:left w:w="105" w:type="dxa"/>
              <w:right w:w="105" w:type="dxa"/>
            </w:tcMar>
          </w:tcPr>
          <w:p w14:paraId="7E91EA0B" w14:textId="6FDC4715" w:rsidR="12A26C37" w:rsidRDefault="12A26C37">
            <w:pPr>
              <w:rPr>
                <w:sz w:val="24"/>
                <w:szCs w:val="24"/>
              </w:rPr>
            </w:pPr>
          </w:p>
        </w:tc>
      </w:tr>
      <w:tr w:rsidR="12A26C37" w14:paraId="0E4B6BAF" w14:textId="77777777" w:rsidTr="12A26C37">
        <w:trPr>
          <w:trHeight w:val="300"/>
        </w:trPr>
        <w:tc>
          <w:tcPr>
            <w:tcW w:w="765" w:type="dxa"/>
            <w:tcMar>
              <w:left w:w="105" w:type="dxa"/>
              <w:right w:w="105" w:type="dxa"/>
            </w:tcMar>
          </w:tcPr>
          <w:p w14:paraId="7832EAF0" w14:textId="3CA9DE46" w:rsidR="12A26C37" w:rsidRDefault="12A26C37">
            <w:pPr>
              <w:rPr>
                <w:color w:val="000000" w:themeColor="text1"/>
              </w:rPr>
            </w:pPr>
            <w:r w:rsidRPr="12A26C37">
              <w:rPr>
                <w:color w:val="000000" w:themeColor="text1"/>
              </w:rPr>
              <w:t>2.</w:t>
            </w:r>
          </w:p>
        </w:tc>
        <w:tc>
          <w:tcPr>
            <w:tcW w:w="2445" w:type="dxa"/>
            <w:tcMar>
              <w:left w:w="105" w:type="dxa"/>
              <w:right w:w="105" w:type="dxa"/>
            </w:tcMar>
          </w:tcPr>
          <w:p w14:paraId="383DEAF8" w14:textId="4E92FDCA" w:rsidR="12A26C37" w:rsidRDefault="12A26C37">
            <w:pPr>
              <w:rPr>
                <w:color w:val="000000" w:themeColor="text1"/>
              </w:rPr>
            </w:pPr>
            <w:r w:rsidRPr="12A26C37">
              <w:rPr>
                <w:color w:val="000000" w:themeColor="text1"/>
              </w:rPr>
              <w:t>Patient turns sharing back on</w:t>
            </w:r>
          </w:p>
        </w:tc>
        <w:tc>
          <w:tcPr>
            <w:tcW w:w="1620" w:type="dxa"/>
            <w:tcMar>
              <w:left w:w="105" w:type="dxa"/>
              <w:right w:w="105" w:type="dxa"/>
            </w:tcMar>
          </w:tcPr>
          <w:p w14:paraId="28681801" w14:textId="2B6532C9" w:rsidR="12A26C37" w:rsidRDefault="12A26C37">
            <w:pPr>
              <w:rPr>
                <w:color w:val="000000" w:themeColor="text1"/>
              </w:rPr>
            </w:pPr>
            <w:r w:rsidRPr="12A26C37">
              <w:rPr>
                <w:color w:val="000000" w:themeColor="text1"/>
              </w:rPr>
              <w:t>View restored; change logged</w:t>
            </w:r>
          </w:p>
        </w:tc>
        <w:tc>
          <w:tcPr>
            <w:tcW w:w="1515" w:type="dxa"/>
            <w:tcMar>
              <w:left w:w="105" w:type="dxa"/>
              <w:right w:w="105" w:type="dxa"/>
            </w:tcMar>
          </w:tcPr>
          <w:p w14:paraId="1B2EE3CB" w14:textId="3BB0E59A" w:rsidR="12A26C37" w:rsidRDefault="12A26C37">
            <w:pPr>
              <w:rPr>
                <w:sz w:val="24"/>
                <w:szCs w:val="24"/>
              </w:rPr>
            </w:pPr>
          </w:p>
        </w:tc>
        <w:tc>
          <w:tcPr>
            <w:tcW w:w="1440" w:type="dxa"/>
            <w:tcMar>
              <w:left w:w="105" w:type="dxa"/>
              <w:right w:w="105" w:type="dxa"/>
            </w:tcMar>
          </w:tcPr>
          <w:p w14:paraId="566DFF21" w14:textId="18929AE5" w:rsidR="12A26C37" w:rsidRDefault="12A26C37">
            <w:pPr>
              <w:rPr>
                <w:sz w:val="24"/>
                <w:szCs w:val="24"/>
              </w:rPr>
            </w:pPr>
          </w:p>
        </w:tc>
        <w:tc>
          <w:tcPr>
            <w:tcW w:w="1515" w:type="dxa"/>
            <w:tcMar>
              <w:left w:w="105" w:type="dxa"/>
              <w:right w:w="105" w:type="dxa"/>
            </w:tcMar>
          </w:tcPr>
          <w:p w14:paraId="2AA22BA6" w14:textId="7EBBD2B7" w:rsidR="12A26C37" w:rsidRDefault="12A26C37">
            <w:pPr>
              <w:rPr>
                <w:sz w:val="24"/>
                <w:szCs w:val="24"/>
              </w:rPr>
            </w:pPr>
          </w:p>
        </w:tc>
      </w:tr>
      <w:tr w:rsidR="12A26C37" w14:paraId="54400EC5" w14:textId="77777777" w:rsidTr="12A26C37">
        <w:trPr>
          <w:trHeight w:val="300"/>
        </w:trPr>
        <w:tc>
          <w:tcPr>
            <w:tcW w:w="9300" w:type="dxa"/>
            <w:gridSpan w:val="6"/>
            <w:shd w:val="clear" w:color="auto" w:fill="AEAAAA"/>
            <w:tcMar>
              <w:left w:w="105" w:type="dxa"/>
              <w:right w:w="105" w:type="dxa"/>
            </w:tcMar>
          </w:tcPr>
          <w:p w14:paraId="3CF90948" w14:textId="41E9DE36" w:rsidR="12A26C37" w:rsidRDefault="12A26C37">
            <w:pPr>
              <w:rPr>
                <w:color w:val="000000" w:themeColor="text1"/>
              </w:rPr>
            </w:pPr>
            <w:r w:rsidRPr="12A26C37">
              <w:rPr>
                <w:b/>
                <w:bCs/>
                <w:color w:val="000000" w:themeColor="text1"/>
              </w:rPr>
              <w:t>TC-12.7: Storage &amp; Retention</w:t>
            </w:r>
          </w:p>
          <w:p w14:paraId="22D00C08" w14:textId="41536A27" w:rsidR="12A26C37" w:rsidRDefault="12A26C37">
            <w:pPr>
              <w:rPr>
                <w:sz w:val="24"/>
                <w:szCs w:val="24"/>
              </w:rPr>
            </w:pPr>
          </w:p>
        </w:tc>
      </w:tr>
      <w:tr w:rsidR="12A26C37" w14:paraId="15420B9F" w14:textId="77777777" w:rsidTr="12A26C37">
        <w:trPr>
          <w:trHeight w:val="300"/>
        </w:trPr>
        <w:tc>
          <w:tcPr>
            <w:tcW w:w="765" w:type="dxa"/>
            <w:tcMar>
              <w:left w:w="105" w:type="dxa"/>
              <w:right w:w="105" w:type="dxa"/>
            </w:tcMar>
          </w:tcPr>
          <w:p w14:paraId="20676829" w14:textId="2758EBD5" w:rsidR="12A26C37" w:rsidRDefault="12A26C37">
            <w:pPr>
              <w:rPr>
                <w:color w:val="000000" w:themeColor="text1"/>
              </w:rPr>
            </w:pPr>
            <w:r w:rsidRPr="12A26C37">
              <w:rPr>
                <w:color w:val="000000" w:themeColor="text1"/>
              </w:rPr>
              <w:t>1.</w:t>
            </w:r>
          </w:p>
        </w:tc>
        <w:tc>
          <w:tcPr>
            <w:tcW w:w="2445" w:type="dxa"/>
            <w:tcMar>
              <w:left w:w="105" w:type="dxa"/>
              <w:right w:w="105" w:type="dxa"/>
            </w:tcMar>
          </w:tcPr>
          <w:p w14:paraId="64ECB021" w14:textId="7DECA6CF" w:rsidR="12A26C37" w:rsidRDefault="12A26C37">
            <w:pPr>
              <w:rPr>
                <w:color w:val="000000" w:themeColor="text1"/>
              </w:rPr>
            </w:pPr>
            <w:r w:rsidRPr="12A26C37">
              <w:rPr>
                <w:color w:val="000000" w:themeColor="text1"/>
              </w:rPr>
              <w:t>Turn on 'do not save video'</w:t>
            </w:r>
          </w:p>
        </w:tc>
        <w:tc>
          <w:tcPr>
            <w:tcW w:w="1620" w:type="dxa"/>
            <w:tcMar>
              <w:left w:w="105" w:type="dxa"/>
              <w:right w:w="105" w:type="dxa"/>
            </w:tcMar>
          </w:tcPr>
          <w:p w14:paraId="3FCA6AAF" w14:textId="75E00E89" w:rsidR="12A26C37" w:rsidRDefault="12A26C37">
            <w:pPr>
              <w:rPr>
                <w:color w:val="000000" w:themeColor="text1"/>
              </w:rPr>
            </w:pPr>
            <w:r w:rsidRPr="12A26C37">
              <w:rPr>
                <w:color w:val="000000" w:themeColor="text1"/>
              </w:rPr>
              <w:t>No video stored; short event note saved</w:t>
            </w:r>
          </w:p>
        </w:tc>
        <w:tc>
          <w:tcPr>
            <w:tcW w:w="1515" w:type="dxa"/>
            <w:tcMar>
              <w:left w:w="105" w:type="dxa"/>
              <w:right w:w="105" w:type="dxa"/>
            </w:tcMar>
          </w:tcPr>
          <w:p w14:paraId="789D75C8" w14:textId="490BFB59" w:rsidR="12A26C37" w:rsidRDefault="12A26C37">
            <w:pPr>
              <w:rPr>
                <w:sz w:val="24"/>
                <w:szCs w:val="24"/>
              </w:rPr>
            </w:pPr>
          </w:p>
        </w:tc>
        <w:tc>
          <w:tcPr>
            <w:tcW w:w="1440" w:type="dxa"/>
            <w:tcMar>
              <w:left w:w="105" w:type="dxa"/>
              <w:right w:w="105" w:type="dxa"/>
            </w:tcMar>
          </w:tcPr>
          <w:p w14:paraId="3AE8300A" w14:textId="76D48EDD" w:rsidR="12A26C37" w:rsidRDefault="12A26C37">
            <w:pPr>
              <w:rPr>
                <w:sz w:val="24"/>
                <w:szCs w:val="24"/>
              </w:rPr>
            </w:pPr>
          </w:p>
        </w:tc>
        <w:tc>
          <w:tcPr>
            <w:tcW w:w="1515" w:type="dxa"/>
            <w:tcMar>
              <w:left w:w="105" w:type="dxa"/>
              <w:right w:w="105" w:type="dxa"/>
            </w:tcMar>
          </w:tcPr>
          <w:p w14:paraId="5D5A9337" w14:textId="7BA5018D" w:rsidR="12A26C37" w:rsidRDefault="12A26C37">
            <w:pPr>
              <w:rPr>
                <w:sz w:val="24"/>
                <w:szCs w:val="24"/>
              </w:rPr>
            </w:pPr>
          </w:p>
        </w:tc>
      </w:tr>
      <w:tr w:rsidR="12A26C37" w14:paraId="241D5CCA" w14:textId="77777777" w:rsidTr="12A26C37">
        <w:trPr>
          <w:trHeight w:val="300"/>
        </w:trPr>
        <w:tc>
          <w:tcPr>
            <w:tcW w:w="9300" w:type="dxa"/>
            <w:gridSpan w:val="6"/>
            <w:shd w:val="clear" w:color="auto" w:fill="AEAAAA"/>
            <w:tcMar>
              <w:left w:w="105" w:type="dxa"/>
              <w:right w:w="105" w:type="dxa"/>
            </w:tcMar>
          </w:tcPr>
          <w:p w14:paraId="094D82D7" w14:textId="65DD7109" w:rsidR="12A26C37" w:rsidRDefault="12A26C37">
            <w:pPr>
              <w:rPr>
                <w:color w:val="000000" w:themeColor="text1"/>
              </w:rPr>
            </w:pPr>
            <w:r w:rsidRPr="12A26C37">
              <w:rPr>
                <w:b/>
                <w:bCs/>
                <w:color w:val="000000" w:themeColor="text1"/>
              </w:rPr>
              <w:t>TC-12.8: Offline Mode</w:t>
            </w:r>
          </w:p>
          <w:p w14:paraId="72776D6A" w14:textId="6DF71F1C" w:rsidR="12A26C37" w:rsidRDefault="12A26C37">
            <w:pPr>
              <w:rPr>
                <w:sz w:val="24"/>
                <w:szCs w:val="24"/>
              </w:rPr>
            </w:pPr>
          </w:p>
        </w:tc>
      </w:tr>
      <w:tr w:rsidR="12A26C37" w14:paraId="3D276219" w14:textId="77777777" w:rsidTr="12A26C37">
        <w:trPr>
          <w:trHeight w:val="300"/>
        </w:trPr>
        <w:tc>
          <w:tcPr>
            <w:tcW w:w="765" w:type="dxa"/>
            <w:tcMar>
              <w:left w:w="105" w:type="dxa"/>
              <w:right w:w="105" w:type="dxa"/>
            </w:tcMar>
          </w:tcPr>
          <w:p w14:paraId="5428C16A" w14:textId="70E25864" w:rsidR="12A26C37" w:rsidRDefault="12A26C37">
            <w:pPr>
              <w:rPr>
                <w:color w:val="000000" w:themeColor="text1"/>
              </w:rPr>
            </w:pPr>
            <w:r w:rsidRPr="12A26C37">
              <w:rPr>
                <w:color w:val="000000" w:themeColor="text1"/>
              </w:rPr>
              <w:t>1.</w:t>
            </w:r>
          </w:p>
        </w:tc>
        <w:tc>
          <w:tcPr>
            <w:tcW w:w="2445" w:type="dxa"/>
            <w:tcMar>
              <w:left w:w="105" w:type="dxa"/>
              <w:right w:w="105" w:type="dxa"/>
            </w:tcMar>
          </w:tcPr>
          <w:p w14:paraId="44765E8F" w14:textId="43C27AC0" w:rsidR="12A26C37" w:rsidRDefault="12A26C37">
            <w:pPr>
              <w:rPr>
                <w:color w:val="000000" w:themeColor="text1"/>
              </w:rPr>
            </w:pPr>
            <w:r w:rsidRPr="12A26C37">
              <w:rPr>
                <w:color w:val="000000" w:themeColor="text1"/>
              </w:rPr>
              <w:t>Camera loses internet</w:t>
            </w:r>
          </w:p>
        </w:tc>
        <w:tc>
          <w:tcPr>
            <w:tcW w:w="1620" w:type="dxa"/>
            <w:tcMar>
              <w:left w:w="105" w:type="dxa"/>
              <w:right w:w="105" w:type="dxa"/>
            </w:tcMar>
          </w:tcPr>
          <w:p w14:paraId="68B9C63E" w14:textId="2D873E01" w:rsidR="12A26C37" w:rsidRDefault="12A26C37">
            <w:pPr>
              <w:rPr>
                <w:color w:val="000000" w:themeColor="text1"/>
              </w:rPr>
            </w:pPr>
            <w:r w:rsidRPr="12A26C37">
              <w:rPr>
                <w:color w:val="000000" w:themeColor="text1"/>
              </w:rPr>
              <w:t xml:space="preserve">App shows 'camera not </w:t>
            </w:r>
            <w:r w:rsidRPr="12A26C37">
              <w:rPr>
                <w:color w:val="000000" w:themeColor="text1"/>
              </w:rPr>
              <w:lastRenderedPageBreak/>
              <w:t>available'; retries</w:t>
            </w:r>
          </w:p>
        </w:tc>
        <w:tc>
          <w:tcPr>
            <w:tcW w:w="1515" w:type="dxa"/>
            <w:tcMar>
              <w:left w:w="105" w:type="dxa"/>
              <w:right w:w="105" w:type="dxa"/>
            </w:tcMar>
          </w:tcPr>
          <w:p w14:paraId="300B1CDF" w14:textId="24A9565C" w:rsidR="12A26C37" w:rsidRDefault="12A26C37">
            <w:pPr>
              <w:rPr>
                <w:sz w:val="24"/>
                <w:szCs w:val="24"/>
              </w:rPr>
            </w:pPr>
          </w:p>
        </w:tc>
        <w:tc>
          <w:tcPr>
            <w:tcW w:w="1440" w:type="dxa"/>
            <w:tcMar>
              <w:left w:w="105" w:type="dxa"/>
              <w:right w:w="105" w:type="dxa"/>
            </w:tcMar>
          </w:tcPr>
          <w:p w14:paraId="798D6BD4" w14:textId="2B84C9A1" w:rsidR="12A26C37" w:rsidRDefault="12A26C37">
            <w:pPr>
              <w:rPr>
                <w:sz w:val="24"/>
                <w:szCs w:val="24"/>
              </w:rPr>
            </w:pPr>
          </w:p>
        </w:tc>
        <w:tc>
          <w:tcPr>
            <w:tcW w:w="1515" w:type="dxa"/>
            <w:tcMar>
              <w:left w:w="105" w:type="dxa"/>
              <w:right w:w="105" w:type="dxa"/>
            </w:tcMar>
          </w:tcPr>
          <w:p w14:paraId="5225EBD9" w14:textId="094D8D91" w:rsidR="12A26C37" w:rsidRDefault="12A26C37">
            <w:pPr>
              <w:rPr>
                <w:sz w:val="24"/>
                <w:szCs w:val="24"/>
              </w:rPr>
            </w:pPr>
          </w:p>
        </w:tc>
      </w:tr>
      <w:tr w:rsidR="12A26C37" w14:paraId="749B7ADB" w14:textId="77777777" w:rsidTr="12A26C37">
        <w:trPr>
          <w:trHeight w:val="300"/>
        </w:trPr>
        <w:tc>
          <w:tcPr>
            <w:tcW w:w="765" w:type="dxa"/>
            <w:tcMar>
              <w:left w:w="105" w:type="dxa"/>
              <w:right w:w="105" w:type="dxa"/>
            </w:tcMar>
          </w:tcPr>
          <w:p w14:paraId="0F48E6DB" w14:textId="7E80A979" w:rsidR="12A26C37" w:rsidRDefault="12A26C37">
            <w:pPr>
              <w:rPr>
                <w:color w:val="000000" w:themeColor="text1"/>
              </w:rPr>
            </w:pPr>
            <w:r w:rsidRPr="12A26C37">
              <w:rPr>
                <w:color w:val="000000" w:themeColor="text1"/>
              </w:rPr>
              <w:t>2.</w:t>
            </w:r>
          </w:p>
        </w:tc>
        <w:tc>
          <w:tcPr>
            <w:tcW w:w="2445" w:type="dxa"/>
            <w:tcMar>
              <w:left w:w="105" w:type="dxa"/>
              <w:right w:w="105" w:type="dxa"/>
            </w:tcMar>
          </w:tcPr>
          <w:p w14:paraId="5D856EFB" w14:textId="672D5360" w:rsidR="12A26C37" w:rsidRDefault="12A26C37">
            <w:pPr>
              <w:rPr>
                <w:color w:val="000000" w:themeColor="text1"/>
              </w:rPr>
            </w:pPr>
            <w:r w:rsidRPr="12A26C37">
              <w:rPr>
                <w:color w:val="000000" w:themeColor="text1"/>
              </w:rPr>
              <w:t>Event occurs while offline</w:t>
            </w:r>
          </w:p>
        </w:tc>
        <w:tc>
          <w:tcPr>
            <w:tcW w:w="1620" w:type="dxa"/>
            <w:tcMar>
              <w:left w:w="105" w:type="dxa"/>
              <w:right w:w="105" w:type="dxa"/>
            </w:tcMar>
          </w:tcPr>
          <w:p w14:paraId="75D2E43C" w14:textId="266E5A96" w:rsidR="12A26C37" w:rsidRDefault="12A26C37">
            <w:pPr>
              <w:rPr>
                <w:color w:val="000000" w:themeColor="text1"/>
              </w:rPr>
            </w:pPr>
            <w:r w:rsidRPr="12A26C37">
              <w:rPr>
                <w:color w:val="000000" w:themeColor="text1"/>
              </w:rPr>
              <w:t>No false alerts are created</w:t>
            </w:r>
          </w:p>
        </w:tc>
        <w:tc>
          <w:tcPr>
            <w:tcW w:w="1515" w:type="dxa"/>
            <w:tcMar>
              <w:left w:w="105" w:type="dxa"/>
              <w:right w:w="105" w:type="dxa"/>
            </w:tcMar>
          </w:tcPr>
          <w:p w14:paraId="7D1DC0DE" w14:textId="3E136D9C" w:rsidR="12A26C37" w:rsidRDefault="12A26C37">
            <w:pPr>
              <w:rPr>
                <w:sz w:val="24"/>
                <w:szCs w:val="24"/>
              </w:rPr>
            </w:pPr>
          </w:p>
        </w:tc>
        <w:tc>
          <w:tcPr>
            <w:tcW w:w="1440" w:type="dxa"/>
            <w:tcMar>
              <w:left w:w="105" w:type="dxa"/>
              <w:right w:w="105" w:type="dxa"/>
            </w:tcMar>
          </w:tcPr>
          <w:p w14:paraId="684C75E9" w14:textId="1648B8DE" w:rsidR="12A26C37" w:rsidRDefault="12A26C37">
            <w:pPr>
              <w:rPr>
                <w:sz w:val="24"/>
                <w:szCs w:val="24"/>
              </w:rPr>
            </w:pPr>
          </w:p>
        </w:tc>
        <w:tc>
          <w:tcPr>
            <w:tcW w:w="1515" w:type="dxa"/>
            <w:tcMar>
              <w:left w:w="105" w:type="dxa"/>
              <w:right w:w="105" w:type="dxa"/>
            </w:tcMar>
          </w:tcPr>
          <w:p w14:paraId="3C935446" w14:textId="091CCFC1" w:rsidR="12A26C37" w:rsidRDefault="12A26C37">
            <w:pPr>
              <w:rPr>
                <w:sz w:val="24"/>
                <w:szCs w:val="24"/>
              </w:rPr>
            </w:pPr>
          </w:p>
        </w:tc>
      </w:tr>
    </w:tbl>
    <w:p w14:paraId="7FC707CC" w14:textId="7506F5C6" w:rsidR="12A26C37" w:rsidRDefault="12A26C37">
      <w:pPr>
        <w:rPr>
          <w:sz w:val="24"/>
          <w:szCs w:val="24"/>
        </w:rPr>
      </w:pPr>
    </w:p>
    <w:p w14:paraId="33F67715" w14:textId="0370CCF6" w:rsidR="12A26C37" w:rsidRDefault="5ED01D49" w:rsidP="4FD37C41">
      <w:pPr>
        <w:rPr>
          <w:sz w:val="24"/>
          <w:szCs w:val="24"/>
        </w:rPr>
      </w:pPr>
      <w:r w:rsidRPr="4FD37C41">
        <w:rPr>
          <w:b/>
          <w:bCs/>
          <w:sz w:val="24"/>
          <w:szCs w:val="24"/>
        </w:rPr>
        <w:t>Transition Plan:</w:t>
      </w:r>
      <w:r w:rsidR="12A26C37">
        <w:br/>
      </w:r>
      <w:r w:rsidRPr="4FD37C41">
        <w:rPr>
          <w:sz w:val="24"/>
          <w:szCs w:val="24"/>
        </w:rPr>
        <w:t xml:space="preserve"> This feature will be </w:t>
      </w:r>
      <w:r w:rsidRPr="4FD37C41">
        <w:rPr>
          <w:b/>
          <w:bCs/>
          <w:sz w:val="24"/>
          <w:szCs w:val="24"/>
        </w:rPr>
        <w:t>handed off to the next cohort</w:t>
      </w:r>
      <w:r w:rsidRPr="4FD37C41">
        <w:rPr>
          <w:sz w:val="24"/>
          <w:szCs w:val="24"/>
        </w:rPr>
        <w:t xml:space="preserve"> for full implementation, testing, and integration. The current cohort’s contributions to baseline backend logic, data models, and UI prototypes will serve as the foundation for continued development and testing in the upcoming milestone cycle.</w:t>
      </w:r>
    </w:p>
    <w:p w14:paraId="52BF44BD" w14:textId="288E2D18" w:rsidR="4FD37C41" w:rsidRDefault="4FD37C41" w:rsidP="4FD37C41">
      <w:pPr>
        <w:rPr>
          <w:sz w:val="24"/>
          <w:szCs w:val="24"/>
        </w:rPr>
      </w:pPr>
    </w:p>
    <w:p w14:paraId="0D126B12" w14:textId="1E0C2CC1" w:rsidR="21695D2C" w:rsidRDefault="21695D2C">
      <w:pPr>
        <w:rPr>
          <w:sz w:val="24"/>
          <w:szCs w:val="24"/>
        </w:rPr>
      </w:pPr>
      <w:r w:rsidRPr="12A26C37">
        <w:rPr>
          <w:sz w:val="24"/>
          <w:szCs w:val="24"/>
        </w:rPr>
        <w:t>5.0.13</w:t>
      </w:r>
      <w:r>
        <w:tab/>
      </w:r>
      <w:r w:rsidRPr="12A26C37">
        <w:rPr>
          <w:sz w:val="24"/>
          <w:szCs w:val="24"/>
        </w:rPr>
        <w:t>Smart Home Integration - IoT Linking</w:t>
      </w:r>
    </w:p>
    <w:p w14:paraId="53E2247A" w14:textId="3A75DB5E" w:rsidR="12A26C37" w:rsidRDefault="12A26C37">
      <w:pPr>
        <w:rPr>
          <w:sz w:val="24"/>
          <w:szCs w:val="24"/>
        </w:rPr>
      </w:pPr>
    </w:p>
    <w:p w14:paraId="71282256" w14:textId="5AA5EEFE" w:rsidR="21695D2C" w:rsidRDefault="21695D2C">
      <w:pPr>
        <w:rPr>
          <w:sz w:val="24"/>
          <w:szCs w:val="24"/>
        </w:rPr>
      </w:pPr>
      <w:r w:rsidRPr="12A26C37">
        <w:rPr>
          <w:b/>
          <w:bCs/>
          <w:sz w:val="24"/>
          <w:szCs w:val="24"/>
        </w:rPr>
        <w:t>Scope</w:t>
      </w:r>
      <w:r w:rsidRPr="12A26C37">
        <w:rPr>
          <w:sz w:val="24"/>
          <w:szCs w:val="24"/>
        </w:rPr>
        <w:t>: Connect CareConnect to smart home devices such as plugs, door or window sensors, motion sensors, and medicine box sensors. The system shows what happens on the caregiver’s dashboard and can send alerts or reminders.</w:t>
      </w:r>
    </w:p>
    <w:p w14:paraId="10EFCC0C" w14:textId="44E71548" w:rsidR="12A26C37" w:rsidRDefault="12A26C37">
      <w:pPr>
        <w:rPr>
          <w:sz w:val="24"/>
          <w:szCs w:val="24"/>
        </w:rPr>
      </w:pPr>
    </w:p>
    <w:p w14:paraId="50B317E0" w14:textId="58800C8D" w:rsidR="21695D2C" w:rsidRDefault="21695D2C">
      <w:pPr>
        <w:rPr>
          <w:sz w:val="24"/>
          <w:szCs w:val="24"/>
        </w:rPr>
      </w:pPr>
      <w:r w:rsidRPr="12A26C37">
        <w:rPr>
          <w:b/>
          <w:bCs/>
          <w:sz w:val="24"/>
          <w:szCs w:val="24"/>
        </w:rPr>
        <w:t>Prerequisites</w:t>
      </w:r>
      <w:r w:rsidRPr="12A26C37">
        <w:rPr>
          <w:sz w:val="24"/>
          <w:szCs w:val="24"/>
        </w:rPr>
        <w:t>: Patient’s home control box must be set up for testing. At least one smart device must be available.</w:t>
      </w:r>
    </w:p>
    <w:p w14:paraId="54AE28D4" w14:textId="623326FC" w:rsidR="12A26C37" w:rsidRDefault="12A26C37">
      <w:pPr>
        <w:rPr>
          <w:sz w:val="24"/>
          <w:szCs w:val="24"/>
        </w:rPr>
      </w:pPr>
    </w:p>
    <w:p w14:paraId="1BD89A52" w14:textId="4040B6F6" w:rsidR="21695D2C" w:rsidRDefault="21695D2C">
      <w:pPr>
        <w:rPr>
          <w:sz w:val="24"/>
          <w:szCs w:val="24"/>
        </w:rPr>
      </w:pPr>
      <w:r w:rsidRPr="12A26C37">
        <w:rPr>
          <w:b/>
          <w:bCs/>
          <w:sz w:val="24"/>
          <w:szCs w:val="24"/>
        </w:rPr>
        <w:t>Total cases: 7</w:t>
      </w:r>
    </w:p>
    <w:p w14:paraId="7891B096" w14:textId="22034F01" w:rsidR="12A26C37" w:rsidRDefault="12A26C37">
      <w:pPr>
        <w:rPr>
          <w:sz w:val="24"/>
          <w:szCs w:val="24"/>
        </w:rPr>
      </w:pPr>
    </w:p>
    <w:p w14:paraId="680BDE65" w14:textId="02E959C2" w:rsidR="21695D2C" w:rsidRDefault="21695D2C" w:rsidP="00453C19">
      <w:pPr>
        <w:pStyle w:val="ListParagraph"/>
        <w:numPr>
          <w:ilvl w:val="0"/>
          <w:numId w:val="59"/>
        </w:numPr>
        <w:rPr>
          <w:sz w:val="24"/>
          <w:szCs w:val="24"/>
        </w:rPr>
      </w:pPr>
      <w:r w:rsidRPr="12A26C37">
        <w:rPr>
          <w:sz w:val="24"/>
          <w:szCs w:val="24"/>
        </w:rPr>
        <w:t>TC-13.1 (Device Onboarding): Caregiver adds a new sensor to CareConnect → device shows up in the app with the correct name + type.</w:t>
      </w:r>
    </w:p>
    <w:p w14:paraId="3D46EB98" w14:textId="79EB7FB2" w:rsidR="21695D2C" w:rsidRDefault="21695D2C" w:rsidP="00453C19">
      <w:pPr>
        <w:pStyle w:val="ListParagraph"/>
        <w:numPr>
          <w:ilvl w:val="0"/>
          <w:numId w:val="58"/>
        </w:numPr>
        <w:rPr>
          <w:sz w:val="24"/>
          <w:szCs w:val="24"/>
        </w:rPr>
      </w:pPr>
      <w:r w:rsidRPr="12A26C37">
        <w:rPr>
          <w:sz w:val="24"/>
          <w:szCs w:val="24"/>
        </w:rPr>
        <w:t>TC-13.2 (Event Logging): Patient opens and closes a sensor, such as a door sensor → events appear in the correct order with the right time.</w:t>
      </w:r>
    </w:p>
    <w:p w14:paraId="735F21E5" w14:textId="7FB14709" w:rsidR="21695D2C" w:rsidRDefault="21695D2C" w:rsidP="00453C19">
      <w:pPr>
        <w:pStyle w:val="ListParagraph"/>
        <w:numPr>
          <w:ilvl w:val="0"/>
          <w:numId w:val="58"/>
        </w:numPr>
        <w:rPr>
          <w:sz w:val="24"/>
          <w:szCs w:val="24"/>
        </w:rPr>
      </w:pPr>
      <w:r w:rsidRPr="12A26C37">
        <w:rPr>
          <w:sz w:val="24"/>
          <w:szCs w:val="24"/>
        </w:rPr>
        <w:t>TC-13.3 (Missed Dosage – Medication Box): Patient does not open their medicine box at the right time → caregiver dashboard shows “missed dose” and caregiver gets an alert.</w:t>
      </w:r>
    </w:p>
    <w:p w14:paraId="7000D838" w14:textId="7119F4EE" w:rsidR="21695D2C" w:rsidRDefault="21695D2C" w:rsidP="00453C19">
      <w:pPr>
        <w:pStyle w:val="ListParagraph"/>
        <w:numPr>
          <w:ilvl w:val="0"/>
          <w:numId w:val="58"/>
        </w:numPr>
        <w:rPr>
          <w:sz w:val="24"/>
          <w:szCs w:val="24"/>
        </w:rPr>
      </w:pPr>
      <w:r w:rsidRPr="12A26C37">
        <w:rPr>
          <w:sz w:val="24"/>
          <w:szCs w:val="24"/>
        </w:rPr>
        <w:t>TC-13.4 (Notification Regulation): Patient’s front door opens after 10pm → caregiver is notified once for the event and not flooded with alerts.</w:t>
      </w:r>
    </w:p>
    <w:p w14:paraId="22A49F32" w14:textId="2935F24F" w:rsidR="21695D2C" w:rsidRDefault="21695D2C" w:rsidP="00453C19">
      <w:pPr>
        <w:pStyle w:val="ListParagraph"/>
        <w:numPr>
          <w:ilvl w:val="0"/>
          <w:numId w:val="58"/>
        </w:numPr>
        <w:rPr>
          <w:sz w:val="24"/>
          <w:szCs w:val="24"/>
        </w:rPr>
      </w:pPr>
      <w:r w:rsidRPr="12A26C37">
        <w:rPr>
          <w:sz w:val="24"/>
          <w:szCs w:val="24"/>
        </w:rPr>
        <w:t>TC-13.5 (Security &amp; Blocking): Caregiver removes access to a device → system blocks the app from pulling any more data from it.</w:t>
      </w:r>
    </w:p>
    <w:p w14:paraId="10E51BEF" w14:textId="5D61D20A" w:rsidR="21695D2C" w:rsidRDefault="21695D2C" w:rsidP="00453C19">
      <w:pPr>
        <w:pStyle w:val="ListParagraph"/>
        <w:numPr>
          <w:ilvl w:val="0"/>
          <w:numId w:val="58"/>
        </w:numPr>
        <w:rPr>
          <w:sz w:val="24"/>
          <w:szCs w:val="24"/>
        </w:rPr>
      </w:pPr>
      <w:r w:rsidRPr="12A26C37">
        <w:rPr>
          <w:sz w:val="24"/>
          <w:szCs w:val="24"/>
        </w:rPr>
        <w:t>TC-13.6 (Data Display): Caregiver looks at the dashboard → device readings appear in the same format for all devices so they are easy to compare.</w:t>
      </w:r>
    </w:p>
    <w:p w14:paraId="2C20F741" w14:textId="5DDD8053" w:rsidR="21695D2C" w:rsidRDefault="21695D2C" w:rsidP="00453C19">
      <w:pPr>
        <w:pStyle w:val="ListParagraph"/>
        <w:numPr>
          <w:ilvl w:val="0"/>
          <w:numId w:val="58"/>
        </w:numPr>
        <w:rPr>
          <w:sz w:val="24"/>
          <w:szCs w:val="24"/>
        </w:rPr>
      </w:pPr>
      <w:r w:rsidRPr="12A26C37">
        <w:rPr>
          <w:sz w:val="24"/>
          <w:szCs w:val="24"/>
        </w:rPr>
        <w:t>TC-13.7 (Loss &amp; Recovery): Patient’s control box goes offline → system saves missed events and later shows them in order when the control box comes back online.</w:t>
      </w:r>
    </w:p>
    <w:p w14:paraId="56009386" w14:textId="597F64B3" w:rsidR="12A26C37" w:rsidRDefault="12A26C37" w:rsidP="00453C19">
      <w:pPr>
        <w:rPr>
          <w:sz w:val="24"/>
          <w:szCs w:val="24"/>
        </w:rPr>
      </w:pPr>
    </w:p>
    <w:p w14:paraId="35DC2EF9" w14:textId="2F27EF57" w:rsidR="12A26C37" w:rsidRDefault="12A26C37">
      <w:pPr>
        <w:rPr>
          <w:sz w:val="24"/>
          <w:szCs w:val="24"/>
        </w:rPr>
      </w:pPr>
    </w:p>
    <w:tbl>
      <w:tblPr>
        <w:tblStyle w:val="TableGrid"/>
        <w:tblW w:w="9675" w:type="dxa"/>
        <w:tblInd w:w="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795"/>
        <w:gridCol w:w="2760"/>
        <w:gridCol w:w="1575"/>
        <w:gridCol w:w="1440"/>
        <w:gridCol w:w="1290"/>
        <w:gridCol w:w="1815"/>
      </w:tblGrid>
      <w:tr w:rsidR="12A26C37" w14:paraId="3B6016CE" w14:textId="77777777" w:rsidTr="65D27D43">
        <w:trPr>
          <w:trHeight w:val="300"/>
        </w:trPr>
        <w:tc>
          <w:tcPr>
            <w:tcW w:w="795" w:type="dxa"/>
            <w:tcMar>
              <w:left w:w="105" w:type="dxa"/>
              <w:right w:w="105" w:type="dxa"/>
            </w:tcMar>
          </w:tcPr>
          <w:p w14:paraId="2E05E696" w14:textId="7AB96A9D" w:rsidR="12A26C37" w:rsidRDefault="12A26C37">
            <w:pPr>
              <w:rPr>
                <w:color w:val="000000" w:themeColor="text1"/>
              </w:rPr>
            </w:pPr>
            <w:r w:rsidRPr="12A26C37">
              <w:rPr>
                <w:b/>
                <w:bCs/>
                <w:color w:val="000000" w:themeColor="text1"/>
              </w:rPr>
              <w:t>STEP</w:t>
            </w:r>
          </w:p>
        </w:tc>
        <w:tc>
          <w:tcPr>
            <w:tcW w:w="2760" w:type="dxa"/>
            <w:tcMar>
              <w:left w:w="105" w:type="dxa"/>
              <w:right w:w="105" w:type="dxa"/>
            </w:tcMar>
          </w:tcPr>
          <w:p w14:paraId="4F6B5B44" w14:textId="0E869E51" w:rsidR="12A26C37" w:rsidRDefault="12A26C37">
            <w:pPr>
              <w:rPr>
                <w:color w:val="000000" w:themeColor="text1"/>
              </w:rPr>
            </w:pPr>
            <w:r w:rsidRPr="12A26C37">
              <w:rPr>
                <w:b/>
                <w:bCs/>
                <w:color w:val="000000" w:themeColor="text1"/>
              </w:rPr>
              <w:t>TEST STEP/ INPUT</w:t>
            </w:r>
          </w:p>
        </w:tc>
        <w:tc>
          <w:tcPr>
            <w:tcW w:w="1575" w:type="dxa"/>
            <w:tcMar>
              <w:left w:w="105" w:type="dxa"/>
              <w:right w:w="105" w:type="dxa"/>
            </w:tcMar>
          </w:tcPr>
          <w:p w14:paraId="76067602" w14:textId="49690485" w:rsidR="12A26C37" w:rsidRDefault="12A26C37">
            <w:pPr>
              <w:rPr>
                <w:color w:val="000000" w:themeColor="text1"/>
              </w:rPr>
            </w:pPr>
            <w:r w:rsidRPr="12A26C37">
              <w:rPr>
                <w:b/>
                <w:bCs/>
                <w:color w:val="000000" w:themeColor="text1"/>
              </w:rPr>
              <w:t>EXPECTED RESULTS</w:t>
            </w:r>
          </w:p>
        </w:tc>
        <w:tc>
          <w:tcPr>
            <w:tcW w:w="1440" w:type="dxa"/>
            <w:tcMar>
              <w:left w:w="105" w:type="dxa"/>
              <w:right w:w="105" w:type="dxa"/>
            </w:tcMar>
          </w:tcPr>
          <w:p w14:paraId="2C1899EF" w14:textId="1076C46B" w:rsidR="12A26C37" w:rsidRDefault="12A26C37">
            <w:pPr>
              <w:rPr>
                <w:color w:val="000000" w:themeColor="text1"/>
              </w:rPr>
            </w:pPr>
            <w:r w:rsidRPr="12A26C37">
              <w:rPr>
                <w:b/>
                <w:bCs/>
                <w:color w:val="000000" w:themeColor="text1"/>
              </w:rPr>
              <w:t>ACTUAL RESULTS</w:t>
            </w:r>
          </w:p>
        </w:tc>
        <w:tc>
          <w:tcPr>
            <w:tcW w:w="1290" w:type="dxa"/>
            <w:tcMar>
              <w:left w:w="105" w:type="dxa"/>
              <w:right w:w="105" w:type="dxa"/>
            </w:tcMar>
          </w:tcPr>
          <w:p w14:paraId="7A4FFDD8" w14:textId="1245B62A" w:rsidR="12A26C37" w:rsidRDefault="12A26C37">
            <w:pPr>
              <w:rPr>
                <w:color w:val="000000" w:themeColor="text1"/>
              </w:rPr>
            </w:pPr>
            <w:r w:rsidRPr="12A26C37">
              <w:rPr>
                <w:b/>
                <w:bCs/>
                <w:color w:val="000000" w:themeColor="text1"/>
              </w:rPr>
              <w:t>PASS/ FAIL</w:t>
            </w:r>
          </w:p>
        </w:tc>
        <w:tc>
          <w:tcPr>
            <w:tcW w:w="1815" w:type="dxa"/>
            <w:tcMar>
              <w:left w:w="105" w:type="dxa"/>
              <w:right w:w="105" w:type="dxa"/>
            </w:tcMar>
          </w:tcPr>
          <w:p w14:paraId="52829119" w14:textId="67535431" w:rsidR="12A26C37" w:rsidRDefault="12A26C37">
            <w:pPr>
              <w:rPr>
                <w:color w:val="000000" w:themeColor="text1"/>
              </w:rPr>
            </w:pPr>
            <w:r w:rsidRPr="12A26C37">
              <w:rPr>
                <w:b/>
                <w:bCs/>
                <w:color w:val="000000" w:themeColor="text1"/>
              </w:rPr>
              <w:t>DEFECTS FOUND</w:t>
            </w:r>
          </w:p>
        </w:tc>
      </w:tr>
      <w:tr w:rsidR="12A26C37" w14:paraId="7614C7E6" w14:textId="77777777" w:rsidTr="65D27D43">
        <w:trPr>
          <w:trHeight w:val="300"/>
        </w:trPr>
        <w:tc>
          <w:tcPr>
            <w:tcW w:w="9675" w:type="dxa"/>
            <w:gridSpan w:val="6"/>
            <w:shd w:val="clear" w:color="auto" w:fill="AEAAAA"/>
            <w:tcMar>
              <w:left w:w="105" w:type="dxa"/>
              <w:right w:w="105" w:type="dxa"/>
            </w:tcMar>
          </w:tcPr>
          <w:p w14:paraId="36FAD840" w14:textId="6046C53F" w:rsidR="12A26C37" w:rsidRDefault="12A26C37">
            <w:r w:rsidRPr="12A26C37">
              <w:rPr>
                <w:b/>
                <w:bCs/>
              </w:rPr>
              <w:t>TC-13.1: Device Onboarding</w:t>
            </w:r>
          </w:p>
          <w:p w14:paraId="6B7B0EEF" w14:textId="1ED853BF" w:rsidR="12A26C37" w:rsidRDefault="12A26C37"/>
        </w:tc>
      </w:tr>
      <w:tr w:rsidR="12A26C37" w14:paraId="17A998B6" w14:textId="77777777" w:rsidTr="65D27D43">
        <w:trPr>
          <w:trHeight w:val="300"/>
        </w:trPr>
        <w:tc>
          <w:tcPr>
            <w:tcW w:w="795" w:type="dxa"/>
            <w:tcMar>
              <w:left w:w="105" w:type="dxa"/>
              <w:right w:w="105" w:type="dxa"/>
            </w:tcMar>
          </w:tcPr>
          <w:p w14:paraId="7443B9BB" w14:textId="4F400B0F" w:rsidR="12A26C37" w:rsidRDefault="12A26C37">
            <w:r w:rsidRPr="12A26C37">
              <w:t>1.</w:t>
            </w:r>
          </w:p>
        </w:tc>
        <w:tc>
          <w:tcPr>
            <w:tcW w:w="2760" w:type="dxa"/>
            <w:tcMar>
              <w:left w:w="105" w:type="dxa"/>
              <w:right w:w="105" w:type="dxa"/>
            </w:tcMar>
          </w:tcPr>
          <w:p w14:paraId="00BCA2E9" w14:textId="025CF667" w:rsidR="12A26C37" w:rsidRDefault="12A26C37">
            <w:r w:rsidRPr="12A26C37">
              <w:t>Caregiver adds a new sensor to CareConnect</w:t>
            </w:r>
          </w:p>
        </w:tc>
        <w:tc>
          <w:tcPr>
            <w:tcW w:w="1575" w:type="dxa"/>
            <w:tcMar>
              <w:left w:w="105" w:type="dxa"/>
              <w:right w:w="105" w:type="dxa"/>
            </w:tcMar>
          </w:tcPr>
          <w:p w14:paraId="78A67153" w14:textId="3076A059" w:rsidR="12A26C37" w:rsidRDefault="12A26C37">
            <w:r w:rsidRPr="12A26C37">
              <w:t>Device shows up in the app with the correct name and type</w:t>
            </w:r>
          </w:p>
        </w:tc>
        <w:tc>
          <w:tcPr>
            <w:tcW w:w="1440" w:type="dxa"/>
            <w:tcMar>
              <w:left w:w="105" w:type="dxa"/>
              <w:right w:w="105" w:type="dxa"/>
            </w:tcMar>
          </w:tcPr>
          <w:p w14:paraId="6D256AFD" w14:textId="19DEBD51" w:rsidR="12A26C37" w:rsidRDefault="12A26C37"/>
        </w:tc>
        <w:tc>
          <w:tcPr>
            <w:tcW w:w="1290" w:type="dxa"/>
            <w:tcMar>
              <w:left w:w="105" w:type="dxa"/>
              <w:right w:w="105" w:type="dxa"/>
            </w:tcMar>
          </w:tcPr>
          <w:p w14:paraId="6EB1D150" w14:textId="0DA968DE" w:rsidR="12A26C37" w:rsidRDefault="12A26C37"/>
        </w:tc>
        <w:tc>
          <w:tcPr>
            <w:tcW w:w="1815" w:type="dxa"/>
            <w:tcMar>
              <w:left w:w="105" w:type="dxa"/>
              <w:right w:w="105" w:type="dxa"/>
            </w:tcMar>
          </w:tcPr>
          <w:p w14:paraId="4DE0CDA1" w14:textId="45D3A96E" w:rsidR="12A26C37" w:rsidRDefault="12A26C37"/>
        </w:tc>
      </w:tr>
      <w:tr w:rsidR="12A26C37" w14:paraId="417E5E42" w14:textId="77777777" w:rsidTr="65D27D43">
        <w:trPr>
          <w:trHeight w:val="300"/>
        </w:trPr>
        <w:tc>
          <w:tcPr>
            <w:tcW w:w="9675" w:type="dxa"/>
            <w:gridSpan w:val="6"/>
            <w:shd w:val="clear" w:color="auto" w:fill="AEAAAA"/>
            <w:tcMar>
              <w:left w:w="105" w:type="dxa"/>
              <w:right w:w="105" w:type="dxa"/>
            </w:tcMar>
          </w:tcPr>
          <w:p w14:paraId="120BE254" w14:textId="700018C4" w:rsidR="12A26C37" w:rsidRDefault="12A26C37">
            <w:r w:rsidRPr="12A26C37">
              <w:rPr>
                <w:b/>
                <w:bCs/>
              </w:rPr>
              <w:t>TC-13.2: Event Logging</w:t>
            </w:r>
          </w:p>
          <w:p w14:paraId="48AA4A2F" w14:textId="50542893" w:rsidR="12A26C37" w:rsidRDefault="12A26C37"/>
        </w:tc>
      </w:tr>
      <w:tr w:rsidR="12A26C37" w14:paraId="7FF3FB52" w14:textId="77777777" w:rsidTr="65D27D43">
        <w:trPr>
          <w:trHeight w:val="300"/>
        </w:trPr>
        <w:tc>
          <w:tcPr>
            <w:tcW w:w="795" w:type="dxa"/>
            <w:tcMar>
              <w:left w:w="105" w:type="dxa"/>
              <w:right w:w="105" w:type="dxa"/>
            </w:tcMar>
          </w:tcPr>
          <w:p w14:paraId="69245E14" w14:textId="6B1CF696" w:rsidR="12A26C37" w:rsidRDefault="12A26C37">
            <w:r w:rsidRPr="12A26C37">
              <w:t>1.</w:t>
            </w:r>
          </w:p>
        </w:tc>
        <w:tc>
          <w:tcPr>
            <w:tcW w:w="2760" w:type="dxa"/>
            <w:tcMar>
              <w:left w:w="105" w:type="dxa"/>
              <w:right w:w="105" w:type="dxa"/>
            </w:tcMar>
          </w:tcPr>
          <w:p w14:paraId="3EAAC054" w14:textId="0A9243AF" w:rsidR="12A26C37" w:rsidRDefault="12A26C37">
            <w:r w:rsidRPr="12A26C37">
              <w:t>Patient opens and closes a sensor such as a door sensor</w:t>
            </w:r>
          </w:p>
        </w:tc>
        <w:tc>
          <w:tcPr>
            <w:tcW w:w="1575" w:type="dxa"/>
            <w:tcMar>
              <w:left w:w="105" w:type="dxa"/>
              <w:right w:w="105" w:type="dxa"/>
            </w:tcMar>
          </w:tcPr>
          <w:p w14:paraId="47459C02" w14:textId="29A9AA4C" w:rsidR="12A26C37" w:rsidRDefault="12A26C37">
            <w:r w:rsidRPr="12A26C37">
              <w:t xml:space="preserve">Events appear in the correct order with the </w:t>
            </w:r>
            <w:r w:rsidRPr="12A26C37">
              <w:lastRenderedPageBreak/>
              <w:t>right time</w:t>
            </w:r>
          </w:p>
        </w:tc>
        <w:tc>
          <w:tcPr>
            <w:tcW w:w="1440" w:type="dxa"/>
            <w:tcMar>
              <w:left w:w="105" w:type="dxa"/>
              <w:right w:w="105" w:type="dxa"/>
            </w:tcMar>
          </w:tcPr>
          <w:p w14:paraId="7ED3A248" w14:textId="741E9F1E" w:rsidR="12A26C37" w:rsidRDefault="12A26C37"/>
        </w:tc>
        <w:tc>
          <w:tcPr>
            <w:tcW w:w="1290" w:type="dxa"/>
            <w:tcMar>
              <w:left w:w="105" w:type="dxa"/>
              <w:right w:w="105" w:type="dxa"/>
            </w:tcMar>
          </w:tcPr>
          <w:p w14:paraId="3229456B" w14:textId="04801685" w:rsidR="12A26C37" w:rsidRDefault="12A26C37"/>
        </w:tc>
        <w:tc>
          <w:tcPr>
            <w:tcW w:w="1815" w:type="dxa"/>
            <w:tcMar>
              <w:left w:w="105" w:type="dxa"/>
              <w:right w:w="105" w:type="dxa"/>
            </w:tcMar>
          </w:tcPr>
          <w:p w14:paraId="3BF698A3" w14:textId="4EAD2B62" w:rsidR="12A26C37" w:rsidRDefault="12A26C37"/>
        </w:tc>
      </w:tr>
      <w:tr w:rsidR="12A26C37" w14:paraId="79707090" w14:textId="77777777" w:rsidTr="65D27D43">
        <w:trPr>
          <w:trHeight w:val="300"/>
        </w:trPr>
        <w:tc>
          <w:tcPr>
            <w:tcW w:w="9675" w:type="dxa"/>
            <w:gridSpan w:val="6"/>
            <w:shd w:val="clear" w:color="auto" w:fill="AEAAAA"/>
            <w:tcMar>
              <w:left w:w="105" w:type="dxa"/>
              <w:right w:w="105" w:type="dxa"/>
            </w:tcMar>
          </w:tcPr>
          <w:p w14:paraId="483093B9" w14:textId="119F0049" w:rsidR="12A26C37" w:rsidRDefault="12A26C37">
            <w:r w:rsidRPr="12A26C37">
              <w:rPr>
                <w:b/>
                <w:bCs/>
              </w:rPr>
              <w:t>TC-13.3: Missed Dosage – Medication Box</w:t>
            </w:r>
          </w:p>
          <w:p w14:paraId="1E61380B" w14:textId="6F59A55D" w:rsidR="12A26C37" w:rsidRDefault="12A26C37"/>
        </w:tc>
      </w:tr>
      <w:tr w:rsidR="12A26C37" w14:paraId="06719A02" w14:textId="77777777" w:rsidTr="65D27D43">
        <w:trPr>
          <w:trHeight w:val="300"/>
        </w:trPr>
        <w:tc>
          <w:tcPr>
            <w:tcW w:w="795" w:type="dxa"/>
            <w:tcMar>
              <w:left w:w="105" w:type="dxa"/>
              <w:right w:w="105" w:type="dxa"/>
            </w:tcMar>
          </w:tcPr>
          <w:p w14:paraId="4497AD44" w14:textId="3608BDDB" w:rsidR="12A26C37" w:rsidRDefault="12A26C37">
            <w:pPr>
              <w:rPr>
                <w:color w:val="000000" w:themeColor="text1"/>
              </w:rPr>
            </w:pPr>
            <w:r w:rsidRPr="12A26C37">
              <w:rPr>
                <w:color w:val="000000" w:themeColor="text1"/>
              </w:rPr>
              <w:t>1.</w:t>
            </w:r>
          </w:p>
        </w:tc>
        <w:tc>
          <w:tcPr>
            <w:tcW w:w="2760" w:type="dxa"/>
            <w:tcMar>
              <w:left w:w="105" w:type="dxa"/>
              <w:right w:w="105" w:type="dxa"/>
            </w:tcMar>
          </w:tcPr>
          <w:p w14:paraId="66FCF7CC" w14:textId="00AE80DB" w:rsidR="12A26C37" w:rsidRDefault="12A26C37">
            <w:r w:rsidRPr="12A26C37">
              <w:t>Patient does not open the medicine box at the right time</w:t>
            </w:r>
          </w:p>
        </w:tc>
        <w:tc>
          <w:tcPr>
            <w:tcW w:w="1575" w:type="dxa"/>
            <w:tcMar>
              <w:left w:w="105" w:type="dxa"/>
              <w:right w:w="105" w:type="dxa"/>
            </w:tcMar>
          </w:tcPr>
          <w:p w14:paraId="1482834C" w14:textId="039972F8" w:rsidR="12A26C37" w:rsidRDefault="17920148">
            <w:r>
              <w:t xml:space="preserve">Caregiver dashboard gets an </w:t>
            </w:r>
            <w:del w:id="1523" w:author="Amber Young" w:date="2025-10-31T13:58:00Z">
              <w:r w:rsidR="12A26C37" w:rsidDel="17920148">
                <w:delText>alert</w:delText>
              </w:r>
            </w:del>
            <w:ins w:id="1524" w:author="Amber Young" w:date="2025-10-31T13:58:00Z">
              <w:r w:rsidR="7633EF6F">
                <w:t>alert,</w:t>
              </w:r>
            </w:ins>
            <w:r>
              <w:t xml:space="preserve"> and screen shows “missed dose” </w:t>
            </w:r>
          </w:p>
        </w:tc>
        <w:tc>
          <w:tcPr>
            <w:tcW w:w="1440" w:type="dxa"/>
            <w:tcMar>
              <w:left w:w="105" w:type="dxa"/>
              <w:right w:w="105" w:type="dxa"/>
            </w:tcMar>
          </w:tcPr>
          <w:p w14:paraId="153E55B3" w14:textId="7021A3E9" w:rsidR="12A26C37" w:rsidRDefault="12A26C37"/>
        </w:tc>
        <w:tc>
          <w:tcPr>
            <w:tcW w:w="1290" w:type="dxa"/>
            <w:tcMar>
              <w:left w:w="105" w:type="dxa"/>
              <w:right w:w="105" w:type="dxa"/>
            </w:tcMar>
          </w:tcPr>
          <w:p w14:paraId="1931A151" w14:textId="1198060A" w:rsidR="12A26C37" w:rsidRDefault="12A26C37"/>
        </w:tc>
        <w:tc>
          <w:tcPr>
            <w:tcW w:w="1815" w:type="dxa"/>
            <w:tcMar>
              <w:left w:w="105" w:type="dxa"/>
              <w:right w:w="105" w:type="dxa"/>
            </w:tcMar>
          </w:tcPr>
          <w:p w14:paraId="38FF2937" w14:textId="1431D326" w:rsidR="12A26C37" w:rsidRDefault="12A26C37"/>
        </w:tc>
      </w:tr>
      <w:tr w:rsidR="12A26C37" w14:paraId="16ECFDD4" w14:textId="77777777" w:rsidTr="65D27D43">
        <w:trPr>
          <w:trHeight w:val="300"/>
        </w:trPr>
        <w:tc>
          <w:tcPr>
            <w:tcW w:w="9675" w:type="dxa"/>
            <w:gridSpan w:val="6"/>
            <w:shd w:val="clear" w:color="auto" w:fill="AEAAAA"/>
            <w:tcMar>
              <w:left w:w="105" w:type="dxa"/>
              <w:right w:w="105" w:type="dxa"/>
            </w:tcMar>
          </w:tcPr>
          <w:p w14:paraId="6C4D7AD2" w14:textId="75BE87DC" w:rsidR="12A26C37" w:rsidRDefault="12A26C37">
            <w:r w:rsidRPr="12A26C37">
              <w:rPr>
                <w:b/>
                <w:bCs/>
              </w:rPr>
              <w:t>TC-13.4: Notification Regulation</w:t>
            </w:r>
          </w:p>
          <w:p w14:paraId="69F38BED" w14:textId="48162D06" w:rsidR="12A26C37" w:rsidRDefault="12A26C37"/>
        </w:tc>
      </w:tr>
      <w:tr w:rsidR="12A26C37" w14:paraId="08D70C31" w14:textId="77777777" w:rsidTr="65D27D43">
        <w:trPr>
          <w:trHeight w:val="300"/>
        </w:trPr>
        <w:tc>
          <w:tcPr>
            <w:tcW w:w="795" w:type="dxa"/>
            <w:tcMar>
              <w:left w:w="105" w:type="dxa"/>
              <w:right w:w="105" w:type="dxa"/>
            </w:tcMar>
          </w:tcPr>
          <w:p w14:paraId="7AAB2ECF" w14:textId="471E9BC9" w:rsidR="12A26C37" w:rsidRDefault="12A26C37">
            <w:r w:rsidRPr="12A26C37">
              <w:t>1.</w:t>
            </w:r>
          </w:p>
        </w:tc>
        <w:tc>
          <w:tcPr>
            <w:tcW w:w="2760" w:type="dxa"/>
            <w:tcMar>
              <w:left w:w="105" w:type="dxa"/>
              <w:right w:w="105" w:type="dxa"/>
            </w:tcMar>
          </w:tcPr>
          <w:p w14:paraId="2CCCC388" w14:textId="2148A424" w:rsidR="12A26C37" w:rsidRDefault="12A26C37">
            <w:del w:id="1525" w:author="Amber Young" w:date="2025-10-31T13:58:00Z">
              <w:r w:rsidDel="17920148">
                <w:delText>Patient’s</w:delText>
              </w:r>
            </w:del>
            <w:ins w:id="1526" w:author="Amber Young" w:date="2025-10-31T13:58:00Z">
              <w:r w:rsidR="7B1AB316">
                <w:t>The patient’s</w:t>
              </w:r>
            </w:ins>
            <w:r w:rsidR="17920148">
              <w:t xml:space="preserve"> front door opens after 10pm.</w:t>
            </w:r>
          </w:p>
        </w:tc>
        <w:tc>
          <w:tcPr>
            <w:tcW w:w="1575" w:type="dxa"/>
            <w:tcMar>
              <w:left w:w="105" w:type="dxa"/>
              <w:right w:w="105" w:type="dxa"/>
            </w:tcMar>
          </w:tcPr>
          <w:p w14:paraId="0FC2661A" w14:textId="742AA1EF" w:rsidR="12A26C37" w:rsidRDefault="12A26C37">
            <w:del w:id="1527" w:author="Amber Young" w:date="2025-10-31T13:58:00Z">
              <w:r w:rsidDel="17920148">
                <w:delText>Caregiver</w:delText>
              </w:r>
            </w:del>
            <w:ins w:id="1528" w:author="Amber Young" w:date="2025-10-31T13:58:00Z">
              <w:r w:rsidR="67763E46">
                <w:t>The caregivers</w:t>
              </w:r>
            </w:ins>
            <w:r w:rsidR="17920148">
              <w:t xml:space="preserve"> is notified once and not flooded with alerts.</w:t>
            </w:r>
          </w:p>
        </w:tc>
        <w:tc>
          <w:tcPr>
            <w:tcW w:w="1440" w:type="dxa"/>
            <w:tcMar>
              <w:left w:w="105" w:type="dxa"/>
              <w:right w:w="105" w:type="dxa"/>
            </w:tcMar>
          </w:tcPr>
          <w:p w14:paraId="7AE995DD" w14:textId="1403ED39" w:rsidR="12A26C37" w:rsidRDefault="12A26C37"/>
        </w:tc>
        <w:tc>
          <w:tcPr>
            <w:tcW w:w="1290" w:type="dxa"/>
            <w:tcMar>
              <w:left w:w="105" w:type="dxa"/>
              <w:right w:w="105" w:type="dxa"/>
            </w:tcMar>
          </w:tcPr>
          <w:p w14:paraId="180E0104" w14:textId="4AB2017B" w:rsidR="12A26C37" w:rsidRDefault="12A26C37"/>
        </w:tc>
        <w:tc>
          <w:tcPr>
            <w:tcW w:w="1815" w:type="dxa"/>
            <w:tcMar>
              <w:left w:w="105" w:type="dxa"/>
              <w:right w:w="105" w:type="dxa"/>
            </w:tcMar>
          </w:tcPr>
          <w:p w14:paraId="5B98DDE4" w14:textId="127FD0C8" w:rsidR="12A26C37" w:rsidRDefault="12A26C37"/>
        </w:tc>
      </w:tr>
      <w:tr w:rsidR="12A26C37" w14:paraId="097F6B2F" w14:textId="77777777" w:rsidTr="65D27D43">
        <w:trPr>
          <w:trHeight w:val="300"/>
        </w:trPr>
        <w:tc>
          <w:tcPr>
            <w:tcW w:w="9675" w:type="dxa"/>
            <w:gridSpan w:val="6"/>
            <w:shd w:val="clear" w:color="auto" w:fill="AEAAAA"/>
            <w:tcMar>
              <w:left w:w="105" w:type="dxa"/>
              <w:right w:w="105" w:type="dxa"/>
            </w:tcMar>
          </w:tcPr>
          <w:p w14:paraId="5E0D9B56" w14:textId="571BB627" w:rsidR="12A26C37" w:rsidRDefault="12A26C37">
            <w:r w:rsidRPr="12A26C37">
              <w:rPr>
                <w:b/>
                <w:bCs/>
              </w:rPr>
              <w:t>TC-13.5: Security &amp; Blocking</w:t>
            </w:r>
          </w:p>
          <w:p w14:paraId="1B581F8C" w14:textId="74C0BE34" w:rsidR="12A26C37" w:rsidRDefault="12A26C37"/>
        </w:tc>
      </w:tr>
      <w:tr w:rsidR="12A26C37" w14:paraId="6497EECA" w14:textId="77777777" w:rsidTr="65D27D43">
        <w:trPr>
          <w:trHeight w:val="300"/>
        </w:trPr>
        <w:tc>
          <w:tcPr>
            <w:tcW w:w="795" w:type="dxa"/>
            <w:tcMar>
              <w:left w:w="105" w:type="dxa"/>
              <w:right w:w="105" w:type="dxa"/>
            </w:tcMar>
          </w:tcPr>
          <w:p w14:paraId="7D0F00EE" w14:textId="4957B5F8" w:rsidR="12A26C37" w:rsidRDefault="12A26C37">
            <w:r w:rsidRPr="12A26C37">
              <w:t>1.</w:t>
            </w:r>
          </w:p>
        </w:tc>
        <w:tc>
          <w:tcPr>
            <w:tcW w:w="2760" w:type="dxa"/>
            <w:tcMar>
              <w:left w:w="105" w:type="dxa"/>
              <w:right w:w="105" w:type="dxa"/>
            </w:tcMar>
          </w:tcPr>
          <w:p w14:paraId="2A572229" w14:textId="462FE49A" w:rsidR="12A26C37" w:rsidRDefault="12A26C37">
            <w:r w:rsidRPr="12A26C37">
              <w:t>Caregiver removes access to a device</w:t>
            </w:r>
          </w:p>
        </w:tc>
        <w:tc>
          <w:tcPr>
            <w:tcW w:w="1575" w:type="dxa"/>
            <w:tcMar>
              <w:left w:w="105" w:type="dxa"/>
              <w:right w:w="105" w:type="dxa"/>
            </w:tcMar>
          </w:tcPr>
          <w:p w14:paraId="391E8916" w14:textId="4198DED1" w:rsidR="12A26C37" w:rsidRDefault="12A26C37">
            <w:r w:rsidRPr="12A26C37">
              <w:t>System blocks the app from pulling more data from it</w:t>
            </w:r>
          </w:p>
        </w:tc>
        <w:tc>
          <w:tcPr>
            <w:tcW w:w="1440" w:type="dxa"/>
            <w:tcMar>
              <w:left w:w="105" w:type="dxa"/>
              <w:right w:w="105" w:type="dxa"/>
            </w:tcMar>
          </w:tcPr>
          <w:p w14:paraId="625DCB1B" w14:textId="02EC0231" w:rsidR="12A26C37" w:rsidRDefault="12A26C37"/>
        </w:tc>
        <w:tc>
          <w:tcPr>
            <w:tcW w:w="1290" w:type="dxa"/>
            <w:tcMar>
              <w:left w:w="105" w:type="dxa"/>
              <w:right w:w="105" w:type="dxa"/>
            </w:tcMar>
          </w:tcPr>
          <w:p w14:paraId="379732E5" w14:textId="2BEA0198" w:rsidR="12A26C37" w:rsidRDefault="12A26C37"/>
        </w:tc>
        <w:tc>
          <w:tcPr>
            <w:tcW w:w="1815" w:type="dxa"/>
            <w:tcMar>
              <w:left w:w="105" w:type="dxa"/>
              <w:right w:w="105" w:type="dxa"/>
            </w:tcMar>
          </w:tcPr>
          <w:p w14:paraId="39CDC21F" w14:textId="77615596" w:rsidR="12A26C37" w:rsidRDefault="12A26C37"/>
        </w:tc>
      </w:tr>
      <w:tr w:rsidR="12A26C37" w14:paraId="5CC35062" w14:textId="77777777" w:rsidTr="65D27D43">
        <w:trPr>
          <w:trHeight w:val="300"/>
        </w:trPr>
        <w:tc>
          <w:tcPr>
            <w:tcW w:w="9675" w:type="dxa"/>
            <w:gridSpan w:val="6"/>
            <w:shd w:val="clear" w:color="auto" w:fill="AEAAAA"/>
            <w:tcMar>
              <w:left w:w="105" w:type="dxa"/>
              <w:right w:w="105" w:type="dxa"/>
            </w:tcMar>
          </w:tcPr>
          <w:p w14:paraId="2E618DCD" w14:textId="1B5A2708" w:rsidR="12A26C37" w:rsidRDefault="12A26C37">
            <w:r w:rsidRPr="12A26C37">
              <w:rPr>
                <w:b/>
                <w:bCs/>
              </w:rPr>
              <w:t>TC-13.6: Data Display</w:t>
            </w:r>
          </w:p>
          <w:p w14:paraId="127A9583" w14:textId="0EECE7BE" w:rsidR="12A26C37" w:rsidRDefault="12A26C37"/>
        </w:tc>
      </w:tr>
      <w:tr w:rsidR="12A26C37" w14:paraId="691587A2" w14:textId="77777777" w:rsidTr="65D27D43">
        <w:trPr>
          <w:trHeight w:val="300"/>
        </w:trPr>
        <w:tc>
          <w:tcPr>
            <w:tcW w:w="795" w:type="dxa"/>
            <w:tcMar>
              <w:left w:w="105" w:type="dxa"/>
              <w:right w:w="105" w:type="dxa"/>
            </w:tcMar>
          </w:tcPr>
          <w:p w14:paraId="6F40CE45" w14:textId="750C047F" w:rsidR="12A26C37" w:rsidRDefault="12A26C37">
            <w:r w:rsidRPr="12A26C37">
              <w:t>1.</w:t>
            </w:r>
          </w:p>
        </w:tc>
        <w:tc>
          <w:tcPr>
            <w:tcW w:w="2760" w:type="dxa"/>
            <w:tcMar>
              <w:left w:w="105" w:type="dxa"/>
              <w:right w:w="105" w:type="dxa"/>
            </w:tcMar>
          </w:tcPr>
          <w:p w14:paraId="284B1730" w14:textId="198F0F73" w:rsidR="12A26C37" w:rsidRDefault="12A26C37">
            <w:r w:rsidRPr="12A26C37">
              <w:t>Caregiver looks at the dashboard</w:t>
            </w:r>
          </w:p>
        </w:tc>
        <w:tc>
          <w:tcPr>
            <w:tcW w:w="1575" w:type="dxa"/>
            <w:tcMar>
              <w:left w:w="105" w:type="dxa"/>
              <w:right w:w="105" w:type="dxa"/>
            </w:tcMar>
          </w:tcPr>
          <w:p w14:paraId="07F03E5B" w14:textId="7AB28C18" w:rsidR="12A26C37" w:rsidRDefault="12A26C37">
            <w:r w:rsidRPr="12A26C37">
              <w:t>Device readings appear in the same format for all devices</w:t>
            </w:r>
          </w:p>
        </w:tc>
        <w:tc>
          <w:tcPr>
            <w:tcW w:w="1440" w:type="dxa"/>
            <w:tcMar>
              <w:left w:w="105" w:type="dxa"/>
              <w:right w:w="105" w:type="dxa"/>
            </w:tcMar>
          </w:tcPr>
          <w:p w14:paraId="3699346F" w14:textId="6412380B" w:rsidR="12A26C37" w:rsidRDefault="12A26C37"/>
        </w:tc>
        <w:tc>
          <w:tcPr>
            <w:tcW w:w="1290" w:type="dxa"/>
            <w:tcMar>
              <w:left w:w="105" w:type="dxa"/>
              <w:right w:w="105" w:type="dxa"/>
            </w:tcMar>
          </w:tcPr>
          <w:p w14:paraId="1CC2FCFB" w14:textId="49C3B5FA" w:rsidR="12A26C37" w:rsidRDefault="12A26C37"/>
        </w:tc>
        <w:tc>
          <w:tcPr>
            <w:tcW w:w="1815" w:type="dxa"/>
            <w:tcMar>
              <w:left w:w="105" w:type="dxa"/>
              <w:right w:w="105" w:type="dxa"/>
            </w:tcMar>
          </w:tcPr>
          <w:p w14:paraId="5AED54B5" w14:textId="183030CA" w:rsidR="12A26C37" w:rsidRDefault="12A26C37"/>
        </w:tc>
      </w:tr>
      <w:tr w:rsidR="12A26C37" w14:paraId="47C037E4" w14:textId="77777777" w:rsidTr="65D27D43">
        <w:trPr>
          <w:trHeight w:val="300"/>
        </w:trPr>
        <w:tc>
          <w:tcPr>
            <w:tcW w:w="9675" w:type="dxa"/>
            <w:gridSpan w:val="6"/>
            <w:shd w:val="clear" w:color="auto" w:fill="AEAAAA"/>
            <w:tcMar>
              <w:left w:w="105" w:type="dxa"/>
              <w:right w:w="105" w:type="dxa"/>
            </w:tcMar>
          </w:tcPr>
          <w:p w14:paraId="040972E6" w14:textId="5E87499A" w:rsidR="12A26C37" w:rsidRDefault="12A26C37">
            <w:r w:rsidRPr="12A26C37">
              <w:rPr>
                <w:b/>
                <w:bCs/>
              </w:rPr>
              <w:t>TC-13.7: Loss &amp; Recovery</w:t>
            </w:r>
          </w:p>
          <w:p w14:paraId="27D02D3D" w14:textId="6742B2E1" w:rsidR="12A26C37" w:rsidRDefault="12A26C37"/>
        </w:tc>
      </w:tr>
      <w:tr w:rsidR="12A26C37" w14:paraId="0EDCB140" w14:textId="77777777" w:rsidTr="65D27D43">
        <w:trPr>
          <w:trHeight w:val="300"/>
        </w:trPr>
        <w:tc>
          <w:tcPr>
            <w:tcW w:w="795" w:type="dxa"/>
            <w:tcMar>
              <w:left w:w="105" w:type="dxa"/>
              <w:right w:w="105" w:type="dxa"/>
            </w:tcMar>
          </w:tcPr>
          <w:p w14:paraId="479D9D86" w14:textId="21126346" w:rsidR="12A26C37" w:rsidRDefault="12A26C37">
            <w:r w:rsidRPr="12A26C37">
              <w:t>1.</w:t>
            </w:r>
          </w:p>
        </w:tc>
        <w:tc>
          <w:tcPr>
            <w:tcW w:w="2760" w:type="dxa"/>
            <w:tcMar>
              <w:left w:w="105" w:type="dxa"/>
              <w:right w:w="105" w:type="dxa"/>
            </w:tcMar>
          </w:tcPr>
          <w:p w14:paraId="7EE69029" w14:textId="4E7C6EC8" w:rsidR="12A26C37" w:rsidRDefault="12A26C37">
            <w:r w:rsidRPr="12A26C37">
              <w:t>Patient’s control box goes offline</w:t>
            </w:r>
          </w:p>
        </w:tc>
        <w:tc>
          <w:tcPr>
            <w:tcW w:w="1575" w:type="dxa"/>
            <w:tcMar>
              <w:left w:w="105" w:type="dxa"/>
              <w:right w:w="105" w:type="dxa"/>
            </w:tcMar>
          </w:tcPr>
          <w:p w14:paraId="16658D3E" w14:textId="719299DB" w:rsidR="12A26C37" w:rsidRDefault="12A26C37">
            <w:r w:rsidRPr="12A26C37">
              <w:t>System saves missed events and later shows them in order</w:t>
            </w:r>
          </w:p>
        </w:tc>
        <w:tc>
          <w:tcPr>
            <w:tcW w:w="1440" w:type="dxa"/>
            <w:tcMar>
              <w:left w:w="105" w:type="dxa"/>
              <w:right w:w="105" w:type="dxa"/>
            </w:tcMar>
          </w:tcPr>
          <w:p w14:paraId="14275C9A" w14:textId="7002BDE1" w:rsidR="12A26C37" w:rsidRDefault="12A26C37"/>
        </w:tc>
        <w:tc>
          <w:tcPr>
            <w:tcW w:w="1290" w:type="dxa"/>
            <w:tcMar>
              <w:left w:w="105" w:type="dxa"/>
              <w:right w:w="105" w:type="dxa"/>
            </w:tcMar>
          </w:tcPr>
          <w:p w14:paraId="668EE171" w14:textId="58586840" w:rsidR="12A26C37" w:rsidRDefault="12A26C37"/>
        </w:tc>
        <w:tc>
          <w:tcPr>
            <w:tcW w:w="1815" w:type="dxa"/>
            <w:tcMar>
              <w:left w:w="105" w:type="dxa"/>
              <w:right w:w="105" w:type="dxa"/>
            </w:tcMar>
          </w:tcPr>
          <w:p w14:paraId="0BD6D9CF" w14:textId="31EC2FAE" w:rsidR="12A26C37" w:rsidRDefault="12A26C37"/>
        </w:tc>
      </w:tr>
    </w:tbl>
    <w:p w14:paraId="6E51083F" w14:textId="55E52740" w:rsidR="65D27D43" w:rsidRDefault="65D27D43" w:rsidP="65D27D43">
      <w:pPr>
        <w:rPr>
          <w:sz w:val="24"/>
          <w:szCs w:val="24"/>
        </w:rPr>
      </w:pPr>
    </w:p>
    <w:p w14:paraId="48569231" w14:textId="20AC4C07" w:rsidR="3D4F7DED" w:rsidRDefault="668BDC7E" w:rsidP="4FD37C41">
      <w:pPr>
        <w:rPr>
          <w:ins w:id="1529" w:author="Amber Young" w:date="2025-10-31T13:23:00Z" w16du:dateUtc="2025-10-31T13:23:39Z"/>
          <w:sz w:val="24"/>
          <w:szCs w:val="24"/>
        </w:rPr>
      </w:pPr>
      <w:ins w:id="1530" w:author="Amber Young" w:date="2025-10-31T13:23:00Z">
        <w:r w:rsidRPr="65D27D43">
          <w:rPr>
            <w:sz w:val="24"/>
            <w:szCs w:val="24"/>
          </w:rPr>
          <w:t>Alexa ↔ CareConnect Calendar – Voice Test Suite</w:t>
        </w:r>
      </w:ins>
    </w:p>
    <w:p w14:paraId="0419B6AE" w14:textId="29567987" w:rsidR="4FD37C41" w:rsidRDefault="4FD37C41" w:rsidP="4FD37C41">
      <w:pPr>
        <w:rPr>
          <w:ins w:id="1531" w:author="Amber Young" w:date="2025-10-31T13:23:00Z" w16du:dateUtc="2025-10-31T13:23:46Z"/>
          <w:sz w:val="24"/>
          <w:szCs w:val="24"/>
        </w:rPr>
      </w:pPr>
    </w:p>
    <w:p w14:paraId="6B06C9A8" w14:textId="7D25E823" w:rsidR="17C5D334" w:rsidRDefault="17C5D334" w:rsidP="4FD37C41">
      <w:pPr>
        <w:rPr>
          <w:ins w:id="1532" w:author="Amber Young" w:date="2025-10-31T13:25:00Z" w16du:dateUtc="2025-10-31T13:25:49Z"/>
          <w:sz w:val="24"/>
          <w:szCs w:val="24"/>
        </w:rPr>
      </w:pPr>
      <w:ins w:id="1533" w:author="Amber Young" w:date="2025-10-31T13:25:00Z">
        <w:r w:rsidRPr="4FD37C41">
          <w:rPr>
            <w:sz w:val="24"/>
            <w:szCs w:val="24"/>
          </w:rPr>
          <w:t>Scope: Validate creation and reading of Calendar tasks via Alexa for CareConnect: medication, appointments, exercise, labs, pharmacy, and general tasks, including recurrence, reminders, and descriptions.</w:t>
        </w:r>
      </w:ins>
    </w:p>
    <w:p w14:paraId="6CB41374" w14:textId="39B59B27" w:rsidR="4FD37C41" w:rsidRDefault="4FD37C41" w:rsidP="4FD37C41">
      <w:pPr>
        <w:rPr>
          <w:ins w:id="1534" w:author="Amber Young" w:date="2025-10-31T13:25:00Z" w16du:dateUtc="2025-10-31T13:25:52Z"/>
          <w:sz w:val="24"/>
          <w:szCs w:val="24"/>
        </w:rPr>
      </w:pPr>
    </w:p>
    <w:p w14:paraId="4B31C27B" w14:textId="31987931" w:rsidR="17C5D334" w:rsidRDefault="17C5D334" w:rsidP="4FD37C41">
      <w:pPr>
        <w:rPr>
          <w:ins w:id="1535" w:author="Amber Young" w:date="2025-10-31T13:26:00Z" w16du:dateUtc="2025-10-31T13:26:08Z"/>
          <w:sz w:val="24"/>
          <w:szCs w:val="24"/>
        </w:rPr>
      </w:pPr>
      <w:ins w:id="1536" w:author="Amber Young" w:date="2025-10-31T13:26:00Z">
        <w:r w:rsidRPr="4FD37C41">
          <w:rPr>
            <w:sz w:val="24"/>
            <w:szCs w:val="24"/>
          </w:rPr>
          <w:t>Prerequisites:</w:t>
        </w:r>
        <w:r>
          <w:br/>
        </w:r>
        <w:r w:rsidRPr="4FD37C41">
          <w:rPr>
            <w:sz w:val="24"/>
            <w:szCs w:val="24"/>
          </w:rPr>
          <w:t xml:space="preserve"> • Updated Lambda code deployed</w:t>
        </w:r>
        <w:r>
          <w:br/>
        </w:r>
        <w:r w:rsidRPr="4FD37C41">
          <w:rPr>
            <w:sz w:val="24"/>
            <w:szCs w:val="24"/>
          </w:rPr>
          <w:t xml:space="preserve"> • Interaction model built</w:t>
        </w:r>
        <w:r>
          <w:br/>
        </w:r>
        <w:r w:rsidRPr="4FD37C41">
          <w:rPr>
            <w:sz w:val="24"/>
            <w:szCs w:val="24"/>
          </w:rPr>
          <w:t xml:space="preserve"> • CareConnect account linked via OAuth</w:t>
        </w:r>
        <w:r>
          <w:br/>
        </w:r>
        <w:r w:rsidRPr="4FD37C41">
          <w:rPr>
            <w:sz w:val="24"/>
            <w:szCs w:val="24"/>
          </w:rPr>
          <w:t xml:space="preserve"> • Backend API accessible</w:t>
        </w:r>
        <w:r>
          <w:br/>
        </w:r>
        <w:r w:rsidRPr="4FD37C41">
          <w:rPr>
            <w:sz w:val="24"/>
            <w:szCs w:val="24"/>
          </w:rPr>
          <w:t xml:space="preserve"> • Skill enabled in Test mode</w:t>
        </w:r>
      </w:ins>
    </w:p>
    <w:p w14:paraId="4F299E66" w14:textId="143B69B2" w:rsidR="4FD37C41" w:rsidRDefault="4FD37C41" w:rsidP="4FD37C41">
      <w:pPr>
        <w:rPr>
          <w:ins w:id="1537" w:author="Amber Young" w:date="2025-10-31T13:26:00Z" w16du:dateUtc="2025-10-31T13:26:11Z"/>
          <w:sz w:val="24"/>
          <w:szCs w:val="24"/>
        </w:rPr>
      </w:pPr>
    </w:p>
    <w:p w14:paraId="6B8C93FD" w14:textId="03AE52A2" w:rsidR="7FB5351F" w:rsidRDefault="7FB5351F" w:rsidP="4FD37C41">
      <w:pPr>
        <w:rPr>
          <w:ins w:id="1538" w:author="Amber Young" w:date="2025-10-31T13:29:00Z" w16du:dateUtc="2025-10-31T13:29:15Z"/>
          <w:sz w:val="24"/>
          <w:szCs w:val="24"/>
        </w:rPr>
      </w:pPr>
      <w:ins w:id="1539" w:author="Amber Young" w:date="2025-10-31T13:29:00Z">
        <w:r w:rsidRPr="4FD37C41">
          <w:rPr>
            <w:sz w:val="24"/>
            <w:szCs w:val="24"/>
          </w:rPr>
          <w:t>Success Criteria:</w:t>
        </w:r>
        <w:r>
          <w:br/>
        </w:r>
        <w:r w:rsidRPr="4FD37C41">
          <w:rPr>
            <w:sz w:val="24"/>
            <w:szCs w:val="24"/>
          </w:rPr>
          <w:t xml:space="preserve"> • All required prompts asked in order (date, time, recurrence*, frequency*, days*, reminder, description)</w:t>
        </w:r>
        <w:r>
          <w:br/>
        </w:r>
        <w:r w:rsidRPr="4FD37C41">
          <w:rPr>
            <w:sz w:val="24"/>
            <w:szCs w:val="24"/>
          </w:rPr>
          <w:lastRenderedPageBreak/>
          <w:t xml:space="preserve"> • Correct task type &amp; dates</w:t>
        </w:r>
        <w:r>
          <w:br/>
        </w:r>
        <w:r w:rsidRPr="4FD37C41">
          <w:rPr>
            <w:sz w:val="24"/>
            <w:szCs w:val="24"/>
          </w:rPr>
          <w:t xml:space="preserve"> • Natural confirmations</w:t>
        </w:r>
        <w:r>
          <w:br/>
        </w:r>
        <w:r w:rsidRPr="4FD37C41">
          <w:rPr>
            <w:sz w:val="24"/>
            <w:szCs w:val="24"/>
          </w:rPr>
          <w:t xml:space="preserve"> • GUI shows correct fields</w:t>
        </w:r>
        <w:r>
          <w:br/>
        </w:r>
        <w:r w:rsidRPr="4FD37C41">
          <w:rPr>
            <w:sz w:val="24"/>
            <w:szCs w:val="24"/>
          </w:rPr>
          <w:t xml:space="preserve"> • Backend receives proper JSON</w:t>
        </w:r>
      </w:ins>
    </w:p>
    <w:p w14:paraId="3142C4AE" w14:textId="008480AC" w:rsidR="4FD37C41" w:rsidRDefault="4FD37C41" w:rsidP="4FD37C41">
      <w:pPr>
        <w:rPr>
          <w:ins w:id="1540" w:author="Amber Young" w:date="2025-10-31T13:29:00Z" w16du:dateUtc="2025-10-31T13:29:18Z"/>
          <w:sz w:val="24"/>
          <w:szCs w:val="24"/>
        </w:rPr>
      </w:pPr>
    </w:p>
    <w:p w14:paraId="118E1141" w14:textId="44C55E14" w:rsidR="0013584B" w:rsidRDefault="0013584B" w:rsidP="4FD37C41">
      <w:pPr>
        <w:rPr>
          <w:ins w:id="1541" w:author="Amber Young" w:date="2025-10-31T13:33:00Z" w16du:dateUtc="2025-10-31T13:33:45Z"/>
          <w:sz w:val="24"/>
          <w:szCs w:val="24"/>
        </w:rPr>
      </w:pPr>
      <w:ins w:id="1542" w:author="Amber Young" w:date="2025-10-31T13:33:00Z">
        <w:r w:rsidRPr="4FD37C41">
          <w:rPr>
            <w:sz w:val="24"/>
            <w:szCs w:val="24"/>
          </w:rPr>
          <w:t>Total Cases: 12</w:t>
        </w:r>
      </w:ins>
    </w:p>
    <w:p w14:paraId="51243BEB" w14:textId="11F00214" w:rsidR="0013584B" w:rsidRDefault="0013584B" w:rsidP="4FD37C41">
      <w:pPr>
        <w:rPr>
          <w:ins w:id="1543" w:author="Amber Young" w:date="2025-10-31T13:33:00Z" w16du:dateUtc="2025-10-31T13:33:45Z"/>
        </w:rPr>
      </w:pPr>
      <w:ins w:id="1544" w:author="Amber Young" w:date="2025-10-31T13:33:00Z">
        <w:r w:rsidRPr="4FD37C41">
          <w:rPr>
            <w:sz w:val="24"/>
            <w:szCs w:val="24"/>
          </w:rPr>
          <w:t>TC-ALX-01: Patient says “Alexa, ask CareConnect to schedule a medication” → Alexa asks for the date, time, reminder, and description → system saves the medication task and confirms the scheduled time.</w:t>
        </w:r>
      </w:ins>
    </w:p>
    <w:p w14:paraId="41133929" w14:textId="672BD2B2" w:rsidR="0013584B" w:rsidRDefault="0013584B" w:rsidP="4FD37C41">
      <w:pPr>
        <w:rPr>
          <w:ins w:id="1545" w:author="Amber Young" w:date="2025-10-31T13:33:00Z" w16du:dateUtc="2025-10-31T13:33:45Z"/>
        </w:rPr>
      </w:pPr>
      <w:ins w:id="1546" w:author="Amber Young" w:date="2025-10-31T13:33:00Z">
        <w:r w:rsidRPr="4FD37C41">
          <w:rPr>
            <w:sz w:val="24"/>
            <w:szCs w:val="24"/>
          </w:rPr>
          <w:t>TC-ALX-02: Patient schedules a daily medication → Alexa collects recurrence as “daily” and no reminder → system saves the repeating task and shows it in the daily list.</w:t>
        </w:r>
      </w:ins>
    </w:p>
    <w:p w14:paraId="0E2CBCDE" w14:textId="440589CC" w:rsidR="0013584B" w:rsidRDefault="0013584B" w:rsidP="4FD37C41">
      <w:pPr>
        <w:rPr>
          <w:ins w:id="1547" w:author="Amber Young" w:date="2025-10-31T13:33:00Z" w16du:dateUtc="2025-10-31T13:33:45Z"/>
        </w:rPr>
      </w:pPr>
      <w:ins w:id="1548" w:author="Amber Young" w:date="2025-10-31T13:33:00Z">
        <w:r w:rsidRPr="4FD37C41">
          <w:rPr>
            <w:sz w:val="24"/>
            <w:szCs w:val="24"/>
          </w:rPr>
          <w:t>TC-ALX-03: Patient asks to create an exercise task → Alexa confirms weekly recurrence with selected days (e.g., Monday, Wednesday, Friday) and reminder time → system saves the recurring task and displays it in the exercise list.</w:t>
        </w:r>
      </w:ins>
    </w:p>
    <w:p w14:paraId="25B5285B" w14:textId="705FCB3A" w:rsidR="0013584B" w:rsidRDefault="0013584B" w:rsidP="4FD37C41">
      <w:pPr>
        <w:rPr>
          <w:ins w:id="1549" w:author="Amber Young" w:date="2025-10-31T13:33:00Z" w16du:dateUtc="2025-10-31T13:33:45Z"/>
        </w:rPr>
      </w:pPr>
      <w:ins w:id="1550" w:author="Amber Young" w:date="2025-10-31T13:33:00Z">
        <w:r w:rsidRPr="4FD37C41">
          <w:rPr>
            <w:sz w:val="24"/>
            <w:szCs w:val="24"/>
          </w:rPr>
          <w:t>TC-ALX-04: Patient says “Alexa, ask CareConnect to schedule a bike ride” → Alexa automatically identifies this as an exercise activity → system creates an exercise task with the specified time and reminder.</w:t>
        </w:r>
      </w:ins>
    </w:p>
    <w:p w14:paraId="5892F262" w14:textId="798D9F62" w:rsidR="0013584B" w:rsidRDefault="0013584B" w:rsidP="4FD37C41">
      <w:pPr>
        <w:rPr>
          <w:ins w:id="1551" w:author="Amber Young" w:date="2025-10-31T13:33:00Z" w16du:dateUtc="2025-10-31T13:33:45Z"/>
        </w:rPr>
      </w:pPr>
      <w:ins w:id="1552" w:author="Amber Young" w:date="2025-10-31T13:33:00Z">
        <w:r w:rsidRPr="4FD37C41">
          <w:rPr>
            <w:sz w:val="24"/>
            <w:szCs w:val="24"/>
          </w:rPr>
          <w:t>TC-ALX-05: Patient says “Alexa, ask CareConnect to schedule lunch” → Alexa categorizes the task as “general” and confirms recurrence and reminder → system creates a general daily task and lists it under general reminders.</w:t>
        </w:r>
      </w:ins>
    </w:p>
    <w:p w14:paraId="7AFBDDAA" w14:textId="5DEDA0EE" w:rsidR="0013584B" w:rsidRDefault="0013584B" w:rsidP="4FD37C41">
      <w:pPr>
        <w:rPr>
          <w:ins w:id="1553" w:author="Amber Young" w:date="2025-10-31T13:33:00Z" w16du:dateUtc="2025-10-31T13:33:45Z"/>
        </w:rPr>
      </w:pPr>
      <w:ins w:id="1554" w:author="Amber Young" w:date="2025-10-31T13:33:00Z">
        <w:r w:rsidRPr="4FD37C41">
          <w:rPr>
            <w:sz w:val="24"/>
            <w:szCs w:val="24"/>
          </w:rPr>
          <w:t>TC-ALX-06: Patient says “Alexa, ask CareConnect to schedule blood work” → Alexa identifies it as a lab appointment and collects date, time, and reminder → system saves the lab task and marks it as a one-time event.</w:t>
        </w:r>
      </w:ins>
    </w:p>
    <w:p w14:paraId="509F4D48" w14:textId="0A1E0F6D" w:rsidR="0013584B" w:rsidRDefault="0013584B" w:rsidP="4FD37C41">
      <w:pPr>
        <w:rPr>
          <w:ins w:id="1555" w:author="Amber Young" w:date="2025-10-31T13:33:00Z" w16du:dateUtc="2025-10-31T13:33:45Z"/>
        </w:rPr>
      </w:pPr>
      <w:ins w:id="1556" w:author="Amber Young" w:date="2025-10-31T13:33:00Z">
        <w:r w:rsidRPr="4FD37C41">
          <w:rPr>
            <w:sz w:val="24"/>
            <w:szCs w:val="24"/>
          </w:rPr>
          <w:t>TC-ALX-07: Patient says “Alexa, ask CareConnect to schedule an appointment for tomorrow at 3 PM” → Alexa confirms details without extra prompts → system saves a single appointment event with the correct date and reminder.</w:t>
        </w:r>
      </w:ins>
    </w:p>
    <w:p w14:paraId="538FE4AE" w14:textId="42B11B7F" w:rsidR="0013584B" w:rsidRDefault="0013584B" w:rsidP="4FD37C41">
      <w:pPr>
        <w:rPr>
          <w:ins w:id="1557" w:author="Amber Young" w:date="2025-10-31T13:33:00Z" w16du:dateUtc="2025-10-31T13:33:45Z"/>
        </w:rPr>
      </w:pPr>
      <w:ins w:id="1558" w:author="Amber Young" w:date="2025-10-31T13:33:00Z">
        <w:r w:rsidRPr="4FD37C41">
          <w:rPr>
            <w:sz w:val="24"/>
            <w:szCs w:val="24"/>
          </w:rPr>
          <w:t xml:space="preserve">TC-ALX-08: Patient says “Alexa, ask CareConnect to schedule </w:t>
        </w:r>
        <w:del w:id="1559" w:author="Isabel Santiago Lewis" w:date="2025-11-01T18:20:00Z">
          <w:r w:rsidRPr="4FD37C41">
            <w:rPr>
              <w:sz w:val="24"/>
              <w:szCs w:val="24"/>
            </w:rPr>
            <w:delText xml:space="preserve">a </w:delText>
          </w:r>
        </w:del>
        <w:r w:rsidRPr="4FD37C41">
          <w:rPr>
            <w:sz w:val="24"/>
            <w:szCs w:val="24"/>
          </w:rPr>
          <w:t xml:space="preserve">pharmacy </w:t>
        </w:r>
        <w:del w:id="1560" w:author="Isabel Santiago Lewis" w:date="2025-11-01T18:20:00Z">
          <w:r w:rsidRPr="4FD37C41">
            <w:rPr>
              <w:sz w:val="24"/>
              <w:szCs w:val="24"/>
            </w:rPr>
            <w:delText>pickup</w:delText>
          </w:r>
        </w:del>
        <w:r w:rsidRPr="4FD37C41">
          <w:rPr>
            <w:sz w:val="24"/>
            <w:szCs w:val="24"/>
          </w:rPr>
          <w:t>” → Alexa confirms the time and reminder → system saves a pharmacy pickup task and marks it under medication-related activities.</w:t>
        </w:r>
      </w:ins>
    </w:p>
    <w:p w14:paraId="2052B815" w14:textId="60D6908D" w:rsidR="0013584B" w:rsidRDefault="0013584B" w:rsidP="4FD37C41">
      <w:pPr>
        <w:rPr>
          <w:ins w:id="1561" w:author="Amber Young" w:date="2025-10-31T13:33:00Z" w16du:dateUtc="2025-10-31T13:33:45Z"/>
        </w:rPr>
      </w:pPr>
      <w:ins w:id="1562" w:author="Amber Young" w:date="2025-10-31T13:33:00Z">
        <w:r w:rsidRPr="4FD37C41">
          <w:rPr>
            <w:sz w:val="24"/>
            <w:szCs w:val="24"/>
          </w:rPr>
          <w:t xml:space="preserve">TC-ALX-09: Patient says “Alexa, ask CareConnect to add a </w:t>
        </w:r>
      </w:ins>
      <w:ins w:id="1563" w:author="Isabel Santiago Lewis" w:date="2025-11-01T18:21:00Z">
        <w:r w:rsidR="32F8018B" w:rsidRPr="1E4C971B">
          <w:rPr>
            <w:sz w:val="24"/>
            <w:szCs w:val="24"/>
          </w:rPr>
          <w:t>chore</w:t>
        </w:r>
      </w:ins>
      <w:ins w:id="1564" w:author="Amber Young" w:date="2025-10-31T13:33:00Z">
        <w:del w:id="1565" w:author="Isabel Santiago Lewis" w:date="2025-11-01T18:21:00Z">
          <w:r w:rsidRPr="4FD37C41">
            <w:rPr>
              <w:sz w:val="24"/>
              <w:szCs w:val="24"/>
            </w:rPr>
            <w:delText>g</w:delText>
          </w:r>
        </w:del>
        <w:del w:id="1566" w:author="Isabel Santiago Lewis" w:date="2025-11-01T18:20:00Z">
          <w:r w:rsidRPr="4FD37C41">
            <w:rPr>
              <w:sz w:val="24"/>
              <w:szCs w:val="24"/>
            </w:rPr>
            <w:delText>eneral task</w:delText>
          </w:r>
        </w:del>
        <w:r w:rsidRPr="4FD37C41">
          <w:rPr>
            <w:sz w:val="24"/>
            <w:szCs w:val="24"/>
          </w:rPr>
          <w:t>” → Alexa collects recurrence for weekdays and optional reminder → system saves the recurring general task for Monday through Friday.</w:t>
        </w:r>
      </w:ins>
    </w:p>
    <w:p w14:paraId="360F97CC" w14:textId="60337027" w:rsidR="0013584B" w:rsidRDefault="0013584B" w:rsidP="4FD37C41">
      <w:pPr>
        <w:rPr>
          <w:ins w:id="1567" w:author="Amber Young" w:date="2025-10-31T13:33:00Z" w16du:dateUtc="2025-10-31T13:33:45Z"/>
        </w:rPr>
      </w:pPr>
      <w:ins w:id="1568" w:author="Amber Young" w:date="2025-10-31T13:33:00Z">
        <w:r w:rsidRPr="4FD37C41">
          <w:rPr>
            <w:sz w:val="24"/>
            <w:szCs w:val="24"/>
          </w:rPr>
          <w:t xml:space="preserve">TC-ALX-10: Patient says “Alexa, ask CareConnect what’s on my calendar” → Alexa retrieves and lists </w:t>
        </w:r>
        <w:del w:id="1569" w:author="Isabel Santiago Lewis" w:date="2025-11-01T18:21:00Z">
          <w:r w:rsidRPr="4FD37C41">
            <w:rPr>
              <w:sz w:val="24"/>
              <w:szCs w:val="24"/>
            </w:rPr>
            <w:delText>multiple</w:delText>
          </w:r>
        </w:del>
      </w:ins>
      <w:ins w:id="1570" w:author="Isabel Santiago Lewis" w:date="2025-11-01T18:21:00Z">
        <w:r w:rsidR="798CA227" w:rsidRPr="1E4C971B">
          <w:rPr>
            <w:sz w:val="24"/>
            <w:szCs w:val="24"/>
          </w:rPr>
          <w:t>5</w:t>
        </w:r>
      </w:ins>
      <w:ins w:id="1571" w:author="Amber Young" w:date="2025-10-31T13:33:00Z">
        <w:r w:rsidRPr="4FD37C41">
          <w:rPr>
            <w:sz w:val="24"/>
            <w:szCs w:val="24"/>
          </w:rPr>
          <w:t xml:space="preserve"> upcoming tasks → system confirms accurate display order and proper task categorization.</w:t>
        </w:r>
      </w:ins>
    </w:p>
    <w:p w14:paraId="411965D3" w14:textId="6D3CE537" w:rsidR="0013584B" w:rsidRDefault="0013584B" w:rsidP="4FD37C41">
      <w:pPr>
        <w:rPr>
          <w:ins w:id="1572" w:author="Amber Young" w:date="2025-10-31T13:33:00Z" w16du:dateUtc="2025-10-31T13:33:45Z"/>
        </w:rPr>
      </w:pPr>
      <w:ins w:id="1573" w:author="Amber Young" w:date="2025-10-31T13:33:00Z">
        <w:r w:rsidRPr="4FD37C41">
          <w:rPr>
            <w:sz w:val="24"/>
            <w:szCs w:val="24"/>
          </w:rPr>
          <w:t xml:space="preserve">TC-ALX-11: Patient asks Alexa to </w:t>
        </w:r>
      </w:ins>
      <w:ins w:id="1574" w:author="Isabel Santiago Lewis" w:date="2025-11-01T18:21:00Z">
        <w:r w:rsidR="32711739" w:rsidRPr="4A18FA26">
          <w:rPr>
            <w:sz w:val="24"/>
            <w:szCs w:val="24"/>
          </w:rPr>
          <w:t xml:space="preserve">read from </w:t>
        </w:r>
      </w:ins>
      <w:ins w:id="1575" w:author="Amber Young" w:date="2025-10-31T13:33:00Z">
        <w:del w:id="1576" w:author="Isabel Santiago Lewis" w:date="2025-11-01T18:21:00Z">
          <w:r w:rsidRPr="4FD37C41">
            <w:rPr>
              <w:sz w:val="24"/>
              <w:szCs w:val="24"/>
            </w:rPr>
            <w:delText>show</w:delText>
          </w:r>
        </w:del>
        <w:r w:rsidRPr="4FD37C41">
          <w:rPr>
            <w:sz w:val="24"/>
            <w:szCs w:val="24"/>
          </w:rPr>
          <w:t xml:space="preserve"> calendar when no tasks exist → Alexa replies with a friendly message </w:t>
        </w:r>
        <w:del w:id="1577" w:author="Isabel Santiago Lewis" w:date="2025-11-01T18:21:00Z">
          <w:r w:rsidRPr="4FD37C41">
            <w:rPr>
              <w:sz w:val="24"/>
              <w:szCs w:val="24"/>
            </w:rPr>
            <w:delText>(“You have no tasks scheduled yet”)</w:delText>
          </w:r>
        </w:del>
      </w:ins>
      <w:ins w:id="1578" w:author="Isabel Santiago Lewis" w:date="2025-11-01T18:21:00Z">
        <w:r w:rsidR="140023FB" w:rsidRPr="4A18FA26">
          <w:rPr>
            <w:sz w:val="24"/>
            <w:szCs w:val="24"/>
          </w:rPr>
          <w:t>about not having any tasks scheduled</w:t>
        </w:r>
      </w:ins>
      <w:ins w:id="1579" w:author="Amber Young" w:date="2025-10-31T13:33:00Z">
        <w:r w:rsidRPr="4FD37C41">
          <w:rPr>
            <w:sz w:val="24"/>
            <w:szCs w:val="24"/>
          </w:rPr>
          <w:t xml:space="preserve"> → system handles empty response gracefully with no errors.</w:t>
        </w:r>
      </w:ins>
    </w:p>
    <w:p w14:paraId="09D0242C" w14:textId="4E693473" w:rsidR="0013584B" w:rsidRDefault="0013584B" w:rsidP="4FD37C41">
      <w:pPr>
        <w:rPr>
          <w:ins w:id="1580" w:author="Amber Young" w:date="2025-10-31T13:33:00Z" w16du:dateUtc="2025-10-31T13:33:45Z"/>
          <w:del w:id="1581" w:author="Isabel Santiago Lewis" w:date="2025-11-01T18:22:00Z" w16du:dateUtc="2025-11-01T18:22:18Z"/>
          <w:sz w:val="24"/>
          <w:szCs w:val="24"/>
        </w:rPr>
      </w:pPr>
      <w:ins w:id="1582" w:author="Amber Young" w:date="2025-10-31T13:33:00Z">
        <w:r w:rsidRPr="4FD37C41">
          <w:rPr>
            <w:sz w:val="24"/>
            <w:szCs w:val="24"/>
          </w:rPr>
          <w:t>TC-ALX-12: Patient or caregiver says “Alexa, ask CareConnect to show me my tasks” but account is not linked → Alexa provides linking instructions → system prevents unauthorized access</w:t>
        </w:r>
      </w:ins>
      <w:ins w:id="1583" w:author="Isabel Santiago Lewis" w:date="2025-11-01T18:22:00Z">
        <w:r w:rsidR="6C9EED36" w:rsidRPr="13CA817B">
          <w:rPr>
            <w:sz w:val="24"/>
            <w:szCs w:val="24"/>
          </w:rPr>
          <w:t>.</w:t>
        </w:r>
      </w:ins>
      <w:ins w:id="1584" w:author="Amber Young" w:date="2025-10-31T13:33:00Z">
        <w:del w:id="1585" w:author="Isabel Santiago Lewis" w:date="2025-11-01T18:22:00Z">
          <w:r w:rsidRPr="4FD37C41">
            <w:rPr>
              <w:sz w:val="24"/>
              <w:szCs w:val="24"/>
            </w:rPr>
            <w:delText xml:space="preserve"> and sends a re-linking card.</w:delText>
          </w:r>
        </w:del>
      </w:ins>
    </w:p>
    <w:p w14:paraId="68DE8B75" w14:textId="63365FBB" w:rsidR="4FD37C41" w:rsidRDefault="4FD37C41" w:rsidP="4FD37C41">
      <w:pPr>
        <w:rPr>
          <w:ins w:id="1586" w:author="Amber Young" w:date="2025-10-31T13:12:00Z" w16du:dateUtc="2025-10-31T13:12:43Z"/>
          <w:sz w:val="24"/>
          <w:szCs w:val="24"/>
        </w:rPr>
      </w:pPr>
    </w:p>
    <w:tbl>
      <w:tblPr>
        <w:tblStyle w:val="TableGrid"/>
        <w:tblW w:w="0" w:type="auto"/>
        <w:tblInd w:w="0" w:type="dxa"/>
        <w:tblLayout w:type="fixed"/>
        <w:tblLook w:val="04A0" w:firstRow="1" w:lastRow="0" w:firstColumn="1" w:lastColumn="0" w:noHBand="0" w:noVBand="1"/>
      </w:tblPr>
      <w:tblGrid>
        <w:gridCol w:w="5025"/>
        <w:gridCol w:w="5025"/>
      </w:tblGrid>
      <w:tr w:rsidR="65D27D43" w14:paraId="45988FA8" w14:textId="77777777" w:rsidTr="65D27D43">
        <w:trPr>
          <w:trHeight w:val="1575"/>
        </w:trPr>
        <w:tc>
          <w:tcPr>
            <w:tcW w:w="5025" w:type="dxa"/>
            <w:vMerge w:val="restart"/>
            <w:tcBorders>
              <w:top w:val="single" w:sz="12" w:space="0" w:color="auto"/>
              <w:left w:val="single" w:sz="12" w:space="0" w:color="auto"/>
              <w:bottom w:val="single" w:sz="12" w:space="0" w:color="auto"/>
              <w:right w:val="single" w:sz="12" w:space="0" w:color="auto"/>
            </w:tcBorders>
          </w:tcPr>
          <w:p w14:paraId="420A5D6C" w14:textId="59FED173" w:rsidR="65D27D43" w:rsidRDefault="65D27D43" w:rsidP="65D27D43">
            <w:r w:rsidRPr="65D27D43">
              <w:rPr>
                <w:b/>
                <w:bCs/>
                <w:sz w:val="24"/>
                <w:szCs w:val="24"/>
              </w:rPr>
              <w:t>Prerequisites:</w:t>
            </w:r>
            <w:r>
              <w:br/>
            </w:r>
            <w:r w:rsidRPr="65D27D43">
              <w:t xml:space="preserve"> </w:t>
            </w:r>
            <w:r w:rsidRPr="65D27D43">
              <w:rPr>
                <w:sz w:val="24"/>
                <w:szCs w:val="24"/>
              </w:rPr>
              <w:t xml:space="preserve"> • Updated Lambda code deployed</w:t>
            </w:r>
            <w:r>
              <w:br/>
            </w:r>
            <w:r w:rsidRPr="65D27D43">
              <w:t xml:space="preserve"> </w:t>
            </w:r>
            <w:r w:rsidRPr="65D27D43">
              <w:rPr>
                <w:sz w:val="24"/>
                <w:szCs w:val="24"/>
              </w:rPr>
              <w:t xml:space="preserve"> • Interaction model built</w:t>
            </w:r>
            <w:r>
              <w:br/>
            </w:r>
            <w:r w:rsidRPr="65D27D43">
              <w:t xml:space="preserve"> </w:t>
            </w:r>
            <w:r w:rsidRPr="65D27D43">
              <w:rPr>
                <w:sz w:val="24"/>
                <w:szCs w:val="24"/>
              </w:rPr>
              <w:t xml:space="preserve"> • CareConnect account linked via OAuth</w:t>
            </w:r>
            <w:r>
              <w:br/>
            </w:r>
            <w:r w:rsidRPr="65D27D43">
              <w:t xml:space="preserve"> </w:t>
            </w:r>
            <w:r w:rsidRPr="65D27D43">
              <w:rPr>
                <w:sz w:val="24"/>
                <w:szCs w:val="24"/>
              </w:rPr>
              <w:t xml:space="preserve"> • Backend API accessible</w:t>
            </w:r>
            <w:r>
              <w:br/>
            </w:r>
            <w:r w:rsidRPr="65D27D43">
              <w:t xml:space="preserve"> </w:t>
            </w:r>
            <w:r w:rsidRPr="65D27D43">
              <w:rPr>
                <w:sz w:val="24"/>
                <w:szCs w:val="24"/>
              </w:rPr>
              <w:t xml:space="preserve"> • Skill enabled in Test mode</w:t>
            </w:r>
          </w:p>
          <w:p w14:paraId="29BF08B5" w14:textId="2676BE1D" w:rsidR="65D27D43" w:rsidRDefault="65D27D43" w:rsidP="65D27D43">
            <w:r w:rsidRPr="65D27D43">
              <w:rPr>
                <w:sz w:val="24"/>
                <w:szCs w:val="24"/>
              </w:rPr>
              <w:t xml:space="preserve"> </w:t>
            </w:r>
          </w:p>
        </w:tc>
        <w:tc>
          <w:tcPr>
            <w:tcW w:w="5025" w:type="dxa"/>
            <w:tcBorders>
              <w:top w:val="single" w:sz="12" w:space="0" w:color="auto"/>
              <w:left w:val="single" w:sz="12" w:space="0" w:color="auto"/>
              <w:bottom w:val="single" w:sz="12" w:space="0" w:color="auto"/>
              <w:right w:val="single" w:sz="12" w:space="0" w:color="auto"/>
            </w:tcBorders>
          </w:tcPr>
          <w:p w14:paraId="00FC92DE" w14:textId="7372F118" w:rsidR="65D27D43" w:rsidRDefault="65D27D43" w:rsidP="65D27D43">
            <w:pPr>
              <w:spacing w:line="276" w:lineRule="auto"/>
              <w:ind w:left="105" w:right="1355"/>
            </w:pPr>
            <w:r w:rsidRPr="65D27D43">
              <w:rPr>
                <w:b/>
                <w:bCs/>
              </w:rPr>
              <w:t xml:space="preserve">Software Versions: </w:t>
            </w:r>
            <w:r w:rsidRPr="65D27D43">
              <w:t>Application: CareConnect Software Version: 1.0</w:t>
            </w:r>
          </w:p>
          <w:p w14:paraId="42A09CB7" w14:textId="21C3726C" w:rsidR="65D27D43" w:rsidRDefault="65D27D43" w:rsidP="65D27D43">
            <w:pPr>
              <w:spacing w:before="1"/>
              <w:ind w:left="105"/>
            </w:pPr>
            <w:r w:rsidRPr="65D27D43">
              <w:t>Operating System: iOS 18</w:t>
            </w:r>
          </w:p>
          <w:p w14:paraId="63D94F9E" w14:textId="5541E385" w:rsidR="65D27D43" w:rsidRDefault="65D27D43" w:rsidP="65D27D43">
            <w:r w:rsidRPr="65D27D43">
              <w:rPr>
                <w:sz w:val="24"/>
                <w:szCs w:val="24"/>
              </w:rPr>
              <w:t xml:space="preserve"> </w:t>
            </w:r>
          </w:p>
        </w:tc>
      </w:tr>
      <w:tr w:rsidR="00092019" w14:paraId="08018071" w14:textId="77777777" w:rsidTr="65D27D43">
        <w:trPr>
          <w:trHeight w:val="240"/>
        </w:trPr>
        <w:tc>
          <w:tcPr>
            <w:tcW w:w="5025" w:type="dxa"/>
            <w:vMerge/>
            <w:vAlign w:val="center"/>
          </w:tcPr>
          <w:p w14:paraId="641ED1AB" w14:textId="77777777" w:rsidR="002D032F" w:rsidRDefault="002D032F"/>
        </w:tc>
        <w:tc>
          <w:tcPr>
            <w:tcW w:w="5025" w:type="dxa"/>
            <w:tcBorders>
              <w:top w:val="single" w:sz="12" w:space="0" w:color="auto"/>
              <w:left w:val="nil"/>
              <w:bottom w:val="single" w:sz="12" w:space="0" w:color="auto"/>
              <w:right w:val="single" w:sz="12" w:space="0" w:color="auto"/>
            </w:tcBorders>
          </w:tcPr>
          <w:p w14:paraId="6F10287C" w14:textId="238B1E17" w:rsidR="65D27D43" w:rsidRDefault="65D27D43" w:rsidP="65D27D43">
            <w:r w:rsidRPr="65D27D43">
              <w:rPr>
                <w:b/>
                <w:bCs/>
                <w:sz w:val="24"/>
                <w:szCs w:val="24"/>
              </w:rPr>
              <w:t xml:space="preserve"> Priority:</w:t>
            </w:r>
            <w:r w:rsidRPr="65D27D43">
              <w:rPr>
                <w:sz w:val="24"/>
                <w:szCs w:val="24"/>
              </w:rPr>
              <w:t xml:space="preserve"> Normal</w:t>
            </w:r>
          </w:p>
        </w:tc>
      </w:tr>
      <w:tr w:rsidR="65D27D43" w14:paraId="108FC07A" w14:textId="77777777" w:rsidTr="65D27D43">
        <w:trPr>
          <w:trHeight w:val="300"/>
        </w:trPr>
        <w:tc>
          <w:tcPr>
            <w:tcW w:w="10050" w:type="dxa"/>
            <w:gridSpan w:val="2"/>
            <w:tcBorders>
              <w:top w:val="nil"/>
              <w:left w:val="single" w:sz="12" w:space="0" w:color="auto"/>
              <w:bottom w:val="single" w:sz="12" w:space="0" w:color="auto"/>
              <w:right w:val="single" w:sz="12" w:space="0" w:color="auto"/>
            </w:tcBorders>
          </w:tcPr>
          <w:p w14:paraId="712B9B46" w14:textId="3D8E9B98" w:rsidR="65D27D43" w:rsidRDefault="65D27D43" w:rsidP="65D27D43">
            <w:r w:rsidRPr="65D27D43">
              <w:rPr>
                <w:b/>
                <w:bCs/>
                <w:sz w:val="24"/>
                <w:szCs w:val="24"/>
              </w:rPr>
              <w:t>Requirements Coverage</w:t>
            </w:r>
            <w:r w:rsidRPr="65D27D43">
              <w:rPr>
                <w:sz w:val="24"/>
                <w:szCs w:val="24"/>
              </w:rPr>
              <w:t>: TC-ALX-01, TC-ALX-02, TC-ALX-03, TC-ALX-04, TC-ALX-05, TC-ALX-06, TC-ALX-07, TC-ALX-08, TC-ALX-09, TC-ALX-10, TC-ALX-11, TC-ALX-12</w:t>
            </w:r>
          </w:p>
        </w:tc>
      </w:tr>
      <w:tr w:rsidR="65D27D43" w14:paraId="70401512" w14:textId="77777777" w:rsidTr="65D27D43">
        <w:trPr>
          <w:trHeight w:val="300"/>
        </w:trPr>
        <w:tc>
          <w:tcPr>
            <w:tcW w:w="10050" w:type="dxa"/>
            <w:gridSpan w:val="2"/>
            <w:tcBorders>
              <w:top w:val="single" w:sz="12" w:space="0" w:color="auto"/>
              <w:left w:val="single" w:sz="12" w:space="0" w:color="auto"/>
              <w:bottom w:val="single" w:sz="12" w:space="0" w:color="auto"/>
              <w:right w:val="single" w:sz="12" w:space="0" w:color="auto"/>
            </w:tcBorders>
          </w:tcPr>
          <w:p w14:paraId="484FC937" w14:textId="48C8B260" w:rsidR="65D27D43" w:rsidRDefault="65D27D43" w:rsidP="65D27D43">
            <w:r w:rsidRPr="65D27D43">
              <w:rPr>
                <w:b/>
                <w:bCs/>
              </w:rPr>
              <w:t xml:space="preserve">TEST EXECUTOR: </w:t>
            </w:r>
          </w:p>
        </w:tc>
      </w:tr>
      <w:tr w:rsidR="65D27D43" w14:paraId="2476338A" w14:textId="77777777" w:rsidTr="65D27D43">
        <w:trPr>
          <w:trHeight w:val="300"/>
        </w:trPr>
        <w:tc>
          <w:tcPr>
            <w:tcW w:w="10050" w:type="dxa"/>
            <w:gridSpan w:val="2"/>
            <w:tcBorders>
              <w:top w:val="single" w:sz="12" w:space="0" w:color="auto"/>
              <w:left w:val="single" w:sz="12" w:space="0" w:color="auto"/>
              <w:bottom w:val="single" w:sz="12" w:space="0" w:color="auto"/>
              <w:right w:val="single" w:sz="12" w:space="0" w:color="auto"/>
            </w:tcBorders>
          </w:tcPr>
          <w:p w14:paraId="62C82698" w14:textId="37D5CAEE" w:rsidR="65D27D43" w:rsidRDefault="65D27D43" w:rsidP="65D27D43">
            <w:r w:rsidRPr="65D27D43">
              <w:rPr>
                <w:b/>
                <w:bCs/>
              </w:rPr>
              <w:t>TEST SCRIPT STEPS/RESULTS</w:t>
            </w:r>
          </w:p>
        </w:tc>
      </w:tr>
    </w:tbl>
    <w:p w14:paraId="3FF4F28F" w14:textId="27BF2C21" w:rsidR="4FD37C41" w:rsidRDefault="51991247" w:rsidP="65D27D43">
      <w:r w:rsidRPr="65D27D43">
        <w:rPr>
          <w:sz w:val="24"/>
          <w:szCs w:val="24"/>
        </w:rPr>
        <w:t xml:space="preserve"> </w:t>
      </w:r>
    </w:p>
    <w:tbl>
      <w:tblPr>
        <w:tblStyle w:val="TableGrid"/>
        <w:tblW w:w="0" w:type="auto"/>
        <w:tblInd w:w="0" w:type="dxa"/>
        <w:tblLayout w:type="fixed"/>
        <w:tblLook w:val="04A0" w:firstRow="1" w:lastRow="0" w:firstColumn="1" w:lastColumn="0" w:noHBand="0" w:noVBand="1"/>
      </w:tblPr>
      <w:tblGrid>
        <w:gridCol w:w="615"/>
        <w:gridCol w:w="2735"/>
        <w:gridCol w:w="1675"/>
        <w:gridCol w:w="1675"/>
        <w:gridCol w:w="665"/>
        <w:gridCol w:w="2685"/>
      </w:tblGrid>
      <w:tr w:rsidR="65D27D43" w14:paraId="3DBF90FF"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vAlign w:val="center"/>
          </w:tcPr>
          <w:p w14:paraId="205ADE97" w14:textId="70937A2F" w:rsidR="65D27D43" w:rsidRDefault="65D27D43" w:rsidP="65D27D43">
            <w:pPr>
              <w:jc w:val="center"/>
            </w:pPr>
            <w:r w:rsidRPr="65D27D43">
              <w:rPr>
                <w:b/>
                <w:bCs/>
                <w:color w:val="000000" w:themeColor="text1"/>
              </w:rPr>
              <w:lastRenderedPageBreak/>
              <w:t>STEP</w:t>
            </w:r>
          </w:p>
        </w:tc>
        <w:tc>
          <w:tcPr>
            <w:tcW w:w="2735" w:type="dxa"/>
            <w:tcBorders>
              <w:top w:val="single" w:sz="12" w:space="0" w:color="auto"/>
              <w:left w:val="single" w:sz="12" w:space="0" w:color="auto"/>
              <w:bottom w:val="single" w:sz="12" w:space="0" w:color="auto"/>
              <w:right w:val="single" w:sz="12" w:space="0" w:color="auto"/>
            </w:tcBorders>
            <w:vAlign w:val="center"/>
          </w:tcPr>
          <w:p w14:paraId="6F3EFAC6" w14:textId="3A5757C9" w:rsidR="65D27D43" w:rsidRDefault="65D27D43" w:rsidP="65D27D43">
            <w:pPr>
              <w:jc w:val="center"/>
            </w:pPr>
            <w:r w:rsidRPr="65D27D43">
              <w:rPr>
                <w:b/>
                <w:bCs/>
                <w:color w:val="000000" w:themeColor="text1"/>
              </w:rPr>
              <w:t>TEST STEP/ INPUT</w:t>
            </w:r>
          </w:p>
        </w:tc>
        <w:tc>
          <w:tcPr>
            <w:tcW w:w="1675" w:type="dxa"/>
            <w:tcBorders>
              <w:top w:val="single" w:sz="12" w:space="0" w:color="auto"/>
              <w:left w:val="single" w:sz="12" w:space="0" w:color="auto"/>
              <w:bottom w:val="single" w:sz="12" w:space="0" w:color="auto"/>
              <w:right w:val="single" w:sz="12" w:space="0" w:color="auto"/>
            </w:tcBorders>
            <w:vAlign w:val="center"/>
          </w:tcPr>
          <w:p w14:paraId="242CFD70" w14:textId="3DFF3998" w:rsidR="65D27D43" w:rsidRDefault="65D27D43" w:rsidP="65D27D43">
            <w:pPr>
              <w:jc w:val="center"/>
            </w:pPr>
            <w:r w:rsidRPr="65D27D43">
              <w:rPr>
                <w:b/>
                <w:bCs/>
                <w:color w:val="000000" w:themeColor="text1"/>
              </w:rPr>
              <w:t>EXPECTED RESULTS</w:t>
            </w:r>
          </w:p>
        </w:tc>
        <w:tc>
          <w:tcPr>
            <w:tcW w:w="1675" w:type="dxa"/>
            <w:tcBorders>
              <w:top w:val="single" w:sz="12" w:space="0" w:color="auto"/>
              <w:left w:val="single" w:sz="12" w:space="0" w:color="auto"/>
              <w:bottom w:val="single" w:sz="12" w:space="0" w:color="auto"/>
              <w:right w:val="single" w:sz="12" w:space="0" w:color="auto"/>
            </w:tcBorders>
            <w:vAlign w:val="center"/>
          </w:tcPr>
          <w:p w14:paraId="17E57D06" w14:textId="3057BFC4" w:rsidR="65D27D43" w:rsidRDefault="65D27D43" w:rsidP="65D27D43">
            <w:pPr>
              <w:jc w:val="center"/>
            </w:pPr>
            <w:r w:rsidRPr="65D27D43">
              <w:rPr>
                <w:b/>
                <w:bCs/>
                <w:color w:val="000000" w:themeColor="text1"/>
              </w:rPr>
              <w:t>ACTUAL RESULTS</w:t>
            </w:r>
          </w:p>
        </w:tc>
        <w:tc>
          <w:tcPr>
            <w:tcW w:w="665" w:type="dxa"/>
            <w:tcBorders>
              <w:top w:val="single" w:sz="12" w:space="0" w:color="auto"/>
              <w:left w:val="single" w:sz="12" w:space="0" w:color="auto"/>
              <w:bottom w:val="single" w:sz="12" w:space="0" w:color="auto"/>
              <w:right w:val="single" w:sz="12" w:space="0" w:color="auto"/>
            </w:tcBorders>
            <w:vAlign w:val="center"/>
          </w:tcPr>
          <w:p w14:paraId="3E22D56F" w14:textId="1CF2E1A8" w:rsidR="65D27D43" w:rsidRDefault="65D27D43" w:rsidP="65D27D43">
            <w:pPr>
              <w:jc w:val="center"/>
            </w:pPr>
            <w:r w:rsidRPr="65D27D43">
              <w:rPr>
                <w:b/>
                <w:bCs/>
                <w:color w:val="000000" w:themeColor="text1"/>
              </w:rPr>
              <w:t>PASS/ FAIL</w:t>
            </w:r>
          </w:p>
        </w:tc>
        <w:tc>
          <w:tcPr>
            <w:tcW w:w="2685" w:type="dxa"/>
            <w:tcBorders>
              <w:top w:val="single" w:sz="12" w:space="0" w:color="auto"/>
              <w:left w:val="single" w:sz="12" w:space="0" w:color="auto"/>
              <w:bottom w:val="single" w:sz="12" w:space="0" w:color="auto"/>
              <w:right w:val="single" w:sz="12" w:space="0" w:color="auto"/>
            </w:tcBorders>
            <w:vAlign w:val="center"/>
          </w:tcPr>
          <w:p w14:paraId="663A6EDE" w14:textId="0110EAE6" w:rsidR="65D27D43" w:rsidRDefault="65D27D43" w:rsidP="65D27D43">
            <w:pPr>
              <w:jc w:val="center"/>
            </w:pPr>
            <w:r w:rsidRPr="65D27D43">
              <w:rPr>
                <w:b/>
                <w:bCs/>
                <w:color w:val="000000" w:themeColor="text1"/>
              </w:rPr>
              <w:t>DEFECTS FOUND</w:t>
            </w:r>
          </w:p>
        </w:tc>
      </w:tr>
      <w:tr w:rsidR="65D27D43" w14:paraId="76A72622"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074D6EA6" w14:textId="1A52EA84" w:rsidR="65D27D43" w:rsidRDefault="65D27D43" w:rsidP="65D27D43">
            <w:r w:rsidRPr="65D27D43">
              <w:rPr>
                <w:rFonts w:ascii="Cambria" w:eastAsia="Cambria" w:hAnsi="Cambria" w:cs="Cambria"/>
                <w:b/>
                <w:bCs/>
                <w:color w:val="000000" w:themeColor="text1"/>
              </w:rPr>
              <w:t>TC-ALX-01: One-Time Medication</w:t>
            </w:r>
          </w:p>
          <w:p w14:paraId="79EA7321" w14:textId="3A913A2E" w:rsidR="65D27D43" w:rsidRDefault="65D27D43" w:rsidP="65D27D43">
            <w:r w:rsidRPr="65D27D43">
              <w:rPr>
                <w:sz w:val="24"/>
                <w:szCs w:val="24"/>
              </w:rPr>
              <w:t xml:space="preserve"> </w:t>
            </w:r>
          </w:p>
        </w:tc>
      </w:tr>
      <w:tr w:rsidR="65D27D43" w14:paraId="59002F24"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vAlign w:val="center"/>
          </w:tcPr>
          <w:p w14:paraId="4EBF0B43" w14:textId="3ABFBF2C" w:rsidR="65D27D43" w:rsidRDefault="65D27D43" w:rsidP="65D27D43">
            <w:pPr>
              <w:jc w:val="center"/>
            </w:pPr>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vAlign w:val="center"/>
          </w:tcPr>
          <w:p w14:paraId="3E0A98EA" w14:textId="2DF2CEE8" w:rsidR="65D27D43" w:rsidRDefault="65D27D43" w:rsidP="65D27D43">
            <w:r w:rsidRPr="65D27D43">
              <w:rPr>
                <w:rFonts w:ascii="Cambria" w:eastAsia="Cambria" w:hAnsi="Cambria" w:cs="Cambria"/>
              </w:rPr>
              <w:t>Patient says “Alexa, ask CareConnect to schedule a medication”</w:t>
            </w:r>
          </w:p>
        </w:tc>
        <w:tc>
          <w:tcPr>
            <w:tcW w:w="1675" w:type="dxa"/>
            <w:tcBorders>
              <w:top w:val="nil"/>
              <w:left w:val="single" w:sz="12" w:space="0" w:color="auto"/>
              <w:bottom w:val="single" w:sz="12" w:space="0" w:color="auto"/>
              <w:right w:val="single" w:sz="12" w:space="0" w:color="auto"/>
            </w:tcBorders>
            <w:vAlign w:val="center"/>
          </w:tcPr>
          <w:p w14:paraId="351072B1" w14:textId="0BC4AC2E" w:rsidR="65D27D43" w:rsidRDefault="65D27D43" w:rsidP="65D27D43">
            <w:r w:rsidRPr="65D27D43">
              <w:rPr>
                <w:rFonts w:ascii="Cambria" w:eastAsia="Cambria" w:hAnsi="Cambria" w:cs="Cambria"/>
              </w:rPr>
              <w:t>System prompts for date and time, then saves medication task showing confirmation.</w:t>
            </w:r>
          </w:p>
        </w:tc>
        <w:tc>
          <w:tcPr>
            <w:tcW w:w="1675" w:type="dxa"/>
            <w:tcBorders>
              <w:top w:val="nil"/>
              <w:left w:val="single" w:sz="12" w:space="0" w:color="auto"/>
              <w:bottom w:val="single" w:sz="12" w:space="0" w:color="auto"/>
              <w:right w:val="single" w:sz="12" w:space="0" w:color="auto"/>
            </w:tcBorders>
            <w:vAlign w:val="center"/>
          </w:tcPr>
          <w:p w14:paraId="413E8C0B" w14:textId="5B464758" w:rsidR="65D27D43" w:rsidRDefault="65D27D43" w:rsidP="65D27D43">
            <w:r w:rsidRPr="65D27D43">
              <w:rPr>
                <w:rFonts w:ascii="Cambria" w:eastAsia="Cambria" w:hAnsi="Cambria" w:cs="Cambria"/>
              </w:rPr>
              <w:t>System prompts for date and time, and saves medication task voicing confirmation.</w:t>
            </w:r>
          </w:p>
        </w:tc>
        <w:tc>
          <w:tcPr>
            <w:tcW w:w="665" w:type="dxa"/>
            <w:tcBorders>
              <w:top w:val="nil"/>
              <w:left w:val="single" w:sz="12" w:space="0" w:color="auto"/>
              <w:bottom w:val="single" w:sz="12" w:space="0" w:color="auto"/>
              <w:right w:val="single" w:sz="12" w:space="0" w:color="auto"/>
            </w:tcBorders>
            <w:vAlign w:val="center"/>
          </w:tcPr>
          <w:p w14:paraId="4A77CF32" w14:textId="77A48BB2" w:rsidR="65D27D43" w:rsidRDefault="65D27D43" w:rsidP="65D27D43">
            <w:pPr>
              <w:jc w:val="center"/>
            </w:pPr>
            <w:r w:rsidRPr="65D27D43">
              <w:rPr>
                <w:rFonts w:ascii="Cambria" w:eastAsia="Cambria" w:hAnsi="Cambria" w:cs="Cambria"/>
              </w:rPr>
              <w:t>PASS</w:t>
            </w:r>
          </w:p>
        </w:tc>
        <w:tc>
          <w:tcPr>
            <w:tcW w:w="2685" w:type="dxa"/>
            <w:tcBorders>
              <w:top w:val="nil"/>
              <w:left w:val="single" w:sz="12" w:space="0" w:color="auto"/>
              <w:bottom w:val="single" w:sz="12" w:space="0" w:color="auto"/>
              <w:right w:val="single" w:sz="12" w:space="0" w:color="auto"/>
            </w:tcBorders>
          </w:tcPr>
          <w:p w14:paraId="74914C3E" w14:textId="0E74CB21" w:rsidR="65D27D43" w:rsidRDefault="65D27D43" w:rsidP="65D27D43">
            <w:r w:rsidRPr="65D27D43">
              <w:rPr>
                <w:rFonts w:ascii="Cambria" w:eastAsia="Cambria" w:hAnsi="Cambria" w:cs="Cambria"/>
              </w:rPr>
              <w:t xml:space="preserve"> </w:t>
            </w:r>
          </w:p>
        </w:tc>
      </w:tr>
      <w:tr w:rsidR="65D27D43" w14:paraId="230FD81A"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vAlign w:val="center"/>
          </w:tcPr>
          <w:p w14:paraId="461E792E" w14:textId="00F48F9C" w:rsidR="65D27D43" w:rsidRDefault="65D27D43" w:rsidP="65D27D43">
            <w:r w:rsidRPr="65D27D43">
              <w:rPr>
                <w:rFonts w:ascii="Cambria" w:eastAsia="Cambria" w:hAnsi="Cambria" w:cs="Cambria"/>
                <w:b/>
                <w:bCs/>
                <w:color w:val="000000" w:themeColor="text1"/>
              </w:rPr>
              <w:t>TC-ALX-02: Daily Medication (No Reminder)</w:t>
            </w:r>
          </w:p>
          <w:p w14:paraId="43095739" w14:textId="290FA2B3" w:rsidR="65D27D43" w:rsidRDefault="65D27D43" w:rsidP="65D27D43">
            <w:r w:rsidRPr="65D27D43">
              <w:rPr>
                <w:rFonts w:ascii="Cambria" w:eastAsia="Cambria" w:hAnsi="Cambria" w:cs="Cambria"/>
              </w:rPr>
              <w:t xml:space="preserve"> </w:t>
            </w:r>
          </w:p>
        </w:tc>
      </w:tr>
      <w:tr w:rsidR="65D27D43" w14:paraId="7375E713"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vAlign w:val="center"/>
          </w:tcPr>
          <w:p w14:paraId="75B87292" w14:textId="4DEEA8A6" w:rsidR="65D27D43" w:rsidRDefault="65D27D43" w:rsidP="65D27D43">
            <w:pPr>
              <w:jc w:val="center"/>
            </w:pPr>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vAlign w:val="center"/>
          </w:tcPr>
          <w:p w14:paraId="0D171EE0" w14:textId="59D1FD0A" w:rsidR="65D27D43" w:rsidRDefault="65D27D43" w:rsidP="65D27D43">
            <w:r w:rsidRPr="65D27D43">
              <w:rPr>
                <w:rFonts w:ascii="Cambria" w:eastAsia="Cambria" w:hAnsi="Cambria" w:cs="Cambria"/>
              </w:rPr>
              <w:t>Patient sets daily medication task: “Alexa, schedule a medication every day at 9 AM.”</w:t>
            </w:r>
          </w:p>
        </w:tc>
        <w:tc>
          <w:tcPr>
            <w:tcW w:w="1675" w:type="dxa"/>
            <w:tcBorders>
              <w:top w:val="nil"/>
              <w:left w:val="single" w:sz="12" w:space="0" w:color="auto"/>
              <w:bottom w:val="single" w:sz="12" w:space="0" w:color="auto"/>
              <w:right w:val="single" w:sz="12" w:space="0" w:color="auto"/>
            </w:tcBorders>
            <w:vAlign w:val="center"/>
          </w:tcPr>
          <w:p w14:paraId="4E485377" w14:textId="0C58B706" w:rsidR="65D27D43" w:rsidRDefault="65D27D43" w:rsidP="65D27D43">
            <w:r w:rsidRPr="65D27D43">
              <w:rPr>
                <w:rFonts w:ascii="Cambria" w:eastAsia="Cambria" w:hAnsi="Cambria" w:cs="Cambria"/>
              </w:rPr>
              <w:t>The system saves repeating daily task  with no reminder.</w:t>
            </w:r>
          </w:p>
        </w:tc>
        <w:tc>
          <w:tcPr>
            <w:tcW w:w="1675" w:type="dxa"/>
            <w:tcBorders>
              <w:top w:val="nil"/>
              <w:left w:val="single" w:sz="12" w:space="0" w:color="auto"/>
              <w:bottom w:val="single" w:sz="12" w:space="0" w:color="auto"/>
              <w:right w:val="single" w:sz="12" w:space="0" w:color="auto"/>
            </w:tcBorders>
            <w:vAlign w:val="center"/>
          </w:tcPr>
          <w:p w14:paraId="04C11D09" w14:textId="4F436B18" w:rsidR="65D27D43" w:rsidRDefault="65D27D43" w:rsidP="65D27D43">
            <w:r w:rsidRPr="65D27D43">
              <w:rPr>
                <w:rFonts w:ascii="Cambria" w:eastAsia="Cambria" w:hAnsi="Cambria" w:cs="Cambria"/>
              </w:rPr>
              <w:t xml:space="preserve"> The system prompts to schedule a day to take this medication even after saying “every day.” Said “Tomorrow” and then the system prompts for repeat configuration but does not prompt for an end date</w:t>
            </w:r>
          </w:p>
        </w:tc>
        <w:tc>
          <w:tcPr>
            <w:tcW w:w="665" w:type="dxa"/>
            <w:tcBorders>
              <w:top w:val="nil"/>
              <w:left w:val="single" w:sz="12" w:space="0" w:color="auto"/>
              <w:bottom w:val="single" w:sz="12" w:space="0" w:color="auto"/>
              <w:right w:val="single" w:sz="12" w:space="0" w:color="auto"/>
            </w:tcBorders>
            <w:vAlign w:val="center"/>
          </w:tcPr>
          <w:p w14:paraId="2AFD1888" w14:textId="707E716D" w:rsidR="65D27D43" w:rsidRDefault="65D27D43" w:rsidP="65D27D43">
            <w:pPr>
              <w:jc w:val="center"/>
            </w:pPr>
            <w:r w:rsidRPr="65D27D43">
              <w:rPr>
                <w:rFonts w:ascii="Cambria" w:eastAsia="Cambria" w:hAnsi="Cambria" w:cs="Cambria"/>
              </w:rPr>
              <w:t>FAIL</w:t>
            </w:r>
          </w:p>
        </w:tc>
        <w:tc>
          <w:tcPr>
            <w:tcW w:w="2685" w:type="dxa"/>
            <w:tcBorders>
              <w:top w:val="nil"/>
              <w:left w:val="single" w:sz="12" w:space="0" w:color="auto"/>
              <w:bottom w:val="single" w:sz="12" w:space="0" w:color="auto"/>
              <w:right w:val="single" w:sz="12" w:space="0" w:color="auto"/>
            </w:tcBorders>
            <w:vAlign w:val="center"/>
          </w:tcPr>
          <w:p w14:paraId="4A996245" w14:textId="43695E6E" w:rsidR="65D27D43" w:rsidRDefault="65D27D43" w:rsidP="65D27D43">
            <w:r w:rsidRPr="65D27D43">
              <w:rPr>
                <w:rFonts w:ascii="Cambria" w:eastAsia="Cambria" w:hAnsi="Cambria" w:cs="Cambria"/>
              </w:rPr>
              <w:t xml:space="preserve">Still prompting for day when it should know to start from today.  It also does not prompt for an End date.  </w:t>
            </w:r>
          </w:p>
        </w:tc>
      </w:tr>
      <w:tr w:rsidR="65D27D43" w14:paraId="07410AAF"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vAlign w:val="center"/>
          </w:tcPr>
          <w:p w14:paraId="452A0B86" w14:textId="674E90A3" w:rsidR="65D27D43" w:rsidRDefault="65D27D43" w:rsidP="65D27D43">
            <w:r w:rsidRPr="65D27D43">
              <w:rPr>
                <w:rFonts w:ascii="Cambria" w:eastAsia="Cambria" w:hAnsi="Cambria" w:cs="Cambria"/>
                <w:b/>
                <w:bCs/>
                <w:color w:val="000000" w:themeColor="text1"/>
              </w:rPr>
              <w:t>TC-ALX-03: Weekly Exercise (Custom Reminder)</w:t>
            </w:r>
          </w:p>
          <w:p w14:paraId="1E7F8AC6" w14:textId="7C082771" w:rsidR="65D27D43" w:rsidRDefault="65D27D43" w:rsidP="65D27D43">
            <w:r w:rsidRPr="65D27D43">
              <w:rPr>
                <w:rFonts w:ascii="Cambria" w:eastAsia="Cambria" w:hAnsi="Cambria" w:cs="Cambria"/>
              </w:rPr>
              <w:t xml:space="preserve"> </w:t>
            </w:r>
          </w:p>
        </w:tc>
      </w:tr>
      <w:tr w:rsidR="65D27D43" w14:paraId="382AEF98"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vAlign w:val="center"/>
          </w:tcPr>
          <w:p w14:paraId="77C3DF1A" w14:textId="704F6F80" w:rsidR="65D27D43" w:rsidRDefault="65D27D43" w:rsidP="65D27D43">
            <w:pPr>
              <w:jc w:val="center"/>
            </w:pPr>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vAlign w:val="center"/>
          </w:tcPr>
          <w:p w14:paraId="1370FB56" w14:textId="6D2957B0" w:rsidR="65D27D43" w:rsidRDefault="65D27D43" w:rsidP="65D27D43">
            <w:r w:rsidRPr="65D27D43">
              <w:rPr>
                <w:rFonts w:ascii="Cambria" w:eastAsia="Cambria" w:hAnsi="Cambria" w:cs="Cambria"/>
              </w:rPr>
              <w:t>Patient creates exercise task with Alexa: “Alexa, create an exercise for Monday, Wednesday, and Friday at 6 AM.”</w:t>
            </w:r>
          </w:p>
        </w:tc>
        <w:tc>
          <w:tcPr>
            <w:tcW w:w="1675" w:type="dxa"/>
            <w:tcBorders>
              <w:top w:val="nil"/>
              <w:left w:val="single" w:sz="12" w:space="0" w:color="auto"/>
              <w:bottom w:val="single" w:sz="12" w:space="0" w:color="auto"/>
              <w:right w:val="single" w:sz="12" w:space="0" w:color="auto"/>
            </w:tcBorders>
            <w:vAlign w:val="center"/>
          </w:tcPr>
          <w:p w14:paraId="3F689AD0" w14:textId="5C319CE0" w:rsidR="65D27D43" w:rsidRDefault="65D27D43" w:rsidP="65D27D43">
            <w:r w:rsidRPr="65D27D43">
              <w:rPr>
                <w:rFonts w:ascii="Cambria" w:eastAsia="Cambria" w:hAnsi="Cambria" w:cs="Cambria"/>
              </w:rPr>
              <w:t>System records weekly recurrence with specified days and reminder time.</w:t>
            </w:r>
          </w:p>
        </w:tc>
        <w:tc>
          <w:tcPr>
            <w:tcW w:w="1675" w:type="dxa"/>
            <w:tcBorders>
              <w:top w:val="nil"/>
              <w:left w:val="single" w:sz="12" w:space="0" w:color="auto"/>
              <w:bottom w:val="single" w:sz="12" w:space="0" w:color="auto"/>
              <w:right w:val="single" w:sz="12" w:space="0" w:color="auto"/>
            </w:tcBorders>
            <w:vAlign w:val="center"/>
          </w:tcPr>
          <w:p w14:paraId="2E29FFE6" w14:textId="473FEB74" w:rsidR="65D27D43" w:rsidRDefault="65D27D43" w:rsidP="65D27D43">
            <w:r w:rsidRPr="65D27D43">
              <w:rPr>
                <w:rFonts w:ascii="Cambria" w:eastAsia="Cambria" w:hAnsi="Cambria" w:cs="Cambria"/>
              </w:rPr>
              <w:t xml:space="preserve"> The System only scheduled the Task for Friday.</w:t>
            </w:r>
          </w:p>
        </w:tc>
        <w:tc>
          <w:tcPr>
            <w:tcW w:w="665" w:type="dxa"/>
            <w:tcBorders>
              <w:top w:val="nil"/>
              <w:left w:val="single" w:sz="12" w:space="0" w:color="auto"/>
              <w:bottom w:val="single" w:sz="12" w:space="0" w:color="auto"/>
              <w:right w:val="single" w:sz="12" w:space="0" w:color="auto"/>
            </w:tcBorders>
            <w:vAlign w:val="center"/>
          </w:tcPr>
          <w:p w14:paraId="6C164353" w14:textId="2AB02A67" w:rsidR="65D27D43" w:rsidRDefault="65D27D43" w:rsidP="65D27D43">
            <w:pPr>
              <w:jc w:val="center"/>
            </w:pPr>
            <w:r w:rsidRPr="65D27D43">
              <w:rPr>
                <w:rFonts w:ascii="Cambria" w:eastAsia="Cambria" w:hAnsi="Cambria" w:cs="Cambria"/>
              </w:rPr>
              <w:t>FAIL</w:t>
            </w:r>
          </w:p>
        </w:tc>
        <w:tc>
          <w:tcPr>
            <w:tcW w:w="2685" w:type="dxa"/>
            <w:tcBorders>
              <w:top w:val="nil"/>
              <w:left w:val="single" w:sz="12" w:space="0" w:color="auto"/>
              <w:bottom w:val="single" w:sz="12" w:space="0" w:color="auto"/>
              <w:right w:val="single" w:sz="12" w:space="0" w:color="auto"/>
            </w:tcBorders>
            <w:vAlign w:val="center"/>
          </w:tcPr>
          <w:p w14:paraId="393BF8F3" w14:textId="221A8046" w:rsidR="65D27D43" w:rsidRDefault="65D27D43" w:rsidP="65D27D43">
            <w:r w:rsidRPr="65D27D43">
              <w:rPr>
                <w:rFonts w:ascii="Cambria" w:eastAsia="Cambria" w:hAnsi="Cambria" w:cs="Cambria"/>
              </w:rPr>
              <w:t xml:space="preserve"> Instead of creating a Task for all three days, only the last day was added. </w:t>
            </w:r>
          </w:p>
        </w:tc>
      </w:tr>
      <w:tr w:rsidR="65D27D43" w14:paraId="6A0061AB"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vAlign w:val="center"/>
          </w:tcPr>
          <w:p w14:paraId="7DC12BA7" w14:textId="35BA2106" w:rsidR="65D27D43" w:rsidRDefault="65D27D43" w:rsidP="65D27D43">
            <w:r w:rsidRPr="65D27D43">
              <w:rPr>
                <w:rFonts w:ascii="Cambria" w:eastAsia="Cambria" w:hAnsi="Cambria" w:cs="Cambria"/>
                <w:b/>
                <w:bCs/>
                <w:color w:val="000000" w:themeColor="text1"/>
              </w:rPr>
              <w:t>TC-ALX-04: Auto-Detect: Bike Ride → Exercise</w:t>
            </w:r>
          </w:p>
          <w:p w14:paraId="0116572E" w14:textId="726BE9BB" w:rsidR="65D27D43" w:rsidRDefault="65D27D43" w:rsidP="65D27D43">
            <w:r w:rsidRPr="65D27D43">
              <w:rPr>
                <w:rFonts w:ascii="Cambria" w:eastAsia="Cambria" w:hAnsi="Cambria" w:cs="Cambria"/>
              </w:rPr>
              <w:t xml:space="preserve"> </w:t>
            </w:r>
          </w:p>
        </w:tc>
      </w:tr>
      <w:tr w:rsidR="65D27D43" w14:paraId="7D34275E"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tcPr>
          <w:p w14:paraId="28D46770" w14:textId="5B2B060E" w:rsidR="65D27D43" w:rsidRDefault="65D27D43" w:rsidP="65D27D43">
            <w:pPr>
              <w:jc w:val="center"/>
            </w:pPr>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tcPr>
          <w:p w14:paraId="7BC3E681" w14:textId="0F99822E" w:rsidR="65D27D43" w:rsidRDefault="65D27D43" w:rsidP="65D27D43">
            <w:r w:rsidRPr="65D27D43">
              <w:rPr>
                <w:rFonts w:ascii="Cambria" w:eastAsia="Cambria" w:hAnsi="Cambria" w:cs="Cambria"/>
              </w:rPr>
              <w:t>Patient says ' Alexa, ask Care connect to schedule a bike ride for Saturday at 9 AM. '</w:t>
            </w:r>
          </w:p>
        </w:tc>
        <w:tc>
          <w:tcPr>
            <w:tcW w:w="1675" w:type="dxa"/>
            <w:tcBorders>
              <w:top w:val="nil"/>
              <w:left w:val="single" w:sz="12" w:space="0" w:color="auto"/>
              <w:bottom w:val="single" w:sz="12" w:space="0" w:color="auto"/>
              <w:right w:val="single" w:sz="12" w:space="0" w:color="auto"/>
            </w:tcBorders>
          </w:tcPr>
          <w:p w14:paraId="4351414C" w14:textId="0F38E43A" w:rsidR="65D27D43" w:rsidRDefault="65D27D43" w:rsidP="65D27D43">
            <w:r w:rsidRPr="65D27D43">
              <w:rPr>
                <w:rFonts w:ascii="Cambria" w:eastAsia="Cambria" w:hAnsi="Cambria" w:cs="Cambria"/>
              </w:rPr>
              <w:t>The system auto-detects as exercise and saves correct time and reminder.</w:t>
            </w:r>
          </w:p>
        </w:tc>
        <w:tc>
          <w:tcPr>
            <w:tcW w:w="1675" w:type="dxa"/>
            <w:tcBorders>
              <w:top w:val="nil"/>
              <w:left w:val="single" w:sz="12" w:space="0" w:color="auto"/>
              <w:bottom w:val="single" w:sz="12" w:space="0" w:color="auto"/>
              <w:right w:val="single" w:sz="12" w:space="0" w:color="auto"/>
            </w:tcBorders>
          </w:tcPr>
          <w:p w14:paraId="489DB5B8" w14:textId="13D491BA" w:rsidR="65D27D43" w:rsidRDefault="65D27D43" w:rsidP="65D27D43">
            <w:r w:rsidRPr="65D27D43">
              <w:rPr>
                <w:rFonts w:ascii="Cambria" w:eastAsia="Cambria" w:hAnsi="Cambria" w:cs="Cambria"/>
              </w:rPr>
              <w:t xml:space="preserve"> Alexa prompted for a reminder and Notes but scheduled the yask for today instead of Saturday.  Alexa also categorized the task as a general task instead of an Exercise. </w:t>
            </w:r>
          </w:p>
        </w:tc>
        <w:tc>
          <w:tcPr>
            <w:tcW w:w="665" w:type="dxa"/>
            <w:tcBorders>
              <w:top w:val="nil"/>
              <w:left w:val="single" w:sz="12" w:space="0" w:color="auto"/>
              <w:bottom w:val="single" w:sz="12" w:space="0" w:color="auto"/>
              <w:right w:val="single" w:sz="12" w:space="0" w:color="auto"/>
            </w:tcBorders>
          </w:tcPr>
          <w:p w14:paraId="366C128A" w14:textId="05C66A5F" w:rsidR="65D27D43" w:rsidRDefault="65D27D43" w:rsidP="65D27D43">
            <w:pPr>
              <w:jc w:val="center"/>
            </w:pPr>
            <w:r w:rsidRPr="65D27D43">
              <w:rPr>
                <w:rFonts w:ascii="Cambria" w:eastAsia="Cambria" w:hAnsi="Cambria" w:cs="Cambria"/>
              </w:rPr>
              <w:t xml:space="preserve"> FAIL</w:t>
            </w:r>
          </w:p>
        </w:tc>
        <w:tc>
          <w:tcPr>
            <w:tcW w:w="2685" w:type="dxa"/>
            <w:tcBorders>
              <w:top w:val="nil"/>
              <w:left w:val="single" w:sz="12" w:space="0" w:color="auto"/>
              <w:bottom w:val="single" w:sz="12" w:space="0" w:color="auto"/>
              <w:right w:val="single" w:sz="12" w:space="0" w:color="auto"/>
            </w:tcBorders>
          </w:tcPr>
          <w:p w14:paraId="2E00B7A1" w14:textId="29088950" w:rsidR="65D27D43" w:rsidRDefault="65D27D43" w:rsidP="65D27D43">
            <w:r w:rsidRPr="65D27D43">
              <w:rPr>
                <w:rFonts w:ascii="Cambria" w:eastAsia="Cambria" w:hAnsi="Cambria" w:cs="Cambria"/>
              </w:rPr>
              <w:t xml:space="preserve"> Alexa scheduled the task on the wrong day and did not automatically assign the skill as an exercise as expected. </w:t>
            </w:r>
          </w:p>
        </w:tc>
      </w:tr>
      <w:tr w:rsidR="65D27D43" w14:paraId="48100EBE"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vAlign w:val="center"/>
          </w:tcPr>
          <w:p w14:paraId="0F1B2063" w14:textId="412E02EE" w:rsidR="65D27D43" w:rsidRDefault="65D27D43" w:rsidP="65D27D43">
            <w:r w:rsidRPr="65D27D43">
              <w:rPr>
                <w:rFonts w:ascii="Cambria" w:eastAsia="Cambria" w:hAnsi="Cambria" w:cs="Cambria"/>
                <w:b/>
                <w:bCs/>
                <w:color w:val="000000" w:themeColor="text1"/>
              </w:rPr>
              <w:t>TC-ALX-05: Auto-Detect: Lunch → General</w:t>
            </w:r>
          </w:p>
          <w:p w14:paraId="31312A6A" w14:textId="49D95700" w:rsidR="65D27D43" w:rsidRDefault="65D27D43" w:rsidP="65D27D43">
            <w:r w:rsidRPr="65D27D43">
              <w:rPr>
                <w:rFonts w:ascii="Cambria" w:eastAsia="Cambria" w:hAnsi="Cambria" w:cs="Cambria"/>
              </w:rPr>
              <w:t xml:space="preserve"> </w:t>
            </w:r>
          </w:p>
        </w:tc>
      </w:tr>
      <w:tr w:rsidR="65D27D43" w14:paraId="35944901"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tcPr>
          <w:p w14:paraId="65FB0121" w14:textId="08475053" w:rsidR="65D27D43" w:rsidRDefault="65D27D43" w:rsidP="65D27D43">
            <w:pPr>
              <w:jc w:val="center"/>
            </w:pPr>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tcPr>
          <w:p w14:paraId="2E86866B" w14:textId="5B85260A" w:rsidR="65D27D43" w:rsidRDefault="65D27D43" w:rsidP="65D27D43">
            <w:r w:rsidRPr="65D27D43">
              <w:rPr>
                <w:rFonts w:ascii="Cambria" w:eastAsia="Cambria" w:hAnsi="Cambria" w:cs="Cambria"/>
              </w:rPr>
              <w:t>Patient says ' Alexa, ask Care connect to  schedule lunch '</w:t>
            </w:r>
          </w:p>
        </w:tc>
        <w:tc>
          <w:tcPr>
            <w:tcW w:w="1675" w:type="dxa"/>
            <w:tcBorders>
              <w:top w:val="nil"/>
              <w:left w:val="single" w:sz="12" w:space="0" w:color="auto"/>
              <w:bottom w:val="single" w:sz="12" w:space="0" w:color="auto"/>
              <w:right w:val="single" w:sz="12" w:space="0" w:color="auto"/>
            </w:tcBorders>
          </w:tcPr>
          <w:p w14:paraId="011A6D58" w14:textId="0B532C18" w:rsidR="65D27D43" w:rsidRDefault="65D27D43" w:rsidP="65D27D43">
            <w:r w:rsidRPr="65D27D43">
              <w:rPr>
                <w:rFonts w:ascii="Cambria" w:eastAsia="Cambria" w:hAnsi="Cambria" w:cs="Cambria"/>
              </w:rPr>
              <w:t>System classifies as a general task.</w:t>
            </w:r>
          </w:p>
        </w:tc>
        <w:tc>
          <w:tcPr>
            <w:tcW w:w="1675" w:type="dxa"/>
            <w:tcBorders>
              <w:top w:val="nil"/>
              <w:left w:val="single" w:sz="12" w:space="0" w:color="auto"/>
              <w:bottom w:val="single" w:sz="12" w:space="0" w:color="auto"/>
              <w:right w:val="single" w:sz="12" w:space="0" w:color="auto"/>
            </w:tcBorders>
          </w:tcPr>
          <w:p w14:paraId="5EFE2A6F" w14:textId="25AC83DD" w:rsidR="65D27D43" w:rsidRDefault="65D27D43" w:rsidP="65D27D43">
            <w:r w:rsidRPr="65D27D43">
              <w:rPr>
                <w:rFonts w:ascii="Cambria" w:eastAsia="Cambria" w:hAnsi="Cambria" w:cs="Cambria"/>
              </w:rPr>
              <w:t xml:space="preserve"> Alexa prompts for day, time, </w:t>
            </w:r>
            <w:r w:rsidRPr="65D27D43">
              <w:rPr>
                <w:rFonts w:ascii="Cambria" w:eastAsia="Cambria" w:hAnsi="Cambria" w:cs="Cambria"/>
              </w:rPr>
              <w:lastRenderedPageBreak/>
              <w:t>reminder, and notes and created the task as a General Task.</w:t>
            </w:r>
          </w:p>
        </w:tc>
        <w:tc>
          <w:tcPr>
            <w:tcW w:w="665" w:type="dxa"/>
            <w:tcBorders>
              <w:top w:val="nil"/>
              <w:left w:val="single" w:sz="12" w:space="0" w:color="auto"/>
              <w:bottom w:val="single" w:sz="12" w:space="0" w:color="auto"/>
              <w:right w:val="single" w:sz="12" w:space="0" w:color="auto"/>
            </w:tcBorders>
          </w:tcPr>
          <w:p w14:paraId="285D1C8C" w14:textId="04F7EA43" w:rsidR="65D27D43" w:rsidRDefault="65D27D43" w:rsidP="65D27D43">
            <w:pPr>
              <w:jc w:val="center"/>
            </w:pPr>
            <w:r w:rsidRPr="65D27D43">
              <w:rPr>
                <w:rFonts w:ascii="Cambria" w:eastAsia="Cambria" w:hAnsi="Cambria" w:cs="Cambria"/>
              </w:rPr>
              <w:lastRenderedPageBreak/>
              <w:t xml:space="preserve"> PASS</w:t>
            </w:r>
          </w:p>
        </w:tc>
        <w:tc>
          <w:tcPr>
            <w:tcW w:w="2685" w:type="dxa"/>
            <w:tcBorders>
              <w:top w:val="nil"/>
              <w:left w:val="single" w:sz="12" w:space="0" w:color="auto"/>
              <w:bottom w:val="single" w:sz="12" w:space="0" w:color="auto"/>
              <w:right w:val="single" w:sz="12" w:space="0" w:color="auto"/>
            </w:tcBorders>
          </w:tcPr>
          <w:p w14:paraId="0F39C4B6" w14:textId="40E76752" w:rsidR="65D27D43" w:rsidRDefault="65D27D43" w:rsidP="65D27D43">
            <w:r w:rsidRPr="65D27D43">
              <w:rPr>
                <w:rFonts w:ascii="Cambria" w:eastAsia="Cambria" w:hAnsi="Cambria" w:cs="Cambria"/>
              </w:rPr>
              <w:t xml:space="preserve"> </w:t>
            </w:r>
          </w:p>
        </w:tc>
      </w:tr>
      <w:tr w:rsidR="65D27D43" w14:paraId="0CF155E3"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vAlign w:val="center"/>
          </w:tcPr>
          <w:p w14:paraId="50E9D154" w14:textId="779CF0BD" w:rsidR="65D27D43" w:rsidRDefault="65D27D43" w:rsidP="65D27D43">
            <w:r w:rsidRPr="65D27D43">
              <w:rPr>
                <w:rFonts w:ascii="Cambria" w:eastAsia="Cambria" w:hAnsi="Cambria" w:cs="Cambria"/>
                <w:b/>
                <w:bCs/>
                <w:color w:val="000000" w:themeColor="text1"/>
              </w:rPr>
              <w:t>TC-ALX-06: Auto-Detect: Blood Work → Lab</w:t>
            </w:r>
          </w:p>
          <w:p w14:paraId="58519636" w14:textId="1317CBA0" w:rsidR="65D27D43" w:rsidRDefault="65D27D43" w:rsidP="65D27D43">
            <w:r w:rsidRPr="65D27D43">
              <w:rPr>
                <w:rFonts w:ascii="Cambria" w:eastAsia="Cambria" w:hAnsi="Cambria" w:cs="Cambria"/>
              </w:rPr>
              <w:t xml:space="preserve"> </w:t>
            </w:r>
          </w:p>
        </w:tc>
      </w:tr>
      <w:tr w:rsidR="65D27D43" w14:paraId="71434890"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tcPr>
          <w:p w14:paraId="115315B0" w14:textId="53F20A63" w:rsidR="65D27D43" w:rsidRDefault="65D27D43" w:rsidP="65D27D43">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tcPr>
          <w:p w14:paraId="61C88059" w14:textId="3122CD79" w:rsidR="65D27D43" w:rsidRDefault="65D27D43" w:rsidP="65D27D43">
            <w:r w:rsidRPr="65D27D43">
              <w:rPr>
                <w:rFonts w:ascii="Cambria" w:eastAsia="Cambria" w:hAnsi="Cambria" w:cs="Cambria"/>
              </w:rPr>
              <w:t>Patient says ' Alexa, ask care connect to schedule blood work on Friday '</w:t>
            </w:r>
          </w:p>
        </w:tc>
        <w:tc>
          <w:tcPr>
            <w:tcW w:w="1675" w:type="dxa"/>
            <w:tcBorders>
              <w:top w:val="nil"/>
              <w:left w:val="single" w:sz="12" w:space="0" w:color="auto"/>
              <w:bottom w:val="single" w:sz="12" w:space="0" w:color="auto"/>
              <w:right w:val="single" w:sz="12" w:space="0" w:color="auto"/>
            </w:tcBorders>
          </w:tcPr>
          <w:p w14:paraId="051C81C7" w14:textId="6FF1EFDF" w:rsidR="65D27D43" w:rsidRDefault="65D27D43" w:rsidP="65D27D43">
            <w:r w:rsidRPr="65D27D43">
              <w:rPr>
                <w:rFonts w:ascii="Cambria" w:eastAsia="Cambria" w:hAnsi="Cambria" w:cs="Cambria"/>
              </w:rPr>
              <w:t>The system saves task as a lab task type  with the correct date, time, and reminder.</w:t>
            </w:r>
          </w:p>
        </w:tc>
        <w:tc>
          <w:tcPr>
            <w:tcW w:w="1675" w:type="dxa"/>
            <w:tcBorders>
              <w:top w:val="nil"/>
              <w:left w:val="single" w:sz="12" w:space="0" w:color="auto"/>
              <w:bottom w:val="single" w:sz="12" w:space="0" w:color="auto"/>
              <w:right w:val="single" w:sz="12" w:space="0" w:color="auto"/>
            </w:tcBorders>
          </w:tcPr>
          <w:p w14:paraId="5B7CA135" w14:textId="1A695277" w:rsidR="65D27D43" w:rsidRDefault="65D27D43" w:rsidP="65D27D43">
            <w:r w:rsidRPr="65D27D43">
              <w:rPr>
                <w:rFonts w:ascii="Cambria" w:eastAsia="Cambria" w:hAnsi="Cambria" w:cs="Cambria"/>
              </w:rPr>
              <w:t xml:space="preserve"> Alexa prompts for time, reminder, and notes. It creates the task but as a General Task</w:t>
            </w:r>
          </w:p>
        </w:tc>
        <w:tc>
          <w:tcPr>
            <w:tcW w:w="665" w:type="dxa"/>
            <w:tcBorders>
              <w:top w:val="nil"/>
              <w:left w:val="single" w:sz="12" w:space="0" w:color="auto"/>
              <w:bottom w:val="single" w:sz="12" w:space="0" w:color="auto"/>
              <w:right w:val="single" w:sz="12" w:space="0" w:color="auto"/>
            </w:tcBorders>
          </w:tcPr>
          <w:p w14:paraId="6CC8DAF0" w14:textId="6F537D79" w:rsidR="65D27D43" w:rsidRDefault="65D27D43" w:rsidP="65D27D43">
            <w:r w:rsidRPr="65D27D43">
              <w:rPr>
                <w:rFonts w:ascii="Cambria" w:eastAsia="Cambria" w:hAnsi="Cambria" w:cs="Cambria"/>
              </w:rPr>
              <w:t xml:space="preserve"> FAIL</w:t>
            </w:r>
          </w:p>
        </w:tc>
        <w:tc>
          <w:tcPr>
            <w:tcW w:w="2685" w:type="dxa"/>
            <w:tcBorders>
              <w:top w:val="nil"/>
              <w:left w:val="single" w:sz="12" w:space="0" w:color="auto"/>
              <w:bottom w:val="single" w:sz="12" w:space="0" w:color="auto"/>
              <w:right w:val="single" w:sz="12" w:space="0" w:color="auto"/>
            </w:tcBorders>
          </w:tcPr>
          <w:p w14:paraId="0409DFEF" w14:textId="7F582077" w:rsidR="65D27D43" w:rsidRDefault="65D27D43" w:rsidP="65D27D43">
            <w:r w:rsidRPr="65D27D43">
              <w:rPr>
                <w:rFonts w:ascii="Cambria" w:eastAsia="Cambria" w:hAnsi="Cambria" w:cs="Cambria"/>
              </w:rPr>
              <w:t xml:space="preserve"> Despite using the “blood work” synonym that automatically translates to a lab task type, the system added the Task as a General Task. </w:t>
            </w:r>
          </w:p>
        </w:tc>
      </w:tr>
      <w:tr w:rsidR="65D27D43" w14:paraId="7BCDC30D"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58BACD65" w14:textId="7722BAC5" w:rsidR="65D27D43" w:rsidRDefault="65D27D43" w:rsidP="65D27D43">
            <w:r w:rsidRPr="65D27D43">
              <w:rPr>
                <w:rFonts w:ascii="Cambria" w:eastAsia="Cambria" w:hAnsi="Cambria" w:cs="Cambria"/>
                <w:b/>
                <w:bCs/>
                <w:color w:val="000000" w:themeColor="text1"/>
              </w:rPr>
              <w:t>TC-ALX-07: One-Shot Appointment</w:t>
            </w:r>
          </w:p>
          <w:p w14:paraId="6BA37DD7" w14:textId="5D1B4FE4" w:rsidR="65D27D43" w:rsidRDefault="65D27D43" w:rsidP="65D27D43">
            <w:r w:rsidRPr="65D27D43">
              <w:rPr>
                <w:sz w:val="24"/>
                <w:szCs w:val="24"/>
              </w:rPr>
              <w:t xml:space="preserve"> </w:t>
            </w:r>
          </w:p>
        </w:tc>
      </w:tr>
      <w:tr w:rsidR="65D27D43" w14:paraId="449BAF9C"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tcPr>
          <w:p w14:paraId="5E69E80A" w14:textId="20AB613A" w:rsidR="65D27D43" w:rsidRDefault="65D27D43" w:rsidP="65D27D43">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tcPr>
          <w:p w14:paraId="596DE8B0" w14:textId="0CC0701C" w:rsidR="65D27D43" w:rsidRDefault="65D27D43" w:rsidP="65D27D43">
            <w:r w:rsidRPr="65D27D43">
              <w:rPr>
                <w:rFonts w:ascii="Cambria" w:eastAsia="Cambria" w:hAnsi="Cambria" w:cs="Cambria"/>
              </w:rPr>
              <w:t>Patient schedules appointment via Alexa by saying “Alexa, ask care connect to schedule appointment for tomorrow at 3 PM.”</w:t>
            </w:r>
          </w:p>
        </w:tc>
        <w:tc>
          <w:tcPr>
            <w:tcW w:w="1675" w:type="dxa"/>
            <w:tcBorders>
              <w:top w:val="nil"/>
              <w:left w:val="single" w:sz="12" w:space="0" w:color="auto"/>
              <w:bottom w:val="single" w:sz="12" w:space="0" w:color="auto"/>
              <w:right w:val="single" w:sz="12" w:space="0" w:color="auto"/>
            </w:tcBorders>
          </w:tcPr>
          <w:p w14:paraId="0C3E80B4" w14:textId="00F5702E" w:rsidR="65D27D43" w:rsidRDefault="65D27D43" w:rsidP="65D27D43">
            <w:r w:rsidRPr="65D27D43">
              <w:rPr>
                <w:rFonts w:ascii="Cambria" w:eastAsia="Cambria" w:hAnsi="Cambria" w:cs="Cambria"/>
              </w:rPr>
              <w:t>The system saves single appointments with time and reminder confirmation.</w:t>
            </w:r>
          </w:p>
        </w:tc>
        <w:tc>
          <w:tcPr>
            <w:tcW w:w="1675" w:type="dxa"/>
            <w:tcBorders>
              <w:top w:val="nil"/>
              <w:left w:val="single" w:sz="12" w:space="0" w:color="auto"/>
              <w:bottom w:val="single" w:sz="12" w:space="0" w:color="auto"/>
              <w:right w:val="single" w:sz="12" w:space="0" w:color="auto"/>
            </w:tcBorders>
          </w:tcPr>
          <w:p w14:paraId="517A1AC1" w14:textId="6CF71ECC" w:rsidR="65D27D43" w:rsidRDefault="65D27D43" w:rsidP="65D27D43">
            <w:r w:rsidRPr="65D27D43">
              <w:rPr>
                <w:rFonts w:ascii="Cambria" w:eastAsia="Cambria" w:hAnsi="Cambria" w:cs="Cambria"/>
              </w:rPr>
              <w:t xml:space="preserve"> Alexa prompts for reminder and notes. It saves the task as an appointment task.</w:t>
            </w:r>
          </w:p>
        </w:tc>
        <w:tc>
          <w:tcPr>
            <w:tcW w:w="665" w:type="dxa"/>
            <w:tcBorders>
              <w:top w:val="nil"/>
              <w:left w:val="single" w:sz="12" w:space="0" w:color="auto"/>
              <w:bottom w:val="single" w:sz="12" w:space="0" w:color="auto"/>
              <w:right w:val="single" w:sz="12" w:space="0" w:color="auto"/>
            </w:tcBorders>
          </w:tcPr>
          <w:p w14:paraId="7FFF6C31" w14:textId="717EFED4" w:rsidR="65D27D43" w:rsidRDefault="65D27D43" w:rsidP="65D27D43">
            <w:r w:rsidRPr="65D27D43">
              <w:rPr>
                <w:rFonts w:ascii="Cambria" w:eastAsia="Cambria" w:hAnsi="Cambria" w:cs="Cambria"/>
              </w:rPr>
              <w:t xml:space="preserve"> PASS</w:t>
            </w:r>
          </w:p>
        </w:tc>
        <w:tc>
          <w:tcPr>
            <w:tcW w:w="2685" w:type="dxa"/>
            <w:tcBorders>
              <w:top w:val="nil"/>
              <w:left w:val="single" w:sz="12" w:space="0" w:color="auto"/>
              <w:bottom w:val="single" w:sz="12" w:space="0" w:color="auto"/>
              <w:right w:val="single" w:sz="12" w:space="0" w:color="auto"/>
            </w:tcBorders>
          </w:tcPr>
          <w:p w14:paraId="1EDED987" w14:textId="1686E550" w:rsidR="65D27D43" w:rsidRDefault="65D27D43" w:rsidP="65D27D43">
            <w:r w:rsidRPr="65D27D43">
              <w:rPr>
                <w:rFonts w:ascii="Cambria" w:eastAsia="Cambria" w:hAnsi="Cambria" w:cs="Cambria"/>
              </w:rPr>
              <w:t xml:space="preserve"> Alexa is sensitive. If you say “an appointment” instead of “apointment” it will instead add the task as a general task.</w:t>
            </w:r>
          </w:p>
        </w:tc>
      </w:tr>
      <w:tr w:rsidR="65D27D43" w14:paraId="7BB48D89"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2DE6C9F2" w14:textId="4DC26529" w:rsidR="65D27D43" w:rsidRDefault="65D27D43" w:rsidP="65D27D43">
            <w:r w:rsidRPr="65D27D43">
              <w:rPr>
                <w:rFonts w:ascii="Cambria" w:eastAsia="Cambria" w:hAnsi="Cambria" w:cs="Cambria"/>
                <w:b/>
                <w:bCs/>
                <w:color w:val="000000" w:themeColor="text1"/>
              </w:rPr>
              <w:t>TC-ALX-08: Pharmacy Pickup</w:t>
            </w:r>
          </w:p>
          <w:p w14:paraId="5CA2FA94" w14:textId="336CA3DC" w:rsidR="65D27D43" w:rsidRDefault="65D27D43" w:rsidP="65D27D43">
            <w:r w:rsidRPr="65D27D43">
              <w:rPr>
                <w:sz w:val="24"/>
                <w:szCs w:val="24"/>
              </w:rPr>
              <w:t xml:space="preserve"> </w:t>
            </w:r>
          </w:p>
        </w:tc>
      </w:tr>
      <w:tr w:rsidR="65D27D43" w14:paraId="476614F1"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tcPr>
          <w:p w14:paraId="19CB190A" w14:textId="6BC1F1DF" w:rsidR="65D27D43" w:rsidRDefault="65D27D43" w:rsidP="65D27D43">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tcPr>
          <w:p w14:paraId="44611553" w14:textId="7C7990D0" w:rsidR="65D27D43" w:rsidRDefault="65D27D43" w:rsidP="65D27D43">
            <w:r w:rsidRPr="65D27D43">
              <w:rPr>
                <w:rFonts w:ascii="Cambria" w:eastAsia="Cambria" w:hAnsi="Cambria" w:cs="Cambria"/>
              </w:rPr>
              <w:t>Patient sets pharmacy pickup time by saying “Alexa, ask care connect to schedule pharmacy for 5 PM.”</w:t>
            </w:r>
          </w:p>
        </w:tc>
        <w:tc>
          <w:tcPr>
            <w:tcW w:w="1675" w:type="dxa"/>
            <w:tcBorders>
              <w:top w:val="nil"/>
              <w:left w:val="single" w:sz="12" w:space="0" w:color="auto"/>
              <w:bottom w:val="single" w:sz="12" w:space="0" w:color="auto"/>
              <w:right w:val="single" w:sz="12" w:space="0" w:color="auto"/>
            </w:tcBorders>
          </w:tcPr>
          <w:p w14:paraId="54E45350" w14:textId="6097528D" w:rsidR="65D27D43" w:rsidRDefault="65D27D43" w:rsidP="65D27D43">
            <w:r w:rsidRPr="65D27D43">
              <w:rPr>
                <w:rFonts w:ascii="Cambria" w:eastAsia="Cambria" w:hAnsi="Cambria" w:cs="Cambria"/>
              </w:rPr>
              <w:t>The system saves pickup tasks and classifies under medication-related activities.</w:t>
            </w:r>
          </w:p>
        </w:tc>
        <w:tc>
          <w:tcPr>
            <w:tcW w:w="1675" w:type="dxa"/>
            <w:tcBorders>
              <w:top w:val="nil"/>
              <w:left w:val="single" w:sz="12" w:space="0" w:color="auto"/>
              <w:bottom w:val="single" w:sz="12" w:space="0" w:color="auto"/>
              <w:right w:val="single" w:sz="12" w:space="0" w:color="auto"/>
            </w:tcBorders>
          </w:tcPr>
          <w:p w14:paraId="24CB0EA8" w14:textId="30C439AC" w:rsidR="65D27D43" w:rsidRDefault="65D27D43" w:rsidP="65D27D43">
            <w:r w:rsidRPr="65D27D43">
              <w:rPr>
                <w:rFonts w:ascii="Cambria" w:eastAsia="Cambria" w:hAnsi="Cambria" w:cs="Cambria"/>
              </w:rPr>
              <w:t xml:space="preserve"> Alexa prompts for day, reminder, and notes. It adds the task as a pharmacy task to the calendar assistant. </w:t>
            </w:r>
          </w:p>
        </w:tc>
        <w:tc>
          <w:tcPr>
            <w:tcW w:w="665" w:type="dxa"/>
            <w:tcBorders>
              <w:top w:val="nil"/>
              <w:left w:val="single" w:sz="12" w:space="0" w:color="auto"/>
              <w:bottom w:val="single" w:sz="12" w:space="0" w:color="auto"/>
              <w:right w:val="single" w:sz="12" w:space="0" w:color="auto"/>
            </w:tcBorders>
          </w:tcPr>
          <w:p w14:paraId="40ACBEFE" w14:textId="423DB581" w:rsidR="65D27D43" w:rsidRDefault="65D27D43" w:rsidP="65D27D43">
            <w:r w:rsidRPr="65D27D43">
              <w:rPr>
                <w:rFonts w:ascii="Cambria" w:eastAsia="Cambria" w:hAnsi="Cambria" w:cs="Cambria"/>
              </w:rPr>
              <w:t xml:space="preserve"> PASS</w:t>
            </w:r>
          </w:p>
        </w:tc>
        <w:tc>
          <w:tcPr>
            <w:tcW w:w="2685" w:type="dxa"/>
            <w:tcBorders>
              <w:top w:val="nil"/>
              <w:left w:val="single" w:sz="12" w:space="0" w:color="auto"/>
              <w:bottom w:val="single" w:sz="12" w:space="0" w:color="auto"/>
              <w:right w:val="single" w:sz="12" w:space="0" w:color="auto"/>
            </w:tcBorders>
          </w:tcPr>
          <w:p w14:paraId="659E87F0" w14:textId="3AAE5296" w:rsidR="65D27D43" w:rsidRDefault="65D27D43" w:rsidP="65D27D43">
            <w:r w:rsidRPr="65D27D43">
              <w:rPr>
                <w:rFonts w:ascii="Cambria" w:eastAsia="Cambria" w:hAnsi="Cambria" w:cs="Cambria"/>
              </w:rPr>
              <w:t xml:space="preserve"> Again, Alexa is sensitive about how this call is made. It must just say “pharmacy”; it cannot say “pharmacy pickup” or else the task will be added as a General Task. </w:t>
            </w:r>
          </w:p>
        </w:tc>
      </w:tr>
      <w:tr w:rsidR="65D27D43" w14:paraId="2D08B224"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69D9273C" w14:textId="7334CEDA" w:rsidR="65D27D43" w:rsidRDefault="65D27D43" w:rsidP="65D27D43">
            <w:r w:rsidRPr="65D27D43">
              <w:rPr>
                <w:rFonts w:ascii="Cambria" w:eastAsia="Cambria" w:hAnsi="Cambria" w:cs="Cambria"/>
                <w:b/>
                <w:bCs/>
                <w:color w:val="000000" w:themeColor="text1"/>
              </w:rPr>
              <w:t>TC-ALX-09: General Task Creation</w:t>
            </w:r>
          </w:p>
          <w:p w14:paraId="57D60B76" w14:textId="784C0198" w:rsidR="65D27D43" w:rsidRDefault="65D27D43" w:rsidP="65D27D43">
            <w:r w:rsidRPr="65D27D43">
              <w:rPr>
                <w:sz w:val="24"/>
                <w:szCs w:val="24"/>
              </w:rPr>
              <w:t xml:space="preserve"> </w:t>
            </w:r>
          </w:p>
        </w:tc>
      </w:tr>
      <w:tr w:rsidR="65D27D43" w14:paraId="7D44A22E"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tcPr>
          <w:p w14:paraId="7DA2AD11" w14:textId="645789DE" w:rsidR="65D27D43" w:rsidRDefault="65D27D43" w:rsidP="65D27D43">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tcPr>
          <w:p w14:paraId="415ECB92" w14:textId="0179E081" w:rsidR="65D27D43" w:rsidRDefault="65D27D43" w:rsidP="65D27D43">
            <w:r w:rsidRPr="65D27D43">
              <w:rPr>
                <w:rFonts w:ascii="Cambria" w:eastAsia="Cambria" w:hAnsi="Cambria" w:cs="Cambria"/>
              </w:rPr>
              <w:t>Patient adds general weekday task by saying “Alexa, ask care connect to add a chore for 10 AM.”</w:t>
            </w:r>
          </w:p>
        </w:tc>
        <w:tc>
          <w:tcPr>
            <w:tcW w:w="1675" w:type="dxa"/>
            <w:tcBorders>
              <w:top w:val="nil"/>
              <w:left w:val="single" w:sz="12" w:space="0" w:color="auto"/>
              <w:bottom w:val="single" w:sz="12" w:space="0" w:color="auto"/>
              <w:right w:val="single" w:sz="12" w:space="0" w:color="auto"/>
            </w:tcBorders>
          </w:tcPr>
          <w:p w14:paraId="38180A44" w14:textId="4A59F113" w:rsidR="65D27D43" w:rsidRDefault="65D27D43" w:rsidP="65D27D43">
            <w:r w:rsidRPr="65D27D43">
              <w:rPr>
                <w:rFonts w:ascii="Cambria" w:eastAsia="Cambria" w:hAnsi="Cambria" w:cs="Cambria"/>
              </w:rPr>
              <w:t>The system saves general task..</w:t>
            </w:r>
          </w:p>
        </w:tc>
        <w:tc>
          <w:tcPr>
            <w:tcW w:w="1675" w:type="dxa"/>
            <w:tcBorders>
              <w:top w:val="nil"/>
              <w:left w:val="single" w:sz="12" w:space="0" w:color="auto"/>
              <w:bottom w:val="single" w:sz="12" w:space="0" w:color="auto"/>
              <w:right w:val="single" w:sz="12" w:space="0" w:color="auto"/>
            </w:tcBorders>
          </w:tcPr>
          <w:p w14:paraId="49CDDA73" w14:textId="2B4336C4" w:rsidR="65D27D43" w:rsidRDefault="65D27D43" w:rsidP="65D27D43">
            <w:r w:rsidRPr="65D27D43">
              <w:rPr>
                <w:rFonts w:ascii="Cambria" w:eastAsia="Cambria" w:hAnsi="Cambria" w:cs="Cambria"/>
              </w:rPr>
              <w:t xml:space="preserve"> Alexa prompts for day, reminder and notes and adds the General task to the calendar assistant.</w:t>
            </w:r>
          </w:p>
        </w:tc>
        <w:tc>
          <w:tcPr>
            <w:tcW w:w="665" w:type="dxa"/>
            <w:tcBorders>
              <w:top w:val="nil"/>
              <w:left w:val="single" w:sz="12" w:space="0" w:color="auto"/>
              <w:bottom w:val="single" w:sz="12" w:space="0" w:color="auto"/>
              <w:right w:val="single" w:sz="12" w:space="0" w:color="auto"/>
            </w:tcBorders>
          </w:tcPr>
          <w:p w14:paraId="5FF09941" w14:textId="5130E00F" w:rsidR="65D27D43" w:rsidRDefault="65D27D43" w:rsidP="65D27D43">
            <w:r w:rsidRPr="65D27D43">
              <w:rPr>
                <w:rFonts w:ascii="Cambria" w:eastAsia="Cambria" w:hAnsi="Cambria" w:cs="Cambria"/>
              </w:rPr>
              <w:t xml:space="preserve"> PASS</w:t>
            </w:r>
          </w:p>
        </w:tc>
        <w:tc>
          <w:tcPr>
            <w:tcW w:w="2685" w:type="dxa"/>
            <w:tcBorders>
              <w:top w:val="nil"/>
              <w:left w:val="single" w:sz="12" w:space="0" w:color="auto"/>
              <w:bottom w:val="single" w:sz="12" w:space="0" w:color="auto"/>
              <w:right w:val="single" w:sz="12" w:space="0" w:color="auto"/>
            </w:tcBorders>
          </w:tcPr>
          <w:p w14:paraId="0C38CC4F" w14:textId="1702783B" w:rsidR="65D27D43" w:rsidRDefault="65D27D43" w:rsidP="65D27D43">
            <w:r w:rsidRPr="65D27D43">
              <w:rPr>
                <w:rFonts w:ascii="Cambria" w:eastAsia="Cambria" w:hAnsi="Cambria" w:cs="Cambria"/>
              </w:rPr>
              <w:t xml:space="preserve"> </w:t>
            </w:r>
          </w:p>
        </w:tc>
      </w:tr>
      <w:tr w:rsidR="65D27D43" w14:paraId="0CD8A5BA"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6DBDCA14" w14:textId="32871A0C" w:rsidR="65D27D43" w:rsidRDefault="65D27D43" w:rsidP="65D27D43">
            <w:r w:rsidRPr="65D27D43">
              <w:rPr>
                <w:rFonts w:ascii="Cambria" w:eastAsia="Cambria" w:hAnsi="Cambria" w:cs="Cambria"/>
                <w:b/>
                <w:bCs/>
                <w:color w:val="000000" w:themeColor="text1"/>
              </w:rPr>
              <w:t>TC-ALX-10: Read Tasks – Multiple</w:t>
            </w:r>
          </w:p>
          <w:p w14:paraId="501C3341" w14:textId="20EB4AA8" w:rsidR="65D27D43" w:rsidRDefault="65D27D43" w:rsidP="65D27D43">
            <w:r w:rsidRPr="65D27D43">
              <w:rPr>
                <w:sz w:val="24"/>
                <w:szCs w:val="24"/>
              </w:rPr>
              <w:t xml:space="preserve"> </w:t>
            </w:r>
          </w:p>
        </w:tc>
      </w:tr>
      <w:tr w:rsidR="65D27D43" w14:paraId="6BC19134"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tcPr>
          <w:p w14:paraId="29CCAC29" w14:textId="2BD1FBD8" w:rsidR="65D27D43" w:rsidRDefault="65D27D43" w:rsidP="65D27D43">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tcPr>
          <w:p w14:paraId="5C6D6C2C" w14:textId="6B4B72C1" w:rsidR="65D27D43" w:rsidRDefault="65D27D43" w:rsidP="65D27D43">
            <w:r w:rsidRPr="65D27D43">
              <w:rPr>
                <w:rFonts w:ascii="Cambria" w:eastAsia="Cambria" w:hAnsi="Cambria" w:cs="Cambria"/>
              </w:rPr>
              <w:t>Patient asks 'Alexa, ask careconnect what’s on my calendar' (Pre-Req: Tasks exists in Patient’s Care Connect Calendar Assistance)</w:t>
            </w:r>
          </w:p>
        </w:tc>
        <w:tc>
          <w:tcPr>
            <w:tcW w:w="1675" w:type="dxa"/>
            <w:tcBorders>
              <w:top w:val="nil"/>
              <w:left w:val="single" w:sz="12" w:space="0" w:color="auto"/>
              <w:bottom w:val="single" w:sz="12" w:space="0" w:color="auto"/>
              <w:right w:val="single" w:sz="12" w:space="0" w:color="auto"/>
            </w:tcBorders>
          </w:tcPr>
          <w:p w14:paraId="7163A699" w14:textId="58872F5F" w:rsidR="65D27D43" w:rsidRDefault="65D27D43" w:rsidP="65D27D43">
            <w:r w:rsidRPr="65D27D43">
              <w:rPr>
                <w:rFonts w:ascii="Cambria" w:eastAsia="Cambria" w:hAnsi="Cambria" w:cs="Cambria"/>
              </w:rPr>
              <w:t>Alexa  lists up to 5  active upcoming tasks in correct order and categories.</w:t>
            </w:r>
          </w:p>
        </w:tc>
        <w:tc>
          <w:tcPr>
            <w:tcW w:w="1675" w:type="dxa"/>
            <w:tcBorders>
              <w:top w:val="nil"/>
              <w:left w:val="single" w:sz="12" w:space="0" w:color="auto"/>
              <w:bottom w:val="single" w:sz="12" w:space="0" w:color="auto"/>
              <w:right w:val="single" w:sz="12" w:space="0" w:color="auto"/>
            </w:tcBorders>
          </w:tcPr>
          <w:p w14:paraId="4C5B9D12" w14:textId="03A7917F" w:rsidR="65D27D43" w:rsidRDefault="65D27D43" w:rsidP="65D27D43">
            <w:r w:rsidRPr="65D27D43">
              <w:rPr>
                <w:rFonts w:ascii="Cambria" w:eastAsia="Cambria" w:hAnsi="Cambria" w:cs="Cambria"/>
              </w:rPr>
              <w:t xml:space="preserve"> Alexa responds “you have {xAmount}" tasks coming up” and lists 5. </w:t>
            </w:r>
          </w:p>
        </w:tc>
        <w:tc>
          <w:tcPr>
            <w:tcW w:w="665" w:type="dxa"/>
            <w:tcBorders>
              <w:top w:val="nil"/>
              <w:left w:val="single" w:sz="12" w:space="0" w:color="auto"/>
              <w:bottom w:val="single" w:sz="12" w:space="0" w:color="auto"/>
              <w:right w:val="single" w:sz="12" w:space="0" w:color="auto"/>
            </w:tcBorders>
          </w:tcPr>
          <w:p w14:paraId="01EBD219" w14:textId="6ECA1125" w:rsidR="65D27D43" w:rsidRDefault="65D27D43" w:rsidP="65D27D43">
            <w:r w:rsidRPr="65D27D43">
              <w:rPr>
                <w:rFonts w:ascii="Cambria" w:eastAsia="Cambria" w:hAnsi="Cambria" w:cs="Cambria"/>
              </w:rPr>
              <w:t xml:space="preserve"> PASS</w:t>
            </w:r>
          </w:p>
        </w:tc>
        <w:tc>
          <w:tcPr>
            <w:tcW w:w="2685" w:type="dxa"/>
            <w:tcBorders>
              <w:top w:val="nil"/>
              <w:left w:val="single" w:sz="12" w:space="0" w:color="auto"/>
              <w:bottom w:val="single" w:sz="12" w:space="0" w:color="auto"/>
              <w:right w:val="single" w:sz="12" w:space="0" w:color="auto"/>
            </w:tcBorders>
          </w:tcPr>
          <w:p w14:paraId="4F8FEDF7" w14:textId="52CF6373" w:rsidR="65D27D43" w:rsidRDefault="65D27D43" w:rsidP="65D27D43">
            <w:r w:rsidRPr="65D27D43">
              <w:rPr>
                <w:rFonts w:ascii="Cambria" w:eastAsia="Cambria" w:hAnsi="Cambria" w:cs="Cambria"/>
              </w:rPr>
              <w:t xml:space="preserve"> This feature works and lists tasks by name, but it can be enhanced byt including the actual dats of the tasks as well.</w:t>
            </w:r>
          </w:p>
        </w:tc>
      </w:tr>
      <w:tr w:rsidR="65D27D43" w14:paraId="74266026"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34FF7297" w14:textId="71433766" w:rsidR="65D27D43" w:rsidRDefault="65D27D43" w:rsidP="65D27D43">
            <w:r w:rsidRPr="65D27D43">
              <w:rPr>
                <w:rFonts w:ascii="Cambria" w:eastAsia="Cambria" w:hAnsi="Cambria" w:cs="Cambria"/>
                <w:b/>
                <w:bCs/>
                <w:color w:val="000000" w:themeColor="text1"/>
              </w:rPr>
              <w:t>TC-ALX-11: Read Tasks – Empty Calendar</w:t>
            </w:r>
          </w:p>
          <w:p w14:paraId="001DF516" w14:textId="599CC9DF" w:rsidR="65D27D43" w:rsidRDefault="65D27D43" w:rsidP="65D27D43">
            <w:r w:rsidRPr="65D27D43">
              <w:rPr>
                <w:sz w:val="24"/>
                <w:szCs w:val="24"/>
              </w:rPr>
              <w:t xml:space="preserve"> </w:t>
            </w:r>
          </w:p>
        </w:tc>
      </w:tr>
      <w:tr w:rsidR="65D27D43" w14:paraId="4C4F44A7"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tcPr>
          <w:p w14:paraId="597C1B44" w14:textId="673531D2" w:rsidR="65D27D43" w:rsidRDefault="65D27D43" w:rsidP="65D27D43">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tcPr>
          <w:p w14:paraId="02F03430" w14:textId="66F49133" w:rsidR="65D27D43" w:rsidRDefault="65D27D43" w:rsidP="65D27D43">
            <w:r w:rsidRPr="65D27D43">
              <w:rPr>
                <w:rFonts w:ascii="Cambria" w:eastAsia="Cambria" w:hAnsi="Cambria" w:cs="Cambria"/>
              </w:rPr>
              <w:t xml:space="preserve">Patient requests schedule with no tasks by asking </w:t>
            </w:r>
            <w:r w:rsidRPr="65D27D43">
              <w:rPr>
                <w:rFonts w:ascii="Cambria" w:eastAsia="Cambria" w:hAnsi="Cambria" w:cs="Cambria"/>
              </w:rPr>
              <w:lastRenderedPageBreak/>
              <w:t xml:space="preserve">“Alexa, ask care connect what tasks do I have?” (Pre-Req: All Tasks in the Patient’s Care Connect Calendar Assistance has been deleted). </w:t>
            </w:r>
          </w:p>
        </w:tc>
        <w:tc>
          <w:tcPr>
            <w:tcW w:w="1675" w:type="dxa"/>
            <w:tcBorders>
              <w:top w:val="nil"/>
              <w:left w:val="single" w:sz="12" w:space="0" w:color="auto"/>
              <w:bottom w:val="single" w:sz="12" w:space="0" w:color="auto"/>
              <w:right w:val="single" w:sz="12" w:space="0" w:color="auto"/>
            </w:tcBorders>
          </w:tcPr>
          <w:p w14:paraId="5E22C066" w14:textId="61D9B544" w:rsidR="65D27D43" w:rsidRDefault="65D27D43" w:rsidP="65D27D43">
            <w:r w:rsidRPr="65D27D43">
              <w:rPr>
                <w:rFonts w:ascii="Cambria" w:eastAsia="Cambria" w:hAnsi="Cambria" w:cs="Cambria"/>
              </w:rPr>
              <w:lastRenderedPageBreak/>
              <w:t xml:space="preserve">System returns friendly message </w:t>
            </w:r>
            <w:r w:rsidRPr="65D27D43">
              <w:rPr>
                <w:rFonts w:ascii="Cambria" w:eastAsia="Cambria" w:hAnsi="Cambria" w:cs="Cambria"/>
              </w:rPr>
              <w:lastRenderedPageBreak/>
              <w:t>about not having any tasks scheduled. '</w:t>
            </w:r>
          </w:p>
        </w:tc>
        <w:tc>
          <w:tcPr>
            <w:tcW w:w="1675" w:type="dxa"/>
            <w:tcBorders>
              <w:top w:val="nil"/>
              <w:left w:val="single" w:sz="12" w:space="0" w:color="auto"/>
              <w:bottom w:val="single" w:sz="12" w:space="0" w:color="auto"/>
              <w:right w:val="single" w:sz="12" w:space="0" w:color="auto"/>
            </w:tcBorders>
          </w:tcPr>
          <w:p w14:paraId="6B4E9DD9" w14:textId="5A90B786" w:rsidR="65D27D43" w:rsidRDefault="65D27D43" w:rsidP="65D27D43">
            <w:r w:rsidRPr="65D27D43">
              <w:rPr>
                <w:rFonts w:ascii="Cambria" w:eastAsia="Cambria" w:hAnsi="Cambria" w:cs="Cambria"/>
              </w:rPr>
              <w:lastRenderedPageBreak/>
              <w:t xml:space="preserve"> Alexa voices “Good news! </w:t>
            </w:r>
            <w:r w:rsidRPr="65D27D43">
              <w:rPr>
                <w:rFonts w:ascii="Cambria" w:eastAsia="Cambria" w:hAnsi="Cambria" w:cs="Cambria"/>
              </w:rPr>
              <w:lastRenderedPageBreak/>
              <w:t>You’re all caught up with no scheduled tasks at the moment"</w:t>
            </w:r>
          </w:p>
        </w:tc>
        <w:tc>
          <w:tcPr>
            <w:tcW w:w="665" w:type="dxa"/>
            <w:tcBorders>
              <w:top w:val="nil"/>
              <w:left w:val="single" w:sz="12" w:space="0" w:color="auto"/>
              <w:bottom w:val="single" w:sz="12" w:space="0" w:color="auto"/>
              <w:right w:val="single" w:sz="12" w:space="0" w:color="auto"/>
            </w:tcBorders>
          </w:tcPr>
          <w:p w14:paraId="25119759" w14:textId="5682C453" w:rsidR="65D27D43" w:rsidRDefault="65D27D43" w:rsidP="65D27D43">
            <w:r w:rsidRPr="65D27D43">
              <w:rPr>
                <w:rFonts w:ascii="Cambria" w:eastAsia="Cambria" w:hAnsi="Cambria" w:cs="Cambria"/>
              </w:rPr>
              <w:lastRenderedPageBreak/>
              <w:t xml:space="preserve"> PASS</w:t>
            </w:r>
          </w:p>
        </w:tc>
        <w:tc>
          <w:tcPr>
            <w:tcW w:w="2685" w:type="dxa"/>
            <w:tcBorders>
              <w:top w:val="nil"/>
              <w:left w:val="single" w:sz="12" w:space="0" w:color="auto"/>
              <w:bottom w:val="single" w:sz="12" w:space="0" w:color="auto"/>
              <w:right w:val="single" w:sz="12" w:space="0" w:color="auto"/>
            </w:tcBorders>
          </w:tcPr>
          <w:p w14:paraId="4FE4FB32" w14:textId="222CB53E" w:rsidR="65D27D43" w:rsidRDefault="65D27D43" w:rsidP="65D27D43">
            <w:r w:rsidRPr="65D27D43">
              <w:rPr>
                <w:rFonts w:ascii="Cambria" w:eastAsia="Cambria" w:hAnsi="Cambria" w:cs="Cambria"/>
              </w:rPr>
              <w:t xml:space="preserve"> </w:t>
            </w:r>
          </w:p>
        </w:tc>
      </w:tr>
      <w:tr w:rsidR="65D27D43" w14:paraId="463584FD" w14:textId="77777777" w:rsidTr="65D27D43">
        <w:trPr>
          <w:trHeight w:val="300"/>
        </w:trPr>
        <w:tc>
          <w:tcPr>
            <w:tcW w:w="10050" w:type="dxa"/>
            <w:gridSpan w:val="6"/>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0667318D" w14:textId="63362877" w:rsidR="65D27D43" w:rsidRDefault="65D27D43" w:rsidP="65D27D43">
            <w:r w:rsidRPr="65D27D43">
              <w:rPr>
                <w:rFonts w:ascii="Cambria" w:eastAsia="Cambria" w:hAnsi="Cambria" w:cs="Cambria"/>
                <w:b/>
                <w:bCs/>
                <w:color w:val="000000" w:themeColor="text1"/>
              </w:rPr>
              <w:t>TC-ALX-12: Read Tasks – Not Linked</w:t>
            </w:r>
          </w:p>
          <w:p w14:paraId="470E4238" w14:textId="5BDADD8D" w:rsidR="65D27D43" w:rsidRDefault="65D27D43" w:rsidP="65D27D43">
            <w:r w:rsidRPr="65D27D43">
              <w:rPr>
                <w:rFonts w:ascii="Cambria" w:eastAsia="Cambria" w:hAnsi="Cambria" w:cs="Cambria"/>
              </w:rPr>
              <w:t xml:space="preserve"> </w:t>
            </w:r>
          </w:p>
        </w:tc>
      </w:tr>
      <w:tr w:rsidR="65D27D43" w14:paraId="1E75CE28" w14:textId="77777777" w:rsidTr="65D27D43">
        <w:trPr>
          <w:trHeight w:val="300"/>
        </w:trPr>
        <w:tc>
          <w:tcPr>
            <w:tcW w:w="615" w:type="dxa"/>
            <w:tcBorders>
              <w:top w:val="single" w:sz="12" w:space="0" w:color="auto"/>
              <w:left w:val="single" w:sz="12" w:space="0" w:color="auto"/>
              <w:bottom w:val="single" w:sz="12" w:space="0" w:color="auto"/>
              <w:right w:val="single" w:sz="12" w:space="0" w:color="auto"/>
            </w:tcBorders>
          </w:tcPr>
          <w:p w14:paraId="4B36DC9C" w14:textId="670F4DFD" w:rsidR="65D27D43" w:rsidRDefault="65D27D43" w:rsidP="65D27D43">
            <w:r w:rsidRPr="65D27D43">
              <w:rPr>
                <w:rFonts w:ascii="Cambria" w:eastAsia="Cambria" w:hAnsi="Cambria" w:cs="Cambria"/>
              </w:rPr>
              <w:t>1.</w:t>
            </w:r>
          </w:p>
        </w:tc>
        <w:tc>
          <w:tcPr>
            <w:tcW w:w="2735" w:type="dxa"/>
            <w:tcBorders>
              <w:top w:val="nil"/>
              <w:left w:val="single" w:sz="12" w:space="0" w:color="auto"/>
              <w:bottom w:val="single" w:sz="12" w:space="0" w:color="auto"/>
              <w:right w:val="single" w:sz="12" w:space="0" w:color="auto"/>
            </w:tcBorders>
          </w:tcPr>
          <w:p w14:paraId="03458F2B" w14:textId="00203228" w:rsidR="65D27D43" w:rsidRDefault="65D27D43" w:rsidP="65D27D43">
            <w:r w:rsidRPr="65D27D43">
              <w:rPr>
                <w:rFonts w:ascii="Cambria" w:eastAsia="Cambria" w:hAnsi="Cambria" w:cs="Cambria"/>
              </w:rPr>
              <w:t>Patient requests calendar without account link by saying “Alexa, ask care connect to show me my tasks.” (Pre-Req: Unlink the Patient Account from the Smar-Devices page. Must wait at least a couple hours before trying this command after unlinking.)</w:t>
            </w:r>
          </w:p>
        </w:tc>
        <w:tc>
          <w:tcPr>
            <w:tcW w:w="1675" w:type="dxa"/>
            <w:tcBorders>
              <w:top w:val="nil"/>
              <w:left w:val="single" w:sz="12" w:space="0" w:color="auto"/>
              <w:bottom w:val="single" w:sz="12" w:space="0" w:color="auto"/>
              <w:right w:val="single" w:sz="12" w:space="0" w:color="auto"/>
            </w:tcBorders>
          </w:tcPr>
          <w:p w14:paraId="0ECEE576" w14:textId="6B9901D7" w:rsidR="65D27D43" w:rsidRDefault="65D27D43" w:rsidP="65D27D43">
            <w:r w:rsidRPr="65D27D43">
              <w:rPr>
                <w:rFonts w:ascii="Cambria" w:eastAsia="Cambria" w:hAnsi="Cambria" w:cs="Cambria"/>
              </w:rPr>
              <w:t>System prompts account linking and blocks unauthorized access.</w:t>
            </w:r>
          </w:p>
        </w:tc>
        <w:tc>
          <w:tcPr>
            <w:tcW w:w="1675" w:type="dxa"/>
            <w:tcBorders>
              <w:top w:val="nil"/>
              <w:left w:val="single" w:sz="12" w:space="0" w:color="auto"/>
              <w:bottom w:val="single" w:sz="12" w:space="0" w:color="auto"/>
              <w:right w:val="single" w:sz="12" w:space="0" w:color="auto"/>
            </w:tcBorders>
          </w:tcPr>
          <w:p w14:paraId="7D50EE06" w14:textId="7E8D73E0" w:rsidR="65D27D43" w:rsidRDefault="65D27D43" w:rsidP="65D27D43">
            <w:r w:rsidRPr="65D27D43">
              <w:rPr>
                <w:rFonts w:ascii="Cambria" w:eastAsia="Cambria" w:hAnsi="Cambria" w:cs="Cambria"/>
              </w:rPr>
              <w:t xml:space="preserve"> Alexa voices “It looks like your CareConnect account isn't linked yet. You can link it in the Alexa app to get started!” </w:t>
            </w:r>
          </w:p>
        </w:tc>
        <w:tc>
          <w:tcPr>
            <w:tcW w:w="665" w:type="dxa"/>
            <w:tcBorders>
              <w:top w:val="nil"/>
              <w:left w:val="single" w:sz="12" w:space="0" w:color="auto"/>
              <w:bottom w:val="single" w:sz="12" w:space="0" w:color="auto"/>
              <w:right w:val="single" w:sz="12" w:space="0" w:color="auto"/>
            </w:tcBorders>
          </w:tcPr>
          <w:p w14:paraId="69532056" w14:textId="5994FC85" w:rsidR="65D27D43" w:rsidRDefault="65D27D43" w:rsidP="65D27D43">
            <w:r w:rsidRPr="65D27D43">
              <w:rPr>
                <w:rFonts w:ascii="Cambria" w:eastAsia="Cambria" w:hAnsi="Cambria" w:cs="Cambria"/>
              </w:rPr>
              <w:t xml:space="preserve"> PASS</w:t>
            </w:r>
          </w:p>
        </w:tc>
        <w:tc>
          <w:tcPr>
            <w:tcW w:w="2685" w:type="dxa"/>
            <w:tcBorders>
              <w:top w:val="nil"/>
              <w:left w:val="single" w:sz="12" w:space="0" w:color="auto"/>
              <w:bottom w:val="single" w:sz="12" w:space="0" w:color="auto"/>
              <w:right w:val="single" w:sz="12" w:space="0" w:color="auto"/>
            </w:tcBorders>
          </w:tcPr>
          <w:p w14:paraId="67522C7C" w14:textId="5B9AAC72" w:rsidR="65D27D43" w:rsidRDefault="65D27D43" w:rsidP="65D27D43">
            <w:pPr>
              <w:rPr>
                <w:rFonts w:ascii="Cambria" w:eastAsia="Cambria" w:hAnsi="Cambria" w:cs="Cambria"/>
              </w:rPr>
            </w:pPr>
          </w:p>
        </w:tc>
      </w:tr>
    </w:tbl>
    <w:p w14:paraId="267E48EF" w14:textId="3C2572EE" w:rsidR="4FD37C41" w:rsidRDefault="4FD37C41" w:rsidP="4FD37C41">
      <w:pPr>
        <w:rPr>
          <w:ins w:id="1587" w:author="Amber Young" w:date="2025-10-31T13:39:00Z" w16du:dateUtc="2025-10-31T13:39:10Z"/>
          <w:sz w:val="24"/>
          <w:szCs w:val="24"/>
        </w:rPr>
      </w:pPr>
    </w:p>
    <w:p w14:paraId="1BD17483" w14:textId="53BAF16A" w:rsidR="4FD37C41" w:rsidRDefault="4FD37C41" w:rsidP="4FD37C41">
      <w:pPr>
        <w:rPr>
          <w:ins w:id="1588" w:author="Amber Young" w:date="2025-10-31T13:12:00Z" w16du:dateUtc="2025-10-31T13:12:45Z"/>
          <w:sz w:val="24"/>
          <w:szCs w:val="24"/>
        </w:rPr>
      </w:pPr>
    </w:p>
    <w:p w14:paraId="042B74B9" w14:textId="28EBE2BE" w:rsidR="21695D2C" w:rsidRDefault="21695D2C">
      <w:pPr>
        <w:rPr>
          <w:sz w:val="24"/>
          <w:szCs w:val="24"/>
        </w:rPr>
      </w:pPr>
      <w:r w:rsidRPr="12A26C37">
        <w:rPr>
          <w:sz w:val="24"/>
          <w:szCs w:val="24"/>
        </w:rPr>
        <w:t>5.0.14</w:t>
      </w:r>
      <w:r>
        <w:tab/>
      </w:r>
      <w:r w:rsidRPr="12A26C37">
        <w:rPr>
          <w:sz w:val="24"/>
          <w:szCs w:val="24"/>
        </w:rPr>
        <w:t>Vial of Life Test Suite</w:t>
      </w:r>
    </w:p>
    <w:p w14:paraId="5A6207DA" w14:textId="227F084C" w:rsidR="12A26C37" w:rsidRDefault="12A26C37">
      <w:pPr>
        <w:rPr>
          <w:sz w:val="24"/>
          <w:szCs w:val="24"/>
        </w:rPr>
      </w:pPr>
    </w:p>
    <w:p w14:paraId="00CA3B16" w14:textId="50E6D7B5" w:rsidR="21695D2C" w:rsidRDefault="21695D2C">
      <w:pPr>
        <w:rPr>
          <w:sz w:val="24"/>
          <w:szCs w:val="24"/>
        </w:rPr>
      </w:pPr>
      <w:r w:rsidRPr="12A26C37">
        <w:rPr>
          <w:b/>
          <w:bCs/>
          <w:sz w:val="24"/>
          <w:szCs w:val="24"/>
        </w:rPr>
        <w:t>Scope</w:t>
      </w:r>
      <w:r w:rsidRPr="12A26C37">
        <w:rPr>
          <w:sz w:val="24"/>
          <w:szCs w:val="24"/>
        </w:rPr>
        <w:t>: Create, update, and share an emergency profile which shows important health information, ex: medical conditions, allergies, medicines, contacts, etc. Profile can be shared through a QR code or link with the patient’s consent.</w:t>
      </w:r>
    </w:p>
    <w:p w14:paraId="3AA9C935" w14:textId="15FD6BCF" w:rsidR="12A26C37" w:rsidRDefault="12A26C37">
      <w:pPr>
        <w:rPr>
          <w:sz w:val="24"/>
          <w:szCs w:val="24"/>
        </w:rPr>
      </w:pPr>
    </w:p>
    <w:p w14:paraId="5530FB1A" w14:textId="67D63A45" w:rsidR="21695D2C" w:rsidRDefault="21695D2C">
      <w:pPr>
        <w:rPr>
          <w:sz w:val="24"/>
          <w:szCs w:val="24"/>
        </w:rPr>
      </w:pPr>
      <w:r w:rsidRPr="12A26C37">
        <w:rPr>
          <w:b/>
          <w:bCs/>
          <w:sz w:val="24"/>
          <w:szCs w:val="24"/>
        </w:rPr>
        <w:t>Prerequisites</w:t>
      </w:r>
      <w:r w:rsidRPr="12A26C37">
        <w:rPr>
          <w:sz w:val="24"/>
          <w:szCs w:val="24"/>
        </w:rPr>
        <w:t>: Patient’s profile must already exist in CareConnect. The feature must be turned on and visible in the app.</w:t>
      </w:r>
    </w:p>
    <w:p w14:paraId="5216F7F5" w14:textId="18CB07D6" w:rsidR="12A26C37" w:rsidRDefault="12A26C37">
      <w:pPr>
        <w:rPr>
          <w:sz w:val="24"/>
          <w:szCs w:val="24"/>
        </w:rPr>
      </w:pPr>
    </w:p>
    <w:p w14:paraId="26E736E3" w14:textId="61D4CF3D" w:rsidR="21695D2C" w:rsidRDefault="21695D2C">
      <w:pPr>
        <w:rPr>
          <w:sz w:val="24"/>
          <w:szCs w:val="24"/>
        </w:rPr>
      </w:pPr>
      <w:r w:rsidRPr="12A26C37">
        <w:rPr>
          <w:b/>
          <w:bCs/>
          <w:sz w:val="24"/>
          <w:szCs w:val="24"/>
        </w:rPr>
        <w:t>Total cases: 9</w:t>
      </w:r>
    </w:p>
    <w:p w14:paraId="36660F6F" w14:textId="7575B018" w:rsidR="12A26C37" w:rsidRDefault="12A26C37">
      <w:pPr>
        <w:rPr>
          <w:sz w:val="24"/>
          <w:szCs w:val="24"/>
        </w:rPr>
      </w:pPr>
    </w:p>
    <w:p w14:paraId="0CE6CF76" w14:textId="79DC3593" w:rsidR="21695D2C" w:rsidRDefault="21695D2C" w:rsidP="00453C19">
      <w:pPr>
        <w:pStyle w:val="ListParagraph"/>
        <w:numPr>
          <w:ilvl w:val="0"/>
          <w:numId w:val="57"/>
        </w:numPr>
        <w:rPr>
          <w:sz w:val="24"/>
          <w:szCs w:val="24"/>
        </w:rPr>
      </w:pPr>
      <w:r w:rsidRPr="12A26C37">
        <w:rPr>
          <w:sz w:val="24"/>
          <w:szCs w:val="24"/>
        </w:rPr>
        <w:t>TC-14.1: Patient fills in required health information → system saves it and shows date created.</w:t>
      </w:r>
    </w:p>
    <w:p w14:paraId="64A2B709" w14:textId="78AEDE16" w:rsidR="21695D2C" w:rsidRDefault="21695D2C" w:rsidP="00453C19">
      <w:pPr>
        <w:pStyle w:val="ListParagraph"/>
        <w:numPr>
          <w:ilvl w:val="0"/>
          <w:numId w:val="57"/>
        </w:numPr>
        <w:rPr>
          <w:sz w:val="24"/>
          <w:szCs w:val="24"/>
        </w:rPr>
      </w:pPr>
      <w:r w:rsidRPr="12A26C37">
        <w:rPr>
          <w:sz w:val="24"/>
          <w:szCs w:val="24"/>
        </w:rPr>
        <w:t>TC-14.2: Patient edits a piece of information → system saves the new version while keeping the old one and shows date and who last updated it.</w:t>
      </w:r>
    </w:p>
    <w:p w14:paraId="2A7B1840" w14:textId="0E50201F" w:rsidR="21695D2C" w:rsidRDefault="21695D2C" w:rsidP="00453C19">
      <w:pPr>
        <w:pStyle w:val="ListParagraph"/>
        <w:numPr>
          <w:ilvl w:val="0"/>
          <w:numId w:val="57"/>
        </w:numPr>
        <w:rPr>
          <w:sz w:val="24"/>
          <w:szCs w:val="24"/>
        </w:rPr>
      </w:pPr>
      <w:r w:rsidRPr="12A26C37">
        <w:rPr>
          <w:sz w:val="24"/>
          <w:szCs w:val="24"/>
        </w:rPr>
        <w:t>TC-14.3: Patient creates a QR code for their vial → scanning the code shows a read-only page with a watermark and time limit.</w:t>
      </w:r>
    </w:p>
    <w:p w14:paraId="7150D246" w14:textId="779C1102" w:rsidR="21695D2C" w:rsidRDefault="21695D2C" w:rsidP="00453C19">
      <w:pPr>
        <w:pStyle w:val="ListParagraph"/>
        <w:numPr>
          <w:ilvl w:val="0"/>
          <w:numId w:val="57"/>
        </w:numPr>
        <w:rPr>
          <w:sz w:val="24"/>
          <w:szCs w:val="24"/>
        </w:rPr>
      </w:pPr>
      <w:r w:rsidRPr="12A26C37">
        <w:rPr>
          <w:sz w:val="24"/>
          <w:szCs w:val="24"/>
        </w:rPr>
        <w:t>TC-14.4: Patient or caregiver tries to open an expired link or QR → system shows a safe error message and allows a new code to be created.</w:t>
      </w:r>
    </w:p>
    <w:p w14:paraId="2AB9D04B" w14:textId="53A46955" w:rsidR="21695D2C" w:rsidRDefault="21695D2C" w:rsidP="00453C19">
      <w:pPr>
        <w:pStyle w:val="ListParagraph"/>
        <w:numPr>
          <w:ilvl w:val="0"/>
          <w:numId w:val="57"/>
        </w:numPr>
        <w:rPr>
          <w:sz w:val="24"/>
          <w:szCs w:val="24"/>
        </w:rPr>
      </w:pPr>
      <w:r w:rsidRPr="12A26C37">
        <w:rPr>
          <w:sz w:val="24"/>
          <w:szCs w:val="24"/>
        </w:rPr>
        <w:t>TC-14.5: Patient or caregiver views the vial → system only shows the approved health details and does not leak extra notes.</w:t>
      </w:r>
    </w:p>
    <w:p w14:paraId="2003171E" w14:textId="25CE6004" w:rsidR="21695D2C" w:rsidRDefault="21695D2C" w:rsidP="00453C19">
      <w:pPr>
        <w:pStyle w:val="ListParagraph"/>
        <w:numPr>
          <w:ilvl w:val="0"/>
          <w:numId w:val="57"/>
        </w:numPr>
        <w:rPr>
          <w:sz w:val="24"/>
          <w:szCs w:val="24"/>
        </w:rPr>
      </w:pPr>
      <w:r w:rsidRPr="12A26C37">
        <w:rPr>
          <w:sz w:val="24"/>
          <w:szCs w:val="24"/>
        </w:rPr>
        <w:t>TC-14.6: Caregiver linked to the patient opens the vial → caregiver sees the latest version, but anyone not linked is blocked.</w:t>
      </w:r>
    </w:p>
    <w:p w14:paraId="39DDEA76" w14:textId="5E7BEA50" w:rsidR="21695D2C" w:rsidRDefault="21695D2C" w:rsidP="00453C19">
      <w:pPr>
        <w:pStyle w:val="ListParagraph"/>
        <w:numPr>
          <w:ilvl w:val="0"/>
          <w:numId w:val="57"/>
        </w:numPr>
        <w:rPr>
          <w:sz w:val="24"/>
          <w:szCs w:val="24"/>
        </w:rPr>
      </w:pPr>
      <w:r w:rsidRPr="12A26C37">
        <w:rPr>
          <w:sz w:val="24"/>
          <w:szCs w:val="24"/>
        </w:rPr>
        <w:t>TC-14.7: Patient downloads a copy of the vial → system creates a card or PDF file that can be saved on the device.</w:t>
      </w:r>
    </w:p>
    <w:p w14:paraId="194A9FE2" w14:textId="7388BF10" w:rsidR="21695D2C" w:rsidRDefault="21695D2C" w:rsidP="00453C19">
      <w:pPr>
        <w:pStyle w:val="ListParagraph"/>
        <w:numPr>
          <w:ilvl w:val="0"/>
          <w:numId w:val="57"/>
        </w:numPr>
        <w:rPr>
          <w:sz w:val="24"/>
          <w:szCs w:val="24"/>
        </w:rPr>
      </w:pPr>
      <w:r w:rsidRPr="12A26C37">
        <w:rPr>
          <w:sz w:val="24"/>
          <w:szCs w:val="24"/>
        </w:rPr>
        <w:t>TC-14.8: Caregiver or emergency worker views the vial → system logs the access and may send an alert to the caregiver with information on who accessed.</w:t>
      </w:r>
    </w:p>
    <w:p w14:paraId="2557C703" w14:textId="77F0EDB4" w:rsidR="21695D2C" w:rsidRDefault="21695D2C" w:rsidP="00453C19">
      <w:pPr>
        <w:pStyle w:val="ListParagraph"/>
        <w:numPr>
          <w:ilvl w:val="0"/>
          <w:numId w:val="57"/>
        </w:numPr>
        <w:rPr>
          <w:sz w:val="24"/>
          <w:szCs w:val="24"/>
        </w:rPr>
      </w:pPr>
      <w:r w:rsidRPr="12A26C37">
        <w:rPr>
          <w:sz w:val="24"/>
          <w:szCs w:val="24"/>
        </w:rPr>
        <w:t>TC-14.9: Patient or caregiver uses the vial page → text and layout follow accessibility rules, including readable order, large-text support, and clear QR instructions.</w:t>
      </w:r>
    </w:p>
    <w:p w14:paraId="232C8894" w14:textId="673CEAC6" w:rsidR="12A26C37" w:rsidRDefault="12A26C37" w:rsidP="00453C19">
      <w:pPr>
        <w:rPr>
          <w:sz w:val="24"/>
          <w:szCs w:val="24"/>
        </w:rPr>
      </w:pPr>
    </w:p>
    <w:p w14:paraId="48865868" w14:textId="3BCBE556" w:rsidR="12A26C37" w:rsidRDefault="12A26C37">
      <w:pPr>
        <w:rPr>
          <w:sz w:val="24"/>
          <w:szCs w:val="24"/>
        </w:rPr>
      </w:pPr>
    </w:p>
    <w:tbl>
      <w:tblPr>
        <w:tblStyle w:val="TableGrid"/>
        <w:tblW w:w="9795" w:type="dxa"/>
        <w:tblInd w:w="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885"/>
        <w:gridCol w:w="2130"/>
        <w:gridCol w:w="1440"/>
        <w:gridCol w:w="1815"/>
        <w:gridCol w:w="1065"/>
        <w:gridCol w:w="2460"/>
      </w:tblGrid>
      <w:tr w:rsidR="12A26C37" w14:paraId="72D8E9D2" w14:textId="77777777" w:rsidTr="5D860972">
        <w:trPr>
          <w:trHeight w:val="300"/>
        </w:trPr>
        <w:tc>
          <w:tcPr>
            <w:tcW w:w="885" w:type="dxa"/>
            <w:tcMar>
              <w:left w:w="105" w:type="dxa"/>
              <w:right w:w="105" w:type="dxa"/>
            </w:tcMar>
            <w:vAlign w:val="center"/>
          </w:tcPr>
          <w:p w14:paraId="47F9350D" w14:textId="4387B451" w:rsidR="12A26C37" w:rsidRDefault="77D7F92C" w:rsidP="757DACCB">
            <w:pPr>
              <w:jc w:val="center"/>
            </w:pPr>
            <w:r w:rsidRPr="5D860972">
              <w:rPr>
                <w:b/>
                <w:bCs/>
              </w:rPr>
              <w:lastRenderedPageBreak/>
              <w:t>STE</w:t>
            </w:r>
            <w:r w:rsidR="44112D6D" w:rsidRPr="5D860972">
              <w:rPr>
                <w:b/>
                <w:bCs/>
              </w:rPr>
              <w:t>P</w:t>
            </w:r>
          </w:p>
        </w:tc>
        <w:tc>
          <w:tcPr>
            <w:tcW w:w="2130" w:type="dxa"/>
            <w:tcMar>
              <w:left w:w="105" w:type="dxa"/>
              <w:right w:w="105" w:type="dxa"/>
            </w:tcMar>
            <w:vAlign w:val="center"/>
          </w:tcPr>
          <w:p w14:paraId="51F64BF2" w14:textId="3A14171C" w:rsidR="12A26C37" w:rsidRDefault="5A3CA013" w:rsidP="757DACCB">
            <w:pPr>
              <w:jc w:val="center"/>
            </w:pPr>
            <w:r w:rsidRPr="757DACCB">
              <w:rPr>
                <w:b/>
                <w:bCs/>
              </w:rPr>
              <w:t>TEST STEP/ INPUT</w:t>
            </w:r>
          </w:p>
        </w:tc>
        <w:tc>
          <w:tcPr>
            <w:tcW w:w="1440" w:type="dxa"/>
            <w:tcMar>
              <w:left w:w="105" w:type="dxa"/>
              <w:right w:w="105" w:type="dxa"/>
            </w:tcMar>
            <w:vAlign w:val="center"/>
          </w:tcPr>
          <w:p w14:paraId="273EFAA8" w14:textId="0F173FFA" w:rsidR="12A26C37" w:rsidRDefault="5A3CA013" w:rsidP="757DACCB">
            <w:pPr>
              <w:jc w:val="center"/>
            </w:pPr>
            <w:r w:rsidRPr="757DACCB">
              <w:rPr>
                <w:b/>
                <w:bCs/>
              </w:rPr>
              <w:t>EXPECTED RESULTS</w:t>
            </w:r>
          </w:p>
        </w:tc>
        <w:tc>
          <w:tcPr>
            <w:tcW w:w="1815" w:type="dxa"/>
            <w:tcMar>
              <w:left w:w="105" w:type="dxa"/>
              <w:right w:w="105" w:type="dxa"/>
            </w:tcMar>
            <w:vAlign w:val="center"/>
          </w:tcPr>
          <w:p w14:paraId="121DD939" w14:textId="6C40A074" w:rsidR="12A26C37" w:rsidRDefault="5A3CA013" w:rsidP="757DACCB">
            <w:pPr>
              <w:jc w:val="center"/>
            </w:pPr>
            <w:r w:rsidRPr="757DACCB">
              <w:rPr>
                <w:b/>
                <w:bCs/>
              </w:rPr>
              <w:t>ACTUAL RESULTS</w:t>
            </w:r>
          </w:p>
        </w:tc>
        <w:tc>
          <w:tcPr>
            <w:tcW w:w="1065" w:type="dxa"/>
            <w:tcMar>
              <w:left w:w="105" w:type="dxa"/>
              <w:right w:w="105" w:type="dxa"/>
            </w:tcMar>
            <w:vAlign w:val="center"/>
          </w:tcPr>
          <w:p w14:paraId="48B9139A" w14:textId="55240DE4" w:rsidR="12A26C37" w:rsidRDefault="5A3CA013" w:rsidP="757DACCB">
            <w:pPr>
              <w:jc w:val="center"/>
            </w:pPr>
            <w:r w:rsidRPr="757DACCB">
              <w:rPr>
                <w:b/>
                <w:bCs/>
              </w:rPr>
              <w:t>PASS/ FAIL</w:t>
            </w:r>
          </w:p>
        </w:tc>
        <w:tc>
          <w:tcPr>
            <w:tcW w:w="2460" w:type="dxa"/>
            <w:tcMar>
              <w:left w:w="105" w:type="dxa"/>
              <w:right w:w="105" w:type="dxa"/>
            </w:tcMar>
            <w:vAlign w:val="center"/>
          </w:tcPr>
          <w:p w14:paraId="153E55AA" w14:textId="68DFF503" w:rsidR="12A26C37" w:rsidRDefault="5A3CA013" w:rsidP="757DACCB">
            <w:pPr>
              <w:jc w:val="center"/>
            </w:pPr>
            <w:r w:rsidRPr="757DACCB">
              <w:rPr>
                <w:b/>
                <w:bCs/>
              </w:rPr>
              <w:t>DEFECTS FOUND</w:t>
            </w:r>
          </w:p>
        </w:tc>
      </w:tr>
      <w:tr w:rsidR="12A26C37" w14:paraId="4F0F682F" w14:textId="77777777" w:rsidTr="5D860972">
        <w:trPr>
          <w:trHeight w:val="300"/>
        </w:trPr>
        <w:tc>
          <w:tcPr>
            <w:tcW w:w="9795" w:type="dxa"/>
            <w:gridSpan w:val="6"/>
            <w:shd w:val="clear" w:color="auto" w:fill="C0C0C0"/>
            <w:tcMar>
              <w:left w:w="105" w:type="dxa"/>
              <w:right w:w="105" w:type="dxa"/>
            </w:tcMar>
          </w:tcPr>
          <w:p w14:paraId="52AA6374" w14:textId="5D9F52EC" w:rsidR="12A26C37" w:rsidRDefault="12A26C37">
            <w:pPr>
              <w:rPr>
                <w:sz w:val="24"/>
                <w:szCs w:val="24"/>
              </w:rPr>
            </w:pPr>
            <w:r w:rsidRPr="12A26C37">
              <w:rPr>
                <w:b/>
                <w:bCs/>
                <w:sz w:val="24"/>
                <w:szCs w:val="24"/>
              </w:rPr>
              <w:t>TC-14.1: Create Vial</w:t>
            </w:r>
          </w:p>
          <w:p w14:paraId="2AEF5B96" w14:textId="4213322A" w:rsidR="12A26C37" w:rsidRDefault="12A26C37">
            <w:pPr>
              <w:rPr>
                <w:sz w:val="24"/>
                <w:szCs w:val="24"/>
              </w:rPr>
            </w:pPr>
          </w:p>
        </w:tc>
      </w:tr>
      <w:tr w:rsidR="12A26C37" w14:paraId="764E4197" w14:textId="77777777" w:rsidTr="5D860972">
        <w:trPr>
          <w:trHeight w:val="300"/>
        </w:trPr>
        <w:tc>
          <w:tcPr>
            <w:tcW w:w="885" w:type="dxa"/>
            <w:tcMar>
              <w:left w:w="105" w:type="dxa"/>
              <w:right w:w="105" w:type="dxa"/>
            </w:tcMar>
          </w:tcPr>
          <w:p w14:paraId="6454287A" w14:textId="551EADA0" w:rsidR="12A26C37" w:rsidRDefault="12A26C37">
            <w:pPr>
              <w:rPr>
                <w:sz w:val="24"/>
                <w:szCs w:val="24"/>
              </w:rPr>
            </w:pPr>
            <w:r w:rsidRPr="12A26C37">
              <w:rPr>
                <w:sz w:val="24"/>
                <w:szCs w:val="24"/>
              </w:rPr>
              <w:t>1.</w:t>
            </w:r>
          </w:p>
        </w:tc>
        <w:tc>
          <w:tcPr>
            <w:tcW w:w="2130" w:type="dxa"/>
            <w:tcMar>
              <w:left w:w="105" w:type="dxa"/>
              <w:right w:w="105" w:type="dxa"/>
            </w:tcMar>
          </w:tcPr>
          <w:p w14:paraId="2ABEAB01" w14:textId="3CF786D9" w:rsidR="12A26C37" w:rsidRDefault="12A26C37">
            <w:pPr>
              <w:rPr>
                <w:sz w:val="24"/>
                <w:szCs w:val="24"/>
              </w:rPr>
            </w:pPr>
            <w:r w:rsidRPr="12A26C37">
              <w:rPr>
                <w:sz w:val="24"/>
                <w:szCs w:val="24"/>
              </w:rPr>
              <w:t>Patient fills in required health information</w:t>
            </w:r>
          </w:p>
        </w:tc>
        <w:tc>
          <w:tcPr>
            <w:tcW w:w="1440" w:type="dxa"/>
            <w:tcMar>
              <w:left w:w="105" w:type="dxa"/>
              <w:right w:w="105" w:type="dxa"/>
            </w:tcMar>
          </w:tcPr>
          <w:p w14:paraId="63F1AB38" w14:textId="78FAC5FE" w:rsidR="12A26C37" w:rsidRDefault="12A26C37">
            <w:pPr>
              <w:rPr>
                <w:sz w:val="24"/>
                <w:szCs w:val="24"/>
              </w:rPr>
            </w:pPr>
            <w:r w:rsidRPr="12A26C37">
              <w:rPr>
                <w:sz w:val="24"/>
                <w:szCs w:val="24"/>
              </w:rPr>
              <w:t>System saves it and shows date created</w:t>
            </w:r>
          </w:p>
        </w:tc>
        <w:tc>
          <w:tcPr>
            <w:tcW w:w="1815" w:type="dxa"/>
            <w:tcMar>
              <w:left w:w="105" w:type="dxa"/>
              <w:right w:w="105" w:type="dxa"/>
            </w:tcMar>
          </w:tcPr>
          <w:p w14:paraId="73E43775" w14:textId="142B7217" w:rsidR="12A26C37" w:rsidRDefault="7DD7F1BE">
            <w:pPr>
              <w:rPr>
                <w:sz w:val="24"/>
                <w:szCs w:val="24"/>
              </w:rPr>
            </w:pPr>
            <w:ins w:id="1589" w:author="Amber Young" w:date="2025-10-31T23:23:00Z">
              <w:r w:rsidRPr="4FD37C41">
                <w:rPr>
                  <w:sz w:val="24"/>
                  <w:szCs w:val="24"/>
                </w:rPr>
                <w:t>Correct screen displays</w:t>
              </w:r>
            </w:ins>
          </w:p>
        </w:tc>
        <w:tc>
          <w:tcPr>
            <w:tcW w:w="1065" w:type="dxa"/>
            <w:tcMar>
              <w:left w:w="105" w:type="dxa"/>
              <w:right w:w="105" w:type="dxa"/>
            </w:tcMar>
          </w:tcPr>
          <w:p w14:paraId="710BB362" w14:textId="7071726A" w:rsidR="12A26C37" w:rsidRDefault="7DD7F1BE">
            <w:pPr>
              <w:rPr>
                <w:sz w:val="24"/>
                <w:szCs w:val="24"/>
              </w:rPr>
            </w:pPr>
            <w:ins w:id="1590" w:author="Amber Young" w:date="2025-10-31T23:23:00Z">
              <w:r w:rsidRPr="4FD37C41">
                <w:rPr>
                  <w:sz w:val="24"/>
                  <w:szCs w:val="24"/>
                </w:rPr>
                <w:t>Pass</w:t>
              </w:r>
            </w:ins>
          </w:p>
        </w:tc>
        <w:tc>
          <w:tcPr>
            <w:tcW w:w="2460" w:type="dxa"/>
            <w:tcMar>
              <w:left w:w="105" w:type="dxa"/>
              <w:right w:w="105" w:type="dxa"/>
            </w:tcMar>
          </w:tcPr>
          <w:p w14:paraId="04806FD1" w14:textId="2BD7AD46" w:rsidR="12A26C37" w:rsidRDefault="12A26C37">
            <w:pPr>
              <w:rPr>
                <w:sz w:val="24"/>
                <w:szCs w:val="24"/>
              </w:rPr>
            </w:pPr>
          </w:p>
        </w:tc>
      </w:tr>
      <w:tr w:rsidR="12A26C37" w14:paraId="2E3E7F2F" w14:textId="77777777" w:rsidTr="5D860972">
        <w:trPr>
          <w:trHeight w:val="300"/>
        </w:trPr>
        <w:tc>
          <w:tcPr>
            <w:tcW w:w="9795" w:type="dxa"/>
            <w:gridSpan w:val="6"/>
            <w:shd w:val="clear" w:color="auto" w:fill="C0C0C0"/>
            <w:tcMar>
              <w:left w:w="105" w:type="dxa"/>
              <w:right w:w="105" w:type="dxa"/>
            </w:tcMar>
          </w:tcPr>
          <w:p w14:paraId="7066664D" w14:textId="4996CDC0" w:rsidR="12A26C37" w:rsidRDefault="12A26C37">
            <w:pPr>
              <w:rPr>
                <w:sz w:val="24"/>
                <w:szCs w:val="24"/>
              </w:rPr>
            </w:pPr>
            <w:r w:rsidRPr="12A26C37">
              <w:rPr>
                <w:b/>
                <w:bCs/>
                <w:sz w:val="24"/>
                <w:szCs w:val="24"/>
              </w:rPr>
              <w:t>TC-14.2: Update &amp; Versioning</w:t>
            </w:r>
          </w:p>
          <w:p w14:paraId="5C15A1DC" w14:textId="5A8843FB" w:rsidR="12A26C37" w:rsidRDefault="12A26C37">
            <w:pPr>
              <w:rPr>
                <w:sz w:val="24"/>
                <w:szCs w:val="24"/>
              </w:rPr>
            </w:pPr>
          </w:p>
        </w:tc>
      </w:tr>
      <w:tr w:rsidR="12A26C37" w14:paraId="7A372B44" w14:textId="77777777" w:rsidTr="5D860972">
        <w:trPr>
          <w:trHeight w:val="300"/>
        </w:trPr>
        <w:tc>
          <w:tcPr>
            <w:tcW w:w="885" w:type="dxa"/>
            <w:tcMar>
              <w:left w:w="105" w:type="dxa"/>
              <w:right w:w="105" w:type="dxa"/>
            </w:tcMar>
          </w:tcPr>
          <w:p w14:paraId="476533C2" w14:textId="34087AF9" w:rsidR="12A26C37" w:rsidRDefault="12A26C37">
            <w:pPr>
              <w:rPr>
                <w:sz w:val="24"/>
                <w:szCs w:val="24"/>
              </w:rPr>
            </w:pPr>
            <w:r w:rsidRPr="12A26C37">
              <w:rPr>
                <w:sz w:val="24"/>
                <w:szCs w:val="24"/>
              </w:rPr>
              <w:t>1.</w:t>
            </w:r>
          </w:p>
        </w:tc>
        <w:tc>
          <w:tcPr>
            <w:tcW w:w="2130" w:type="dxa"/>
            <w:tcMar>
              <w:left w:w="105" w:type="dxa"/>
              <w:right w:w="105" w:type="dxa"/>
            </w:tcMar>
          </w:tcPr>
          <w:p w14:paraId="60CB764E" w14:textId="591157F8" w:rsidR="12A26C37" w:rsidRDefault="12A26C37">
            <w:pPr>
              <w:rPr>
                <w:sz w:val="24"/>
                <w:szCs w:val="24"/>
              </w:rPr>
            </w:pPr>
            <w:r w:rsidRPr="12A26C37">
              <w:rPr>
                <w:sz w:val="24"/>
                <w:szCs w:val="24"/>
              </w:rPr>
              <w:t>Patient edits a piece of information</w:t>
            </w:r>
          </w:p>
        </w:tc>
        <w:tc>
          <w:tcPr>
            <w:tcW w:w="1440" w:type="dxa"/>
            <w:tcMar>
              <w:left w:w="105" w:type="dxa"/>
              <w:right w:w="105" w:type="dxa"/>
            </w:tcMar>
          </w:tcPr>
          <w:p w14:paraId="4892D653" w14:textId="6A1A5B3D" w:rsidR="12A26C37" w:rsidRDefault="12A26C37">
            <w:pPr>
              <w:rPr>
                <w:sz w:val="24"/>
                <w:szCs w:val="24"/>
              </w:rPr>
            </w:pPr>
            <w:r w:rsidRPr="12A26C37">
              <w:rPr>
                <w:sz w:val="24"/>
                <w:szCs w:val="24"/>
              </w:rPr>
              <w:t>System saves the new version, keeps the old version, and shows date and who last updated it</w:t>
            </w:r>
          </w:p>
        </w:tc>
        <w:tc>
          <w:tcPr>
            <w:tcW w:w="1815" w:type="dxa"/>
            <w:tcMar>
              <w:left w:w="105" w:type="dxa"/>
              <w:right w:w="105" w:type="dxa"/>
            </w:tcMar>
          </w:tcPr>
          <w:p w14:paraId="525E1ABA" w14:textId="2B164D84" w:rsidR="12A26C37" w:rsidRDefault="6ED1AEC2">
            <w:pPr>
              <w:rPr>
                <w:sz w:val="24"/>
                <w:szCs w:val="24"/>
              </w:rPr>
            </w:pPr>
            <w:ins w:id="1591" w:author="Amber Young" w:date="2025-10-31T23:24:00Z">
              <w:r w:rsidRPr="4FD37C41">
                <w:rPr>
                  <w:sz w:val="24"/>
                  <w:szCs w:val="24"/>
                </w:rPr>
                <w:t>The system correctly saved the new version</w:t>
              </w:r>
            </w:ins>
          </w:p>
        </w:tc>
        <w:tc>
          <w:tcPr>
            <w:tcW w:w="1065" w:type="dxa"/>
            <w:tcMar>
              <w:left w:w="105" w:type="dxa"/>
              <w:right w:w="105" w:type="dxa"/>
            </w:tcMar>
          </w:tcPr>
          <w:p w14:paraId="3A671BCF" w14:textId="1D398768" w:rsidR="12A26C37" w:rsidRDefault="6ED1AEC2">
            <w:pPr>
              <w:rPr>
                <w:sz w:val="24"/>
                <w:szCs w:val="24"/>
              </w:rPr>
            </w:pPr>
            <w:ins w:id="1592" w:author="Amber Young" w:date="2025-10-31T23:24:00Z">
              <w:r w:rsidRPr="4FD37C41">
                <w:rPr>
                  <w:sz w:val="24"/>
                  <w:szCs w:val="24"/>
                </w:rPr>
                <w:t>Pass</w:t>
              </w:r>
            </w:ins>
          </w:p>
        </w:tc>
        <w:tc>
          <w:tcPr>
            <w:tcW w:w="2460" w:type="dxa"/>
            <w:tcMar>
              <w:left w:w="105" w:type="dxa"/>
              <w:right w:w="105" w:type="dxa"/>
            </w:tcMar>
          </w:tcPr>
          <w:p w14:paraId="44897E92" w14:textId="61FF8E13" w:rsidR="12A26C37" w:rsidRDefault="12A26C37">
            <w:pPr>
              <w:rPr>
                <w:sz w:val="24"/>
                <w:szCs w:val="24"/>
              </w:rPr>
            </w:pPr>
          </w:p>
        </w:tc>
      </w:tr>
      <w:tr w:rsidR="12A26C37" w14:paraId="228F94ED" w14:textId="77777777" w:rsidTr="5D860972">
        <w:trPr>
          <w:trHeight w:val="300"/>
        </w:trPr>
        <w:tc>
          <w:tcPr>
            <w:tcW w:w="9795" w:type="dxa"/>
            <w:gridSpan w:val="6"/>
            <w:shd w:val="clear" w:color="auto" w:fill="C0C0C0"/>
            <w:tcMar>
              <w:left w:w="105" w:type="dxa"/>
              <w:right w:w="105" w:type="dxa"/>
            </w:tcMar>
          </w:tcPr>
          <w:p w14:paraId="3E9A5F5B" w14:textId="1D37EA69" w:rsidR="12A26C37" w:rsidRDefault="12A26C37">
            <w:pPr>
              <w:rPr>
                <w:sz w:val="24"/>
                <w:szCs w:val="24"/>
              </w:rPr>
            </w:pPr>
            <w:r w:rsidRPr="12A26C37">
              <w:rPr>
                <w:b/>
                <w:bCs/>
                <w:sz w:val="24"/>
                <w:szCs w:val="24"/>
              </w:rPr>
              <w:t>TC-14.3: Emergency Share – QR</w:t>
            </w:r>
          </w:p>
          <w:p w14:paraId="2D379EFE" w14:textId="6048675E" w:rsidR="12A26C37" w:rsidRDefault="12A26C37">
            <w:pPr>
              <w:rPr>
                <w:sz w:val="24"/>
                <w:szCs w:val="24"/>
              </w:rPr>
            </w:pPr>
          </w:p>
        </w:tc>
      </w:tr>
      <w:tr w:rsidR="12A26C37" w14:paraId="6C2E0D69" w14:textId="77777777" w:rsidTr="5D860972">
        <w:trPr>
          <w:trHeight w:val="300"/>
        </w:trPr>
        <w:tc>
          <w:tcPr>
            <w:tcW w:w="885" w:type="dxa"/>
            <w:tcMar>
              <w:left w:w="105" w:type="dxa"/>
              <w:right w:w="105" w:type="dxa"/>
            </w:tcMar>
          </w:tcPr>
          <w:p w14:paraId="3DE40368" w14:textId="1588B1A3" w:rsidR="12A26C37" w:rsidRDefault="12A26C37">
            <w:pPr>
              <w:rPr>
                <w:sz w:val="24"/>
                <w:szCs w:val="24"/>
              </w:rPr>
            </w:pPr>
            <w:r w:rsidRPr="12A26C37">
              <w:rPr>
                <w:sz w:val="24"/>
                <w:szCs w:val="24"/>
              </w:rPr>
              <w:t>1.</w:t>
            </w:r>
          </w:p>
        </w:tc>
        <w:tc>
          <w:tcPr>
            <w:tcW w:w="2130" w:type="dxa"/>
            <w:tcMar>
              <w:left w:w="105" w:type="dxa"/>
              <w:right w:w="105" w:type="dxa"/>
            </w:tcMar>
          </w:tcPr>
          <w:p w14:paraId="54932265" w14:textId="5FE301C8" w:rsidR="12A26C37" w:rsidRDefault="12A26C37">
            <w:pPr>
              <w:rPr>
                <w:sz w:val="24"/>
                <w:szCs w:val="24"/>
              </w:rPr>
            </w:pPr>
            <w:r w:rsidRPr="12A26C37">
              <w:rPr>
                <w:sz w:val="24"/>
                <w:szCs w:val="24"/>
              </w:rPr>
              <w:t>Patient creates a QR code for the vial</w:t>
            </w:r>
          </w:p>
        </w:tc>
        <w:tc>
          <w:tcPr>
            <w:tcW w:w="1440" w:type="dxa"/>
            <w:tcMar>
              <w:left w:w="105" w:type="dxa"/>
              <w:right w:w="105" w:type="dxa"/>
            </w:tcMar>
          </w:tcPr>
          <w:p w14:paraId="7EC87BA2" w14:textId="7D460453" w:rsidR="12A26C37" w:rsidRDefault="12A26C37">
            <w:pPr>
              <w:rPr>
                <w:sz w:val="24"/>
                <w:szCs w:val="24"/>
              </w:rPr>
            </w:pPr>
            <w:r w:rsidRPr="12A26C37">
              <w:rPr>
                <w:sz w:val="24"/>
                <w:szCs w:val="24"/>
              </w:rPr>
              <w:t>Scanning the code shows a read-only page with a watermark and time limit</w:t>
            </w:r>
          </w:p>
        </w:tc>
        <w:tc>
          <w:tcPr>
            <w:tcW w:w="1815" w:type="dxa"/>
            <w:tcMar>
              <w:left w:w="105" w:type="dxa"/>
              <w:right w:w="105" w:type="dxa"/>
            </w:tcMar>
          </w:tcPr>
          <w:p w14:paraId="2BCD86AE" w14:textId="33FD4E3C" w:rsidR="12A26C37" w:rsidRDefault="7A763F63">
            <w:pPr>
              <w:rPr>
                <w:sz w:val="24"/>
                <w:szCs w:val="24"/>
              </w:rPr>
            </w:pPr>
            <w:ins w:id="1593" w:author="Amber Young" w:date="2025-10-31T23:24:00Z">
              <w:r w:rsidRPr="4FD37C41">
                <w:rPr>
                  <w:sz w:val="24"/>
                  <w:szCs w:val="24"/>
                </w:rPr>
                <w:t>Correct s</w:t>
              </w:r>
            </w:ins>
            <w:ins w:id="1594" w:author="Amber Young" w:date="2025-10-31T23:25:00Z">
              <w:r w:rsidRPr="4FD37C41">
                <w:rPr>
                  <w:sz w:val="24"/>
                  <w:szCs w:val="24"/>
                </w:rPr>
                <w:t>creen displays</w:t>
              </w:r>
            </w:ins>
          </w:p>
        </w:tc>
        <w:tc>
          <w:tcPr>
            <w:tcW w:w="1065" w:type="dxa"/>
            <w:tcMar>
              <w:left w:w="105" w:type="dxa"/>
              <w:right w:w="105" w:type="dxa"/>
            </w:tcMar>
          </w:tcPr>
          <w:p w14:paraId="49D871C3" w14:textId="66EF8B87" w:rsidR="12A26C37" w:rsidRDefault="7A763F63">
            <w:pPr>
              <w:rPr>
                <w:sz w:val="24"/>
                <w:szCs w:val="24"/>
              </w:rPr>
            </w:pPr>
            <w:ins w:id="1595" w:author="Amber Young" w:date="2025-10-31T23:25:00Z">
              <w:r w:rsidRPr="4FD37C41">
                <w:rPr>
                  <w:sz w:val="24"/>
                  <w:szCs w:val="24"/>
                </w:rPr>
                <w:t>Pass</w:t>
              </w:r>
            </w:ins>
          </w:p>
        </w:tc>
        <w:tc>
          <w:tcPr>
            <w:tcW w:w="2460" w:type="dxa"/>
            <w:tcMar>
              <w:left w:w="105" w:type="dxa"/>
              <w:right w:w="105" w:type="dxa"/>
            </w:tcMar>
          </w:tcPr>
          <w:p w14:paraId="4507A2A8" w14:textId="34E468E0" w:rsidR="12A26C37" w:rsidRDefault="12A26C37">
            <w:pPr>
              <w:rPr>
                <w:sz w:val="24"/>
                <w:szCs w:val="24"/>
              </w:rPr>
            </w:pPr>
          </w:p>
        </w:tc>
      </w:tr>
      <w:tr w:rsidR="12A26C37" w14:paraId="05CD5897" w14:textId="77777777" w:rsidTr="5D860972">
        <w:trPr>
          <w:trHeight w:val="300"/>
        </w:trPr>
        <w:tc>
          <w:tcPr>
            <w:tcW w:w="9795" w:type="dxa"/>
            <w:gridSpan w:val="6"/>
            <w:shd w:val="clear" w:color="auto" w:fill="C0C0C0"/>
            <w:tcMar>
              <w:left w:w="105" w:type="dxa"/>
              <w:right w:w="105" w:type="dxa"/>
            </w:tcMar>
          </w:tcPr>
          <w:p w14:paraId="52B5060E" w14:textId="20D7B618" w:rsidR="12A26C37" w:rsidRDefault="12A26C37">
            <w:pPr>
              <w:rPr>
                <w:sz w:val="24"/>
                <w:szCs w:val="24"/>
              </w:rPr>
            </w:pPr>
            <w:r w:rsidRPr="12A26C37">
              <w:rPr>
                <w:b/>
                <w:bCs/>
                <w:sz w:val="24"/>
                <w:szCs w:val="24"/>
              </w:rPr>
              <w:t>TC-14.4: Access Window</w:t>
            </w:r>
          </w:p>
          <w:p w14:paraId="19182F62" w14:textId="7D7AFCFF" w:rsidR="12A26C37" w:rsidRDefault="12A26C37">
            <w:pPr>
              <w:rPr>
                <w:sz w:val="24"/>
                <w:szCs w:val="24"/>
              </w:rPr>
            </w:pPr>
          </w:p>
        </w:tc>
      </w:tr>
      <w:tr w:rsidR="12A26C37" w14:paraId="6745D11D" w14:textId="77777777" w:rsidTr="5D860972">
        <w:trPr>
          <w:trHeight w:val="300"/>
        </w:trPr>
        <w:tc>
          <w:tcPr>
            <w:tcW w:w="885" w:type="dxa"/>
            <w:tcMar>
              <w:left w:w="105" w:type="dxa"/>
              <w:right w:w="105" w:type="dxa"/>
            </w:tcMar>
          </w:tcPr>
          <w:p w14:paraId="42D0D08B" w14:textId="39049C77" w:rsidR="12A26C37" w:rsidRDefault="12A26C37">
            <w:pPr>
              <w:rPr>
                <w:sz w:val="24"/>
                <w:szCs w:val="24"/>
              </w:rPr>
            </w:pPr>
            <w:r w:rsidRPr="12A26C37">
              <w:rPr>
                <w:sz w:val="24"/>
                <w:szCs w:val="24"/>
              </w:rPr>
              <w:t>1.</w:t>
            </w:r>
          </w:p>
        </w:tc>
        <w:tc>
          <w:tcPr>
            <w:tcW w:w="2130" w:type="dxa"/>
            <w:tcMar>
              <w:left w:w="105" w:type="dxa"/>
              <w:right w:w="105" w:type="dxa"/>
            </w:tcMar>
          </w:tcPr>
          <w:p w14:paraId="303768A2" w14:textId="00CC1682" w:rsidR="12A26C37" w:rsidRDefault="12A26C37">
            <w:pPr>
              <w:rPr>
                <w:sz w:val="24"/>
                <w:szCs w:val="24"/>
              </w:rPr>
            </w:pPr>
            <w:r w:rsidRPr="12A26C37">
              <w:rPr>
                <w:sz w:val="24"/>
                <w:szCs w:val="24"/>
              </w:rPr>
              <w:t>Patient or caregiver tries to open an expired link or QR</w:t>
            </w:r>
          </w:p>
        </w:tc>
        <w:tc>
          <w:tcPr>
            <w:tcW w:w="1440" w:type="dxa"/>
            <w:tcMar>
              <w:left w:w="105" w:type="dxa"/>
              <w:right w:w="105" w:type="dxa"/>
            </w:tcMar>
          </w:tcPr>
          <w:p w14:paraId="64413709" w14:textId="718960EE" w:rsidR="12A26C37" w:rsidRDefault="12A26C37">
            <w:pPr>
              <w:rPr>
                <w:sz w:val="24"/>
                <w:szCs w:val="24"/>
              </w:rPr>
            </w:pPr>
            <w:r w:rsidRPr="12A26C37">
              <w:rPr>
                <w:sz w:val="24"/>
                <w:szCs w:val="24"/>
              </w:rPr>
              <w:t>System shows a safe error message and allows a new code to be created</w:t>
            </w:r>
          </w:p>
        </w:tc>
        <w:tc>
          <w:tcPr>
            <w:tcW w:w="1815" w:type="dxa"/>
            <w:tcMar>
              <w:left w:w="105" w:type="dxa"/>
              <w:right w:w="105" w:type="dxa"/>
            </w:tcMar>
          </w:tcPr>
          <w:p w14:paraId="6690544A" w14:textId="3157E431" w:rsidR="12A26C37" w:rsidRDefault="07BE2FAC">
            <w:pPr>
              <w:rPr>
                <w:sz w:val="24"/>
                <w:szCs w:val="24"/>
              </w:rPr>
            </w:pPr>
            <w:ins w:id="1596" w:author="Amber Young" w:date="2025-10-31T23:25:00Z">
              <w:r w:rsidRPr="4FD37C41">
                <w:rPr>
                  <w:sz w:val="24"/>
                  <w:szCs w:val="24"/>
                </w:rPr>
                <w:t xml:space="preserve">Correct screen displays </w:t>
              </w:r>
            </w:ins>
          </w:p>
        </w:tc>
        <w:tc>
          <w:tcPr>
            <w:tcW w:w="1065" w:type="dxa"/>
            <w:tcMar>
              <w:left w:w="105" w:type="dxa"/>
              <w:right w:w="105" w:type="dxa"/>
            </w:tcMar>
          </w:tcPr>
          <w:p w14:paraId="0B5E2D50" w14:textId="7F991CBA" w:rsidR="12A26C37" w:rsidRDefault="07BE2FAC">
            <w:pPr>
              <w:rPr>
                <w:sz w:val="24"/>
                <w:szCs w:val="24"/>
              </w:rPr>
            </w:pPr>
            <w:ins w:id="1597" w:author="Amber Young" w:date="2025-10-31T23:25:00Z">
              <w:r w:rsidRPr="4FD37C41">
                <w:rPr>
                  <w:sz w:val="24"/>
                  <w:szCs w:val="24"/>
                </w:rPr>
                <w:t>Pass</w:t>
              </w:r>
            </w:ins>
          </w:p>
        </w:tc>
        <w:tc>
          <w:tcPr>
            <w:tcW w:w="2460" w:type="dxa"/>
            <w:tcMar>
              <w:left w:w="105" w:type="dxa"/>
              <w:right w:w="105" w:type="dxa"/>
            </w:tcMar>
          </w:tcPr>
          <w:p w14:paraId="38D4611E" w14:textId="1C380A2F" w:rsidR="12A26C37" w:rsidRDefault="12A26C37">
            <w:pPr>
              <w:rPr>
                <w:sz w:val="24"/>
                <w:szCs w:val="24"/>
              </w:rPr>
            </w:pPr>
          </w:p>
        </w:tc>
      </w:tr>
      <w:tr w:rsidR="12A26C37" w14:paraId="7ECD0138" w14:textId="77777777" w:rsidTr="5D860972">
        <w:trPr>
          <w:trHeight w:val="300"/>
        </w:trPr>
        <w:tc>
          <w:tcPr>
            <w:tcW w:w="9795" w:type="dxa"/>
            <w:gridSpan w:val="6"/>
            <w:shd w:val="clear" w:color="auto" w:fill="C0C0C0"/>
            <w:tcMar>
              <w:left w:w="105" w:type="dxa"/>
              <w:right w:w="105" w:type="dxa"/>
            </w:tcMar>
          </w:tcPr>
          <w:p w14:paraId="2D0396C6" w14:textId="31D99A92" w:rsidR="12A26C37" w:rsidRDefault="12A26C37">
            <w:pPr>
              <w:rPr>
                <w:sz w:val="24"/>
                <w:szCs w:val="24"/>
              </w:rPr>
            </w:pPr>
            <w:r w:rsidRPr="12A26C37">
              <w:rPr>
                <w:b/>
                <w:bCs/>
                <w:sz w:val="24"/>
                <w:szCs w:val="24"/>
              </w:rPr>
              <w:t>TC-14.5: Protected Information View</w:t>
            </w:r>
          </w:p>
          <w:p w14:paraId="2E0669D4" w14:textId="5AAB36B1" w:rsidR="12A26C37" w:rsidRDefault="12A26C37">
            <w:pPr>
              <w:rPr>
                <w:sz w:val="24"/>
                <w:szCs w:val="24"/>
              </w:rPr>
            </w:pPr>
          </w:p>
        </w:tc>
      </w:tr>
      <w:tr w:rsidR="12A26C37" w14:paraId="481C2AA3" w14:textId="77777777" w:rsidTr="5D860972">
        <w:trPr>
          <w:trHeight w:val="300"/>
        </w:trPr>
        <w:tc>
          <w:tcPr>
            <w:tcW w:w="885" w:type="dxa"/>
            <w:tcMar>
              <w:left w:w="105" w:type="dxa"/>
              <w:right w:w="105" w:type="dxa"/>
            </w:tcMar>
          </w:tcPr>
          <w:p w14:paraId="23333BBE" w14:textId="4382E81B" w:rsidR="12A26C37" w:rsidRDefault="12A26C37">
            <w:pPr>
              <w:rPr>
                <w:sz w:val="24"/>
                <w:szCs w:val="24"/>
              </w:rPr>
            </w:pPr>
            <w:r w:rsidRPr="12A26C37">
              <w:rPr>
                <w:sz w:val="24"/>
                <w:szCs w:val="24"/>
              </w:rPr>
              <w:t>1.</w:t>
            </w:r>
          </w:p>
        </w:tc>
        <w:tc>
          <w:tcPr>
            <w:tcW w:w="2130" w:type="dxa"/>
            <w:tcMar>
              <w:left w:w="105" w:type="dxa"/>
              <w:right w:w="105" w:type="dxa"/>
            </w:tcMar>
          </w:tcPr>
          <w:p w14:paraId="120E59C6" w14:textId="335731DB" w:rsidR="12A26C37" w:rsidRDefault="12A26C37">
            <w:pPr>
              <w:rPr>
                <w:sz w:val="24"/>
                <w:szCs w:val="24"/>
              </w:rPr>
            </w:pPr>
            <w:r w:rsidRPr="12A26C37">
              <w:rPr>
                <w:sz w:val="24"/>
                <w:szCs w:val="24"/>
              </w:rPr>
              <w:t>Patient or caregiver views the vial</w:t>
            </w:r>
          </w:p>
        </w:tc>
        <w:tc>
          <w:tcPr>
            <w:tcW w:w="1440" w:type="dxa"/>
            <w:tcMar>
              <w:left w:w="105" w:type="dxa"/>
              <w:right w:w="105" w:type="dxa"/>
            </w:tcMar>
          </w:tcPr>
          <w:p w14:paraId="3B4A0DEC" w14:textId="6A0A360D" w:rsidR="12A26C37" w:rsidRDefault="12A26C37">
            <w:pPr>
              <w:rPr>
                <w:sz w:val="24"/>
                <w:szCs w:val="24"/>
              </w:rPr>
            </w:pPr>
            <w:r w:rsidRPr="12A26C37">
              <w:rPr>
                <w:sz w:val="24"/>
                <w:szCs w:val="24"/>
              </w:rPr>
              <w:t>System only shows the approved health details and does not leak extra notes</w:t>
            </w:r>
          </w:p>
        </w:tc>
        <w:tc>
          <w:tcPr>
            <w:tcW w:w="1815" w:type="dxa"/>
            <w:tcMar>
              <w:left w:w="105" w:type="dxa"/>
              <w:right w:w="105" w:type="dxa"/>
            </w:tcMar>
          </w:tcPr>
          <w:p w14:paraId="26779C4A" w14:textId="6545FCBA" w:rsidR="12A26C37" w:rsidRDefault="1B1CD2D3">
            <w:pPr>
              <w:rPr>
                <w:sz w:val="24"/>
                <w:szCs w:val="24"/>
              </w:rPr>
            </w:pPr>
            <w:ins w:id="1598" w:author="Amber Young" w:date="2025-10-31T23:26:00Z">
              <w:r w:rsidRPr="4FD37C41">
                <w:rPr>
                  <w:sz w:val="24"/>
                  <w:szCs w:val="24"/>
                </w:rPr>
                <w:t>Vial of life displays</w:t>
              </w:r>
            </w:ins>
          </w:p>
        </w:tc>
        <w:tc>
          <w:tcPr>
            <w:tcW w:w="1065" w:type="dxa"/>
            <w:tcMar>
              <w:left w:w="105" w:type="dxa"/>
              <w:right w:w="105" w:type="dxa"/>
            </w:tcMar>
          </w:tcPr>
          <w:p w14:paraId="12411C20" w14:textId="69AE2CA3" w:rsidR="12A26C37" w:rsidRDefault="1B1CD2D3">
            <w:pPr>
              <w:rPr>
                <w:sz w:val="24"/>
                <w:szCs w:val="24"/>
              </w:rPr>
            </w:pPr>
            <w:ins w:id="1599" w:author="Amber Young" w:date="2025-10-31T23:26:00Z">
              <w:r w:rsidRPr="4FD37C41">
                <w:rPr>
                  <w:sz w:val="24"/>
                  <w:szCs w:val="24"/>
                </w:rPr>
                <w:t>Pass</w:t>
              </w:r>
            </w:ins>
          </w:p>
        </w:tc>
        <w:tc>
          <w:tcPr>
            <w:tcW w:w="2460" w:type="dxa"/>
            <w:tcMar>
              <w:left w:w="105" w:type="dxa"/>
              <w:right w:w="105" w:type="dxa"/>
            </w:tcMar>
          </w:tcPr>
          <w:p w14:paraId="6E5A3C99" w14:textId="002E522B" w:rsidR="12A26C37" w:rsidRDefault="12A26C37">
            <w:pPr>
              <w:rPr>
                <w:sz w:val="24"/>
                <w:szCs w:val="24"/>
              </w:rPr>
            </w:pPr>
          </w:p>
        </w:tc>
      </w:tr>
      <w:tr w:rsidR="12A26C37" w14:paraId="1211E24A" w14:textId="77777777" w:rsidTr="5D860972">
        <w:trPr>
          <w:trHeight w:val="300"/>
        </w:trPr>
        <w:tc>
          <w:tcPr>
            <w:tcW w:w="9795" w:type="dxa"/>
            <w:gridSpan w:val="6"/>
            <w:shd w:val="clear" w:color="auto" w:fill="C0C0C0"/>
            <w:tcMar>
              <w:left w:w="105" w:type="dxa"/>
              <w:right w:w="105" w:type="dxa"/>
            </w:tcMar>
          </w:tcPr>
          <w:p w14:paraId="6EC872F3" w14:textId="7ED3A10E" w:rsidR="12A26C37" w:rsidRDefault="12A26C37">
            <w:pPr>
              <w:rPr>
                <w:sz w:val="24"/>
                <w:szCs w:val="24"/>
              </w:rPr>
            </w:pPr>
            <w:r w:rsidRPr="12A26C37">
              <w:rPr>
                <w:b/>
                <w:bCs/>
                <w:sz w:val="24"/>
                <w:szCs w:val="24"/>
              </w:rPr>
              <w:t>TC-14.6: Caregiver Access</w:t>
            </w:r>
          </w:p>
          <w:p w14:paraId="75BB5F88" w14:textId="43739871" w:rsidR="12A26C37" w:rsidRDefault="12A26C37">
            <w:pPr>
              <w:rPr>
                <w:sz w:val="24"/>
                <w:szCs w:val="24"/>
              </w:rPr>
            </w:pPr>
          </w:p>
        </w:tc>
      </w:tr>
      <w:tr w:rsidR="12A26C37" w14:paraId="6BE56763" w14:textId="77777777" w:rsidTr="5D860972">
        <w:trPr>
          <w:trHeight w:val="300"/>
        </w:trPr>
        <w:tc>
          <w:tcPr>
            <w:tcW w:w="885" w:type="dxa"/>
            <w:tcMar>
              <w:left w:w="105" w:type="dxa"/>
              <w:right w:w="105" w:type="dxa"/>
            </w:tcMar>
          </w:tcPr>
          <w:p w14:paraId="133A7186" w14:textId="5CF52657" w:rsidR="12A26C37" w:rsidRDefault="12A26C37">
            <w:pPr>
              <w:rPr>
                <w:sz w:val="24"/>
                <w:szCs w:val="24"/>
              </w:rPr>
            </w:pPr>
            <w:r w:rsidRPr="12A26C37">
              <w:rPr>
                <w:sz w:val="24"/>
                <w:szCs w:val="24"/>
              </w:rPr>
              <w:lastRenderedPageBreak/>
              <w:t>1.</w:t>
            </w:r>
          </w:p>
        </w:tc>
        <w:tc>
          <w:tcPr>
            <w:tcW w:w="2130" w:type="dxa"/>
            <w:tcMar>
              <w:left w:w="105" w:type="dxa"/>
              <w:right w:w="105" w:type="dxa"/>
            </w:tcMar>
          </w:tcPr>
          <w:p w14:paraId="44FFCF5C" w14:textId="5CE31CC2" w:rsidR="12A26C37" w:rsidRDefault="12A26C37">
            <w:pPr>
              <w:rPr>
                <w:sz w:val="24"/>
                <w:szCs w:val="24"/>
              </w:rPr>
            </w:pPr>
            <w:r w:rsidRPr="12A26C37">
              <w:rPr>
                <w:sz w:val="24"/>
                <w:szCs w:val="24"/>
              </w:rPr>
              <w:t>Caregiver linked to the patient opens the vial</w:t>
            </w:r>
          </w:p>
        </w:tc>
        <w:tc>
          <w:tcPr>
            <w:tcW w:w="1440" w:type="dxa"/>
            <w:tcMar>
              <w:left w:w="105" w:type="dxa"/>
              <w:right w:w="105" w:type="dxa"/>
            </w:tcMar>
          </w:tcPr>
          <w:p w14:paraId="44827ED8" w14:textId="29E46666" w:rsidR="12A26C37" w:rsidRDefault="12A26C37">
            <w:pPr>
              <w:rPr>
                <w:sz w:val="24"/>
                <w:szCs w:val="24"/>
              </w:rPr>
            </w:pPr>
            <w:r w:rsidRPr="12A26C37">
              <w:rPr>
                <w:sz w:val="24"/>
                <w:szCs w:val="24"/>
              </w:rPr>
              <w:t>Caregiver sees the latest version, but anyone not linked is blocked</w:t>
            </w:r>
          </w:p>
        </w:tc>
        <w:tc>
          <w:tcPr>
            <w:tcW w:w="1815" w:type="dxa"/>
            <w:tcMar>
              <w:left w:w="105" w:type="dxa"/>
              <w:right w:w="105" w:type="dxa"/>
            </w:tcMar>
          </w:tcPr>
          <w:p w14:paraId="33DA5586" w14:textId="2D7728DF" w:rsidR="12A26C37" w:rsidRDefault="58B7C1A3">
            <w:pPr>
              <w:rPr>
                <w:sz w:val="24"/>
                <w:szCs w:val="24"/>
              </w:rPr>
            </w:pPr>
            <w:ins w:id="1600" w:author="Amber Young" w:date="2025-10-31T23:26:00Z">
              <w:r w:rsidRPr="4FD37C41">
                <w:rPr>
                  <w:sz w:val="24"/>
                  <w:szCs w:val="24"/>
                </w:rPr>
                <w:t>Screen will not display for anyone blocked</w:t>
              </w:r>
            </w:ins>
          </w:p>
        </w:tc>
        <w:tc>
          <w:tcPr>
            <w:tcW w:w="1065" w:type="dxa"/>
            <w:tcMar>
              <w:left w:w="105" w:type="dxa"/>
              <w:right w:w="105" w:type="dxa"/>
            </w:tcMar>
          </w:tcPr>
          <w:p w14:paraId="20318AB4" w14:textId="1F33D7CC" w:rsidR="12A26C37" w:rsidRDefault="58B7C1A3">
            <w:pPr>
              <w:rPr>
                <w:sz w:val="24"/>
                <w:szCs w:val="24"/>
              </w:rPr>
            </w:pPr>
            <w:ins w:id="1601" w:author="Amber Young" w:date="2025-10-31T23:26:00Z">
              <w:r w:rsidRPr="4FD37C41">
                <w:rPr>
                  <w:sz w:val="24"/>
                  <w:szCs w:val="24"/>
                </w:rPr>
                <w:t>Pass</w:t>
              </w:r>
            </w:ins>
          </w:p>
        </w:tc>
        <w:tc>
          <w:tcPr>
            <w:tcW w:w="2460" w:type="dxa"/>
            <w:tcMar>
              <w:left w:w="105" w:type="dxa"/>
              <w:right w:w="105" w:type="dxa"/>
            </w:tcMar>
          </w:tcPr>
          <w:p w14:paraId="47560520" w14:textId="1DDBF198" w:rsidR="12A26C37" w:rsidRDefault="12A26C37">
            <w:pPr>
              <w:rPr>
                <w:sz w:val="24"/>
                <w:szCs w:val="24"/>
              </w:rPr>
            </w:pPr>
          </w:p>
        </w:tc>
      </w:tr>
      <w:tr w:rsidR="12A26C37" w14:paraId="25C977B9" w14:textId="77777777" w:rsidTr="5D860972">
        <w:trPr>
          <w:trHeight w:val="300"/>
        </w:trPr>
        <w:tc>
          <w:tcPr>
            <w:tcW w:w="9795" w:type="dxa"/>
            <w:gridSpan w:val="6"/>
            <w:shd w:val="clear" w:color="auto" w:fill="C0C0C0"/>
            <w:tcMar>
              <w:left w:w="105" w:type="dxa"/>
              <w:right w:w="105" w:type="dxa"/>
            </w:tcMar>
          </w:tcPr>
          <w:p w14:paraId="2ADA65B7" w14:textId="44384E69" w:rsidR="12A26C37" w:rsidRDefault="12A26C37">
            <w:pPr>
              <w:rPr>
                <w:sz w:val="24"/>
                <w:szCs w:val="24"/>
              </w:rPr>
            </w:pPr>
            <w:r w:rsidRPr="12A26C37">
              <w:rPr>
                <w:b/>
                <w:bCs/>
                <w:sz w:val="24"/>
                <w:szCs w:val="24"/>
              </w:rPr>
              <w:t>TC-14.7: Offline Card</w:t>
            </w:r>
          </w:p>
          <w:p w14:paraId="642B819C" w14:textId="7C466CDE" w:rsidR="12A26C37" w:rsidRDefault="12A26C37">
            <w:pPr>
              <w:rPr>
                <w:sz w:val="24"/>
                <w:szCs w:val="24"/>
              </w:rPr>
            </w:pPr>
          </w:p>
        </w:tc>
      </w:tr>
      <w:tr w:rsidR="12A26C37" w14:paraId="336E64FB" w14:textId="77777777" w:rsidTr="5D860972">
        <w:trPr>
          <w:trHeight w:val="300"/>
        </w:trPr>
        <w:tc>
          <w:tcPr>
            <w:tcW w:w="885" w:type="dxa"/>
            <w:tcMar>
              <w:left w:w="105" w:type="dxa"/>
              <w:right w:w="105" w:type="dxa"/>
            </w:tcMar>
          </w:tcPr>
          <w:p w14:paraId="0034D2E1" w14:textId="51A3C81D" w:rsidR="12A26C37" w:rsidRDefault="12A26C37">
            <w:pPr>
              <w:rPr>
                <w:sz w:val="24"/>
                <w:szCs w:val="24"/>
              </w:rPr>
            </w:pPr>
            <w:r w:rsidRPr="12A26C37">
              <w:rPr>
                <w:sz w:val="24"/>
                <w:szCs w:val="24"/>
              </w:rPr>
              <w:t>1.</w:t>
            </w:r>
          </w:p>
        </w:tc>
        <w:tc>
          <w:tcPr>
            <w:tcW w:w="2130" w:type="dxa"/>
            <w:tcMar>
              <w:left w:w="105" w:type="dxa"/>
              <w:right w:w="105" w:type="dxa"/>
            </w:tcMar>
          </w:tcPr>
          <w:p w14:paraId="48E07C9E" w14:textId="58585F70" w:rsidR="12A26C37" w:rsidRDefault="12A26C37">
            <w:pPr>
              <w:rPr>
                <w:sz w:val="24"/>
                <w:szCs w:val="24"/>
              </w:rPr>
            </w:pPr>
            <w:r w:rsidRPr="12A26C37">
              <w:rPr>
                <w:sz w:val="24"/>
                <w:szCs w:val="24"/>
              </w:rPr>
              <w:t>Patient downloads a copy of the vial</w:t>
            </w:r>
          </w:p>
        </w:tc>
        <w:tc>
          <w:tcPr>
            <w:tcW w:w="1440" w:type="dxa"/>
            <w:tcMar>
              <w:left w:w="105" w:type="dxa"/>
              <w:right w:w="105" w:type="dxa"/>
            </w:tcMar>
          </w:tcPr>
          <w:p w14:paraId="29E1039B" w14:textId="0931CF63" w:rsidR="12A26C37" w:rsidRDefault="12A26C37">
            <w:pPr>
              <w:rPr>
                <w:sz w:val="24"/>
                <w:szCs w:val="24"/>
              </w:rPr>
            </w:pPr>
            <w:r w:rsidRPr="12A26C37">
              <w:rPr>
                <w:sz w:val="24"/>
                <w:szCs w:val="24"/>
              </w:rPr>
              <w:t>System creates a card or PDF file that can be saved on the device</w:t>
            </w:r>
          </w:p>
        </w:tc>
        <w:tc>
          <w:tcPr>
            <w:tcW w:w="1815" w:type="dxa"/>
            <w:tcMar>
              <w:left w:w="105" w:type="dxa"/>
              <w:right w:w="105" w:type="dxa"/>
            </w:tcMar>
          </w:tcPr>
          <w:p w14:paraId="022E17E9" w14:textId="4AD12647" w:rsidR="12A26C37" w:rsidRDefault="10EB5D82">
            <w:pPr>
              <w:rPr>
                <w:sz w:val="24"/>
                <w:szCs w:val="24"/>
              </w:rPr>
            </w:pPr>
            <w:ins w:id="1602" w:author="Amber Young" w:date="2025-10-31T23:26:00Z">
              <w:r w:rsidRPr="4FD37C41">
                <w:rPr>
                  <w:sz w:val="24"/>
                  <w:szCs w:val="24"/>
                </w:rPr>
                <w:t>Correct sc</w:t>
              </w:r>
            </w:ins>
            <w:ins w:id="1603" w:author="Amber Young" w:date="2025-10-31T23:27:00Z">
              <w:r w:rsidRPr="4FD37C41">
                <w:rPr>
                  <w:sz w:val="24"/>
                  <w:szCs w:val="24"/>
                </w:rPr>
                <w:t>reen displays</w:t>
              </w:r>
            </w:ins>
          </w:p>
        </w:tc>
        <w:tc>
          <w:tcPr>
            <w:tcW w:w="1065" w:type="dxa"/>
            <w:tcMar>
              <w:left w:w="105" w:type="dxa"/>
              <w:right w:w="105" w:type="dxa"/>
            </w:tcMar>
          </w:tcPr>
          <w:p w14:paraId="317B5183" w14:textId="5B2C793F" w:rsidR="12A26C37" w:rsidRDefault="10EB5D82">
            <w:pPr>
              <w:rPr>
                <w:sz w:val="24"/>
                <w:szCs w:val="24"/>
              </w:rPr>
            </w:pPr>
            <w:ins w:id="1604" w:author="Amber Young" w:date="2025-10-31T23:27:00Z">
              <w:r w:rsidRPr="4FD37C41">
                <w:rPr>
                  <w:sz w:val="24"/>
                  <w:szCs w:val="24"/>
                </w:rPr>
                <w:t>Pass</w:t>
              </w:r>
            </w:ins>
          </w:p>
        </w:tc>
        <w:tc>
          <w:tcPr>
            <w:tcW w:w="2460" w:type="dxa"/>
            <w:tcMar>
              <w:left w:w="105" w:type="dxa"/>
              <w:right w:w="105" w:type="dxa"/>
            </w:tcMar>
          </w:tcPr>
          <w:p w14:paraId="523FCA12" w14:textId="31981689" w:rsidR="12A26C37" w:rsidRDefault="12A26C37">
            <w:pPr>
              <w:rPr>
                <w:sz w:val="24"/>
                <w:szCs w:val="24"/>
              </w:rPr>
            </w:pPr>
          </w:p>
        </w:tc>
      </w:tr>
      <w:tr w:rsidR="12A26C37" w14:paraId="44AA2EA4" w14:textId="77777777" w:rsidTr="5D860972">
        <w:trPr>
          <w:trHeight w:val="300"/>
        </w:trPr>
        <w:tc>
          <w:tcPr>
            <w:tcW w:w="9795" w:type="dxa"/>
            <w:gridSpan w:val="6"/>
            <w:shd w:val="clear" w:color="auto" w:fill="C0C0C0"/>
            <w:tcMar>
              <w:left w:w="105" w:type="dxa"/>
              <w:right w:w="105" w:type="dxa"/>
            </w:tcMar>
          </w:tcPr>
          <w:p w14:paraId="5E1DA7AA" w14:textId="3780913F" w:rsidR="12A26C37" w:rsidRDefault="12A26C37">
            <w:pPr>
              <w:rPr>
                <w:sz w:val="24"/>
                <w:szCs w:val="24"/>
              </w:rPr>
            </w:pPr>
            <w:r w:rsidRPr="12A26C37">
              <w:rPr>
                <w:b/>
                <w:bCs/>
                <w:sz w:val="24"/>
                <w:szCs w:val="24"/>
              </w:rPr>
              <w:t>TC-14.8: Access Alerts</w:t>
            </w:r>
          </w:p>
          <w:p w14:paraId="44A6A095" w14:textId="6F3F768A" w:rsidR="12A26C37" w:rsidRDefault="12A26C37">
            <w:pPr>
              <w:rPr>
                <w:sz w:val="24"/>
                <w:szCs w:val="24"/>
              </w:rPr>
            </w:pPr>
          </w:p>
        </w:tc>
      </w:tr>
      <w:tr w:rsidR="12A26C37" w14:paraId="392BFA9E" w14:textId="77777777" w:rsidTr="5D860972">
        <w:trPr>
          <w:trHeight w:val="300"/>
        </w:trPr>
        <w:tc>
          <w:tcPr>
            <w:tcW w:w="885" w:type="dxa"/>
            <w:tcMar>
              <w:left w:w="105" w:type="dxa"/>
              <w:right w:w="105" w:type="dxa"/>
            </w:tcMar>
          </w:tcPr>
          <w:p w14:paraId="2D511B42" w14:textId="105A89D2" w:rsidR="12A26C37" w:rsidRDefault="12A26C37">
            <w:pPr>
              <w:rPr>
                <w:sz w:val="24"/>
                <w:szCs w:val="24"/>
              </w:rPr>
            </w:pPr>
            <w:r w:rsidRPr="12A26C37">
              <w:rPr>
                <w:sz w:val="24"/>
                <w:szCs w:val="24"/>
              </w:rPr>
              <w:t>1.</w:t>
            </w:r>
          </w:p>
        </w:tc>
        <w:tc>
          <w:tcPr>
            <w:tcW w:w="2130" w:type="dxa"/>
            <w:tcMar>
              <w:left w:w="105" w:type="dxa"/>
              <w:right w:w="105" w:type="dxa"/>
            </w:tcMar>
          </w:tcPr>
          <w:p w14:paraId="71CDDD6D" w14:textId="0A44278B" w:rsidR="12A26C37" w:rsidRDefault="12A26C37">
            <w:pPr>
              <w:rPr>
                <w:sz w:val="24"/>
                <w:szCs w:val="24"/>
              </w:rPr>
            </w:pPr>
            <w:r w:rsidRPr="12A26C37">
              <w:rPr>
                <w:sz w:val="24"/>
                <w:szCs w:val="24"/>
              </w:rPr>
              <w:t>Caregiver or emergency worker views the vial</w:t>
            </w:r>
          </w:p>
        </w:tc>
        <w:tc>
          <w:tcPr>
            <w:tcW w:w="1440" w:type="dxa"/>
            <w:tcMar>
              <w:left w:w="105" w:type="dxa"/>
              <w:right w:w="105" w:type="dxa"/>
            </w:tcMar>
          </w:tcPr>
          <w:p w14:paraId="7CED7CEC" w14:textId="51B51C47" w:rsidR="12A26C37" w:rsidRDefault="12A26C37">
            <w:pPr>
              <w:rPr>
                <w:sz w:val="24"/>
                <w:szCs w:val="24"/>
              </w:rPr>
            </w:pPr>
            <w:r w:rsidRPr="12A26C37">
              <w:rPr>
                <w:sz w:val="24"/>
                <w:szCs w:val="24"/>
              </w:rPr>
              <w:t>System logs the access and may send an alert to the caregiver with information on who accessed</w:t>
            </w:r>
          </w:p>
        </w:tc>
        <w:tc>
          <w:tcPr>
            <w:tcW w:w="1815" w:type="dxa"/>
            <w:tcMar>
              <w:left w:w="105" w:type="dxa"/>
              <w:right w:w="105" w:type="dxa"/>
            </w:tcMar>
          </w:tcPr>
          <w:p w14:paraId="0E0BD9EA" w14:textId="3E964911" w:rsidR="12A26C37" w:rsidRDefault="3D61F04B">
            <w:pPr>
              <w:rPr>
                <w:sz w:val="24"/>
                <w:szCs w:val="24"/>
              </w:rPr>
            </w:pPr>
            <w:ins w:id="1605" w:author="Amber Young" w:date="2025-10-31T23:27:00Z">
              <w:r w:rsidRPr="4FD37C41">
                <w:rPr>
                  <w:sz w:val="24"/>
                  <w:szCs w:val="24"/>
                </w:rPr>
                <w:t>Correct screen displays</w:t>
              </w:r>
            </w:ins>
          </w:p>
        </w:tc>
        <w:tc>
          <w:tcPr>
            <w:tcW w:w="1065" w:type="dxa"/>
            <w:tcMar>
              <w:left w:w="105" w:type="dxa"/>
              <w:right w:w="105" w:type="dxa"/>
            </w:tcMar>
          </w:tcPr>
          <w:p w14:paraId="7AB9FF93" w14:textId="3BB79C41" w:rsidR="12A26C37" w:rsidRDefault="3D61F04B">
            <w:pPr>
              <w:rPr>
                <w:sz w:val="24"/>
                <w:szCs w:val="24"/>
              </w:rPr>
            </w:pPr>
            <w:ins w:id="1606" w:author="Amber Young" w:date="2025-10-31T23:27:00Z">
              <w:r w:rsidRPr="4FD37C41">
                <w:rPr>
                  <w:sz w:val="24"/>
                  <w:szCs w:val="24"/>
                </w:rPr>
                <w:t>Pass</w:t>
              </w:r>
            </w:ins>
          </w:p>
        </w:tc>
        <w:tc>
          <w:tcPr>
            <w:tcW w:w="2460" w:type="dxa"/>
            <w:tcMar>
              <w:left w:w="105" w:type="dxa"/>
              <w:right w:w="105" w:type="dxa"/>
            </w:tcMar>
          </w:tcPr>
          <w:p w14:paraId="5AFBFB31" w14:textId="375EA8BE" w:rsidR="12A26C37" w:rsidRDefault="12A26C37">
            <w:pPr>
              <w:rPr>
                <w:sz w:val="24"/>
                <w:szCs w:val="24"/>
              </w:rPr>
            </w:pPr>
          </w:p>
        </w:tc>
      </w:tr>
      <w:tr w:rsidR="12A26C37" w14:paraId="044E15F4" w14:textId="77777777" w:rsidTr="5D860972">
        <w:trPr>
          <w:trHeight w:val="300"/>
        </w:trPr>
        <w:tc>
          <w:tcPr>
            <w:tcW w:w="9795" w:type="dxa"/>
            <w:gridSpan w:val="6"/>
            <w:shd w:val="clear" w:color="auto" w:fill="C0C0C0"/>
            <w:tcMar>
              <w:left w:w="105" w:type="dxa"/>
              <w:right w:w="105" w:type="dxa"/>
            </w:tcMar>
          </w:tcPr>
          <w:p w14:paraId="6F3CACEC" w14:textId="694F13DB" w:rsidR="12A26C37" w:rsidRDefault="12A26C37">
            <w:pPr>
              <w:rPr>
                <w:sz w:val="24"/>
                <w:szCs w:val="24"/>
              </w:rPr>
            </w:pPr>
            <w:r w:rsidRPr="12A26C37">
              <w:rPr>
                <w:b/>
                <w:bCs/>
                <w:sz w:val="24"/>
                <w:szCs w:val="24"/>
              </w:rPr>
              <w:t>TC-14.9: Accessibility of Vial Page</w:t>
            </w:r>
          </w:p>
          <w:p w14:paraId="38196A2D" w14:textId="4FE2A48A" w:rsidR="12A26C37" w:rsidRDefault="12A26C37">
            <w:pPr>
              <w:rPr>
                <w:sz w:val="24"/>
                <w:szCs w:val="24"/>
              </w:rPr>
            </w:pPr>
          </w:p>
        </w:tc>
      </w:tr>
      <w:tr w:rsidR="12A26C37" w14:paraId="23A2F03E" w14:textId="77777777" w:rsidTr="5D860972">
        <w:trPr>
          <w:trHeight w:val="300"/>
        </w:trPr>
        <w:tc>
          <w:tcPr>
            <w:tcW w:w="885" w:type="dxa"/>
            <w:tcMar>
              <w:left w:w="105" w:type="dxa"/>
              <w:right w:w="105" w:type="dxa"/>
            </w:tcMar>
          </w:tcPr>
          <w:p w14:paraId="34F7F884" w14:textId="63F71AE3" w:rsidR="12A26C37" w:rsidRDefault="12A26C37">
            <w:pPr>
              <w:rPr>
                <w:sz w:val="24"/>
                <w:szCs w:val="24"/>
              </w:rPr>
            </w:pPr>
            <w:r w:rsidRPr="12A26C37">
              <w:rPr>
                <w:sz w:val="24"/>
                <w:szCs w:val="24"/>
              </w:rPr>
              <w:t>1.</w:t>
            </w:r>
          </w:p>
        </w:tc>
        <w:tc>
          <w:tcPr>
            <w:tcW w:w="2130" w:type="dxa"/>
            <w:tcMar>
              <w:left w:w="105" w:type="dxa"/>
              <w:right w:w="105" w:type="dxa"/>
            </w:tcMar>
          </w:tcPr>
          <w:p w14:paraId="6D7CD722" w14:textId="26C64795" w:rsidR="12A26C37" w:rsidRDefault="12A26C37">
            <w:pPr>
              <w:rPr>
                <w:sz w:val="24"/>
                <w:szCs w:val="24"/>
              </w:rPr>
            </w:pPr>
            <w:r w:rsidRPr="12A26C37">
              <w:rPr>
                <w:sz w:val="24"/>
                <w:szCs w:val="24"/>
              </w:rPr>
              <w:t>Patient or caregiver uses the vial page</w:t>
            </w:r>
          </w:p>
        </w:tc>
        <w:tc>
          <w:tcPr>
            <w:tcW w:w="1440" w:type="dxa"/>
            <w:tcMar>
              <w:left w:w="105" w:type="dxa"/>
              <w:right w:w="105" w:type="dxa"/>
            </w:tcMar>
          </w:tcPr>
          <w:p w14:paraId="5083566A" w14:textId="63AF0ABA" w:rsidR="12A26C37" w:rsidRDefault="12A26C37">
            <w:pPr>
              <w:rPr>
                <w:sz w:val="24"/>
                <w:szCs w:val="24"/>
              </w:rPr>
            </w:pPr>
            <w:r w:rsidRPr="12A26C37">
              <w:rPr>
                <w:sz w:val="24"/>
                <w:szCs w:val="24"/>
              </w:rPr>
              <w:t>System follows accessibility rules including readable order, large-text support, and clear QR instructions</w:t>
            </w:r>
          </w:p>
        </w:tc>
        <w:tc>
          <w:tcPr>
            <w:tcW w:w="1815" w:type="dxa"/>
            <w:tcMar>
              <w:left w:w="105" w:type="dxa"/>
              <w:right w:w="105" w:type="dxa"/>
            </w:tcMar>
          </w:tcPr>
          <w:p w14:paraId="5943D165" w14:textId="6EB63D94" w:rsidR="12A26C37" w:rsidRDefault="1758DAA9">
            <w:pPr>
              <w:rPr>
                <w:sz w:val="24"/>
                <w:szCs w:val="24"/>
              </w:rPr>
            </w:pPr>
            <w:ins w:id="1607" w:author="Amber Young" w:date="2025-10-31T23:28:00Z">
              <w:r w:rsidRPr="4FD37C41">
                <w:rPr>
                  <w:sz w:val="24"/>
                  <w:szCs w:val="24"/>
                </w:rPr>
                <w:t>Accessibility testing confirmed that the vial page followed accessibility standards</w:t>
              </w:r>
            </w:ins>
          </w:p>
        </w:tc>
        <w:tc>
          <w:tcPr>
            <w:tcW w:w="1065" w:type="dxa"/>
            <w:tcMar>
              <w:left w:w="105" w:type="dxa"/>
              <w:right w:w="105" w:type="dxa"/>
            </w:tcMar>
          </w:tcPr>
          <w:p w14:paraId="600F9469" w14:textId="2F9BB33A" w:rsidR="12A26C37" w:rsidRDefault="1758DAA9">
            <w:pPr>
              <w:rPr>
                <w:sz w:val="24"/>
                <w:szCs w:val="24"/>
              </w:rPr>
            </w:pPr>
            <w:ins w:id="1608" w:author="Amber Young" w:date="2025-10-31T23:28:00Z">
              <w:r w:rsidRPr="4FD37C41">
                <w:rPr>
                  <w:sz w:val="24"/>
                  <w:szCs w:val="24"/>
                </w:rPr>
                <w:t>Pass</w:t>
              </w:r>
            </w:ins>
          </w:p>
        </w:tc>
        <w:tc>
          <w:tcPr>
            <w:tcW w:w="2460" w:type="dxa"/>
            <w:tcMar>
              <w:left w:w="105" w:type="dxa"/>
              <w:right w:w="105" w:type="dxa"/>
            </w:tcMar>
          </w:tcPr>
          <w:p w14:paraId="5A97C93B" w14:textId="4484D391" w:rsidR="12A26C37" w:rsidRDefault="12A26C37">
            <w:pPr>
              <w:rPr>
                <w:sz w:val="24"/>
                <w:szCs w:val="24"/>
              </w:rPr>
            </w:pPr>
          </w:p>
        </w:tc>
      </w:tr>
    </w:tbl>
    <w:p w14:paraId="38DC8EF5" w14:textId="77777777" w:rsidR="12A26C37" w:rsidRDefault="12A26C37"/>
    <w:p w14:paraId="736FF8C8" w14:textId="24793CE7" w:rsidR="337080F7" w:rsidRDefault="7C544DEA" w:rsidP="00D27F2D">
      <w:pPr>
        <w:pStyle w:val="Heading2"/>
        <w:rPr>
          <w:b/>
          <w:bCs/>
        </w:rPr>
      </w:pPr>
      <w:r>
        <w:t xml:space="preserve"> </w:t>
      </w:r>
      <w:bookmarkStart w:id="1609" w:name="_Toc174205975"/>
      <w:r w:rsidR="375779DD">
        <w:t>Invoice Capture &amp; Upload Test Suite</w:t>
      </w:r>
      <w:r w:rsidR="6296FA14">
        <w:t xml:space="preserve"> (Added -2.0)</w:t>
      </w:r>
      <w:bookmarkEnd w:id="1609"/>
    </w:p>
    <w:p w14:paraId="4F6EC9B3" w14:textId="0576C79B" w:rsidR="13DC5ACA" w:rsidRDefault="2E237473" w:rsidP="4BE47D59">
      <w:pPr>
        <w:tabs>
          <w:tab w:val="left" w:pos="880"/>
        </w:tabs>
      </w:pPr>
      <w:r w:rsidRPr="65D27D43">
        <w:rPr>
          <w:b/>
          <w:bCs/>
        </w:rPr>
        <w:t>S</w:t>
      </w:r>
      <w:r w:rsidR="55E3739F" w:rsidRPr="65D27D43">
        <w:rPr>
          <w:b/>
          <w:bCs/>
        </w:rPr>
        <w:t>cope</w:t>
      </w:r>
      <w:r w:rsidR="55E3739F">
        <w:t>: This suite shall validate the features of the invoice bill assistant outlined in the CareConnect SRS and TDD. The test cases will validate that users can capture, upload, or manually enter invoices. That users will be able to manage their application subscription, and that users will be able to enter their EVV information.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1E0" w:firstRow="1" w:lastRow="1" w:firstColumn="1" w:lastColumn="1" w:noHBand="0" w:noVBand="0"/>
      </w:tblPr>
      <w:tblGrid>
        <w:gridCol w:w="974"/>
        <w:gridCol w:w="2035"/>
        <w:gridCol w:w="1430"/>
        <w:gridCol w:w="254"/>
        <w:gridCol w:w="1703"/>
        <w:gridCol w:w="1446"/>
        <w:gridCol w:w="2208"/>
      </w:tblGrid>
      <w:tr w:rsidR="65D27D43" w14:paraId="226AA0D8" w14:textId="77777777" w:rsidTr="65D27D43">
        <w:trPr>
          <w:trHeight w:val="2145"/>
        </w:trPr>
        <w:tc>
          <w:tcPr>
            <w:tcW w:w="4525" w:type="dxa"/>
            <w:gridSpan w:val="3"/>
            <w:vMerge w:val="restart"/>
          </w:tcPr>
          <w:p w14:paraId="46193099" w14:textId="77777777" w:rsidR="65D27D43" w:rsidRDefault="65D27D43" w:rsidP="65D27D43">
            <w:pPr>
              <w:pStyle w:val="TableParagraph"/>
              <w:spacing w:before="1"/>
              <w:ind w:left="105"/>
              <w:rPr>
                <w:b/>
                <w:bCs/>
              </w:rPr>
            </w:pPr>
            <w:r w:rsidRPr="65D27D43">
              <w:rPr>
                <w:b/>
                <w:bCs/>
              </w:rPr>
              <w:lastRenderedPageBreak/>
              <w:t>Prerequisites for this test:</w:t>
            </w:r>
          </w:p>
          <w:p w14:paraId="750B780C" w14:textId="77777777" w:rsidR="65D27D43" w:rsidRDefault="65D27D43" w:rsidP="65D27D43">
            <w:pPr>
              <w:pStyle w:val="TableParagraph"/>
              <w:numPr>
                <w:ilvl w:val="0"/>
                <w:numId w:val="13"/>
              </w:numPr>
              <w:tabs>
                <w:tab w:val="left" w:pos="825"/>
              </w:tabs>
              <w:spacing w:before="32"/>
            </w:pPr>
            <w:r>
              <w:t>User has an active account and is logged in.</w:t>
            </w:r>
          </w:p>
          <w:p w14:paraId="186464C0" w14:textId="158C9FCC" w:rsidR="65D27D43" w:rsidRDefault="65D27D43" w:rsidP="65D27D43">
            <w:pPr>
              <w:pStyle w:val="TableParagraph"/>
              <w:numPr>
                <w:ilvl w:val="0"/>
                <w:numId w:val="13"/>
              </w:numPr>
              <w:tabs>
                <w:tab w:val="left" w:pos="825"/>
              </w:tabs>
              <w:spacing w:before="38" w:line="268" w:lineRule="auto"/>
              <w:ind w:right="756"/>
            </w:pPr>
            <w:r>
              <w:t>User Has at least one invoice to capture</w:t>
            </w:r>
          </w:p>
          <w:p w14:paraId="0C17D8C2" w14:textId="0609735E" w:rsidR="65D27D43" w:rsidRDefault="65D27D43" w:rsidP="65D27D43">
            <w:pPr>
              <w:pStyle w:val="TableParagraph"/>
              <w:numPr>
                <w:ilvl w:val="0"/>
                <w:numId w:val="13"/>
              </w:numPr>
              <w:tabs>
                <w:tab w:val="left" w:pos="825"/>
              </w:tabs>
              <w:spacing w:before="38" w:line="268" w:lineRule="auto"/>
              <w:ind w:right="756"/>
            </w:pPr>
            <w:r>
              <w:t>The user will have a valid CareConnect account and at least 1 invoice to capture</w:t>
            </w:r>
          </w:p>
          <w:p w14:paraId="29EA2C4E" w14:textId="752E2C07" w:rsidR="65D27D43" w:rsidRDefault="65D27D43" w:rsidP="65D27D43">
            <w:pPr>
              <w:pStyle w:val="TableParagraph"/>
              <w:tabs>
                <w:tab w:val="left" w:pos="825"/>
              </w:tabs>
              <w:spacing w:before="11"/>
              <w:ind w:left="825"/>
            </w:pPr>
          </w:p>
        </w:tc>
        <w:tc>
          <w:tcPr>
            <w:tcW w:w="5525" w:type="dxa"/>
            <w:gridSpan w:val="4"/>
          </w:tcPr>
          <w:p w14:paraId="5F20F957" w14:textId="77777777" w:rsidR="65D27D43" w:rsidRDefault="65D27D43" w:rsidP="65D27D43">
            <w:pPr>
              <w:pStyle w:val="TableParagraph"/>
              <w:spacing w:before="1" w:line="276" w:lineRule="auto"/>
              <w:ind w:left="106" w:right="1356"/>
            </w:pPr>
            <w:r w:rsidRPr="65D27D43">
              <w:rPr>
                <w:b/>
                <w:bCs/>
              </w:rPr>
              <w:t xml:space="preserve">Software Versions: </w:t>
            </w:r>
            <w:r>
              <w:t>Application: CareConnect Software Version: 1.0</w:t>
            </w:r>
          </w:p>
          <w:p w14:paraId="05EAA5B2" w14:textId="77777777" w:rsidR="65D27D43" w:rsidRDefault="65D27D43" w:rsidP="65D27D43">
            <w:pPr>
              <w:pStyle w:val="TableParagraph"/>
              <w:spacing w:before="5"/>
              <w:ind w:left="106"/>
            </w:pPr>
            <w:r>
              <w:t>Operating System: iOS 18</w:t>
            </w:r>
          </w:p>
        </w:tc>
      </w:tr>
      <w:tr w:rsidR="65D27D43" w14:paraId="1DE2EEBC" w14:textId="77777777" w:rsidTr="65D27D43">
        <w:trPr>
          <w:trHeight w:val="300"/>
        </w:trPr>
        <w:tc>
          <w:tcPr>
            <w:tcW w:w="4525" w:type="dxa"/>
            <w:gridSpan w:val="3"/>
            <w:vMerge/>
          </w:tcPr>
          <w:p w14:paraId="331C63A0" w14:textId="77777777" w:rsidR="002D032F" w:rsidRDefault="002D032F"/>
        </w:tc>
        <w:tc>
          <w:tcPr>
            <w:tcW w:w="5525" w:type="dxa"/>
            <w:gridSpan w:val="4"/>
          </w:tcPr>
          <w:p w14:paraId="04A2EA5E" w14:textId="77777777" w:rsidR="65D27D43" w:rsidRDefault="65D27D43" w:rsidP="65D27D43">
            <w:pPr>
              <w:pStyle w:val="TableParagraph"/>
              <w:spacing w:line="244" w:lineRule="exact"/>
              <w:ind w:left="106"/>
            </w:pPr>
            <w:r w:rsidRPr="65D27D43">
              <w:rPr>
                <w:b/>
                <w:bCs/>
              </w:rPr>
              <w:t xml:space="preserve">Priority: </w:t>
            </w:r>
            <w:r>
              <w:t>High</w:t>
            </w:r>
          </w:p>
        </w:tc>
      </w:tr>
      <w:tr w:rsidR="65D27D43" w14:paraId="6E46AB6D" w14:textId="77777777" w:rsidTr="65D27D43">
        <w:trPr>
          <w:trHeight w:val="300"/>
        </w:trPr>
        <w:tc>
          <w:tcPr>
            <w:tcW w:w="10050" w:type="dxa"/>
            <w:gridSpan w:val="7"/>
            <w:tcBorders>
              <w:top w:val="nil"/>
            </w:tcBorders>
          </w:tcPr>
          <w:p w14:paraId="3EEB50DE" w14:textId="6C980FC7" w:rsidR="65D27D43" w:rsidRDefault="65D27D43" w:rsidP="65D27D43">
            <w:pPr>
              <w:pStyle w:val="TableParagraph"/>
              <w:spacing w:line="249" w:lineRule="exact"/>
              <w:ind w:left="105"/>
            </w:pPr>
            <w:r w:rsidRPr="65D27D43">
              <w:rPr>
                <w:b/>
                <w:bCs/>
              </w:rPr>
              <w:t xml:space="preserve">Requirements validated: </w:t>
            </w:r>
            <w:r>
              <w:t>REQ‑5.2.6, REQ-5.2.7</w:t>
            </w:r>
          </w:p>
        </w:tc>
      </w:tr>
      <w:tr w:rsidR="65D27D43" w14:paraId="7E3F7846" w14:textId="77777777" w:rsidTr="65D27D43">
        <w:trPr>
          <w:trHeight w:val="300"/>
        </w:trPr>
        <w:tc>
          <w:tcPr>
            <w:tcW w:w="10050" w:type="dxa"/>
            <w:gridSpan w:val="7"/>
          </w:tcPr>
          <w:p w14:paraId="7BE05A7F" w14:textId="5351596A" w:rsidR="65D27D43" w:rsidRDefault="65D27D43" w:rsidP="65D27D43">
            <w:pPr>
              <w:pStyle w:val="TableParagraph"/>
              <w:ind w:left="105"/>
              <w:rPr>
                <w:b/>
                <w:bCs/>
              </w:rPr>
            </w:pPr>
            <w:r w:rsidRPr="65D27D43">
              <w:rPr>
                <w:b/>
                <w:bCs/>
              </w:rPr>
              <w:t>TEST EXECUTOR: Seth Jones</w:t>
            </w:r>
          </w:p>
        </w:tc>
      </w:tr>
      <w:tr w:rsidR="4BE47D59" w14:paraId="39DAC6BF" w14:textId="77777777" w:rsidTr="65D27D43">
        <w:tblPrEx>
          <w:tblLook w:val="01C0" w:firstRow="0" w:lastRow="1" w:firstColumn="1" w:lastColumn="1" w:noHBand="0" w:noVBand="0"/>
        </w:tblPrEx>
        <w:trPr>
          <w:trHeight w:val="300"/>
          <w:tblHeader/>
        </w:trPr>
        <w:tc>
          <w:tcPr>
            <w:tcW w:w="990" w:type="dxa"/>
            <w:vAlign w:val="center"/>
          </w:tcPr>
          <w:p w14:paraId="2070E53E" w14:textId="7BAC28C0" w:rsidR="4BE47D59" w:rsidRDefault="5258A4DA" w:rsidP="65D27D43">
            <w:pPr>
              <w:rPr>
                <w:b/>
                <w:bCs/>
              </w:rPr>
            </w:pPr>
            <w:r w:rsidRPr="65D27D43">
              <w:rPr>
                <w:b/>
                <w:bCs/>
              </w:rPr>
              <w:t>STE</w:t>
            </w:r>
            <w:r w:rsidR="373764AA" w:rsidRPr="65D27D43">
              <w:rPr>
                <w:b/>
                <w:bCs/>
              </w:rPr>
              <w:t>PS</w:t>
            </w:r>
          </w:p>
        </w:tc>
        <w:tc>
          <w:tcPr>
            <w:tcW w:w="2087" w:type="dxa"/>
            <w:vAlign w:val="center"/>
          </w:tcPr>
          <w:p w14:paraId="222D9F8E" w14:textId="77777777" w:rsidR="4BE47D59" w:rsidRDefault="4BE47D59" w:rsidP="5D860972">
            <w:pPr>
              <w:pStyle w:val="TableParagraph"/>
              <w:spacing w:line="278" w:lineRule="auto"/>
              <w:ind w:left="105" w:right="91"/>
              <w:jc w:val="center"/>
              <w:rPr>
                <w:b/>
                <w:bCs/>
              </w:rPr>
            </w:pPr>
            <w:r w:rsidRPr="5D860972">
              <w:rPr>
                <w:b/>
                <w:bCs/>
              </w:rPr>
              <w:t>TEST STEP/INPUT</w:t>
            </w:r>
          </w:p>
        </w:tc>
        <w:tc>
          <w:tcPr>
            <w:tcW w:w="1765" w:type="dxa"/>
            <w:gridSpan w:val="2"/>
            <w:vAlign w:val="center"/>
          </w:tcPr>
          <w:p w14:paraId="0CAE35B6" w14:textId="77777777" w:rsidR="4BE47D59" w:rsidRDefault="4BE47D59" w:rsidP="5D860972">
            <w:pPr>
              <w:pStyle w:val="TableParagraph"/>
              <w:spacing w:line="278" w:lineRule="auto"/>
              <w:ind w:left="105"/>
              <w:jc w:val="center"/>
              <w:rPr>
                <w:b/>
                <w:bCs/>
              </w:rPr>
            </w:pPr>
            <w:r w:rsidRPr="5D860972">
              <w:rPr>
                <w:b/>
                <w:bCs/>
              </w:rPr>
              <w:t>EXPECTED RESULTS</w:t>
            </w:r>
          </w:p>
        </w:tc>
        <w:tc>
          <w:tcPr>
            <w:tcW w:w="1917" w:type="dxa"/>
            <w:vAlign w:val="center"/>
          </w:tcPr>
          <w:p w14:paraId="59C44592" w14:textId="012A405F" w:rsidR="4BE47D59" w:rsidRDefault="4BE47D59" w:rsidP="5D860972">
            <w:pPr>
              <w:pStyle w:val="TableParagraph"/>
              <w:spacing w:line="278" w:lineRule="auto"/>
              <w:ind w:left="105" w:right="81"/>
              <w:jc w:val="center"/>
              <w:rPr>
                <w:b/>
                <w:bCs/>
              </w:rPr>
            </w:pPr>
            <w:r w:rsidRPr="5D860972">
              <w:rPr>
                <w:b/>
                <w:bCs/>
              </w:rPr>
              <w:t>ACTUAL RESULTS</w:t>
            </w:r>
          </w:p>
        </w:tc>
        <w:tc>
          <w:tcPr>
            <w:tcW w:w="945" w:type="dxa"/>
            <w:vAlign w:val="center"/>
          </w:tcPr>
          <w:p w14:paraId="41E65B5B" w14:textId="5293D2BC" w:rsidR="4BE47D59" w:rsidRDefault="4BE47D59" w:rsidP="5D860972">
            <w:pPr>
              <w:pStyle w:val="TableParagraph"/>
              <w:spacing w:line="249" w:lineRule="exact"/>
              <w:ind w:left="105"/>
              <w:jc w:val="center"/>
              <w:rPr>
                <w:b/>
                <w:bCs/>
              </w:rPr>
            </w:pPr>
            <w:r w:rsidRPr="5D860972">
              <w:rPr>
                <w:b/>
                <w:bCs/>
              </w:rPr>
              <w:t>PASS/FAI</w:t>
            </w:r>
            <w:r w:rsidR="2F6BA999" w:rsidRPr="5D860972">
              <w:rPr>
                <w:b/>
                <w:bCs/>
              </w:rPr>
              <w:t>L</w:t>
            </w:r>
          </w:p>
        </w:tc>
        <w:tc>
          <w:tcPr>
            <w:tcW w:w="2346" w:type="dxa"/>
            <w:vAlign w:val="center"/>
          </w:tcPr>
          <w:p w14:paraId="795B4E0D" w14:textId="3EE69643" w:rsidR="4BE47D59" w:rsidRDefault="40432325" w:rsidP="65D27D43">
            <w:pPr>
              <w:pStyle w:val="TableParagraph"/>
              <w:spacing w:line="278" w:lineRule="auto"/>
              <w:ind w:left="109" w:right="676"/>
              <w:jc w:val="center"/>
              <w:rPr>
                <w:b/>
                <w:bCs/>
              </w:rPr>
            </w:pPr>
            <w:r w:rsidRPr="65D27D43">
              <w:rPr>
                <w:b/>
                <w:bCs/>
              </w:rPr>
              <w:t>DEFECTS FOUND</w:t>
            </w:r>
          </w:p>
        </w:tc>
      </w:tr>
      <w:tr w:rsidR="4BE47D59" w14:paraId="15A2E04A" w14:textId="77777777" w:rsidTr="65D27D43">
        <w:tblPrEx>
          <w:tblLook w:val="01C0" w:firstRow="0" w:lastRow="1" w:firstColumn="1" w:lastColumn="1" w:noHBand="0" w:noVBand="0"/>
        </w:tblPrEx>
        <w:trPr>
          <w:trHeight w:val="300"/>
        </w:trPr>
        <w:tc>
          <w:tcPr>
            <w:tcW w:w="10050" w:type="dxa"/>
            <w:gridSpan w:val="7"/>
            <w:shd w:val="clear" w:color="auto" w:fill="A6A6A6" w:themeFill="background1" w:themeFillShade="A6"/>
          </w:tcPr>
          <w:p w14:paraId="02E24D2C" w14:textId="1EA1DC0F" w:rsidR="4291C9C6" w:rsidRDefault="00F24B12" w:rsidP="5D860972">
            <w:pPr>
              <w:pStyle w:val="TableParagraph"/>
              <w:spacing w:line="249" w:lineRule="exact"/>
              <w:rPr>
                <w:b/>
                <w:bCs/>
              </w:rPr>
            </w:pPr>
            <w:r w:rsidRPr="5D860972">
              <w:rPr>
                <w:b/>
                <w:bCs/>
              </w:rPr>
              <w:t>TC-1</w:t>
            </w:r>
            <w:r w:rsidR="69A4DCF3" w:rsidRPr="5D860972">
              <w:rPr>
                <w:b/>
                <w:bCs/>
              </w:rPr>
              <w:t>5</w:t>
            </w:r>
            <w:r w:rsidRPr="5D860972">
              <w:rPr>
                <w:b/>
                <w:bCs/>
              </w:rPr>
              <w:t>.1: Capture Invoice from Camera</w:t>
            </w:r>
          </w:p>
          <w:p w14:paraId="0A432B8A" w14:textId="77777777" w:rsidR="4291C9C6" w:rsidRDefault="4291C9C6" w:rsidP="4291C9C6">
            <w:pPr>
              <w:jc w:val="center"/>
            </w:pPr>
          </w:p>
        </w:tc>
      </w:tr>
      <w:tr w:rsidR="4BE47D59" w14:paraId="1B922B39" w14:textId="77777777" w:rsidTr="65D27D43">
        <w:tblPrEx>
          <w:tblLook w:val="01C0" w:firstRow="0" w:lastRow="1" w:firstColumn="1" w:lastColumn="1" w:noHBand="0" w:noVBand="0"/>
        </w:tblPrEx>
        <w:trPr>
          <w:trHeight w:val="1410"/>
        </w:trPr>
        <w:tc>
          <w:tcPr>
            <w:tcW w:w="990" w:type="dxa"/>
            <w:shd w:val="clear" w:color="auto" w:fill="FFFFFF" w:themeFill="background1"/>
            <w:vAlign w:val="center"/>
          </w:tcPr>
          <w:p w14:paraId="03C7E920" w14:textId="2A71040D" w:rsidR="4BE47D59" w:rsidRDefault="00F24B12" w:rsidP="757DACCB">
            <w:pPr>
              <w:pStyle w:val="TableParagraph"/>
              <w:spacing w:line="267" w:lineRule="exact"/>
              <w:ind w:left="105"/>
              <w:jc w:val="center"/>
              <w:rPr>
                <w:sz w:val="24"/>
                <w:szCs w:val="24"/>
              </w:rPr>
            </w:pPr>
            <w:r w:rsidRPr="757DACCB">
              <w:rPr>
                <w:sz w:val="24"/>
                <w:szCs w:val="24"/>
              </w:rPr>
              <w:t>1.</w:t>
            </w:r>
          </w:p>
        </w:tc>
        <w:tc>
          <w:tcPr>
            <w:tcW w:w="2087" w:type="dxa"/>
            <w:shd w:val="clear" w:color="auto" w:fill="FFFFFF" w:themeFill="background1"/>
            <w:vAlign w:val="center"/>
          </w:tcPr>
          <w:p w14:paraId="5D7AE80B" w14:textId="0424CC86" w:rsidR="4BE47D59" w:rsidRDefault="00F24B12" w:rsidP="5D860972">
            <w:pPr>
              <w:pStyle w:val="TableParagraph"/>
              <w:spacing w:line="280" w:lineRule="auto"/>
              <w:ind w:left="105" w:right="477"/>
            </w:pPr>
            <w:r>
              <w:t>Given the user has an invoice to capture</w:t>
            </w:r>
          </w:p>
        </w:tc>
        <w:tc>
          <w:tcPr>
            <w:tcW w:w="1765" w:type="dxa"/>
            <w:gridSpan w:val="2"/>
            <w:shd w:val="clear" w:color="auto" w:fill="FFFFFF" w:themeFill="background1"/>
            <w:vAlign w:val="center"/>
          </w:tcPr>
          <w:p w14:paraId="79C7F3A4" w14:textId="5879F6A3" w:rsidR="4BE47D59" w:rsidRDefault="00F24B12" w:rsidP="5D860972">
            <w:pPr>
              <w:pStyle w:val="TableParagraph"/>
              <w:spacing w:line="280" w:lineRule="auto"/>
              <w:ind w:left="105" w:right="100"/>
            </w:pPr>
            <w:r>
              <w:t>A valid invoice is present for device capture</w:t>
            </w:r>
          </w:p>
        </w:tc>
        <w:tc>
          <w:tcPr>
            <w:tcW w:w="1917" w:type="dxa"/>
            <w:shd w:val="clear" w:color="auto" w:fill="FFFFFF" w:themeFill="background1"/>
            <w:vAlign w:val="center"/>
          </w:tcPr>
          <w:p w14:paraId="55B1CF3A" w14:textId="771BEF00" w:rsidR="4BE47D59" w:rsidRDefault="0299627D" w:rsidP="5D860972">
            <w:pPr>
              <w:pStyle w:val="TableParagraph"/>
              <w:spacing w:line="259" w:lineRule="auto"/>
            </w:pPr>
            <w:r>
              <w:t>A Valid invoice is present</w:t>
            </w:r>
          </w:p>
        </w:tc>
        <w:tc>
          <w:tcPr>
            <w:tcW w:w="945" w:type="dxa"/>
            <w:shd w:val="clear" w:color="auto" w:fill="FFFFFF" w:themeFill="background1"/>
            <w:vAlign w:val="center"/>
          </w:tcPr>
          <w:p w14:paraId="577B0FCA" w14:textId="64C25CDC" w:rsidR="4BE47D59" w:rsidRDefault="0299627D" w:rsidP="757DACCB">
            <w:pPr>
              <w:pStyle w:val="TableParagraph"/>
              <w:jc w:val="center"/>
            </w:pPr>
            <w:r>
              <w:t>Pass</w:t>
            </w:r>
          </w:p>
        </w:tc>
        <w:tc>
          <w:tcPr>
            <w:tcW w:w="2346" w:type="dxa"/>
            <w:shd w:val="clear" w:color="auto" w:fill="FFFFFF" w:themeFill="background1"/>
          </w:tcPr>
          <w:p w14:paraId="60CC58D6" w14:textId="16A5D59D" w:rsidR="4BE47D59" w:rsidRDefault="4BE47D59" w:rsidP="4291C9C6">
            <w:pPr>
              <w:pStyle w:val="TableParagraph"/>
            </w:pPr>
          </w:p>
        </w:tc>
      </w:tr>
      <w:tr w:rsidR="4BE47D59" w14:paraId="7AB17AFC"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7CC3DB9C" w14:textId="1775FDC9" w:rsidR="4BE47D59" w:rsidRDefault="00F24B12" w:rsidP="757DACCB">
            <w:pPr>
              <w:pStyle w:val="TableParagraph"/>
              <w:spacing w:line="267" w:lineRule="exact"/>
              <w:ind w:left="105"/>
              <w:jc w:val="center"/>
              <w:rPr>
                <w:sz w:val="24"/>
                <w:szCs w:val="24"/>
              </w:rPr>
            </w:pPr>
            <w:r w:rsidRPr="757DACCB">
              <w:rPr>
                <w:sz w:val="24"/>
                <w:szCs w:val="24"/>
              </w:rPr>
              <w:t>2.</w:t>
            </w:r>
          </w:p>
        </w:tc>
        <w:tc>
          <w:tcPr>
            <w:tcW w:w="2087" w:type="dxa"/>
            <w:shd w:val="clear" w:color="auto" w:fill="FFFFFF" w:themeFill="background1"/>
            <w:vAlign w:val="center"/>
          </w:tcPr>
          <w:p w14:paraId="593D1D5A" w14:textId="6B6499C4" w:rsidR="4BE47D59" w:rsidRDefault="00F24B12" w:rsidP="5D860972">
            <w:pPr>
              <w:pStyle w:val="TableParagraph"/>
              <w:spacing w:line="280" w:lineRule="auto"/>
              <w:ind w:left="105" w:right="477"/>
            </w:pPr>
            <w:r>
              <w:t>When the user takes a photo of the invoice</w:t>
            </w:r>
          </w:p>
        </w:tc>
        <w:tc>
          <w:tcPr>
            <w:tcW w:w="1765" w:type="dxa"/>
            <w:gridSpan w:val="2"/>
            <w:shd w:val="clear" w:color="auto" w:fill="FFFFFF" w:themeFill="background1"/>
            <w:vAlign w:val="center"/>
          </w:tcPr>
          <w:p w14:paraId="7A809303" w14:textId="0486E612" w:rsidR="4BE47D59" w:rsidRDefault="00F24B12" w:rsidP="5D860972">
            <w:pPr>
              <w:pStyle w:val="TableParagraph"/>
              <w:spacing w:line="280" w:lineRule="auto"/>
              <w:ind w:left="105" w:right="100"/>
            </w:pPr>
            <w:r>
              <w:t>The device captures a photo using the integrated camera</w:t>
            </w:r>
          </w:p>
        </w:tc>
        <w:tc>
          <w:tcPr>
            <w:tcW w:w="1917" w:type="dxa"/>
            <w:shd w:val="clear" w:color="auto" w:fill="FFFFFF" w:themeFill="background1"/>
            <w:vAlign w:val="center"/>
          </w:tcPr>
          <w:p w14:paraId="66EF9B55" w14:textId="03720343" w:rsidR="4BE47D59" w:rsidRDefault="170E38A2" w:rsidP="5D860972">
            <w:pPr>
              <w:pStyle w:val="TableParagraph"/>
            </w:pPr>
            <w:r>
              <w:t>The device captures a photo successfully</w:t>
            </w:r>
          </w:p>
        </w:tc>
        <w:tc>
          <w:tcPr>
            <w:tcW w:w="945" w:type="dxa"/>
            <w:shd w:val="clear" w:color="auto" w:fill="FFFFFF" w:themeFill="background1"/>
            <w:vAlign w:val="center"/>
          </w:tcPr>
          <w:p w14:paraId="75D6F745" w14:textId="4E18AD57" w:rsidR="4BE47D59" w:rsidRDefault="170E38A2" w:rsidP="757DACCB">
            <w:pPr>
              <w:pStyle w:val="TableParagraph"/>
              <w:jc w:val="center"/>
            </w:pPr>
            <w:r>
              <w:t>Pass</w:t>
            </w:r>
          </w:p>
        </w:tc>
        <w:tc>
          <w:tcPr>
            <w:tcW w:w="2346" w:type="dxa"/>
            <w:shd w:val="clear" w:color="auto" w:fill="FFFFFF" w:themeFill="background1"/>
          </w:tcPr>
          <w:p w14:paraId="21228185" w14:textId="3E15018C" w:rsidR="4BE47D59" w:rsidRDefault="4BE47D59" w:rsidP="4291C9C6">
            <w:pPr>
              <w:pStyle w:val="TableParagraph"/>
            </w:pPr>
          </w:p>
        </w:tc>
      </w:tr>
      <w:tr w:rsidR="4BE47D59" w14:paraId="3EAC4504" w14:textId="77777777" w:rsidTr="65D27D43">
        <w:tblPrEx>
          <w:tblLook w:val="01C0" w:firstRow="0" w:lastRow="1" w:firstColumn="1" w:lastColumn="1" w:noHBand="0" w:noVBand="0"/>
        </w:tblPrEx>
        <w:trPr>
          <w:trHeight w:val="465"/>
        </w:trPr>
        <w:tc>
          <w:tcPr>
            <w:tcW w:w="990" w:type="dxa"/>
            <w:shd w:val="clear" w:color="auto" w:fill="FFFFFF" w:themeFill="background1"/>
            <w:vAlign w:val="center"/>
          </w:tcPr>
          <w:p w14:paraId="67ABDAAA" w14:textId="2B1022AD" w:rsidR="4BE47D59" w:rsidRDefault="00F24B12" w:rsidP="757DACCB">
            <w:pPr>
              <w:pStyle w:val="TableParagraph"/>
              <w:spacing w:line="267" w:lineRule="exact"/>
              <w:jc w:val="center"/>
              <w:rPr>
                <w:sz w:val="24"/>
                <w:szCs w:val="24"/>
              </w:rPr>
            </w:pPr>
            <w:r w:rsidRPr="757DACCB">
              <w:rPr>
                <w:sz w:val="24"/>
                <w:szCs w:val="24"/>
              </w:rPr>
              <w:t xml:space="preserve">  3. </w:t>
            </w:r>
          </w:p>
        </w:tc>
        <w:tc>
          <w:tcPr>
            <w:tcW w:w="2087" w:type="dxa"/>
            <w:shd w:val="clear" w:color="auto" w:fill="FFFFFF" w:themeFill="background1"/>
            <w:vAlign w:val="center"/>
          </w:tcPr>
          <w:p w14:paraId="25BE7F1C" w14:textId="14A60686" w:rsidR="4BE47D59" w:rsidRDefault="00F24B12" w:rsidP="5D860972">
            <w:pPr>
              <w:pStyle w:val="TableParagraph"/>
              <w:spacing w:line="280" w:lineRule="auto"/>
            </w:pPr>
            <w:r>
              <w:t xml:space="preserve">Then the system will capture the metadata associated with the invoice artifact </w:t>
            </w:r>
          </w:p>
        </w:tc>
        <w:tc>
          <w:tcPr>
            <w:tcW w:w="1765" w:type="dxa"/>
            <w:gridSpan w:val="2"/>
            <w:shd w:val="clear" w:color="auto" w:fill="FFFFFF" w:themeFill="background1"/>
            <w:vAlign w:val="center"/>
          </w:tcPr>
          <w:p w14:paraId="68D1B49D" w14:textId="16B1A649" w:rsidR="183A9908" w:rsidRDefault="662378B8" w:rsidP="5D860972">
            <w:pPr>
              <w:spacing w:line="280" w:lineRule="auto"/>
            </w:pPr>
            <w:r>
              <w:t>The invoice metadata associated with the invoice artifact is captured</w:t>
            </w:r>
          </w:p>
        </w:tc>
        <w:tc>
          <w:tcPr>
            <w:tcW w:w="1917" w:type="dxa"/>
            <w:shd w:val="clear" w:color="auto" w:fill="FFFFFF" w:themeFill="background1"/>
            <w:vAlign w:val="center"/>
          </w:tcPr>
          <w:p w14:paraId="2FB32DDA" w14:textId="0E3F696C" w:rsidR="4BE47D59" w:rsidRDefault="3EAB6363" w:rsidP="5D860972">
            <w:pPr>
              <w:pStyle w:val="TableParagraph"/>
            </w:pPr>
            <w:r>
              <w:t>The invoice metadata associated with the invoice is captured successfully</w:t>
            </w:r>
          </w:p>
        </w:tc>
        <w:tc>
          <w:tcPr>
            <w:tcW w:w="945" w:type="dxa"/>
            <w:shd w:val="clear" w:color="auto" w:fill="FFFFFF" w:themeFill="background1"/>
            <w:vAlign w:val="center"/>
          </w:tcPr>
          <w:p w14:paraId="4A903BCE" w14:textId="2CB9D5DB" w:rsidR="4BE47D59" w:rsidRDefault="3EAB6363" w:rsidP="757DACCB">
            <w:pPr>
              <w:pStyle w:val="TableParagraph"/>
              <w:jc w:val="center"/>
            </w:pPr>
            <w:r>
              <w:t>Pass</w:t>
            </w:r>
          </w:p>
        </w:tc>
        <w:tc>
          <w:tcPr>
            <w:tcW w:w="2346" w:type="dxa"/>
            <w:shd w:val="clear" w:color="auto" w:fill="FFFFFF" w:themeFill="background1"/>
          </w:tcPr>
          <w:p w14:paraId="5A603DAD" w14:textId="0965F868" w:rsidR="4BE47D59" w:rsidRDefault="4BE47D59" w:rsidP="4291C9C6">
            <w:pPr>
              <w:pStyle w:val="TableParagraph"/>
            </w:pPr>
          </w:p>
        </w:tc>
      </w:tr>
      <w:tr w:rsidR="4BE47D59" w14:paraId="21229B13"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2C10CB8C" w14:textId="3762528B" w:rsidR="4BE47D59" w:rsidRDefault="00F24B12" w:rsidP="757DACCB">
            <w:pPr>
              <w:pStyle w:val="TableParagraph"/>
              <w:spacing w:line="267" w:lineRule="exact"/>
              <w:jc w:val="center"/>
              <w:rPr>
                <w:sz w:val="24"/>
                <w:szCs w:val="24"/>
              </w:rPr>
            </w:pPr>
            <w:r w:rsidRPr="757DACCB">
              <w:rPr>
                <w:sz w:val="24"/>
                <w:szCs w:val="24"/>
              </w:rPr>
              <w:t xml:space="preserve">  4.</w:t>
            </w:r>
          </w:p>
        </w:tc>
        <w:tc>
          <w:tcPr>
            <w:tcW w:w="2087" w:type="dxa"/>
            <w:shd w:val="clear" w:color="auto" w:fill="FFFFFF" w:themeFill="background1"/>
            <w:vAlign w:val="center"/>
          </w:tcPr>
          <w:p w14:paraId="7DFE3B9C" w14:textId="5D52B3EB" w:rsidR="4BE47D59" w:rsidRDefault="1260B6DC" w:rsidP="5D860972">
            <w:pPr>
              <w:pStyle w:val="TableParagraph"/>
              <w:spacing w:line="280" w:lineRule="auto"/>
            </w:pPr>
            <w:r>
              <w:t>And the system will capture the image as an artifact</w:t>
            </w:r>
          </w:p>
        </w:tc>
        <w:tc>
          <w:tcPr>
            <w:tcW w:w="1765" w:type="dxa"/>
            <w:gridSpan w:val="2"/>
            <w:shd w:val="clear" w:color="auto" w:fill="FFFFFF" w:themeFill="background1"/>
            <w:vAlign w:val="center"/>
          </w:tcPr>
          <w:p w14:paraId="69F9681F" w14:textId="631108C8" w:rsidR="18EC6C73" w:rsidRDefault="1046F135" w:rsidP="5D860972">
            <w:pPr>
              <w:spacing w:line="280" w:lineRule="auto"/>
            </w:pPr>
            <w:r>
              <w:t>The artifact associated with the invoice is stored</w:t>
            </w:r>
          </w:p>
        </w:tc>
        <w:tc>
          <w:tcPr>
            <w:tcW w:w="1917" w:type="dxa"/>
            <w:shd w:val="clear" w:color="auto" w:fill="FFFFFF" w:themeFill="background1"/>
            <w:vAlign w:val="center"/>
          </w:tcPr>
          <w:p w14:paraId="77AA28B6" w14:textId="278B03A9" w:rsidR="4BE47D59" w:rsidRDefault="718A454B" w:rsidP="5D860972">
            <w:pPr>
              <w:pStyle w:val="TableParagraph"/>
            </w:pPr>
            <w:r>
              <w:t>The invoice artifact is stored</w:t>
            </w:r>
          </w:p>
        </w:tc>
        <w:tc>
          <w:tcPr>
            <w:tcW w:w="945" w:type="dxa"/>
            <w:shd w:val="clear" w:color="auto" w:fill="FFFFFF" w:themeFill="background1"/>
            <w:vAlign w:val="center"/>
          </w:tcPr>
          <w:p w14:paraId="302C91A0" w14:textId="74924604" w:rsidR="4BE47D59" w:rsidRDefault="718A454B" w:rsidP="5D860972">
            <w:pPr>
              <w:pStyle w:val="TableParagraph"/>
              <w:jc w:val="center"/>
            </w:pPr>
            <w:r>
              <w:t>Pass</w:t>
            </w:r>
          </w:p>
        </w:tc>
        <w:tc>
          <w:tcPr>
            <w:tcW w:w="2346" w:type="dxa"/>
            <w:shd w:val="clear" w:color="auto" w:fill="FFFFFF" w:themeFill="background1"/>
          </w:tcPr>
          <w:p w14:paraId="421ECACF" w14:textId="53D496B3" w:rsidR="4BE47D59" w:rsidRDefault="4BE47D59" w:rsidP="4291C9C6">
            <w:pPr>
              <w:pStyle w:val="TableParagraph"/>
            </w:pPr>
          </w:p>
        </w:tc>
      </w:tr>
      <w:tr w:rsidR="4BE47D59" w14:paraId="79B4CE98" w14:textId="77777777" w:rsidTr="65D27D43">
        <w:tblPrEx>
          <w:tblLook w:val="01C0" w:firstRow="0" w:lastRow="1" w:firstColumn="1" w:lastColumn="1" w:noHBand="0" w:noVBand="0"/>
        </w:tblPrEx>
        <w:trPr>
          <w:trHeight w:val="300"/>
        </w:trPr>
        <w:tc>
          <w:tcPr>
            <w:tcW w:w="10050" w:type="dxa"/>
            <w:gridSpan w:val="7"/>
            <w:shd w:val="clear" w:color="auto" w:fill="A6A6A6" w:themeFill="background1" w:themeFillShade="A6"/>
          </w:tcPr>
          <w:p w14:paraId="2E945A8C" w14:textId="614D6521" w:rsidR="2D952FD8" w:rsidRDefault="2D8D7E74" w:rsidP="5D860972">
            <w:pPr>
              <w:pStyle w:val="TableParagraph"/>
              <w:spacing w:line="249" w:lineRule="exact"/>
              <w:rPr>
                <w:b/>
                <w:bCs/>
              </w:rPr>
            </w:pPr>
            <w:r w:rsidRPr="5D860972">
              <w:rPr>
                <w:b/>
                <w:bCs/>
              </w:rPr>
              <w:t>TC-1</w:t>
            </w:r>
            <w:r w:rsidR="0213F02D" w:rsidRPr="5D860972">
              <w:rPr>
                <w:b/>
                <w:bCs/>
              </w:rPr>
              <w:t>5</w:t>
            </w:r>
            <w:r w:rsidRPr="5D860972">
              <w:rPr>
                <w:b/>
                <w:bCs/>
              </w:rPr>
              <w:t>.</w:t>
            </w:r>
            <w:r w:rsidR="7E7A3042" w:rsidRPr="5D860972">
              <w:rPr>
                <w:b/>
                <w:bCs/>
              </w:rPr>
              <w:t>2</w:t>
            </w:r>
            <w:r w:rsidRPr="5D860972">
              <w:rPr>
                <w:b/>
                <w:bCs/>
              </w:rPr>
              <w:t xml:space="preserve">: Capture Invoice from </w:t>
            </w:r>
            <w:r w:rsidR="1B9A1D81" w:rsidRPr="5D860972">
              <w:rPr>
                <w:b/>
                <w:bCs/>
              </w:rPr>
              <w:t>PDF</w:t>
            </w:r>
          </w:p>
          <w:p w14:paraId="50E804CA" w14:textId="32A45A03" w:rsidR="4BE47D59" w:rsidRDefault="4BE47D59" w:rsidP="4291C9C6">
            <w:pPr>
              <w:pStyle w:val="TableParagraph"/>
              <w:spacing w:line="267" w:lineRule="exact"/>
              <w:rPr>
                <w:sz w:val="24"/>
                <w:szCs w:val="24"/>
              </w:rPr>
            </w:pPr>
          </w:p>
        </w:tc>
      </w:tr>
      <w:tr w:rsidR="4BE47D59" w14:paraId="0FBA9F38"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1B3D473C" w14:textId="4FF5601F" w:rsidR="4BE47D59" w:rsidRDefault="00F24B12" w:rsidP="757DACCB">
            <w:pPr>
              <w:pStyle w:val="TableParagraph"/>
              <w:spacing w:line="267" w:lineRule="exact"/>
              <w:ind w:left="105"/>
              <w:jc w:val="center"/>
              <w:rPr>
                <w:sz w:val="24"/>
                <w:szCs w:val="24"/>
              </w:rPr>
            </w:pPr>
            <w:r w:rsidRPr="757DACCB">
              <w:rPr>
                <w:sz w:val="24"/>
                <w:szCs w:val="24"/>
              </w:rPr>
              <w:t>1.</w:t>
            </w:r>
          </w:p>
        </w:tc>
        <w:tc>
          <w:tcPr>
            <w:tcW w:w="2087" w:type="dxa"/>
            <w:shd w:val="clear" w:color="auto" w:fill="FFFFFF" w:themeFill="background1"/>
            <w:vAlign w:val="center"/>
          </w:tcPr>
          <w:p w14:paraId="0BF599A6" w14:textId="5E2C4BE6" w:rsidR="4BE47D59" w:rsidRDefault="1260B6DC" w:rsidP="5D860972">
            <w:pPr>
              <w:pStyle w:val="TableParagraph"/>
              <w:spacing w:line="280" w:lineRule="auto"/>
              <w:ind w:left="105" w:right="477"/>
            </w:pPr>
            <w:r>
              <w:t xml:space="preserve">Given the user has an invoice </w:t>
            </w:r>
            <w:r w:rsidR="5A5B0832">
              <w:t>as a PDF</w:t>
            </w:r>
          </w:p>
        </w:tc>
        <w:tc>
          <w:tcPr>
            <w:tcW w:w="1765" w:type="dxa"/>
            <w:gridSpan w:val="2"/>
            <w:shd w:val="clear" w:color="auto" w:fill="FFFFFF" w:themeFill="background1"/>
            <w:vAlign w:val="center"/>
          </w:tcPr>
          <w:p w14:paraId="5BD17039" w14:textId="6DA6C64C" w:rsidR="4BE47D59" w:rsidRDefault="1260B6DC" w:rsidP="5D860972">
            <w:pPr>
              <w:pStyle w:val="TableParagraph"/>
              <w:spacing w:line="280" w:lineRule="auto"/>
              <w:ind w:left="105" w:right="100"/>
            </w:pPr>
            <w:r>
              <w:t xml:space="preserve">An valid invoice is </w:t>
            </w:r>
            <w:r w:rsidR="3E3B8006">
              <w:t>available in PDF format</w:t>
            </w:r>
          </w:p>
        </w:tc>
        <w:tc>
          <w:tcPr>
            <w:tcW w:w="1917" w:type="dxa"/>
            <w:shd w:val="clear" w:color="auto" w:fill="FFFFFF" w:themeFill="background1"/>
            <w:vAlign w:val="center"/>
          </w:tcPr>
          <w:p w14:paraId="2C975548" w14:textId="08B8553C" w:rsidR="4BE47D59" w:rsidRDefault="6EEDB12D" w:rsidP="5D860972">
            <w:pPr>
              <w:pStyle w:val="TableParagraph"/>
            </w:pPr>
            <w:r>
              <w:t>A sample PDF invoice is available for testing.</w:t>
            </w:r>
          </w:p>
        </w:tc>
        <w:tc>
          <w:tcPr>
            <w:tcW w:w="945" w:type="dxa"/>
            <w:shd w:val="clear" w:color="auto" w:fill="FFFFFF" w:themeFill="background1"/>
            <w:vAlign w:val="center"/>
          </w:tcPr>
          <w:p w14:paraId="556B45AE" w14:textId="523AD19D" w:rsidR="4BE47D59" w:rsidRDefault="486C7664" w:rsidP="5D860972">
            <w:pPr>
              <w:pStyle w:val="TableParagraph"/>
              <w:jc w:val="center"/>
            </w:pPr>
            <w:r>
              <w:t>Pass</w:t>
            </w:r>
          </w:p>
        </w:tc>
        <w:tc>
          <w:tcPr>
            <w:tcW w:w="2346" w:type="dxa"/>
            <w:shd w:val="clear" w:color="auto" w:fill="FFFFFF" w:themeFill="background1"/>
          </w:tcPr>
          <w:p w14:paraId="50D57C24" w14:textId="091FB4FE" w:rsidR="4BE47D59" w:rsidRDefault="4BE47D59" w:rsidP="4291C9C6">
            <w:pPr>
              <w:pStyle w:val="TableParagraph"/>
            </w:pPr>
          </w:p>
        </w:tc>
      </w:tr>
      <w:tr w:rsidR="4BE47D59" w14:paraId="5BB79935" w14:textId="77777777" w:rsidTr="65D27D43">
        <w:tblPrEx>
          <w:tblLook w:val="01C0" w:firstRow="0" w:lastRow="1" w:firstColumn="1" w:lastColumn="1" w:noHBand="0" w:noVBand="0"/>
        </w:tblPrEx>
        <w:trPr>
          <w:trHeight w:val="780"/>
        </w:trPr>
        <w:tc>
          <w:tcPr>
            <w:tcW w:w="990" w:type="dxa"/>
            <w:shd w:val="clear" w:color="auto" w:fill="FFFFFF" w:themeFill="background1"/>
            <w:vAlign w:val="center"/>
          </w:tcPr>
          <w:p w14:paraId="0E8FB12E" w14:textId="3BBD97B3" w:rsidR="4BE47D59" w:rsidRDefault="00F24B12" w:rsidP="757DACCB">
            <w:pPr>
              <w:pStyle w:val="TableParagraph"/>
              <w:spacing w:line="267" w:lineRule="exact"/>
              <w:ind w:left="105"/>
              <w:jc w:val="center"/>
              <w:rPr>
                <w:sz w:val="24"/>
                <w:szCs w:val="24"/>
              </w:rPr>
            </w:pPr>
            <w:r w:rsidRPr="757DACCB">
              <w:rPr>
                <w:sz w:val="24"/>
                <w:szCs w:val="24"/>
              </w:rPr>
              <w:t>2.</w:t>
            </w:r>
          </w:p>
        </w:tc>
        <w:tc>
          <w:tcPr>
            <w:tcW w:w="2087" w:type="dxa"/>
            <w:shd w:val="clear" w:color="auto" w:fill="FFFFFF" w:themeFill="background1"/>
            <w:vAlign w:val="center"/>
          </w:tcPr>
          <w:p w14:paraId="13372A5E" w14:textId="128A357E" w:rsidR="4BE47D59" w:rsidRDefault="1260B6DC" w:rsidP="5D860972">
            <w:pPr>
              <w:pStyle w:val="TableParagraph"/>
              <w:spacing w:line="280" w:lineRule="auto"/>
              <w:ind w:left="105" w:right="477"/>
            </w:pPr>
            <w:r>
              <w:t xml:space="preserve">When the user </w:t>
            </w:r>
            <w:r w:rsidR="008206C5">
              <w:t>selects the PDF invoice for capture</w:t>
            </w:r>
          </w:p>
        </w:tc>
        <w:tc>
          <w:tcPr>
            <w:tcW w:w="1765" w:type="dxa"/>
            <w:gridSpan w:val="2"/>
            <w:shd w:val="clear" w:color="auto" w:fill="FFFFFF" w:themeFill="background1"/>
            <w:vAlign w:val="center"/>
          </w:tcPr>
          <w:p w14:paraId="6F049201" w14:textId="0A4C1DEC" w:rsidR="4BE47D59" w:rsidRDefault="1260B6DC" w:rsidP="5D860972">
            <w:pPr>
              <w:pStyle w:val="TableParagraph"/>
              <w:spacing w:line="280" w:lineRule="auto"/>
              <w:ind w:left="105" w:right="100"/>
            </w:pPr>
            <w:r>
              <w:t xml:space="preserve">The </w:t>
            </w:r>
            <w:r w:rsidR="0C1DAB4C">
              <w:t>PDF is selected</w:t>
            </w:r>
          </w:p>
        </w:tc>
        <w:tc>
          <w:tcPr>
            <w:tcW w:w="1917" w:type="dxa"/>
            <w:shd w:val="clear" w:color="auto" w:fill="FFFFFF" w:themeFill="background1"/>
            <w:vAlign w:val="center"/>
          </w:tcPr>
          <w:p w14:paraId="155A4F8B" w14:textId="26C56917" w:rsidR="4BE47D59" w:rsidRDefault="70573E21" w:rsidP="5D860972">
            <w:pPr>
              <w:pStyle w:val="TableParagraph"/>
            </w:pPr>
            <w:r>
              <w:t>The PDF invoice was selected.</w:t>
            </w:r>
          </w:p>
          <w:p w14:paraId="5A8A2575" w14:textId="39995027" w:rsidR="4BE47D59" w:rsidRDefault="4BE47D59" w:rsidP="5D860972">
            <w:pPr>
              <w:pStyle w:val="TableParagraph"/>
              <w:rPr>
                <w:b/>
                <w:bCs/>
              </w:rPr>
            </w:pPr>
          </w:p>
        </w:tc>
        <w:tc>
          <w:tcPr>
            <w:tcW w:w="945" w:type="dxa"/>
            <w:shd w:val="clear" w:color="auto" w:fill="FFFFFF" w:themeFill="background1"/>
            <w:vAlign w:val="center"/>
          </w:tcPr>
          <w:p w14:paraId="5EAFB9A4" w14:textId="600E825F" w:rsidR="4BE47D59" w:rsidRDefault="1A554235" w:rsidP="5D860972">
            <w:pPr>
              <w:pStyle w:val="TableParagraph"/>
              <w:jc w:val="center"/>
            </w:pPr>
            <w:r>
              <w:t>Pass</w:t>
            </w:r>
          </w:p>
        </w:tc>
        <w:tc>
          <w:tcPr>
            <w:tcW w:w="2346" w:type="dxa"/>
            <w:shd w:val="clear" w:color="auto" w:fill="FFFFFF" w:themeFill="background1"/>
          </w:tcPr>
          <w:p w14:paraId="2DFBE94C" w14:textId="5551D46E" w:rsidR="4BE47D59" w:rsidRDefault="4BE47D59" w:rsidP="4291C9C6">
            <w:pPr>
              <w:pStyle w:val="TableParagraph"/>
            </w:pPr>
          </w:p>
        </w:tc>
      </w:tr>
      <w:tr w:rsidR="4BE47D59" w14:paraId="75615F49" w14:textId="77777777" w:rsidTr="65D27D43">
        <w:tblPrEx>
          <w:tblLook w:val="01C0" w:firstRow="0" w:lastRow="1" w:firstColumn="1" w:lastColumn="1" w:noHBand="0" w:noVBand="0"/>
        </w:tblPrEx>
        <w:trPr>
          <w:trHeight w:val="300"/>
        </w:trPr>
        <w:tc>
          <w:tcPr>
            <w:tcW w:w="990" w:type="dxa"/>
            <w:shd w:val="clear" w:color="auto" w:fill="FFFFFF" w:themeFill="background1"/>
            <w:vAlign w:val="center"/>
          </w:tcPr>
          <w:p w14:paraId="20AC5639" w14:textId="572CB7D3" w:rsidR="4BE47D59" w:rsidRDefault="00F24B12" w:rsidP="757DACCB">
            <w:pPr>
              <w:pStyle w:val="TableParagraph"/>
              <w:spacing w:line="267" w:lineRule="exact"/>
              <w:jc w:val="center"/>
              <w:rPr>
                <w:sz w:val="24"/>
                <w:szCs w:val="24"/>
              </w:rPr>
            </w:pPr>
            <w:r w:rsidRPr="757DACCB">
              <w:rPr>
                <w:sz w:val="24"/>
                <w:szCs w:val="24"/>
              </w:rPr>
              <w:lastRenderedPageBreak/>
              <w:t xml:space="preserve">  3. </w:t>
            </w:r>
          </w:p>
        </w:tc>
        <w:tc>
          <w:tcPr>
            <w:tcW w:w="2087" w:type="dxa"/>
            <w:shd w:val="clear" w:color="auto" w:fill="FFFFFF" w:themeFill="background1"/>
            <w:vAlign w:val="center"/>
          </w:tcPr>
          <w:p w14:paraId="38471C44" w14:textId="733E1606" w:rsidR="4BE47D59" w:rsidRDefault="1260B6DC" w:rsidP="5D860972">
            <w:pPr>
              <w:pStyle w:val="TableParagraph"/>
              <w:spacing w:line="280" w:lineRule="auto"/>
            </w:pPr>
            <w:r>
              <w:t xml:space="preserve">Then the system will capture the metadata associated with the invoice artifact </w:t>
            </w:r>
          </w:p>
        </w:tc>
        <w:tc>
          <w:tcPr>
            <w:tcW w:w="1765" w:type="dxa"/>
            <w:gridSpan w:val="2"/>
            <w:shd w:val="clear" w:color="auto" w:fill="FFFFFF" w:themeFill="background1"/>
            <w:vAlign w:val="center"/>
          </w:tcPr>
          <w:p w14:paraId="6A4D64EA" w14:textId="146819E7" w:rsidR="514087C5" w:rsidRDefault="00D08BD5" w:rsidP="5D860972">
            <w:pPr>
              <w:spacing w:line="280" w:lineRule="auto"/>
            </w:pPr>
            <w:r>
              <w:t>The PDF invoice metadata is captured</w:t>
            </w:r>
          </w:p>
        </w:tc>
        <w:tc>
          <w:tcPr>
            <w:tcW w:w="1917" w:type="dxa"/>
            <w:shd w:val="clear" w:color="auto" w:fill="FFFFFF" w:themeFill="background1"/>
            <w:vAlign w:val="center"/>
          </w:tcPr>
          <w:p w14:paraId="7FB313B9" w14:textId="026AD173" w:rsidR="4BE47D59" w:rsidRDefault="086815C5" w:rsidP="5D860972">
            <w:pPr>
              <w:pStyle w:val="TableParagraph"/>
            </w:pPr>
            <w:r>
              <w:t>The save button is clicked and the application returns to the Invoice Assistant screen</w:t>
            </w:r>
          </w:p>
        </w:tc>
        <w:tc>
          <w:tcPr>
            <w:tcW w:w="945" w:type="dxa"/>
            <w:shd w:val="clear" w:color="auto" w:fill="FFFFFF" w:themeFill="background1"/>
            <w:vAlign w:val="center"/>
          </w:tcPr>
          <w:p w14:paraId="11E6B8B0" w14:textId="17D034E9" w:rsidR="4BE47D59" w:rsidRDefault="26125C75" w:rsidP="5D860972">
            <w:pPr>
              <w:pStyle w:val="TableParagraph"/>
              <w:jc w:val="center"/>
            </w:pPr>
            <w:r>
              <w:t>Pass</w:t>
            </w:r>
          </w:p>
        </w:tc>
        <w:tc>
          <w:tcPr>
            <w:tcW w:w="2346" w:type="dxa"/>
            <w:shd w:val="clear" w:color="auto" w:fill="FFFFFF" w:themeFill="background1"/>
          </w:tcPr>
          <w:p w14:paraId="1E5E8499" w14:textId="0B124FF6" w:rsidR="4BE47D59" w:rsidRDefault="4BE47D59" w:rsidP="4291C9C6">
            <w:pPr>
              <w:pStyle w:val="TableParagraph"/>
            </w:pPr>
          </w:p>
        </w:tc>
      </w:tr>
      <w:tr w:rsidR="4BE47D59" w14:paraId="75DC4B90"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3EB5AF5C" w14:textId="7B10882D" w:rsidR="4BE47D59" w:rsidRDefault="00F24B12" w:rsidP="757DACCB">
            <w:pPr>
              <w:pStyle w:val="TableParagraph"/>
              <w:spacing w:line="267" w:lineRule="exact"/>
              <w:jc w:val="center"/>
              <w:rPr>
                <w:sz w:val="24"/>
                <w:szCs w:val="24"/>
              </w:rPr>
            </w:pPr>
            <w:r w:rsidRPr="757DACCB">
              <w:rPr>
                <w:sz w:val="24"/>
                <w:szCs w:val="24"/>
              </w:rPr>
              <w:t xml:space="preserve">  4.</w:t>
            </w:r>
          </w:p>
        </w:tc>
        <w:tc>
          <w:tcPr>
            <w:tcW w:w="2087" w:type="dxa"/>
            <w:shd w:val="clear" w:color="auto" w:fill="FFFFFF" w:themeFill="background1"/>
            <w:vAlign w:val="center"/>
          </w:tcPr>
          <w:p w14:paraId="71DC689C" w14:textId="33AB0879" w:rsidR="4BE47D59" w:rsidRDefault="1260B6DC" w:rsidP="5D860972">
            <w:pPr>
              <w:pStyle w:val="TableParagraph"/>
              <w:spacing w:line="280" w:lineRule="auto"/>
            </w:pPr>
            <w:r>
              <w:t xml:space="preserve">And the system will capture the </w:t>
            </w:r>
            <w:r w:rsidR="54E45BE8">
              <w:t xml:space="preserve">PDF </w:t>
            </w:r>
            <w:r>
              <w:t>as an artifact</w:t>
            </w:r>
          </w:p>
        </w:tc>
        <w:tc>
          <w:tcPr>
            <w:tcW w:w="1765" w:type="dxa"/>
            <w:gridSpan w:val="2"/>
            <w:shd w:val="clear" w:color="auto" w:fill="FFFFFF" w:themeFill="background1"/>
            <w:vAlign w:val="center"/>
          </w:tcPr>
          <w:p w14:paraId="503C4409" w14:textId="4ED793E8" w:rsidR="575D7DFB" w:rsidRDefault="722D485A" w:rsidP="5D860972">
            <w:pPr>
              <w:spacing w:line="280" w:lineRule="auto"/>
            </w:pPr>
            <w:r>
              <w:t xml:space="preserve">The </w:t>
            </w:r>
            <w:r w:rsidR="6E965C1D">
              <w:t xml:space="preserve">PDF </w:t>
            </w:r>
            <w:r>
              <w:t>artifa</w:t>
            </w:r>
            <w:r w:rsidR="60D49774">
              <w:t>ct is captured</w:t>
            </w:r>
          </w:p>
        </w:tc>
        <w:tc>
          <w:tcPr>
            <w:tcW w:w="1917" w:type="dxa"/>
            <w:shd w:val="clear" w:color="auto" w:fill="FFFFFF" w:themeFill="background1"/>
            <w:vAlign w:val="center"/>
          </w:tcPr>
          <w:p w14:paraId="17B4EB17" w14:textId="5BB0B138" w:rsidR="4BE47D59" w:rsidRDefault="1662DBBE" w:rsidP="5D860972">
            <w:pPr>
              <w:pStyle w:val="TableParagraph"/>
            </w:pPr>
            <w:r>
              <w:t>The invoice is available after being entered.</w:t>
            </w:r>
          </w:p>
        </w:tc>
        <w:tc>
          <w:tcPr>
            <w:tcW w:w="945" w:type="dxa"/>
            <w:shd w:val="clear" w:color="auto" w:fill="FFFFFF" w:themeFill="background1"/>
            <w:vAlign w:val="center"/>
          </w:tcPr>
          <w:p w14:paraId="187A9671" w14:textId="496B41CF" w:rsidR="4BE47D59" w:rsidRDefault="1662DBBE" w:rsidP="5D860972">
            <w:pPr>
              <w:pStyle w:val="TableParagraph"/>
              <w:jc w:val="center"/>
            </w:pPr>
            <w:r>
              <w:t>Pass</w:t>
            </w:r>
          </w:p>
        </w:tc>
        <w:tc>
          <w:tcPr>
            <w:tcW w:w="2346" w:type="dxa"/>
            <w:shd w:val="clear" w:color="auto" w:fill="FFFFFF" w:themeFill="background1"/>
          </w:tcPr>
          <w:p w14:paraId="7311C347" w14:textId="149E7FA5" w:rsidR="4BE47D59" w:rsidRDefault="4BE47D59" w:rsidP="4291C9C6">
            <w:pPr>
              <w:pStyle w:val="TableParagraph"/>
            </w:pPr>
          </w:p>
        </w:tc>
      </w:tr>
      <w:tr w:rsidR="230D2FB6" w14:paraId="6F0D626E" w14:textId="77777777" w:rsidTr="65D27D43">
        <w:tblPrEx>
          <w:tblLook w:val="01C0" w:firstRow="0" w:lastRow="1" w:firstColumn="1" w:lastColumn="1" w:noHBand="0" w:noVBand="0"/>
        </w:tblPrEx>
        <w:trPr>
          <w:trHeight w:val="300"/>
        </w:trPr>
        <w:tc>
          <w:tcPr>
            <w:tcW w:w="10050" w:type="dxa"/>
            <w:gridSpan w:val="7"/>
            <w:shd w:val="clear" w:color="auto" w:fill="A6A6A6" w:themeFill="background1" w:themeFillShade="A6"/>
          </w:tcPr>
          <w:p w14:paraId="1DB68502" w14:textId="1F84D2C4" w:rsidR="230D2FB6" w:rsidRDefault="224E585E" w:rsidP="5D860972">
            <w:pPr>
              <w:pStyle w:val="TableParagraph"/>
              <w:spacing w:line="249" w:lineRule="exact"/>
              <w:rPr>
                <w:b/>
                <w:bCs/>
              </w:rPr>
            </w:pPr>
            <w:r w:rsidRPr="5D860972">
              <w:rPr>
                <w:b/>
                <w:bCs/>
              </w:rPr>
              <w:t>TC-15.3: Manually Enter Invoice Details</w:t>
            </w:r>
          </w:p>
          <w:p w14:paraId="20D5A334" w14:textId="60213637" w:rsidR="230D2FB6" w:rsidRDefault="230D2FB6" w:rsidP="5D860972">
            <w:pPr>
              <w:pStyle w:val="TableParagraph"/>
              <w:spacing w:line="249" w:lineRule="exact"/>
              <w:ind w:left="105"/>
              <w:rPr>
                <w:b/>
                <w:bCs/>
              </w:rPr>
            </w:pPr>
          </w:p>
        </w:tc>
      </w:tr>
      <w:tr w:rsidR="230D2FB6" w14:paraId="3513E071"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3FA41418" w14:textId="3089EE92" w:rsidR="230D2FB6" w:rsidRDefault="230D2FB6" w:rsidP="5D860972">
            <w:pPr>
              <w:pStyle w:val="TableParagraph"/>
              <w:spacing w:line="267" w:lineRule="exact"/>
              <w:ind w:left="105"/>
              <w:jc w:val="center"/>
              <w:rPr>
                <w:sz w:val="24"/>
                <w:szCs w:val="24"/>
              </w:rPr>
            </w:pPr>
            <w:r w:rsidRPr="5D860972">
              <w:rPr>
                <w:sz w:val="24"/>
                <w:szCs w:val="24"/>
              </w:rPr>
              <w:t>1.</w:t>
            </w:r>
          </w:p>
        </w:tc>
        <w:tc>
          <w:tcPr>
            <w:tcW w:w="2087" w:type="dxa"/>
            <w:shd w:val="clear" w:color="auto" w:fill="FFFFFF" w:themeFill="background1"/>
            <w:vAlign w:val="center"/>
          </w:tcPr>
          <w:p w14:paraId="100A27BD" w14:textId="2DFE36AE" w:rsidR="230D2FB6" w:rsidRDefault="230D2FB6" w:rsidP="5D860972">
            <w:pPr>
              <w:pStyle w:val="TableParagraph"/>
              <w:spacing w:line="280" w:lineRule="auto"/>
              <w:ind w:left="105" w:right="477"/>
            </w:pPr>
            <w:r>
              <w:t xml:space="preserve">Given the user has an invoice </w:t>
            </w:r>
            <w:r w:rsidR="050A84E5">
              <w:t>to capture</w:t>
            </w:r>
          </w:p>
        </w:tc>
        <w:tc>
          <w:tcPr>
            <w:tcW w:w="1765" w:type="dxa"/>
            <w:gridSpan w:val="2"/>
            <w:shd w:val="clear" w:color="auto" w:fill="FFFFFF" w:themeFill="background1"/>
            <w:vAlign w:val="center"/>
          </w:tcPr>
          <w:p w14:paraId="24C6FF26" w14:textId="629C1026" w:rsidR="230D2FB6" w:rsidRDefault="230D2FB6" w:rsidP="5D860972">
            <w:pPr>
              <w:pStyle w:val="TableParagraph"/>
              <w:spacing w:line="280" w:lineRule="auto"/>
              <w:ind w:left="105" w:right="100"/>
            </w:pPr>
            <w:r>
              <w:t>An valid invoice is available</w:t>
            </w:r>
          </w:p>
        </w:tc>
        <w:tc>
          <w:tcPr>
            <w:tcW w:w="1917" w:type="dxa"/>
            <w:shd w:val="clear" w:color="auto" w:fill="FFFFFF" w:themeFill="background1"/>
            <w:vAlign w:val="center"/>
          </w:tcPr>
          <w:p w14:paraId="13F5DEE1" w14:textId="6D604241" w:rsidR="230D2FB6" w:rsidRDefault="1D1FE845" w:rsidP="5D860972">
            <w:pPr>
              <w:pStyle w:val="TableParagraph"/>
              <w:spacing w:line="259" w:lineRule="auto"/>
            </w:pPr>
            <w:r>
              <w:t>The user uses the Invoice Assistant to manage invoice</w:t>
            </w:r>
          </w:p>
        </w:tc>
        <w:tc>
          <w:tcPr>
            <w:tcW w:w="945" w:type="dxa"/>
            <w:shd w:val="clear" w:color="auto" w:fill="FFFFFF" w:themeFill="background1"/>
            <w:vAlign w:val="center"/>
          </w:tcPr>
          <w:p w14:paraId="5058CD99" w14:textId="5F190A16" w:rsidR="230D2FB6" w:rsidRDefault="7DF3BDCA" w:rsidP="5D860972">
            <w:pPr>
              <w:pStyle w:val="TableParagraph"/>
              <w:jc w:val="center"/>
            </w:pPr>
            <w:r>
              <w:t>Pass</w:t>
            </w:r>
          </w:p>
          <w:p w14:paraId="4AD7E115" w14:textId="73B4DE53" w:rsidR="230D2FB6" w:rsidRDefault="230D2FB6" w:rsidP="5D860972">
            <w:pPr>
              <w:pStyle w:val="TableParagraph"/>
              <w:jc w:val="center"/>
              <w:rPr>
                <w:b/>
                <w:bCs/>
              </w:rPr>
            </w:pPr>
          </w:p>
        </w:tc>
        <w:tc>
          <w:tcPr>
            <w:tcW w:w="2346" w:type="dxa"/>
            <w:shd w:val="clear" w:color="auto" w:fill="FFFFFF" w:themeFill="background1"/>
          </w:tcPr>
          <w:p w14:paraId="6231F1DC" w14:textId="4473CB35" w:rsidR="230D2FB6" w:rsidRDefault="230D2FB6" w:rsidP="4291C9C6">
            <w:pPr>
              <w:pStyle w:val="TableParagraph"/>
            </w:pPr>
          </w:p>
        </w:tc>
      </w:tr>
      <w:tr w:rsidR="230D2FB6" w14:paraId="2BFB0589" w14:textId="77777777" w:rsidTr="65D27D43">
        <w:tblPrEx>
          <w:tblLook w:val="01C0" w:firstRow="0" w:lastRow="1" w:firstColumn="1" w:lastColumn="1" w:noHBand="0" w:noVBand="0"/>
        </w:tblPrEx>
        <w:trPr>
          <w:trHeight w:val="300"/>
        </w:trPr>
        <w:tc>
          <w:tcPr>
            <w:tcW w:w="990" w:type="dxa"/>
            <w:shd w:val="clear" w:color="auto" w:fill="FFFFFF" w:themeFill="background1"/>
            <w:vAlign w:val="center"/>
          </w:tcPr>
          <w:p w14:paraId="3F3F6E67" w14:textId="3BBD97B3" w:rsidR="230D2FB6" w:rsidRDefault="230D2FB6" w:rsidP="5D860972">
            <w:pPr>
              <w:pStyle w:val="TableParagraph"/>
              <w:spacing w:line="267" w:lineRule="exact"/>
              <w:ind w:left="105"/>
              <w:jc w:val="center"/>
              <w:rPr>
                <w:sz w:val="24"/>
                <w:szCs w:val="24"/>
              </w:rPr>
            </w:pPr>
            <w:r w:rsidRPr="5D860972">
              <w:rPr>
                <w:sz w:val="24"/>
                <w:szCs w:val="24"/>
              </w:rPr>
              <w:t>2.</w:t>
            </w:r>
          </w:p>
        </w:tc>
        <w:tc>
          <w:tcPr>
            <w:tcW w:w="2087" w:type="dxa"/>
            <w:shd w:val="clear" w:color="auto" w:fill="FFFFFF" w:themeFill="background1"/>
            <w:vAlign w:val="center"/>
          </w:tcPr>
          <w:p w14:paraId="3FBCB16A" w14:textId="7AEA9D79" w:rsidR="230D2FB6" w:rsidRDefault="230D2FB6" w:rsidP="5D860972">
            <w:pPr>
              <w:pStyle w:val="TableParagraph"/>
              <w:spacing w:line="280" w:lineRule="auto"/>
              <w:ind w:left="105" w:right="477"/>
            </w:pPr>
            <w:r>
              <w:t>When the user selects</w:t>
            </w:r>
            <w:r w:rsidR="121A456F">
              <w:t xml:space="preserve"> ‘enter manually’</w:t>
            </w:r>
          </w:p>
        </w:tc>
        <w:tc>
          <w:tcPr>
            <w:tcW w:w="1765" w:type="dxa"/>
            <w:gridSpan w:val="2"/>
            <w:shd w:val="clear" w:color="auto" w:fill="FFFFFF" w:themeFill="background1"/>
            <w:vAlign w:val="center"/>
          </w:tcPr>
          <w:p w14:paraId="11DB06F7" w14:textId="6C74651E" w:rsidR="230D2FB6" w:rsidRDefault="230D2FB6" w:rsidP="5D860972">
            <w:pPr>
              <w:pStyle w:val="TableParagraph"/>
              <w:spacing w:line="280" w:lineRule="auto"/>
              <w:ind w:left="105" w:right="100"/>
            </w:pPr>
            <w:r>
              <w:t xml:space="preserve">The </w:t>
            </w:r>
            <w:r w:rsidR="60CE28C1">
              <w:t>enter manually option is selected</w:t>
            </w:r>
          </w:p>
        </w:tc>
        <w:tc>
          <w:tcPr>
            <w:tcW w:w="1917" w:type="dxa"/>
            <w:shd w:val="clear" w:color="auto" w:fill="FFFFFF" w:themeFill="background1"/>
            <w:vAlign w:val="center"/>
          </w:tcPr>
          <w:p w14:paraId="70AAB962" w14:textId="6144E028" w:rsidR="230D2FB6" w:rsidRDefault="68F9745D" w:rsidP="5D860972">
            <w:pPr>
              <w:pStyle w:val="TableParagraph"/>
            </w:pPr>
            <w:r>
              <w:t>The manual entry option is selected and shows a screen to enter invoice details</w:t>
            </w:r>
          </w:p>
        </w:tc>
        <w:tc>
          <w:tcPr>
            <w:tcW w:w="945" w:type="dxa"/>
            <w:shd w:val="clear" w:color="auto" w:fill="FFFFFF" w:themeFill="background1"/>
            <w:vAlign w:val="center"/>
          </w:tcPr>
          <w:p w14:paraId="2FC1F293" w14:textId="565C3EB0" w:rsidR="230D2FB6" w:rsidRDefault="7DF3BDCA" w:rsidP="5D860972">
            <w:pPr>
              <w:pStyle w:val="TableParagraph"/>
              <w:jc w:val="center"/>
            </w:pPr>
            <w:r>
              <w:t>Pass</w:t>
            </w:r>
          </w:p>
          <w:p w14:paraId="5E56DFFE" w14:textId="2F107E4F" w:rsidR="230D2FB6" w:rsidRDefault="230D2FB6" w:rsidP="5D860972">
            <w:pPr>
              <w:pStyle w:val="TableParagraph"/>
              <w:jc w:val="center"/>
              <w:rPr>
                <w:b/>
                <w:bCs/>
              </w:rPr>
            </w:pPr>
          </w:p>
        </w:tc>
        <w:tc>
          <w:tcPr>
            <w:tcW w:w="2346" w:type="dxa"/>
            <w:shd w:val="clear" w:color="auto" w:fill="FFFFFF" w:themeFill="background1"/>
          </w:tcPr>
          <w:p w14:paraId="1296A1E4" w14:textId="4C3D33E1" w:rsidR="230D2FB6" w:rsidRDefault="230D2FB6" w:rsidP="4291C9C6">
            <w:pPr>
              <w:pStyle w:val="TableParagraph"/>
            </w:pPr>
          </w:p>
        </w:tc>
      </w:tr>
      <w:tr w:rsidR="230D2FB6" w14:paraId="34A56EA2"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7A70C3B8" w14:textId="572CB7D3" w:rsidR="230D2FB6" w:rsidRDefault="230D2FB6" w:rsidP="5D860972">
            <w:pPr>
              <w:pStyle w:val="TableParagraph"/>
              <w:spacing w:line="267" w:lineRule="exact"/>
              <w:jc w:val="center"/>
              <w:rPr>
                <w:sz w:val="24"/>
                <w:szCs w:val="24"/>
              </w:rPr>
            </w:pPr>
            <w:r w:rsidRPr="5D860972">
              <w:rPr>
                <w:sz w:val="24"/>
                <w:szCs w:val="24"/>
              </w:rPr>
              <w:t xml:space="preserve">  3. </w:t>
            </w:r>
          </w:p>
        </w:tc>
        <w:tc>
          <w:tcPr>
            <w:tcW w:w="2087" w:type="dxa"/>
            <w:shd w:val="clear" w:color="auto" w:fill="FFFFFF" w:themeFill="background1"/>
            <w:vAlign w:val="center"/>
          </w:tcPr>
          <w:p w14:paraId="56F67A6E" w14:textId="77542D2B" w:rsidR="2A482CD5" w:rsidRDefault="1F91FF9E" w:rsidP="5D860972">
            <w:pPr>
              <w:pStyle w:val="TableParagraph"/>
              <w:spacing w:line="280" w:lineRule="auto"/>
            </w:pPr>
            <w:r>
              <w:t xml:space="preserve">And the user enters all invoice data into required fields </w:t>
            </w:r>
          </w:p>
        </w:tc>
        <w:tc>
          <w:tcPr>
            <w:tcW w:w="1765" w:type="dxa"/>
            <w:gridSpan w:val="2"/>
            <w:shd w:val="clear" w:color="auto" w:fill="FFFFFF" w:themeFill="background1"/>
            <w:vAlign w:val="center"/>
          </w:tcPr>
          <w:p w14:paraId="11F976D3" w14:textId="17F699C0" w:rsidR="2A482CD5" w:rsidRDefault="1F91FF9E" w:rsidP="5D860972">
            <w:pPr>
              <w:spacing w:line="280" w:lineRule="auto"/>
            </w:pPr>
            <w:r>
              <w:t>All required fields are completed by the user</w:t>
            </w:r>
          </w:p>
        </w:tc>
        <w:tc>
          <w:tcPr>
            <w:tcW w:w="1917" w:type="dxa"/>
            <w:shd w:val="clear" w:color="auto" w:fill="FFFFFF" w:themeFill="background1"/>
            <w:vAlign w:val="center"/>
          </w:tcPr>
          <w:p w14:paraId="064C3CF3" w14:textId="7B483DFA" w:rsidR="230D2FB6" w:rsidRDefault="2C1D1465" w:rsidP="5D860972">
            <w:pPr>
              <w:pStyle w:val="TableParagraph"/>
            </w:pPr>
            <w:r>
              <w:t>The fields entered by the user are entered and saved from each page (Details, Services, and Payment)</w:t>
            </w:r>
          </w:p>
        </w:tc>
        <w:tc>
          <w:tcPr>
            <w:tcW w:w="945" w:type="dxa"/>
            <w:shd w:val="clear" w:color="auto" w:fill="FFFFFF" w:themeFill="background1"/>
            <w:vAlign w:val="center"/>
          </w:tcPr>
          <w:p w14:paraId="59429D6D" w14:textId="272DC61B" w:rsidR="230D2FB6" w:rsidRDefault="3C0E5EAA" w:rsidP="5D860972">
            <w:pPr>
              <w:pStyle w:val="TableParagraph"/>
              <w:jc w:val="center"/>
            </w:pPr>
            <w:r>
              <w:t>Pass</w:t>
            </w:r>
          </w:p>
          <w:p w14:paraId="5155C552" w14:textId="3118FB44" w:rsidR="230D2FB6" w:rsidRDefault="230D2FB6" w:rsidP="5D860972">
            <w:pPr>
              <w:pStyle w:val="TableParagraph"/>
              <w:jc w:val="center"/>
              <w:rPr>
                <w:b/>
                <w:bCs/>
              </w:rPr>
            </w:pPr>
          </w:p>
        </w:tc>
        <w:tc>
          <w:tcPr>
            <w:tcW w:w="2346" w:type="dxa"/>
            <w:shd w:val="clear" w:color="auto" w:fill="FFFFFF" w:themeFill="background1"/>
          </w:tcPr>
          <w:p w14:paraId="7775D69B" w14:textId="6AF46FAA" w:rsidR="230D2FB6" w:rsidRDefault="230D2FB6" w:rsidP="4291C9C6">
            <w:pPr>
              <w:pStyle w:val="TableParagraph"/>
            </w:pPr>
          </w:p>
        </w:tc>
      </w:tr>
      <w:tr w:rsidR="230D2FB6" w14:paraId="2D173837"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77C04611" w14:textId="7B10882D" w:rsidR="230D2FB6" w:rsidRDefault="230D2FB6" w:rsidP="5D860972">
            <w:pPr>
              <w:pStyle w:val="TableParagraph"/>
              <w:spacing w:line="267" w:lineRule="exact"/>
              <w:jc w:val="center"/>
              <w:rPr>
                <w:sz w:val="24"/>
                <w:szCs w:val="24"/>
              </w:rPr>
            </w:pPr>
            <w:r w:rsidRPr="5D860972">
              <w:rPr>
                <w:sz w:val="24"/>
                <w:szCs w:val="24"/>
              </w:rPr>
              <w:t xml:space="preserve">  4.</w:t>
            </w:r>
          </w:p>
        </w:tc>
        <w:tc>
          <w:tcPr>
            <w:tcW w:w="2087" w:type="dxa"/>
            <w:shd w:val="clear" w:color="auto" w:fill="FFFFFF" w:themeFill="background1"/>
            <w:vAlign w:val="center"/>
          </w:tcPr>
          <w:p w14:paraId="12D5AC9A" w14:textId="645DCAF1" w:rsidR="230D2FB6" w:rsidRDefault="230D2FB6" w:rsidP="5D860972">
            <w:pPr>
              <w:pStyle w:val="TableParagraph"/>
              <w:spacing w:line="280" w:lineRule="auto"/>
            </w:pPr>
            <w:r>
              <w:t>A</w:t>
            </w:r>
            <w:r w:rsidR="30BA8121">
              <w:t>nd the user clicks submit</w:t>
            </w:r>
          </w:p>
        </w:tc>
        <w:tc>
          <w:tcPr>
            <w:tcW w:w="1765" w:type="dxa"/>
            <w:gridSpan w:val="2"/>
            <w:shd w:val="clear" w:color="auto" w:fill="FFFFFF" w:themeFill="background1"/>
            <w:vAlign w:val="center"/>
          </w:tcPr>
          <w:p w14:paraId="6BB1AC2F" w14:textId="71AD28A4" w:rsidR="230D2FB6" w:rsidRDefault="230D2FB6" w:rsidP="5D860972">
            <w:pPr>
              <w:spacing w:line="280" w:lineRule="auto"/>
            </w:pPr>
            <w:r>
              <w:t>The</w:t>
            </w:r>
            <w:r w:rsidR="31B291DE">
              <w:t xml:space="preserve"> submit button is clicked</w:t>
            </w:r>
          </w:p>
        </w:tc>
        <w:tc>
          <w:tcPr>
            <w:tcW w:w="1917" w:type="dxa"/>
            <w:shd w:val="clear" w:color="auto" w:fill="FFFFFF" w:themeFill="background1"/>
            <w:vAlign w:val="center"/>
          </w:tcPr>
          <w:p w14:paraId="5902240B" w14:textId="456C411A" w:rsidR="230D2FB6" w:rsidRDefault="6C856B81" w:rsidP="5D860972">
            <w:pPr>
              <w:pStyle w:val="TableParagraph"/>
            </w:pPr>
            <w:r>
              <w:t>The save button is clicked and the application returns to the Invoice Assistant screen</w:t>
            </w:r>
          </w:p>
        </w:tc>
        <w:tc>
          <w:tcPr>
            <w:tcW w:w="945" w:type="dxa"/>
            <w:shd w:val="clear" w:color="auto" w:fill="FFFFFF" w:themeFill="background1"/>
            <w:vAlign w:val="center"/>
          </w:tcPr>
          <w:p w14:paraId="714B46F2" w14:textId="5731A9A3" w:rsidR="230D2FB6" w:rsidRDefault="6742721E" w:rsidP="5D860972">
            <w:pPr>
              <w:pStyle w:val="TableParagraph"/>
              <w:jc w:val="center"/>
            </w:pPr>
            <w:r>
              <w:t>Pass</w:t>
            </w:r>
          </w:p>
          <w:p w14:paraId="22FE35A7" w14:textId="07882231" w:rsidR="230D2FB6" w:rsidRDefault="230D2FB6" w:rsidP="5D860972">
            <w:pPr>
              <w:pStyle w:val="TableParagraph"/>
              <w:jc w:val="center"/>
              <w:rPr>
                <w:b/>
                <w:bCs/>
              </w:rPr>
            </w:pPr>
          </w:p>
        </w:tc>
        <w:tc>
          <w:tcPr>
            <w:tcW w:w="2346" w:type="dxa"/>
            <w:shd w:val="clear" w:color="auto" w:fill="FFFFFF" w:themeFill="background1"/>
          </w:tcPr>
          <w:p w14:paraId="1CF17816" w14:textId="43952DCF" w:rsidR="230D2FB6" w:rsidRDefault="230D2FB6" w:rsidP="4291C9C6">
            <w:pPr>
              <w:pStyle w:val="TableParagraph"/>
            </w:pPr>
          </w:p>
        </w:tc>
      </w:tr>
      <w:tr w:rsidR="230D2FB6" w14:paraId="26B0007B" w14:textId="77777777" w:rsidTr="65D27D43">
        <w:tblPrEx>
          <w:tblLook w:val="01C0" w:firstRow="0" w:lastRow="1" w:firstColumn="1" w:lastColumn="1" w:noHBand="0" w:noVBand="0"/>
        </w:tblPrEx>
        <w:trPr>
          <w:trHeight w:val="2160"/>
        </w:trPr>
        <w:tc>
          <w:tcPr>
            <w:tcW w:w="990" w:type="dxa"/>
            <w:shd w:val="clear" w:color="auto" w:fill="FFFFFF" w:themeFill="background1"/>
            <w:vAlign w:val="center"/>
          </w:tcPr>
          <w:p w14:paraId="55D37587" w14:textId="1D1C636F" w:rsidR="79AE7214" w:rsidRDefault="31B291DE" w:rsidP="5D860972">
            <w:pPr>
              <w:pStyle w:val="TableParagraph"/>
              <w:spacing w:line="267" w:lineRule="exact"/>
              <w:jc w:val="center"/>
              <w:rPr>
                <w:sz w:val="24"/>
                <w:szCs w:val="24"/>
              </w:rPr>
            </w:pPr>
            <w:r w:rsidRPr="5D860972">
              <w:rPr>
                <w:sz w:val="24"/>
                <w:szCs w:val="24"/>
              </w:rPr>
              <w:t xml:space="preserve">5. </w:t>
            </w:r>
          </w:p>
        </w:tc>
        <w:tc>
          <w:tcPr>
            <w:tcW w:w="2087" w:type="dxa"/>
            <w:shd w:val="clear" w:color="auto" w:fill="FFFFFF" w:themeFill="background1"/>
            <w:vAlign w:val="center"/>
          </w:tcPr>
          <w:p w14:paraId="7D2C8523" w14:textId="04B71314" w:rsidR="79AE7214" w:rsidRDefault="31B291DE" w:rsidP="5D860972">
            <w:pPr>
              <w:pStyle w:val="TableParagraph"/>
              <w:spacing w:line="280" w:lineRule="auto"/>
            </w:pPr>
            <w:r>
              <w:t>Then the system will capture the invoice data without an associated artifact</w:t>
            </w:r>
          </w:p>
        </w:tc>
        <w:tc>
          <w:tcPr>
            <w:tcW w:w="1765" w:type="dxa"/>
            <w:gridSpan w:val="2"/>
            <w:shd w:val="clear" w:color="auto" w:fill="FFFFFF" w:themeFill="background1"/>
            <w:vAlign w:val="center"/>
          </w:tcPr>
          <w:p w14:paraId="7BEC127E" w14:textId="7D70F0F0" w:rsidR="79AE7214" w:rsidRDefault="31B291DE" w:rsidP="5D860972">
            <w:pPr>
              <w:spacing w:line="280" w:lineRule="auto"/>
            </w:pPr>
            <w:r>
              <w:t>The system will record the manually recorded invoice data</w:t>
            </w:r>
          </w:p>
          <w:p w14:paraId="3F8E29FB" w14:textId="506A8E94" w:rsidR="230D2FB6" w:rsidRDefault="230D2FB6" w:rsidP="5D860972">
            <w:pPr>
              <w:spacing w:line="280" w:lineRule="auto"/>
            </w:pPr>
          </w:p>
        </w:tc>
        <w:tc>
          <w:tcPr>
            <w:tcW w:w="1917" w:type="dxa"/>
            <w:shd w:val="clear" w:color="auto" w:fill="FFFFFF" w:themeFill="background1"/>
            <w:vAlign w:val="center"/>
          </w:tcPr>
          <w:p w14:paraId="2ADDB8BB" w14:textId="7A47805D" w:rsidR="230D2FB6" w:rsidRDefault="41BF2330" w:rsidP="5D860972">
            <w:pPr>
              <w:pStyle w:val="TableParagraph"/>
            </w:pPr>
            <w:r>
              <w:t>The data entered manually will be saved and added to the list of invoices</w:t>
            </w:r>
          </w:p>
        </w:tc>
        <w:tc>
          <w:tcPr>
            <w:tcW w:w="945" w:type="dxa"/>
            <w:shd w:val="clear" w:color="auto" w:fill="FFFFFF" w:themeFill="background1"/>
            <w:vAlign w:val="center"/>
          </w:tcPr>
          <w:p w14:paraId="1206A9F2" w14:textId="561A56F3" w:rsidR="230D2FB6" w:rsidRDefault="64C6C16B" w:rsidP="5D860972">
            <w:pPr>
              <w:pStyle w:val="TableParagraph"/>
              <w:jc w:val="center"/>
            </w:pPr>
            <w:r>
              <w:t>Pass</w:t>
            </w:r>
          </w:p>
        </w:tc>
        <w:tc>
          <w:tcPr>
            <w:tcW w:w="2346" w:type="dxa"/>
            <w:shd w:val="clear" w:color="auto" w:fill="FFFFFF" w:themeFill="background1"/>
          </w:tcPr>
          <w:p w14:paraId="6A2AE44B" w14:textId="3C2BA479" w:rsidR="230D2FB6" w:rsidRDefault="230D2FB6" w:rsidP="4291C9C6">
            <w:pPr>
              <w:pStyle w:val="TableParagraph"/>
            </w:pPr>
          </w:p>
        </w:tc>
      </w:tr>
      <w:tr w:rsidR="230D2FB6" w14:paraId="73E7EAAB" w14:textId="77777777" w:rsidTr="65D27D43">
        <w:tblPrEx>
          <w:tblLook w:val="01C0" w:firstRow="0" w:lastRow="1" w:firstColumn="1" w:lastColumn="1" w:noHBand="0" w:noVBand="0"/>
        </w:tblPrEx>
        <w:trPr>
          <w:trHeight w:val="300"/>
        </w:trPr>
        <w:tc>
          <w:tcPr>
            <w:tcW w:w="10050" w:type="dxa"/>
            <w:gridSpan w:val="7"/>
            <w:shd w:val="clear" w:color="auto" w:fill="A6A6A6" w:themeFill="background1" w:themeFillShade="A6"/>
          </w:tcPr>
          <w:p w14:paraId="5740792F" w14:textId="2D2CBD3A" w:rsidR="79AE7214" w:rsidRDefault="31B291DE" w:rsidP="5D860972">
            <w:pPr>
              <w:pStyle w:val="TableParagraph"/>
              <w:spacing w:line="249" w:lineRule="exact"/>
              <w:rPr>
                <w:b/>
                <w:bCs/>
              </w:rPr>
            </w:pPr>
            <w:r w:rsidRPr="5D860972">
              <w:rPr>
                <w:b/>
                <w:bCs/>
              </w:rPr>
              <w:t>TC-15.4: Upload Captured Invoice Details</w:t>
            </w:r>
          </w:p>
          <w:p w14:paraId="5D78F6BE" w14:textId="1D8CCA70" w:rsidR="230D2FB6" w:rsidRDefault="230D2FB6" w:rsidP="4291C9C6">
            <w:pPr>
              <w:pStyle w:val="TableParagraph"/>
              <w:spacing w:line="267" w:lineRule="exact"/>
              <w:rPr>
                <w:sz w:val="24"/>
                <w:szCs w:val="24"/>
              </w:rPr>
            </w:pPr>
          </w:p>
        </w:tc>
      </w:tr>
      <w:tr w:rsidR="230D2FB6" w14:paraId="5BD94368"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2C15EB6F" w14:textId="3089EE92" w:rsidR="230D2FB6" w:rsidRDefault="230D2FB6" w:rsidP="5D860972">
            <w:pPr>
              <w:pStyle w:val="TableParagraph"/>
              <w:spacing w:line="267" w:lineRule="exact"/>
              <w:ind w:left="105"/>
              <w:jc w:val="center"/>
              <w:rPr>
                <w:sz w:val="24"/>
                <w:szCs w:val="24"/>
              </w:rPr>
            </w:pPr>
            <w:r w:rsidRPr="5D860972">
              <w:rPr>
                <w:sz w:val="24"/>
                <w:szCs w:val="24"/>
              </w:rPr>
              <w:t>1.</w:t>
            </w:r>
          </w:p>
        </w:tc>
        <w:tc>
          <w:tcPr>
            <w:tcW w:w="2087" w:type="dxa"/>
            <w:shd w:val="clear" w:color="auto" w:fill="FFFFFF" w:themeFill="background1"/>
            <w:vAlign w:val="center"/>
          </w:tcPr>
          <w:p w14:paraId="4C2A8EC5" w14:textId="4E02D34D" w:rsidR="230D2FB6" w:rsidRDefault="230D2FB6" w:rsidP="5D860972">
            <w:pPr>
              <w:pStyle w:val="TableParagraph"/>
              <w:spacing w:line="280" w:lineRule="auto"/>
              <w:ind w:left="105" w:right="477"/>
            </w:pPr>
            <w:r>
              <w:t xml:space="preserve">Given the user has </w:t>
            </w:r>
            <w:r w:rsidR="5E99F6FA">
              <w:t xml:space="preserve">captured an invoice successfully </w:t>
            </w:r>
          </w:p>
        </w:tc>
        <w:tc>
          <w:tcPr>
            <w:tcW w:w="1765" w:type="dxa"/>
            <w:gridSpan w:val="2"/>
            <w:shd w:val="clear" w:color="auto" w:fill="FFFFFF" w:themeFill="background1"/>
            <w:vAlign w:val="center"/>
          </w:tcPr>
          <w:p w14:paraId="17E8374A" w14:textId="613E2A1D" w:rsidR="230D2FB6" w:rsidRDefault="230D2FB6" w:rsidP="5D860972">
            <w:pPr>
              <w:pStyle w:val="TableParagraph"/>
              <w:spacing w:line="280" w:lineRule="auto"/>
              <w:ind w:left="105" w:right="100"/>
            </w:pPr>
            <w:r>
              <w:t xml:space="preserve">An valid invoice </w:t>
            </w:r>
            <w:r w:rsidR="5279529C">
              <w:t xml:space="preserve">capture is stored locally by the CareConnect </w:t>
            </w:r>
            <w:r w:rsidR="5279529C">
              <w:lastRenderedPageBreak/>
              <w:t>system</w:t>
            </w:r>
          </w:p>
        </w:tc>
        <w:tc>
          <w:tcPr>
            <w:tcW w:w="1917" w:type="dxa"/>
            <w:shd w:val="clear" w:color="auto" w:fill="FFFFFF" w:themeFill="background1"/>
            <w:vAlign w:val="center"/>
          </w:tcPr>
          <w:p w14:paraId="4655C62E" w14:textId="1B9A8BAA" w:rsidR="230D2FB6" w:rsidRDefault="30B65A04" w:rsidP="5D860972">
            <w:pPr>
              <w:pStyle w:val="TableParagraph"/>
            </w:pPr>
            <w:r>
              <w:lastRenderedPageBreak/>
              <w:t xml:space="preserve">A list of entered </w:t>
            </w:r>
            <w:r w:rsidR="6E2BBC51">
              <w:t>invoices are entered and stored on the application</w:t>
            </w:r>
          </w:p>
        </w:tc>
        <w:tc>
          <w:tcPr>
            <w:tcW w:w="945" w:type="dxa"/>
            <w:shd w:val="clear" w:color="auto" w:fill="FFFFFF" w:themeFill="background1"/>
            <w:vAlign w:val="center"/>
          </w:tcPr>
          <w:p w14:paraId="04CF5B90" w14:textId="17C23FA0" w:rsidR="230D2FB6" w:rsidRDefault="3977C406" w:rsidP="5D860972">
            <w:pPr>
              <w:pStyle w:val="TableParagraph"/>
              <w:jc w:val="center"/>
            </w:pPr>
            <w:r>
              <w:t>Pass</w:t>
            </w:r>
          </w:p>
        </w:tc>
        <w:tc>
          <w:tcPr>
            <w:tcW w:w="2346" w:type="dxa"/>
            <w:shd w:val="clear" w:color="auto" w:fill="FFFFFF" w:themeFill="background1"/>
          </w:tcPr>
          <w:p w14:paraId="4DB0CBB6" w14:textId="47DBFC83" w:rsidR="230D2FB6" w:rsidRDefault="230D2FB6" w:rsidP="4291C9C6">
            <w:pPr>
              <w:pStyle w:val="TableParagraph"/>
            </w:pPr>
          </w:p>
        </w:tc>
      </w:tr>
      <w:tr w:rsidR="230D2FB6" w14:paraId="4D666870"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5642E03B" w14:textId="3BBD97B3" w:rsidR="230D2FB6" w:rsidRDefault="230D2FB6" w:rsidP="5D860972">
            <w:pPr>
              <w:pStyle w:val="TableParagraph"/>
              <w:spacing w:line="267" w:lineRule="exact"/>
              <w:ind w:left="105"/>
              <w:jc w:val="center"/>
              <w:rPr>
                <w:sz w:val="24"/>
                <w:szCs w:val="24"/>
              </w:rPr>
            </w:pPr>
            <w:r w:rsidRPr="5D860972">
              <w:rPr>
                <w:sz w:val="24"/>
                <w:szCs w:val="24"/>
              </w:rPr>
              <w:t>2.</w:t>
            </w:r>
          </w:p>
        </w:tc>
        <w:tc>
          <w:tcPr>
            <w:tcW w:w="2087" w:type="dxa"/>
            <w:shd w:val="clear" w:color="auto" w:fill="FFFFFF" w:themeFill="background1"/>
            <w:vAlign w:val="center"/>
          </w:tcPr>
          <w:p w14:paraId="2787C23D" w14:textId="4C3888AF" w:rsidR="230D2FB6" w:rsidRDefault="230D2FB6" w:rsidP="5D860972">
            <w:pPr>
              <w:pStyle w:val="TableParagraph"/>
              <w:spacing w:line="280" w:lineRule="auto"/>
              <w:ind w:left="105" w:right="477"/>
            </w:pPr>
            <w:r>
              <w:t xml:space="preserve">When the </w:t>
            </w:r>
            <w:r w:rsidR="1C3C96AC">
              <w:t>system has network conectivity</w:t>
            </w:r>
          </w:p>
        </w:tc>
        <w:tc>
          <w:tcPr>
            <w:tcW w:w="1765" w:type="dxa"/>
            <w:gridSpan w:val="2"/>
            <w:shd w:val="clear" w:color="auto" w:fill="FFFFFF" w:themeFill="background1"/>
            <w:vAlign w:val="center"/>
          </w:tcPr>
          <w:p w14:paraId="25AF07A5" w14:textId="4317567F" w:rsidR="230D2FB6" w:rsidRDefault="230D2FB6" w:rsidP="5D860972">
            <w:pPr>
              <w:pStyle w:val="TableParagraph"/>
              <w:spacing w:line="280" w:lineRule="auto"/>
              <w:ind w:left="105" w:right="100"/>
            </w:pPr>
            <w:r>
              <w:t xml:space="preserve">The </w:t>
            </w:r>
            <w:r w:rsidR="3E76FE94">
              <w:t>device is connected to the internet</w:t>
            </w:r>
          </w:p>
        </w:tc>
        <w:tc>
          <w:tcPr>
            <w:tcW w:w="1917" w:type="dxa"/>
            <w:shd w:val="clear" w:color="auto" w:fill="FFFFFF" w:themeFill="background1"/>
            <w:vAlign w:val="center"/>
          </w:tcPr>
          <w:p w14:paraId="16444D40" w14:textId="2857A87C" w:rsidR="230D2FB6" w:rsidRDefault="052CE489" w:rsidP="5D860972">
            <w:pPr>
              <w:pStyle w:val="TableParagraph"/>
            </w:pPr>
            <w:r>
              <w:t>Internet connection is available</w:t>
            </w:r>
          </w:p>
        </w:tc>
        <w:tc>
          <w:tcPr>
            <w:tcW w:w="945" w:type="dxa"/>
            <w:shd w:val="clear" w:color="auto" w:fill="FFFFFF" w:themeFill="background1"/>
            <w:vAlign w:val="center"/>
          </w:tcPr>
          <w:p w14:paraId="5F85785E" w14:textId="17E4327D" w:rsidR="230D2FB6" w:rsidRDefault="052CE489" w:rsidP="5D860972">
            <w:pPr>
              <w:pStyle w:val="TableParagraph"/>
              <w:jc w:val="center"/>
            </w:pPr>
            <w:r>
              <w:t>Pass</w:t>
            </w:r>
          </w:p>
        </w:tc>
        <w:tc>
          <w:tcPr>
            <w:tcW w:w="2346" w:type="dxa"/>
            <w:shd w:val="clear" w:color="auto" w:fill="FFFFFF" w:themeFill="background1"/>
          </w:tcPr>
          <w:p w14:paraId="6E7E1E6F" w14:textId="066CFCC4" w:rsidR="230D2FB6" w:rsidRDefault="230D2FB6" w:rsidP="4291C9C6">
            <w:pPr>
              <w:pStyle w:val="TableParagraph"/>
            </w:pPr>
          </w:p>
        </w:tc>
      </w:tr>
      <w:tr w:rsidR="230D2FB6" w14:paraId="3C5CE9BF" w14:textId="77777777" w:rsidTr="65D27D43">
        <w:tblPrEx>
          <w:tblLook w:val="01C0" w:firstRow="0" w:lastRow="1" w:firstColumn="1" w:lastColumn="1" w:noHBand="0" w:noVBand="0"/>
        </w:tblPrEx>
        <w:trPr>
          <w:trHeight w:val="870"/>
        </w:trPr>
        <w:tc>
          <w:tcPr>
            <w:tcW w:w="990" w:type="dxa"/>
            <w:shd w:val="clear" w:color="auto" w:fill="FFFFFF" w:themeFill="background1"/>
            <w:vAlign w:val="center"/>
          </w:tcPr>
          <w:p w14:paraId="60D6D85E" w14:textId="572CB7D3" w:rsidR="230D2FB6" w:rsidRDefault="230D2FB6" w:rsidP="5D860972">
            <w:pPr>
              <w:pStyle w:val="TableParagraph"/>
              <w:spacing w:line="267" w:lineRule="exact"/>
              <w:jc w:val="center"/>
              <w:rPr>
                <w:sz w:val="24"/>
                <w:szCs w:val="24"/>
              </w:rPr>
            </w:pPr>
            <w:r w:rsidRPr="5D860972">
              <w:rPr>
                <w:sz w:val="24"/>
                <w:szCs w:val="24"/>
              </w:rPr>
              <w:t xml:space="preserve">  3. </w:t>
            </w:r>
          </w:p>
        </w:tc>
        <w:tc>
          <w:tcPr>
            <w:tcW w:w="2087" w:type="dxa"/>
            <w:shd w:val="clear" w:color="auto" w:fill="FFFFFF" w:themeFill="background1"/>
            <w:vAlign w:val="center"/>
          </w:tcPr>
          <w:p w14:paraId="5821F338" w14:textId="631F0836" w:rsidR="409AB613" w:rsidRDefault="45026C0C" w:rsidP="5D860972">
            <w:pPr>
              <w:pStyle w:val="TableParagraph"/>
              <w:spacing w:line="280" w:lineRule="auto"/>
            </w:pPr>
            <w:r>
              <w:t xml:space="preserve">Then the system will upload the invoice metadata </w:t>
            </w:r>
          </w:p>
        </w:tc>
        <w:tc>
          <w:tcPr>
            <w:tcW w:w="1765" w:type="dxa"/>
            <w:gridSpan w:val="2"/>
            <w:shd w:val="clear" w:color="auto" w:fill="FFFFFF" w:themeFill="background1"/>
            <w:vAlign w:val="center"/>
          </w:tcPr>
          <w:p w14:paraId="528FF4E5" w14:textId="57E84BC5" w:rsidR="230D2FB6" w:rsidRDefault="230D2FB6" w:rsidP="5D860972">
            <w:pPr>
              <w:spacing w:line="280" w:lineRule="auto"/>
            </w:pPr>
            <w:r>
              <w:t xml:space="preserve">All </w:t>
            </w:r>
            <w:r w:rsidR="0CEEE05F">
              <w:t>metadata is upl</w:t>
            </w:r>
            <w:r w:rsidR="5C06CBFF">
              <w:t>oaded by the system</w:t>
            </w:r>
          </w:p>
        </w:tc>
        <w:tc>
          <w:tcPr>
            <w:tcW w:w="1917" w:type="dxa"/>
            <w:shd w:val="clear" w:color="auto" w:fill="FFFFFF" w:themeFill="background1"/>
            <w:vAlign w:val="center"/>
          </w:tcPr>
          <w:p w14:paraId="5AF2AF3F" w14:textId="2BDFF430" w:rsidR="230D2FB6" w:rsidRDefault="7C005FF0" w:rsidP="5D860972">
            <w:pPr>
              <w:pStyle w:val="TableParagraph"/>
            </w:pPr>
            <w:r>
              <w:t>The metadata is available after being captured</w:t>
            </w:r>
          </w:p>
        </w:tc>
        <w:tc>
          <w:tcPr>
            <w:tcW w:w="945" w:type="dxa"/>
            <w:shd w:val="clear" w:color="auto" w:fill="FFFFFF" w:themeFill="background1"/>
            <w:vAlign w:val="center"/>
          </w:tcPr>
          <w:p w14:paraId="2E41F38A" w14:textId="245A1FC8" w:rsidR="230D2FB6" w:rsidRDefault="7C005FF0" w:rsidP="5D860972">
            <w:pPr>
              <w:pStyle w:val="TableParagraph"/>
              <w:jc w:val="center"/>
            </w:pPr>
            <w:r>
              <w:t>Pass</w:t>
            </w:r>
          </w:p>
        </w:tc>
        <w:tc>
          <w:tcPr>
            <w:tcW w:w="2346" w:type="dxa"/>
            <w:shd w:val="clear" w:color="auto" w:fill="FFFFFF" w:themeFill="background1"/>
          </w:tcPr>
          <w:p w14:paraId="6B50D1D1" w14:textId="0F67EB50" w:rsidR="230D2FB6" w:rsidRDefault="230D2FB6" w:rsidP="4291C9C6">
            <w:pPr>
              <w:pStyle w:val="TableParagraph"/>
            </w:pPr>
          </w:p>
        </w:tc>
      </w:tr>
    </w:tbl>
    <w:p w14:paraId="6D34271F" w14:textId="77777777" w:rsidR="12A26C37" w:rsidRDefault="12A26C37"/>
    <w:p w14:paraId="308DF854" w14:textId="77777777" w:rsidR="00366895" w:rsidRDefault="00366895"/>
    <w:p w14:paraId="517C7B77" w14:textId="69E932B4" w:rsidR="00366895" w:rsidRDefault="7C544DEA" w:rsidP="00D27F2D">
      <w:pPr>
        <w:pStyle w:val="Heading2"/>
        <w:rPr>
          <w:b/>
          <w:bCs/>
        </w:rPr>
      </w:pPr>
      <w:r>
        <w:t xml:space="preserve"> </w:t>
      </w:r>
      <w:bookmarkStart w:id="1610" w:name="_Toc1468043232"/>
      <w:r w:rsidR="13443724">
        <w:t>Invoice Data Extraction Test Suite</w:t>
      </w:r>
      <w:r w:rsidR="6296FA14">
        <w:t xml:space="preserve"> (Added -2.0)</w:t>
      </w:r>
      <w:bookmarkEnd w:id="1610"/>
    </w:p>
    <w:p w14:paraId="2F9972FA" w14:textId="0DC2B25A" w:rsidR="00366895" w:rsidRDefault="00366895" w:rsidP="00366895">
      <w:pPr>
        <w:tabs>
          <w:tab w:val="left" w:pos="880"/>
        </w:tabs>
      </w:pPr>
      <w:r w:rsidRPr="00083CAB">
        <w:rPr>
          <w:b/>
          <w:bCs/>
        </w:rPr>
        <w:t>Scope</w:t>
      </w:r>
      <w:r>
        <w:t xml:space="preserve">: </w:t>
      </w:r>
      <w:r w:rsidR="00472653" w:rsidRPr="00472653">
        <w:t>Covers validation of data capture from uploaded invoices, including OCR or digital extraction processes. Ensures that key fields such as vendor, invoice number, dates, line items, and totals are accurately identified, parsed, and stored for downstream use.</w:t>
      </w:r>
    </w:p>
    <w:p w14:paraId="2CDCA621" w14:textId="77777777" w:rsidR="00366895" w:rsidRDefault="00366895" w:rsidP="00366895">
      <w:pPr>
        <w:tabs>
          <w:tab w:val="left" w:pos="880"/>
        </w:tabs>
      </w:pPr>
    </w:p>
    <w:p w14:paraId="27DE1A81" w14:textId="77777777" w:rsidR="00366895" w:rsidRDefault="00366895" w:rsidP="00366895">
      <w:pPr>
        <w:tabs>
          <w:tab w:val="left" w:pos="880"/>
        </w:tabs>
      </w:pPr>
      <w:r w:rsidRPr="00083CAB">
        <w:rPr>
          <w:b/>
          <w:bCs/>
        </w:rPr>
        <w:t>Prerequisites</w:t>
      </w:r>
      <w:r>
        <w:t>: The user will have a valid CareConnect account and at least 1 invoice to capture</w:t>
      </w:r>
    </w:p>
    <w:tbl>
      <w:tblPr>
        <w:tblW w:w="1005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1E0" w:firstRow="1" w:lastRow="1" w:firstColumn="1" w:lastColumn="1" w:noHBand="0" w:noVBand="0"/>
      </w:tblPr>
      <w:tblGrid>
        <w:gridCol w:w="5160"/>
        <w:gridCol w:w="4890"/>
      </w:tblGrid>
      <w:tr w:rsidR="00366895" w14:paraId="2AADCC1B" w14:textId="77777777" w:rsidTr="65D27D43">
        <w:trPr>
          <w:trHeight w:val="1590"/>
        </w:trPr>
        <w:tc>
          <w:tcPr>
            <w:tcW w:w="5160" w:type="dxa"/>
            <w:vMerge w:val="restart"/>
          </w:tcPr>
          <w:p w14:paraId="0EAB8A87" w14:textId="77777777" w:rsidR="00366895" w:rsidRDefault="00366895">
            <w:pPr>
              <w:pStyle w:val="TableParagraph"/>
              <w:spacing w:before="1"/>
              <w:ind w:left="105"/>
              <w:rPr>
                <w:b/>
                <w:bCs/>
              </w:rPr>
            </w:pPr>
            <w:r w:rsidRPr="4BE47D59">
              <w:rPr>
                <w:b/>
                <w:bCs/>
              </w:rPr>
              <w:t>Prerequisites for this test:</w:t>
            </w:r>
          </w:p>
          <w:p w14:paraId="12EB3B29" w14:textId="77777777" w:rsidR="00F072F2" w:rsidRPr="00F072F2" w:rsidRDefault="00F072F2" w:rsidP="00F072F2">
            <w:pPr>
              <w:pStyle w:val="ListBullet"/>
              <w:tabs>
                <w:tab w:val="num" w:pos="360"/>
              </w:tabs>
              <w:ind w:left="360"/>
              <w:rPr>
                <w:rFonts w:ascii="Times New Roman" w:hAnsi="Times New Roman" w:cs="Times New Roman"/>
              </w:rPr>
            </w:pPr>
            <w:r w:rsidRPr="00F072F2">
              <w:rPr>
                <w:rFonts w:ascii="Times New Roman" w:hAnsi="Times New Roman" w:cs="Times New Roman"/>
              </w:rPr>
              <w:t>OCR engine configured</w:t>
            </w:r>
          </w:p>
          <w:p w14:paraId="654957D1" w14:textId="77777777" w:rsidR="00F072F2" w:rsidRPr="00F072F2" w:rsidRDefault="00F072F2" w:rsidP="00F072F2">
            <w:pPr>
              <w:pStyle w:val="ListBullet"/>
              <w:tabs>
                <w:tab w:val="num" w:pos="360"/>
              </w:tabs>
              <w:ind w:left="360"/>
              <w:rPr>
                <w:rFonts w:ascii="Times New Roman" w:hAnsi="Times New Roman" w:cs="Times New Roman"/>
              </w:rPr>
            </w:pPr>
            <w:r w:rsidRPr="00F072F2">
              <w:rPr>
                <w:rFonts w:ascii="Times New Roman" w:hAnsi="Times New Roman" w:cs="Times New Roman"/>
              </w:rPr>
              <w:t>Sample invoices covering all attribute cases</w:t>
            </w:r>
          </w:p>
          <w:p w14:paraId="49BACCCC" w14:textId="77777777" w:rsidR="00F072F2" w:rsidRPr="00F072F2" w:rsidRDefault="00F072F2" w:rsidP="00F072F2">
            <w:pPr>
              <w:pStyle w:val="ListBullet"/>
              <w:tabs>
                <w:tab w:val="num" w:pos="360"/>
              </w:tabs>
              <w:ind w:left="360"/>
              <w:rPr>
                <w:rFonts w:ascii="Times New Roman" w:hAnsi="Times New Roman" w:cs="Times New Roman"/>
              </w:rPr>
            </w:pPr>
            <w:r w:rsidRPr="00F072F2">
              <w:rPr>
                <w:rFonts w:ascii="Times New Roman" w:hAnsi="Times New Roman" w:cs="Times New Roman"/>
              </w:rPr>
              <w:t>Invoices with copay/insurance references</w:t>
            </w:r>
          </w:p>
          <w:p w14:paraId="1E4F846E" w14:textId="77777777" w:rsidR="00F072F2" w:rsidRPr="00F072F2" w:rsidRDefault="00F072F2" w:rsidP="00F072F2">
            <w:pPr>
              <w:pStyle w:val="ListBullet"/>
              <w:tabs>
                <w:tab w:val="num" w:pos="360"/>
              </w:tabs>
              <w:ind w:left="360"/>
              <w:rPr>
                <w:rFonts w:ascii="Times New Roman" w:hAnsi="Times New Roman" w:cs="Times New Roman"/>
              </w:rPr>
            </w:pPr>
            <w:r w:rsidRPr="00F072F2">
              <w:rPr>
                <w:rFonts w:ascii="Times New Roman" w:hAnsi="Times New Roman" w:cs="Times New Roman"/>
              </w:rPr>
              <w:t>Duplicate invoice samples for versioning</w:t>
            </w:r>
          </w:p>
          <w:p w14:paraId="49334319" w14:textId="77777777" w:rsidR="00366895" w:rsidRDefault="00366895">
            <w:pPr>
              <w:pStyle w:val="TableParagraph"/>
              <w:tabs>
                <w:tab w:val="left" w:pos="825"/>
              </w:tabs>
              <w:spacing w:before="11"/>
              <w:ind w:left="825"/>
            </w:pPr>
          </w:p>
        </w:tc>
        <w:tc>
          <w:tcPr>
            <w:tcW w:w="4890" w:type="dxa"/>
          </w:tcPr>
          <w:p w14:paraId="4EA1E86D" w14:textId="7461B48D" w:rsidR="00366895" w:rsidRDefault="00366895">
            <w:pPr>
              <w:pStyle w:val="TableParagraph"/>
              <w:spacing w:before="1" w:line="276" w:lineRule="auto"/>
              <w:ind w:left="106" w:right="1356"/>
            </w:pPr>
            <w:r w:rsidRPr="00F072F2">
              <w:rPr>
                <w:b/>
                <w:bCs/>
              </w:rPr>
              <w:t>Application</w:t>
            </w:r>
            <w:r>
              <w:t xml:space="preserve">: CareConnect Software Version: </w:t>
            </w:r>
            <w:r w:rsidR="00F072F2">
              <w:t>2</w:t>
            </w:r>
            <w:r>
              <w:t>.0</w:t>
            </w:r>
          </w:p>
          <w:p w14:paraId="345E8F57" w14:textId="77777777" w:rsidR="00366895" w:rsidRDefault="00366895">
            <w:pPr>
              <w:pStyle w:val="TableParagraph"/>
              <w:spacing w:before="5"/>
              <w:ind w:left="106"/>
            </w:pPr>
            <w:r w:rsidRPr="00F072F2">
              <w:rPr>
                <w:b/>
                <w:bCs/>
              </w:rPr>
              <w:t>Operating System</w:t>
            </w:r>
            <w:r>
              <w:t>: iOS 18</w:t>
            </w:r>
          </w:p>
        </w:tc>
      </w:tr>
      <w:tr w:rsidR="00366895" w14:paraId="4BEE3FD8" w14:textId="77777777" w:rsidTr="65D27D43">
        <w:trPr>
          <w:trHeight w:val="368"/>
        </w:trPr>
        <w:tc>
          <w:tcPr>
            <w:tcW w:w="5160" w:type="dxa"/>
            <w:vMerge/>
          </w:tcPr>
          <w:p w14:paraId="687BF6EE" w14:textId="77777777" w:rsidR="00366895" w:rsidRDefault="00366895"/>
        </w:tc>
        <w:tc>
          <w:tcPr>
            <w:tcW w:w="4890" w:type="dxa"/>
          </w:tcPr>
          <w:p w14:paraId="76BD0178" w14:textId="77777777" w:rsidR="00366895" w:rsidRDefault="00366895">
            <w:pPr>
              <w:pStyle w:val="TableParagraph"/>
              <w:spacing w:line="244" w:lineRule="exact"/>
              <w:ind w:left="106"/>
            </w:pPr>
            <w:r w:rsidRPr="4BE47D59">
              <w:rPr>
                <w:b/>
                <w:bCs/>
              </w:rPr>
              <w:t xml:space="preserve">Priority: </w:t>
            </w:r>
            <w:r>
              <w:t>High</w:t>
            </w:r>
          </w:p>
        </w:tc>
      </w:tr>
      <w:tr w:rsidR="00366895" w14:paraId="3628E332" w14:textId="77777777" w:rsidTr="65D27D43">
        <w:trPr>
          <w:trHeight w:val="589"/>
        </w:trPr>
        <w:tc>
          <w:tcPr>
            <w:tcW w:w="10050" w:type="dxa"/>
            <w:gridSpan w:val="2"/>
            <w:tcBorders>
              <w:top w:val="nil"/>
            </w:tcBorders>
          </w:tcPr>
          <w:p w14:paraId="0E142700" w14:textId="77777777" w:rsidR="00366895" w:rsidRDefault="00366895">
            <w:pPr>
              <w:pStyle w:val="TableParagraph"/>
              <w:spacing w:line="249" w:lineRule="exact"/>
              <w:ind w:left="105"/>
            </w:pPr>
            <w:r w:rsidRPr="4BE47D59">
              <w:rPr>
                <w:b/>
                <w:bCs/>
              </w:rPr>
              <w:t xml:space="preserve">Requirements validated: </w:t>
            </w:r>
            <w:r>
              <w:t>REQ‑5.2.6, REQ-5.2.7</w:t>
            </w:r>
          </w:p>
        </w:tc>
      </w:tr>
      <w:tr w:rsidR="00366895" w14:paraId="0A855BC7" w14:textId="77777777" w:rsidTr="65D27D43">
        <w:trPr>
          <w:trHeight w:val="555"/>
        </w:trPr>
        <w:tc>
          <w:tcPr>
            <w:tcW w:w="10050" w:type="dxa"/>
            <w:gridSpan w:val="2"/>
          </w:tcPr>
          <w:p w14:paraId="59A0D7D8" w14:textId="035FC177" w:rsidR="00366895" w:rsidRDefault="00366895">
            <w:pPr>
              <w:pStyle w:val="TableParagraph"/>
              <w:ind w:left="105"/>
              <w:rPr>
                <w:b/>
                <w:bCs/>
              </w:rPr>
            </w:pPr>
            <w:r w:rsidRPr="4BE47D59">
              <w:rPr>
                <w:b/>
                <w:bCs/>
              </w:rPr>
              <w:t xml:space="preserve">TEST EXECUTOR: </w:t>
            </w:r>
          </w:p>
        </w:tc>
      </w:tr>
    </w:tbl>
    <w:p w14:paraId="0D6AD699" w14:textId="7F1D6DE5" w:rsidR="5D860972" w:rsidRDefault="5D860972" w:rsidP="5D860972">
      <w:pPr>
        <w:spacing w:line="259" w:lineRule="auto"/>
      </w:pPr>
    </w:p>
    <w:tbl>
      <w:tblPr>
        <w:tblStyle w:val="TableGrid"/>
        <w:tblW w:w="10080" w:type="dxa"/>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45"/>
        <w:gridCol w:w="2715"/>
        <w:gridCol w:w="2025"/>
        <w:gridCol w:w="2385"/>
        <w:gridCol w:w="630"/>
        <w:gridCol w:w="1680"/>
      </w:tblGrid>
      <w:tr w:rsidR="5D860972" w14:paraId="314E3979" w14:textId="77777777" w:rsidTr="65D27D43">
        <w:trPr>
          <w:trHeight w:val="300"/>
        </w:trPr>
        <w:tc>
          <w:tcPr>
            <w:tcW w:w="645" w:type="dxa"/>
            <w:vAlign w:val="center"/>
          </w:tcPr>
          <w:p w14:paraId="3EF04FCE" w14:textId="3C0D3FB7" w:rsidR="5D860972" w:rsidRDefault="433E58A0" w:rsidP="5D860972">
            <w:pPr>
              <w:pStyle w:val="TableParagraph"/>
              <w:spacing w:line="249" w:lineRule="exact"/>
              <w:jc w:val="center"/>
              <w:rPr>
                <w:b/>
                <w:bCs/>
              </w:rPr>
            </w:pPr>
            <w:r w:rsidRPr="65D27D43">
              <w:rPr>
                <w:b/>
                <w:bCs/>
              </w:rPr>
              <w:t>STEP</w:t>
            </w:r>
            <w:r w:rsidR="38973F58" w:rsidRPr="65D27D43">
              <w:rPr>
                <w:b/>
                <w:bCs/>
              </w:rPr>
              <w:t>S</w:t>
            </w:r>
          </w:p>
        </w:tc>
        <w:tc>
          <w:tcPr>
            <w:tcW w:w="2715" w:type="dxa"/>
            <w:vAlign w:val="center"/>
          </w:tcPr>
          <w:p w14:paraId="136E4E54" w14:textId="77777777" w:rsidR="5D860972" w:rsidRDefault="5D860972" w:rsidP="5D860972">
            <w:pPr>
              <w:pStyle w:val="TableParagraph"/>
              <w:spacing w:line="278" w:lineRule="auto"/>
              <w:ind w:right="91"/>
              <w:jc w:val="center"/>
              <w:rPr>
                <w:b/>
                <w:bCs/>
              </w:rPr>
            </w:pPr>
            <w:r w:rsidRPr="5D860972">
              <w:rPr>
                <w:b/>
                <w:bCs/>
              </w:rPr>
              <w:t>TEST STEP/INPUT</w:t>
            </w:r>
          </w:p>
        </w:tc>
        <w:tc>
          <w:tcPr>
            <w:tcW w:w="2025" w:type="dxa"/>
            <w:vAlign w:val="center"/>
          </w:tcPr>
          <w:p w14:paraId="691EB11B" w14:textId="77777777" w:rsidR="5D860972" w:rsidRDefault="5D860972" w:rsidP="5D860972">
            <w:pPr>
              <w:pStyle w:val="TableParagraph"/>
              <w:spacing w:line="278" w:lineRule="auto"/>
              <w:jc w:val="center"/>
              <w:rPr>
                <w:b/>
                <w:bCs/>
              </w:rPr>
            </w:pPr>
            <w:r w:rsidRPr="5D860972">
              <w:rPr>
                <w:b/>
                <w:bCs/>
              </w:rPr>
              <w:t>EXPECTED RESULTS</w:t>
            </w:r>
          </w:p>
        </w:tc>
        <w:tc>
          <w:tcPr>
            <w:tcW w:w="2385" w:type="dxa"/>
            <w:vAlign w:val="center"/>
          </w:tcPr>
          <w:p w14:paraId="11563993" w14:textId="012A405F" w:rsidR="5D860972" w:rsidRDefault="5D860972" w:rsidP="5D860972">
            <w:pPr>
              <w:pStyle w:val="TableParagraph"/>
              <w:spacing w:line="278" w:lineRule="auto"/>
              <w:ind w:right="81"/>
              <w:jc w:val="center"/>
              <w:rPr>
                <w:b/>
                <w:bCs/>
              </w:rPr>
            </w:pPr>
            <w:r w:rsidRPr="5D860972">
              <w:rPr>
                <w:b/>
                <w:bCs/>
              </w:rPr>
              <w:t>ACTUAL RESULTS</w:t>
            </w:r>
          </w:p>
        </w:tc>
        <w:tc>
          <w:tcPr>
            <w:tcW w:w="630" w:type="dxa"/>
            <w:vAlign w:val="center"/>
          </w:tcPr>
          <w:p w14:paraId="7C66AEED" w14:textId="5293D2BC" w:rsidR="5D860972" w:rsidRDefault="5D860972" w:rsidP="5D860972">
            <w:pPr>
              <w:pStyle w:val="TableParagraph"/>
              <w:spacing w:line="249" w:lineRule="exact"/>
              <w:jc w:val="center"/>
              <w:rPr>
                <w:b/>
                <w:bCs/>
              </w:rPr>
            </w:pPr>
            <w:r w:rsidRPr="5D860972">
              <w:rPr>
                <w:b/>
                <w:bCs/>
              </w:rPr>
              <w:t>PASS/FAIL</w:t>
            </w:r>
          </w:p>
        </w:tc>
        <w:tc>
          <w:tcPr>
            <w:tcW w:w="1680" w:type="dxa"/>
            <w:vAlign w:val="center"/>
          </w:tcPr>
          <w:p w14:paraId="60443BD4" w14:textId="2A46CC63" w:rsidR="5D860972" w:rsidRDefault="5D860972" w:rsidP="5D860972">
            <w:pPr>
              <w:pStyle w:val="TableParagraph"/>
              <w:spacing w:line="278" w:lineRule="auto"/>
              <w:ind w:right="676"/>
              <w:jc w:val="center"/>
              <w:rPr>
                <w:b/>
                <w:bCs/>
              </w:rPr>
            </w:pPr>
            <w:r w:rsidRPr="5D860972">
              <w:rPr>
                <w:b/>
                <w:bCs/>
              </w:rPr>
              <w:t>Defects</w:t>
            </w:r>
            <w:r w:rsidR="19A282D0" w:rsidRPr="5D860972">
              <w:rPr>
                <w:b/>
                <w:bCs/>
              </w:rPr>
              <w:t xml:space="preserve"> </w:t>
            </w:r>
            <w:r w:rsidRPr="5D860972">
              <w:rPr>
                <w:b/>
                <w:bCs/>
              </w:rPr>
              <w:t>Found</w:t>
            </w:r>
          </w:p>
        </w:tc>
      </w:tr>
      <w:tr w:rsidR="5D860972" w14:paraId="3E1E7957" w14:textId="77777777" w:rsidTr="65D27D43">
        <w:trPr>
          <w:trHeight w:val="300"/>
        </w:trPr>
        <w:tc>
          <w:tcPr>
            <w:tcW w:w="10080" w:type="dxa"/>
            <w:gridSpan w:val="6"/>
            <w:shd w:val="clear" w:color="auto" w:fill="BFBFBF" w:themeFill="background1" w:themeFillShade="BF"/>
          </w:tcPr>
          <w:p w14:paraId="71B094D9" w14:textId="7712DB0F" w:rsidR="5052A84A" w:rsidRDefault="5052A84A" w:rsidP="5D860972">
            <w:pPr>
              <w:rPr>
                <w:b/>
                <w:bCs/>
              </w:rPr>
            </w:pPr>
            <w:r w:rsidRPr="5D860972">
              <w:rPr>
                <w:b/>
                <w:bCs/>
              </w:rPr>
              <w:t>TC-1: Extract Provider/Biller Information</w:t>
            </w:r>
          </w:p>
          <w:p w14:paraId="7810691C" w14:textId="60D6EA75" w:rsidR="5D860972" w:rsidRDefault="5D860972" w:rsidP="5D860972">
            <w:pPr>
              <w:rPr>
                <w:b/>
                <w:bCs/>
              </w:rPr>
            </w:pPr>
          </w:p>
        </w:tc>
      </w:tr>
      <w:tr w:rsidR="5D860972" w14:paraId="30CD387F" w14:textId="77777777" w:rsidTr="65D27D43">
        <w:trPr>
          <w:trHeight w:val="300"/>
        </w:trPr>
        <w:tc>
          <w:tcPr>
            <w:tcW w:w="645" w:type="dxa"/>
            <w:vAlign w:val="center"/>
          </w:tcPr>
          <w:p w14:paraId="30C8E222" w14:textId="77777777" w:rsidR="5D860972" w:rsidRDefault="5D860972" w:rsidP="5D860972">
            <w:pPr>
              <w:jc w:val="center"/>
            </w:pPr>
            <w:r>
              <w:t>1</w:t>
            </w:r>
          </w:p>
        </w:tc>
        <w:tc>
          <w:tcPr>
            <w:tcW w:w="2715" w:type="dxa"/>
            <w:vAlign w:val="center"/>
          </w:tcPr>
          <w:p w14:paraId="1E2C0838" w14:textId="77777777" w:rsidR="5D860972" w:rsidRDefault="5D860972" w:rsidP="5D860972">
            <w:r>
              <w:t>Given an invoice with provider information is uploaded</w:t>
            </w:r>
          </w:p>
        </w:tc>
        <w:tc>
          <w:tcPr>
            <w:tcW w:w="2025" w:type="dxa"/>
            <w:vAlign w:val="center"/>
          </w:tcPr>
          <w:p w14:paraId="2688C57A" w14:textId="77777777" w:rsidR="5D860972" w:rsidRDefault="5D860972" w:rsidP="5D860972">
            <w:r>
              <w:t>Invoice contains provider details</w:t>
            </w:r>
          </w:p>
        </w:tc>
        <w:tc>
          <w:tcPr>
            <w:tcW w:w="2385" w:type="dxa"/>
            <w:vAlign w:val="center"/>
          </w:tcPr>
          <w:p w14:paraId="42CB1792" w14:textId="65FBBE98" w:rsidR="5D860972" w:rsidRDefault="122B79C2" w:rsidP="5D860972">
            <w:r>
              <w:t>An invoice with extracted details available</w:t>
            </w:r>
          </w:p>
        </w:tc>
        <w:tc>
          <w:tcPr>
            <w:tcW w:w="630" w:type="dxa"/>
            <w:vAlign w:val="center"/>
          </w:tcPr>
          <w:p w14:paraId="00B75C08" w14:textId="29C18011" w:rsidR="5D860972" w:rsidRDefault="122B79C2" w:rsidP="65D27D43">
            <w:pPr>
              <w:jc w:val="center"/>
            </w:pPr>
            <w:r>
              <w:t>Pass</w:t>
            </w:r>
          </w:p>
        </w:tc>
        <w:tc>
          <w:tcPr>
            <w:tcW w:w="1680" w:type="dxa"/>
          </w:tcPr>
          <w:p w14:paraId="2CEC2644" w14:textId="77777777" w:rsidR="5D860972" w:rsidRDefault="5D860972"/>
        </w:tc>
      </w:tr>
      <w:tr w:rsidR="5D860972" w14:paraId="3BF3A317" w14:textId="77777777" w:rsidTr="65D27D43">
        <w:trPr>
          <w:trHeight w:val="300"/>
        </w:trPr>
        <w:tc>
          <w:tcPr>
            <w:tcW w:w="645" w:type="dxa"/>
            <w:vAlign w:val="center"/>
          </w:tcPr>
          <w:p w14:paraId="64F13CC8" w14:textId="77777777" w:rsidR="5D860972" w:rsidRDefault="5D860972" w:rsidP="5D860972">
            <w:pPr>
              <w:jc w:val="center"/>
            </w:pPr>
            <w:r>
              <w:t>2</w:t>
            </w:r>
          </w:p>
        </w:tc>
        <w:tc>
          <w:tcPr>
            <w:tcW w:w="2715" w:type="dxa"/>
            <w:vAlign w:val="center"/>
          </w:tcPr>
          <w:p w14:paraId="261D791A" w14:textId="77777777" w:rsidR="5D860972" w:rsidRDefault="5D860972" w:rsidP="5D860972">
            <w:r>
              <w:t>When the OCR engine processes the document</w:t>
            </w:r>
          </w:p>
        </w:tc>
        <w:tc>
          <w:tcPr>
            <w:tcW w:w="2025" w:type="dxa"/>
            <w:vAlign w:val="center"/>
          </w:tcPr>
          <w:p w14:paraId="1BEE83D4" w14:textId="77777777" w:rsidR="5D860972" w:rsidRDefault="5D860972" w:rsidP="5D860972">
            <w:r>
              <w:t>OCR analysis runs on invoice</w:t>
            </w:r>
          </w:p>
        </w:tc>
        <w:tc>
          <w:tcPr>
            <w:tcW w:w="2385" w:type="dxa"/>
            <w:vAlign w:val="center"/>
          </w:tcPr>
          <w:p w14:paraId="57D893A2" w14:textId="216BF07A" w:rsidR="5D860972" w:rsidRDefault="56DEDF8C" w:rsidP="5D860972">
            <w:r>
              <w:t>OCR on invoice runs as expected</w:t>
            </w:r>
          </w:p>
        </w:tc>
        <w:tc>
          <w:tcPr>
            <w:tcW w:w="630" w:type="dxa"/>
            <w:vAlign w:val="center"/>
          </w:tcPr>
          <w:p w14:paraId="3F829DB2" w14:textId="15229DF5" w:rsidR="5D860972" w:rsidRDefault="56DEDF8C" w:rsidP="65D27D43">
            <w:pPr>
              <w:jc w:val="center"/>
            </w:pPr>
            <w:r>
              <w:t>Pass</w:t>
            </w:r>
          </w:p>
        </w:tc>
        <w:tc>
          <w:tcPr>
            <w:tcW w:w="1680" w:type="dxa"/>
          </w:tcPr>
          <w:p w14:paraId="5422C88F" w14:textId="77777777" w:rsidR="5D860972" w:rsidRDefault="5D860972"/>
        </w:tc>
      </w:tr>
      <w:tr w:rsidR="5D860972" w14:paraId="6CAAC555" w14:textId="77777777" w:rsidTr="65D27D43">
        <w:trPr>
          <w:trHeight w:val="300"/>
        </w:trPr>
        <w:tc>
          <w:tcPr>
            <w:tcW w:w="645" w:type="dxa"/>
            <w:vAlign w:val="center"/>
          </w:tcPr>
          <w:p w14:paraId="374A14AD" w14:textId="77777777" w:rsidR="5D860972" w:rsidRDefault="5D860972" w:rsidP="5D860972">
            <w:pPr>
              <w:jc w:val="center"/>
            </w:pPr>
            <w:r>
              <w:t>3</w:t>
            </w:r>
          </w:p>
        </w:tc>
        <w:tc>
          <w:tcPr>
            <w:tcW w:w="2715" w:type="dxa"/>
            <w:vAlign w:val="center"/>
          </w:tcPr>
          <w:p w14:paraId="02116265" w14:textId="77777777" w:rsidR="5D860972" w:rsidRDefault="5D860972" w:rsidP="5D860972">
            <w:r>
              <w:t>Then Name, Address, Phone, Email are parsed</w:t>
            </w:r>
          </w:p>
        </w:tc>
        <w:tc>
          <w:tcPr>
            <w:tcW w:w="2025" w:type="dxa"/>
            <w:vAlign w:val="center"/>
          </w:tcPr>
          <w:p w14:paraId="27C3BBA2" w14:textId="77777777" w:rsidR="5D860972" w:rsidRDefault="5D860972" w:rsidP="5D860972">
            <w:r>
              <w:t>Provider contact information extracted</w:t>
            </w:r>
          </w:p>
        </w:tc>
        <w:tc>
          <w:tcPr>
            <w:tcW w:w="2385" w:type="dxa"/>
            <w:vAlign w:val="center"/>
          </w:tcPr>
          <w:p w14:paraId="2DBC20C1" w14:textId="1AE0E01F" w:rsidR="5D860972" w:rsidRDefault="1E529242" w:rsidP="5D860972">
            <w:r>
              <w:t>Details extracted using OCR engine</w:t>
            </w:r>
          </w:p>
        </w:tc>
        <w:tc>
          <w:tcPr>
            <w:tcW w:w="630" w:type="dxa"/>
            <w:vAlign w:val="center"/>
          </w:tcPr>
          <w:p w14:paraId="42281F0C" w14:textId="5FBC64FB" w:rsidR="5D860972" w:rsidRDefault="1E529242" w:rsidP="65D27D43">
            <w:pPr>
              <w:jc w:val="center"/>
            </w:pPr>
            <w:r>
              <w:t>Pass</w:t>
            </w:r>
          </w:p>
        </w:tc>
        <w:tc>
          <w:tcPr>
            <w:tcW w:w="1680" w:type="dxa"/>
          </w:tcPr>
          <w:p w14:paraId="1A7C3470" w14:textId="77777777" w:rsidR="5D860972" w:rsidRDefault="5D860972"/>
        </w:tc>
      </w:tr>
      <w:tr w:rsidR="5D860972" w14:paraId="208E8962" w14:textId="77777777" w:rsidTr="65D27D43">
        <w:trPr>
          <w:trHeight w:val="300"/>
        </w:trPr>
        <w:tc>
          <w:tcPr>
            <w:tcW w:w="645" w:type="dxa"/>
            <w:vAlign w:val="center"/>
          </w:tcPr>
          <w:p w14:paraId="0D893A1D" w14:textId="77777777" w:rsidR="5D860972" w:rsidRDefault="5D860972" w:rsidP="5D860972">
            <w:pPr>
              <w:jc w:val="center"/>
            </w:pPr>
            <w:r>
              <w:t>4</w:t>
            </w:r>
          </w:p>
        </w:tc>
        <w:tc>
          <w:tcPr>
            <w:tcW w:w="2715" w:type="dxa"/>
            <w:vAlign w:val="center"/>
          </w:tcPr>
          <w:p w14:paraId="7849CBB3" w14:textId="77777777" w:rsidR="5D860972" w:rsidRDefault="5D860972" w:rsidP="5D860972">
            <w:r>
              <w:t>And confidence scores are assigned to fields</w:t>
            </w:r>
          </w:p>
        </w:tc>
        <w:tc>
          <w:tcPr>
            <w:tcW w:w="2025" w:type="dxa"/>
            <w:vAlign w:val="center"/>
          </w:tcPr>
          <w:p w14:paraId="2ACDE538" w14:textId="77777777" w:rsidR="5D860972" w:rsidRDefault="5D860972" w:rsidP="5D860972">
            <w:r>
              <w:t>System provides accuracy confidence levels</w:t>
            </w:r>
          </w:p>
        </w:tc>
        <w:tc>
          <w:tcPr>
            <w:tcW w:w="2385" w:type="dxa"/>
            <w:vAlign w:val="center"/>
          </w:tcPr>
          <w:p w14:paraId="160A5908" w14:textId="608F38B5" w:rsidR="5D860972" w:rsidRDefault="211001DB" w:rsidP="5D860972">
            <w:r>
              <w:t xml:space="preserve">Confidence scores assigned to fields to </w:t>
            </w:r>
            <w:r w:rsidR="683B811B">
              <w:t>gauge</w:t>
            </w:r>
            <w:r>
              <w:t xml:space="preserve"> accuracy</w:t>
            </w:r>
          </w:p>
        </w:tc>
        <w:tc>
          <w:tcPr>
            <w:tcW w:w="630" w:type="dxa"/>
            <w:vAlign w:val="center"/>
          </w:tcPr>
          <w:p w14:paraId="0413F59C" w14:textId="604CBF7C" w:rsidR="5D860972" w:rsidRDefault="211001DB" w:rsidP="65D27D43">
            <w:pPr>
              <w:jc w:val="center"/>
            </w:pPr>
            <w:r>
              <w:t>Pass</w:t>
            </w:r>
          </w:p>
        </w:tc>
        <w:tc>
          <w:tcPr>
            <w:tcW w:w="1680" w:type="dxa"/>
          </w:tcPr>
          <w:p w14:paraId="64C02AB9" w14:textId="77777777" w:rsidR="5D860972" w:rsidRDefault="5D860972"/>
        </w:tc>
      </w:tr>
      <w:tr w:rsidR="5D860972" w14:paraId="05833E1E" w14:textId="77777777" w:rsidTr="65D27D43">
        <w:trPr>
          <w:trHeight w:val="300"/>
        </w:trPr>
        <w:tc>
          <w:tcPr>
            <w:tcW w:w="10080" w:type="dxa"/>
            <w:gridSpan w:val="6"/>
            <w:shd w:val="clear" w:color="auto" w:fill="BFBFBF" w:themeFill="background1" w:themeFillShade="BF"/>
          </w:tcPr>
          <w:p w14:paraId="04B85341" w14:textId="4EEDC5F1" w:rsidR="5D860972" w:rsidRDefault="5D860972">
            <w:r w:rsidRPr="5D860972">
              <w:rPr>
                <w:b/>
                <w:bCs/>
              </w:rPr>
              <w:t>TC-2: Extract Patient Information</w:t>
            </w:r>
          </w:p>
          <w:p w14:paraId="2067D4E0" w14:textId="32ED1397" w:rsidR="5D860972" w:rsidRDefault="5D860972" w:rsidP="5D860972">
            <w:pPr>
              <w:rPr>
                <w:b/>
                <w:bCs/>
              </w:rPr>
            </w:pPr>
          </w:p>
        </w:tc>
      </w:tr>
      <w:tr w:rsidR="5D860972" w14:paraId="031016F1" w14:textId="77777777" w:rsidTr="65D27D43">
        <w:trPr>
          <w:trHeight w:val="300"/>
        </w:trPr>
        <w:tc>
          <w:tcPr>
            <w:tcW w:w="645" w:type="dxa"/>
            <w:vAlign w:val="center"/>
          </w:tcPr>
          <w:p w14:paraId="57530464" w14:textId="77777777" w:rsidR="5D860972" w:rsidRDefault="5D860972" w:rsidP="5D860972">
            <w:pPr>
              <w:jc w:val="center"/>
            </w:pPr>
            <w:r>
              <w:t>1</w:t>
            </w:r>
          </w:p>
        </w:tc>
        <w:tc>
          <w:tcPr>
            <w:tcW w:w="2715" w:type="dxa"/>
            <w:vAlign w:val="center"/>
          </w:tcPr>
          <w:p w14:paraId="32CC0A1F" w14:textId="77777777" w:rsidR="5D860972" w:rsidRDefault="5D860972" w:rsidP="5D860972">
            <w:r>
              <w:t>Given an invoice contains patient details</w:t>
            </w:r>
          </w:p>
        </w:tc>
        <w:tc>
          <w:tcPr>
            <w:tcW w:w="2025" w:type="dxa"/>
            <w:vAlign w:val="center"/>
          </w:tcPr>
          <w:p w14:paraId="14FD557C" w14:textId="77777777" w:rsidR="5D860972" w:rsidRDefault="5D860972" w:rsidP="5D860972">
            <w:r>
              <w:t>Patient information present in invoice</w:t>
            </w:r>
          </w:p>
        </w:tc>
        <w:tc>
          <w:tcPr>
            <w:tcW w:w="2385" w:type="dxa"/>
            <w:vAlign w:val="center"/>
          </w:tcPr>
          <w:p w14:paraId="73340C2E" w14:textId="7A795691" w:rsidR="5D860972" w:rsidRDefault="606E3B72" w:rsidP="5D860972">
            <w:r>
              <w:t>An invoice with patient details available for testing</w:t>
            </w:r>
          </w:p>
        </w:tc>
        <w:tc>
          <w:tcPr>
            <w:tcW w:w="630" w:type="dxa"/>
            <w:vAlign w:val="center"/>
          </w:tcPr>
          <w:p w14:paraId="2A3007EE" w14:textId="378732BC" w:rsidR="5D860972" w:rsidRDefault="606E3B72" w:rsidP="65D27D43">
            <w:pPr>
              <w:jc w:val="center"/>
            </w:pPr>
            <w:r>
              <w:t>Pass</w:t>
            </w:r>
          </w:p>
        </w:tc>
        <w:tc>
          <w:tcPr>
            <w:tcW w:w="1680" w:type="dxa"/>
          </w:tcPr>
          <w:p w14:paraId="7F786B1D" w14:textId="77777777" w:rsidR="5D860972" w:rsidRDefault="5D860972"/>
        </w:tc>
      </w:tr>
      <w:tr w:rsidR="5D860972" w14:paraId="1C4EAA66" w14:textId="77777777" w:rsidTr="65D27D43">
        <w:trPr>
          <w:trHeight w:val="300"/>
        </w:trPr>
        <w:tc>
          <w:tcPr>
            <w:tcW w:w="645" w:type="dxa"/>
            <w:vAlign w:val="center"/>
          </w:tcPr>
          <w:p w14:paraId="517FF12B" w14:textId="77777777" w:rsidR="5D860972" w:rsidRDefault="5D860972" w:rsidP="5D860972">
            <w:pPr>
              <w:jc w:val="center"/>
            </w:pPr>
            <w:r>
              <w:lastRenderedPageBreak/>
              <w:t>2</w:t>
            </w:r>
          </w:p>
        </w:tc>
        <w:tc>
          <w:tcPr>
            <w:tcW w:w="2715" w:type="dxa"/>
            <w:vAlign w:val="center"/>
          </w:tcPr>
          <w:p w14:paraId="7B0EC622" w14:textId="77777777" w:rsidR="5D860972" w:rsidRDefault="5D860972" w:rsidP="5D860972">
            <w:r>
              <w:t>When the system extracts patient data</w:t>
            </w:r>
          </w:p>
        </w:tc>
        <w:tc>
          <w:tcPr>
            <w:tcW w:w="2025" w:type="dxa"/>
            <w:vAlign w:val="center"/>
          </w:tcPr>
          <w:p w14:paraId="7934D50E" w14:textId="77777777" w:rsidR="5D860972" w:rsidRDefault="5D860972" w:rsidP="5D860972">
            <w:r>
              <w:t>Patient data extraction occurs</w:t>
            </w:r>
          </w:p>
        </w:tc>
        <w:tc>
          <w:tcPr>
            <w:tcW w:w="2385" w:type="dxa"/>
            <w:vAlign w:val="center"/>
          </w:tcPr>
          <w:p w14:paraId="0269CA55" w14:textId="1DBEE7ED" w:rsidR="5D860972" w:rsidRDefault="2DF728F0" w:rsidP="5D860972">
            <w:r>
              <w:t>OCR on invoice with patient data runs as expected</w:t>
            </w:r>
          </w:p>
        </w:tc>
        <w:tc>
          <w:tcPr>
            <w:tcW w:w="630" w:type="dxa"/>
            <w:vAlign w:val="center"/>
          </w:tcPr>
          <w:p w14:paraId="4232CA3A" w14:textId="2045C89A" w:rsidR="5D860972" w:rsidRDefault="29208C56" w:rsidP="65D27D43">
            <w:pPr>
              <w:jc w:val="center"/>
            </w:pPr>
            <w:r>
              <w:t>Pass</w:t>
            </w:r>
          </w:p>
        </w:tc>
        <w:tc>
          <w:tcPr>
            <w:tcW w:w="1680" w:type="dxa"/>
          </w:tcPr>
          <w:p w14:paraId="618775E9" w14:textId="77777777" w:rsidR="5D860972" w:rsidRDefault="5D860972"/>
        </w:tc>
      </w:tr>
      <w:tr w:rsidR="5D860972" w14:paraId="168DC814" w14:textId="77777777" w:rsidTr="65D27D43">
        <w:trPr>
          <w:trHeight w:val="300"/>
        </w:trPr>
        <w:tc>
          <w:tcPr>
            <w:tcW w:w="645" w:type="dxa"/>
            <w:vAlign w:val="center"/>
          </w:tcPr>
          <w:p w14:paraId="0BC62301" w14:textId="77777777" w:rsidR="5D860972" w:rsidRDefault="5D860972" w:rsidP="5D860972">
            <w:pPr>
              <w:jc w:val="center"/>
            </w:pPr>
            <w:r>
              <w:t>3</w:t>
            </w:r>
          </w:p>
        </w:tc>
        <w:tc>
          <w:tcPr>
            <w:tcW w:w="2715" w:type="dxa"/>
            <w:vAlign w:val="center"/>
          </w:tcPr>
          <w:p w14:paraId="7AD74086" w14:textId="77777777" w:rsidR="5D860972" w:rsidRDefault="5D860972" w:rsidP="5D860972">
            <w:r>
              <w:t>Then Name, Address, Account Number are parsed</w:t>
            </w:r>
          </w:p>
        </w:tc>
        <w:tc>
          <w:tcPr>
            <w:tcW w:w="2025" w:type="dxa"/>
            <w:vAlign w:val="center"/>
          </w:tcPr>
          <w:p w14:paraId="6643F99D" w14:textId="77777777" w:rsidR="5D860972" w:rsidRDefault="5D860972" w:rsidP="5D860972">
            <w:r>
              <w:t>Patient identification fields populated</w:t>
            </w:r>
          </w:p>
        </w:tc>
        <w:tc>
          <w:tcPr>
            <w:tcW w:w="2385" w:type="dxa"/>
            <w:vAlign w:val="center"/>
          </w:tcPr>
          <w:p w14:paraId="405ABF16" w14:textId="0C1D5074" w:rsidR="5D860972" w:rsidRDefault="7FEB656F" w:rsidP="5D860972">
            <w:r>
              <w:t>Patient details are process and fields populated</w:t>
            </w:r>
          </w:p>
        </w:tc>
        <w:tc>
          <w:tcPr>
            <w:tcW w:w="630" w:type="dxa"/>
            <w:vAlign w:val="center"/>
          </w:tcPr>
          <w:p w14:paraId="3F463BD1" w14:textId="44495F02" w:rsidR="5D860972" w:rsidRDefault="7FEB656F" w:rsidP="65D27D43">
            <w:pPr>
              <w:jc w:val="center"/>
            </w:pPr>
            <w:r>
              <w:t>Pass</w:t>
            </w:r>
          </w:p>
        </w:tc>
        <w:tc>
          <w:tcPr>
            <w:tcW w:w="1680" w:type="dxa"/>
          </w:tcPr>
          <w:p w14:paraId="765C538D" w14:textId="77777777" w:rsidR="5D860972" w:rsidRDefault="5D860972"/>
        </w:tc>
      </w:tr>
      <w:tr w:rsidR="5D860972" w14:paraId="4C6F930D" w14:textId="77777777" w:rsidTr="65D27D43">
        <w:trPr>
          <w:trHeight w:val="300"/>
        </w:trPr>
        <w:tc>
          <w:tcPr>
            <w:tcW w:w="10080" w:type="dxa"/>
            <w:gridSpan w:val="6"/>
            <w:shd w:val="clear" w:color="auto" w:fill="BFBFBF" w:themeFill="background1" w:themeFillShade="BF"/>
          </w:tcPr>
          <w:p w14:paraId="14851CC6" w14:textId="5C37859C" w:rsidR="5D860972" w:rsidRDefault="5D860972">
            <w:r w:rsidRPr="5D860972">
              <w:rPr>
                <w:b/>
                <w:bCs/>
              </w:rPr>
              <w:t>TC-3: Extract Date Information</w:t>
            </w:r>
          </w:p>
          <w:p w14:paraId="4D1C43F7" w14:textId="054B03A8" w:rsidR="5D860972" w:rsidRDefault="5D860972" w:rsidP="5D860972">
            <w:pPr>
              <w:rPr>
                <w:b/>
                <w:bCs/>
              </w:rPr>
            </w:pPr>
          </w:p>
        </w:tc>
      </w:tr>
      <w:tr w:rsidR="5D860972" w14:paraId="25027873" w14:textId="77777777" w:rsidTr="65D27D43">
        <w:trPr>
          <w:trHeight w:val="300"/>
        </w:trPr>
        <w:tc>
          <w:tcPr>
            <w:tcW w:w="645" w:type="dxa"/>
            <w:vAlign w:val="center"/>
          </w:tcPr>
          <w:p w14:paraId="5B9D0E24" w14:textId="77777777" w:rsidR="5D860972" w:rsidRDefault="5D860972" w:rsidP="5D860972">
            <w:pPr>
              <w:jc w:val="center"/>
            </w:pPr>
            <w:r>
              <w:t>1</w:t>
            </w:r>
          </w:p>
        </w:tc>
        <w:tc>
          <w:tcPr>
            <w:tcW w:w="2715" w:type="dxa"/>
            <w:vAlign w:val="center"/>
          </w:tcPr>
          <w:p w14:paraId="3353B117" w14:textId="77777777" w:rsidR="5D860972" w:rsidRDefault="5D860972" w:rsidP="5D860972">
            <w:r>
              <w:t>Given an invoice contains various dates</w:t>
            </w:r>
          </w:p>
        </w:tc>
        <w:tc>
          <w:tcPr>
            <w:tcW w:w="2025" w:type="dxa"/>
            <w:vAlign w:val="center"/>
          </w:tcPr>
          <w:p w14:paraId="7061600E" w14:textId="77777777" w:rsidR="5D860972" w:rsidRDefault="5D860972" w:rsidP="5D860972">
            <w:r>
              <w:t>Multiple date fields present</w:t>
            </w:r>
          </w:p>
        </w:tc>
        <w:tc>
          <w:tcPr>
            <w:tcW w:w="2385" w:type="dxa"/>
            <w:vAlign w:val="center"/>
          </w:tcPr>
          <w:p w14:paraId="6BBF7B83" w14:textId="163124A0" w:rsidR="5D860972" w:rsidRDefault="16F3656F" w:rsidP="5D860972">
            <w:r>
              <w:t>An invoice with multiple dates available for testing</w:t>
            </w:r>
          </w:p>
        </w:tc>
        <w:tc>
          <w:tcPr>
            <w:tcW w:w="630" w:type="dxa"/>
            <w:vAlign w:val="center"/>
          </w:tcPr>
          <w:p w14:paraId="529DFFA5" w14:textId="661BA66C" w:rsidR="5D860972" w:rsidRDefault="16F3656F" w:rsidP="65D27D43">
            <w:pPr>
              <w:jc w:val="center"/>
            </w:pPr>
            <w:r>
              <w:t>Pass</w:t>
            </w:r>
          </w:p>
        </w:tc>
        <w:tc>
          <w:tcPr>
            <w:tcW w:w="1680" w:type="dxa"/>
          </w:tcPr>
          <w:p w14:paraId="6E53ED32" w14:textId="77777777" w:rsidR="5D860972" w:rsidRDefault="5D860972"/>
        </w:tc>
      </w:tr>
      <w:tr w:rsidR="5D860972" w14:paraId="1841C9C2" w14:textId="77777777" w:rsidTr="65D27D43">
        <w:trPr>
          <w:trHeight w:val="840"/>
        </w:trPr>
        <w:tc>
          <w:tcPr>
            <w:tcW w:w="645" w:type="dxa"/>
            <w:vAlign w:val="center"/>
          </w:tcPr>
          <w:p w14:paraId="6A458D89" w14:textId="77777777" w:rsidR="5D860972" w:rsidRDefault="5D860972" w:rsidP="5D860972">
            <w:pPr>
              <w:jc w:val="center"/>
            </w:pPr>
            <w:r>
              <w:t>2</w:t>
            </w:r>
          </w:p>
        </w:tc>
        <w:tc>
          <w:tcPr>
            <w:tcW w:w="2715" w:type="dxa"/>
            <w:vAlign w:val="center"/>
          </w:tcPr>
          <w:p w14:paraId="2AF62BA4" w14:textId="77777777" w:rsidR="5D860972" w:rsidRDefault="5D860972" w:rsidP="5D860972">
            <w:r>
              <w:t>When the system processes date fields</w:t>
            </w:r>
          </w:p>
        </w:tc>
        <w:tc>
          <w:tcPr>
            <w:tcW w:w="2025" w:type="dxa"/>
            <w:vAlign w:val="center"/>
          </w:tcPr>
          <w:p w14:paraId="2DEC0494" w14:textId="77777777" w:rsidR="5D860972" w:rsidRDefault="5D860972" w:rsidP="5D860972">
            <w:r>
              <w:t>Date extraction and parsing occurs</w:t>
            </w:r>
          </w:p>
        </w:tc>
        <w:tc>
          <w:tcPr>
            <w:tcW w:w="2385" w:type="dxa"/>
            <w:vAlign w:val="center"/>
          </w:tcPr>
          <w:p w14:paraId="7578BC03" w14:textId="3E1410DE" w:rsidR="5D860972" w:rsidRDefault="6B3F8F3D" w:rsidP="5D860972">
            <w:r>
              <w:t>The dates from the invoice begin to be parsed</w:t>
            </w:r>
          </w:p>
        </w:tc>
        <w:tc>
          <w:tcPr>
            <w:tcW w:w="630" w:type="dxa"/>
            <w:vAlign w:val="center"/>
          </w:tcPr>
          <w:p w14:paraId="5A2841B7" w14:textId="76AB3AAC" w:rsidR="5D860972" w:rsidRDefault="6B3F8F3D" w:rsidP="65D27D43">
            <w:pPr>
              <w:jc w:val="center"/>
            </w:pPr>
            <w:r>
              <w:t>Pass</w:t>
            </w:r>
          </w:p>
        </w:tc>
        <w:tc>
          <w:tcPr>
            <w:tcW w:w="1680" w:type="dxa"/>
          </w:tcPr>
          <w:p w14:paraId="76B5D876" w14:textId="77777777" w:rsidR="5D860972" w:rsidRDefault="5D860972"/>
        </w:tc>
      </w:tr>
      <w:tr w:rsidR="5D860972" w14:paraId="3212B1FF" w14:textId="77777777" w:rsidTr="65D27D43">
        <w:trPr>
          <w:trHeight w:val="300"/>
        </w:trPr>
        <w:tc>
          <w:tcPr>
            <w:tcW w:w="645" w:type="dxa"/>
            <w:vAlign w:val="center"/>
          </w:tcPr>
          <w:p w14:paraId="2D231F76" w14:textId="77777777" w:rsidR="5D860972" w:rsidRDefault="5D860972" w:rsidP="5D860972">
            <w:pPr>
              <w:jc w:val="center"/>
            </w:pPr>
            <w:r>
              <w:t>3</w:t>
            </w:r>
          </w:p>
        </w:tc>
        <w:tc>
          <w:tcPr>
            <w:tcW w:w="2715" w:type="dxa"/>
            <w:vAlign w:val="center"/>
          </w:tcPr>
          <w:p w14:paraId="3FE82D5C" w14:textId="77777777" w:rsidR="5D860972" w:rsidRDefault="5D860972" w:rsidP="5D860972">
            <w:r>
              <w:t>Then Service Date, Billed Date, Due Date are parsed</w:t>
            </w:r>
          </w:p>
        </w:tc>
        <w:tc>
          <w:tcPr>
            <w:tcW w:w="2025" w:type="dxa"/>
            <w:vAlign w:val="center"/>
          </w:tcPr>
          <w:p w14:paraId="394BDF05" w14:textId="77777777" w:rsidR="5D860972" w:rsidRDefault="5D860972" w:rsidP="5D860972">
            <w:r>
              <w:t>All date fields extracted correctly</w:t>
            </w:r>
          </w:p>
        </w:tc>
        <w:tc>
          <w:tcPr>
            <w:tcW w:w="2385" w:type="dxa"/>
            <w:vAlign w:val="center"/>
          </w:tcPr>
          <w:p w14:paraId="59316FDF" w14:textId="4578E35F" w:rsidR="5D860972" w:rsidRDefault="0E5C9D6A" w:rsidP="5D860972">
            <w:r>
              <w:t xml:space="preserve">The dates from the invoice </w:t>
            </w:r>
          </w:p>
        </w:tc>
        <w:tc>
          <w:tcPr>
            <w:tcW w:w="630" w:type="dxa"/>
            <w:vAlign w:val="center"/>
          </w:tcPr>
          <w:p w14:paraId="1D96CE1C" w14:textId="77777777" w:rsidR="5D860972" w:rsidRDefault="5D860972" w:rsidP="65D27D43">
            <w:pPr>
              <w:jc w:val="center"/>
            </w:pPr>
          </w:p>
        </w:tc>
        <w:tc>
          <w:tcPr>
            <w:tcW w:w="1680" w:type="dxa"/>
          </w:tcPr>
          <w:p w14:paraId="40985ADC" w14:textId="77777777" w:rsidR="5D860972" w:rsidRDefault="5D860972"/>
        </w:tc>
      </w:tr>
      <w:tr w:rsidR="5D860972" w14:paraId="35A3BCED" w14:textId="77777777" w:rsidTr="65D27D43">
        <w:trPr>
          <w:trHeight w:val="300"/>
        </w:trPr>
        <w:tc>
          <w:tcPr>
            <w:tcW w:w="645" w:type="dxa"/>
            <w:vAlign w:val="center"/>
          </w:tcPr>
          <w:p w14:paraId="0215A478" w14:textId="77777777" w:rsidR="5D860972" w:rsidRDefault="5D860972" w:rsidP="5D860972">
            <w:pPr>
              <w:jc w:val="center"/>
            </w:pPr>
            <w:r>
              <w:t>4</w:t>
            </w:r>
          </w:p>
        </w:tc>
        <w:tc>
          <w:tcPr>
            <w:tcW w:w="2715" w:type="dxa"/>
            <w:vAlign w:val="center"/>
          </w:tcPr>
          <w:p w14:paraId="299B6293" w14:textId="77777777" w:rsidR="5D860972" w:rsidRDefault="5D860972" w:rsidP="5D860972">
            <w:r>
              <w:t>And dates are validated for format consistency</w:t>
            </w:r>
          </w:p>
        </w:tc>
        <w:tc>
          <w:tcPr>
            <w:tcW w:w="2025" w:type="dxa"/>
            <w:vAlign w:val="center"/>
          </w:tcPr>
          <w:p w14:paraId="302F44E9" w14:textId="77777777" w:rsidR="5D860972" w:rsidRDefault="5D860972" w:rsidP="5D860972">
            <w:r>
              <w:t>Date format validation applied</w:t>
            </w:r>
          </w:p>
        </w:tc>
        <w:tc>
          <w:tcPr>
            <w:tcW w:w="2385" w:type="dxa"/>
            <w:vAlign w:val="center"/>
          </w:tcPr>
          <w:p w14:paraId="78D6C690" w14:textId="5D673A9E" w:rsidR="5D860972" w:rsidRDefault="2C013BEC" w:rsidP="5D860972">
            <w:r>
              <w:t>An assessment for date validation is applied successfully</w:t>
            </w:r>
          </w:p>
        </w:tc>
        <w:tc>
          <w:tcPr>
            <w:tcW w:w="630" w:type="dxa"/>
            <w:vAlign w:val="center"/>
          </w:tcPr>
          <w:p w14:paraId="04D6F500" w14:textId="34219809" w:rsidR="5D860972" w:rsidRDefault="2C013BEC" w:rsidP="65D27D43">
            <w:pPr>
              <w:jc w:val="center"/>
            </w:pPr>
            <w:r>
              <w:t>Pass</w:t>
            </w:r>
          </w:p>
        </w:tc>
        <w:tc>
          <w:tcPr>
            <w:tcW w:w="1680" w:type="dxa"/>
          </w:tcPr>
          <w:p w14:paraId="06B0406D" w14:textId="77777777" w:rsidR="5D860972" w:rsidRDefault="5D860972"/>
        </w:tc>
      </w:tr>
      <w:tr w:rsidR="5D860972" w14:paraId="718CA3D9" w14:textId="77777777" w:rsidTr="65D27D43">
        <w:trPr>
          <w:trHeight w:val="300"/>
        </w:trPr>
        <w:tc>
          <w:tcPr>
            <w:tcW w:w="10080" w:type="dxa"/>
            <w:gridSpan w:val="6"/>
            <w:shd w:val="clear" w:color="auto" w:fill="BFBFBF" w:themeFill="background1" w:themeFillShade="BF"/>
          </w:tcPr>
          <w:p w14:paraId="7AAA73C8" w14:textId="0649AF6E" w:rsidR="5D860972" w:rsidRDefault="5D860972">
            <w:r w:rsidRPr="5D860972">
              <w:rPr>
                <w:b/>
                <w:bCs/>
              </w:rPr>
              <w:t>TC-4: Extract Services/Products Breakdown</w:t>
            </w:r>
          </w:p>
          <w:p w14:paraId="77210555" w14:textId="4A56D0CA" w:rsidR="5D860972" w:rsidRDefault="5D860972" w:rsidP="5D860972">
            <w:pPr>
              <w:rPr>
                <w:b/>
                <w:bCs/>
              </w:rPr>
            </w:pPr>
          </w:p>
        </w:tc>
      </w:tr>
      <w:tr w:rsidR="5D860972" w14:paraId="7A1112B0" w14:textId="77777777" w:rsidTr="65D27D43">
        <w:trPr>
          <w:trHeight w:val="300"/>
        </w:trPr>
        <w:tc>
          <w:tcPr>
            <w:tcW w:w="645" w:type="dxa"/>
            <w:vAlign w:val="center"/>
          </w:tcPr>
          <w:p w14:paraId="757E219B" w14:textId="77777777" w:rsidR="5D860972" w:rsidRDefault="5D860972" w:rsidP="5D860972">
            <w:pPr>
              <w:jc w:val="center"/>
            </w:pPr>
            <w:r>
              <w:t>1</w:t>
            </w:r>
          </w:p>
        </w:tc>
        <w:tc>
          <w:tcPr>
            <w:tcW w:w="2715" w:type="dxa"/>
            <w:vAlign w:val="center"/>
          </w:tcPr>
          <w:p w14:paraId="00E05A4F" w14:textId="77777777" w:rsidR="5D860972" w:rsidRDefault="5D860972" w:rsidP="5D860972">
            <w:r>
              <w:t>Given an invoice has itemized services</w:t>
            </w:r>
          </w:p>
        </w:tc>
        <w:tc>
          <w:tcPr>
            <w:tcW w:w="2025" w:type="dxa"/>
            <w:vAlign w:val="center"/>
          </w:tcPr>
          <w:p w14:paraId="7421B1F3" w14:textId="77777777" w:rsidR="5D860972" w:rsidRDefault="5D860972" w:rsidP="5D860972">
            <w:r>
              <w:t>Detailed line items present</w:t>
            </w:r>
          </w:p>
        </w:tc>
        <w:tc>
          <w:tcPr>
            <w:tcW w:w="2385" w:type="dxa"/>
            <w:vAlign w:val="center"/>
          </w:tcPr>
          <w:p w14:paraId="41C1FCFE" w14:textId="46DB01D9" w:rsidR="5D860972" w:rsidRDefault="5C80DB22" w:rsidP="5D860972">
            <w:r>
              <w:t>An invoice with multiple services available to for testing</w:t>
            </w:r>
          </w:p>
        </w:tc>
        <w:tc>
          <w:tcPr>
            <w:tcW w:w="630" w:type="dxa"/>
            <w:vAlign w:val="center"/>
          </w:tcPr>
          <w:p w14:paraId="163A1689" w14:textId="35F146C8" w:rsidR="5D860972" w:rsidRDefault="5C80DB22" w:rsidP="65D27D43">
            <w:pPr>
              <w:jc w:val="center"/>
            </w:pPr>
            <w:r>
              <w:t>Pass</w:t>
            </w:r>
          </w:p>
        </w:tc>
        <w:tc>
          <w:tcPr>
            <w:tcW w:w="1680" w:type="dxa"/>
          </w:tcPr>
          <w:p w14:paraId="6F974E18" w14:textId="77777777" w:rsidR="5D860972" w:rsidRDefault="5D860972"/>
        </w:tc>
      </w:tr>
      <w:tr w:rsidR="5D860972" w14:paraId="060A2D28" w14:textId="77777777" w:rsidTr="65D27D43">
        <w:trPr>
          <w:trHeight w:val="300"/>
        </w:trPr>
        <w:tc>
          <w:tcPr>
            <w:tcW w:w="645" w:type="dxa"/>
            <w:vAlign w:val="center"/>
          </w:tcPr>
          <w:p w14:paraId="323D14B8" w14:textId="77777777" w:rsidR="5D860972" w:rsidRDefault="5D860972" w:rsidP="5D860972">
            <w:pPr>
              <w:jc w:val="center"/>
            </w:pPr>
            <w:r>
              <w:t>2</w:t>
            </w:r>
          </w:p>
        </w:tc>
        <w:tc>
          <w:tcPr>
            <w:tcW w:w="2715" w:type="dxa"/>
            <w:vAlign w:val="center"/>
          </w:tcPr>
          <w:p w14:paraId="13EDC900" w14:textId="77777777" w:rsidR="5D860972" w:rsidRDefault="5D860972" w:rsidP="5D860972">
            <w:r>
              <w:t>When the system analyzes line items</w:t>
            </w:r>
          </w:p>
        </w:tc>
        <w:tc>
          <w:tcPr>
            <w:tcW w:w="2025" w:type="dxa"/>
            <w:vAlign w:val="center"/>
          </w:tcPr>
          <w:p w14:paraId="0A241DC7" w14:textId="77777777" w:rsidR="5D860972" w:rsidRDefault="5D860972" w:rsidP="5D860972">
            <w:r>
              <w:t>Service breakdown extraction occurs</w:t>
            </w:r>
          </w:p>
        </w:tc>
        <w:tc>
          <w:tcPr>
            <w:tcW w:w="2385" w:type="dxa"/>
            <w:vAlign w:val="center"/>
          </w:tcPr>
          <w:p w14:paraId="2D1E05CC" w14:textId="53804CA5" w:rsidR="5D860972" w:rsidRDefault="026D55F9" w:rsidP="5D860972">
            <w:r>
              <w:t>The individual services b</w:t>
            </w:r>
            <w:r w:rsidR="02316645">
              <w:t>egin to be extracted</w:t>
            </w:r>
          </w:p>
        </w:tc>
        <w:tc>
          <w:tcPr>
            <w:tcW w:w="630" w:type="dxa"/>
            <w:vAlign w:val="center"/>
          </w:tcPr>
          <w:p w14:paraId="502FF075" w14:textId="6655D1D7" w:rsidR="5D860972" w:rsidRDefault="02316645" w:rsidP="65D27D43">
            <w:pPr>
              <w:jc w:val="center"/>
            </w:pPr>
            <w:r>
              <w:t>Pas</w:t>
            </w:r>
          </w:p>
        </w:tc>
        <w:tc>
          <w:tcPr>
            <w:tcW w:w="1680" w:type="dxa"/>
          </w:tcPr>
          <w:p w14:paraId="2EB7FE29" w14:textId="77777777" w:rsidR="5D860972" w:rsidRDefault="5D860972"/>
        </w:tc>
      </w:tr>
      <w:tr w:rsidR="5D860972" w14:paraId="3B422F97" w14:textId="77777777" w:rsidTr="65D27D43">
        <w:trPr>
          <w:trHeight w:val="300"/>
        </w:trPr>
        <w:tc>
          <w:tcPr>
            <w:tcW w:w="645" w:type="dxa"/>
            <w:vAlign w:val="center"/>
          </w:tcPr>
          <w:p w14:paraId="0982E8FD" w14:textId="77777777" w:rsidR="5D860972" w:rsidRDefault="5D860972" w:rsidP="5D860972">
            <w:pPr>
              <w:jc w:val="center"/>
            </w:pPr>
            <w:r>
              <w:t>3</w:t>
            </w:r>
          </w:p>
        </w:tc>
        <w:tc>
          <w:tcPr>
            <w:tcW w:w="2715" w:type="dxa"/>
            <w:vAlign w:val="center"/>
          </w:tcPr>
          <w:p w14:paraId="728AD3EA" w14:textId="77777777" w:rsidR="5D860972" w:rsidRDefault="5D860972" w:rsidP="5D860972">
            <w:r>
              <w:t>Then description, service, and charge fields populate</w:t>
            </w:r>
          </w:p>
        </w:tc>
        <w:tc>
          <w:tcPr>
            <w:tcW w:w="2025" w:type="dxa"/>
            <w:vAlign w:val="center"/>
          </w:tcPr>
          <w:p w14:paraId="589316DA" w14:textId="77777777" w:rsidR="5D860972" w:rsidRDefault="5D860972" w:rsidP="5D860972">
            <w:r>
              <w:t>Line item details captured accurately</w:t>
            </w:r>
          </w:p>
        </w:tc>
        <w:tc>
          <w:tcPr>
            <w:tcW w:w="2385" w:type="dxa"/>
            <w:vAlign w:val="center"/>
          </w:tcPr>
          <w:p w14:paraId="7EAB6F71" w14:textId="4E9EBF0B" w:rsidR="5D860972" w:rsidRDefault="71445FB9" w:rsidP="5D860972">
            <w:r>
              <w:t>Individual services are recognized by the system</w:t>
            </w:r>
          </w:p>
        </w:tc>
        <w:tc>
          <w:tcPr>
            <w:tcW w:w="630" w:type="dxa"/>
            <w:vAlign w:val="center"/>
          </w:tcPr>
          <w:p w14:paraId="248DBE2B" w14:textId="336CF238" w:rsidR="5D860972" w:rsidRDefault="71445FB9" w:rsidP="65D27D43">
            <w:pPr>
              <w:jc w:val="center"/>
            </w:pPr>
            <w:r>
              <w:t>Pass</w:t>
            </w:r>
          </w:p>
        </w:tc>
        <w:tc>
          <w:tcPr>
            <w:tcW w:w="1680" w:type="dxa"/>
          </w:tcPr>
          <w:p w14:paraId="4FA067B1" w14:textId="77777777" w:rsidR="5D860972" w:rsidRDefault="5D860972"/>
        </w:tc>
      </w:tr>
      <w:tr w:rsidR="5D860972" w14:paraId="60C1EE6B" w14:textId="77777777" w:rsidTr="65D27D43">
        <w:trPr>
          <w:trHeight w:val="375"/>
        </w:trPr>
        <w:tc>
          <w:tcPr>
            <w:tcW w:w="10080" w:type="dxa"/>
            <w:gridSpan w:val="6"/>
            <w:shd w:val="clear" w:color="auto" w:fill="BFBFBF" w:themeFill="background1" w:themeFillShade="BF"/>
          </w:tcPr>
          <w:p w14:paraId="1999BE79" w14:textId="3D703D60" w:rsidR="5D860972" w:rsidRDefault="5D860972">
            <w:r w:rsidRPr="5D860972">
              <w:rPr>
                <w:b/>
                <w:bCs/>
              </w:rPr>
              <w:t>TC-5: Extract Payment Status Variants</w:t>
            </w:r>
          </w:p>
          <w:p w14:paraId="1A87868D" w14:textId="14D81CE6" w:rsidR="5D860972" w:rsidRDefault="5D860972" w:rsidP="5D860972">
            <w:pPr>
              <w:rPr>
                <w:b/>
                <w:bCs/>
              </w:rPr>
            </w:pPr>
          </w:p>
        </w:tc>
      </w:tr>
      <w:tr w:rsidR="5D860972" w14:paraId="21ED2CE9" w14:textId="77777777" w:rsidTr="65D27D43">
        <w:trPr>
          <w:trHeight w:val="300"/>
        </w:trPr>
        <w:tc>
          <w:tcPr>
            <w:tcW w:w="645" w:type="dxa"/>
            <w:vAlign w:val="center"/>
          </w:tcPr>
          <w:p w14:paraId="3E86D77F" w14:textId="77777777" w:rsidR="5D860972" w:rsidRDefault="5D860972" w:rsidP="5D860972">
            <w:pPr>
              <w:jc w:val="center"/>
            </w:pPr>
            <w:r>
              <w:t>1</w:t>
            </w:r>
          </w:p>
        </w:tc>
        <w:tc>
          <w:tcPr>
            <w:tcW w:w="2715" w:type="dxa"/>
            <w:vAlign w:val="center"/>
          </w:tcPr>
          <w:p w14:paraId="0FAE245E" w14:textId="77777777" w:rsidR="5D860972" w:rsidRDefault="5D860972" w:rsidP="5D860972">
            <w:r>
              <w:t>Given an invoice shows payment status</w:t>
            </w:r>
          </w:p>
        </w:tc>
        <w:tc>
          <w:tcPr>
            <w:tcW w:w="2025" w:type="dxa"/>
            <w:vAlign w:val="center"/>
          </w:tcPr>
          <w:p w14:paraId="5C3DD87C" w14:textId="77777777" w:rsidR="5D860972" w:rsidRDefault="5D860972" w:rsidP="5D860972">
            <w:r>
              <w:t>Payment status indicators present</w:t>
            </w:r>
          </w:p>
        </w:tc>
        <w:tc>
          <w:tcPr>
            <w:tcW w:w="2385" w:type="dxa"/>
            <w:vAlign w:val="center"/>
          </w:tcPr>
          <w:p w14:paraId="316B9114" w14:textId="1C3A9F74" w:rsidR="5D860972" w:rsidRDefault="2370A224" w:rsidP="5D860972">
            <w:r>
              <w:t>Payment indicators available in test invoice</w:t>
            </w:r>
          </w:p>
        </w:tc>
        <w:tc>
          <w:tcPr>
            <w:tcW w:w="630" w:type="dxa"/>
            <w:vAlign w:val="center"/>
          </w:tcPr>
          <w:p w14:paraId="1628B1C4" w14:textId="588D6C4D" w:rsidR="5D860972" w:rsidRDefault="2370A224" w:rsidP="65D27D43">
            <w:pPr>
              <w:jc w:val="center"/>
            </w:pPr>
            <w:r>
              <w:t>Pass</w:t>
            </w:r>
          </w:p>
        </w:tc>
        <w:tc>
          <w:tcPr>
            <w:tcW w:w="1680" w:type="dxa"/>
          </w:tcPr>
          <w:p w14:paraId="3DCA040C" w14:textId="77777777" w:rsidR="5D860972" w:rsidRDefault="5D860972"/>
        </w:tc>
      </w:tr>
      <w:tr w:rsidR="5D860972" w14:paraId="1F5CC084" w14:textId="77777777" w:rsidTr="65D27D43">
        <w:trPr>
          <w:trHeight w:val="300"/>
        </w:trPr>
        <w:tc>
          <w:tcPr>
            <w:tcW w:w="645" w:type="dxa"/>
            <w:vAlign w:val="center"/>
          </w:tcPr>
          <w:p w14:paraId="26719FBE" w14:textId="77777777" w:rsidR="5D860972" w:rsidRDefault="5D860972" w:rsidP="5D860972">
            <w:pPr>
              <w:jc w:val="center"/>
            </w:pPr>
            <w:r>
              <w:t>2</w:t>
            </w:r>
          </w:p>
        </w:tc>
        <w:tc>
          <w:tcPr>
            <w:tcW w:w="2715" w:type="dxa"/>
            <w:vAlign w:val="center"/>
          </w:tcPr>
          <w:p w14:paraId="3C9454A5" w14:textId="77777777" w:rsidR="5D860972" w:rsidRDefault="5D860972" w:rsidP="5D860972">
            <w:r>
              <w:t>When the system identifies status information</w:t>
            </w:r>
          </w:p>
        </w:tc>
        <w:tc>
          <w:tcPr>
            <w:tcW w:w="2025" w:type="dxa"/>
            <w:vAlign w:val="center"/>
          </w:tcPr>
          <w:p w14:paraId="649EF74B" w14:textId="77777777" w:rsidR="5D860972" w:rsidRDefault="5D860972" w:rsidP="5D860972">
            <w:r>
              <w:t>Payment status recognition occurs</w:t>
            </w:r>
          </w:p>
        </w:tc>
        <w:tc>
          <w:tcPr>
            <w:tcW w:w="2385" w:type="dxa"/>
            <w:vAlign w:val="center"/>
          </w:tcPr>
          <w:p w14:paraId="6848C656" w14:textId="7CCAE6EC" w:rsidR="5D860972" w:rsidRDefault="44987AB9" w:rsidP="5D860972">
            <w:r>
              <w:t xml:space="preserve">The system </w:t>
            </w:r>
            <w:r w:rsidR="69E0C051">
              <w:t>reads the invoice</w:t>
            </w:r>
            <w:r w:rsidR="6D430EC5">
              <w:t xml:space="preserve"> for payment status</w:t>
            </w:r>
          </w:p>
        </w:tc>
        <w:tc>
          <w:tcPr>
            <w:tcW w:w="630" w:type="dxa"/>
            <w:vAlign w:val="center"/>
          </w:tcPr>
          <w:p w14:paraId="034F1E6C" w14:textId="407762E4" w:rsidR="5D860972" w:rsidRDefault="6D430EC5" w:rsidP="65D27D43">
            <w:pPr>
              <w:jc w:val="center"/>
            </w:pPr>
            <w:r>
              <w:t>Pass</w:t>
            </w:r>
          </w:p>
        </w:tc>
        <w:tc>
          <w:tcPr>
            <w:tcW w:w="1680" w:type="dxa"/>
          </w:tcPr>
          <w:p w14:paraId="5D36C2AC" w14:textId="77777777" w:rsidR="5D860972" w:rsidRDefault="5D860972"/>
        </w:tc>
      </w:tr>
      <w:tr w:rsidR="5D860972" w14:paraId="777A1823" w14:textId="77777777" w:rsidTr="65D27D43">
        <w:trPr>
          <w:trHeight w:val="300"/>
        </w:trPr>
        <w:tc>
          <w:tcPr>
            <w:tcW w:w="645" w:type="dxa"/>
            <w:vAlign w:val="center"/>
          </w:tcPr>
          <w:p w14:paraId="46CEF0EA" w14:textId="77777777" w:rsidR="5D860972" w:rsidRDefault="5D860972" w:rsidP="5D860972">
            <w:pPr>
              <w:jc w:val="center"/>
            </w:pPr>
            <w:r>
              <w:t>3</w:t>
            </w:r>
          </w:p>
        </w:tc>
        <w:tc>
          <w:tcPr>
            <w:tcW w:w="2715" w:type="dxa"/>
            <w:vAlign w:val="center"/>
          </w:tcPr>
          <w:p w14:paraId="5363F0E8" w14:textId="77777777" w:rsidR="5D860972" w:rsidRDefault="5D860972" w:rsidP="5D860972">
            <w:r>
              <w:t>Then Pending, Sent, Paid (with date), Rejected by Insurance are recognized</w:t>
            </w:r>
          </w:p>
        </w:tc>
        <w:tc>
          <w:tcPr>
            <w:tcW w:w="2025" w:type="dxa"/>
            <w:vAlign w:val="center"/>
          </w:tcPr>
          <w:p w14:paraId="29B893CE" w14:textId="77777777" w:rsidR="5D860972" w:rsidRDefault="5D860972" w:rsidP="5D860972">
            <w:r>
              <w:t>All status variants properly identified</w:t>
            </w:r>
          </w:p>
        </w:tc>
        <w:tc>
          <w:tcPr>
            <w:tcW w:w="2385" w:type="dxa"/>
            <w:vAlign w:val="center"/>
          </w:tcPr>
          <w:p w14:paraId="0FE4B1B8" w14:textId="4F3BD933" w:rsidR="5D860972" w:rsidRDefault="23208DBB" w:rsidP="5D860972">
            <w:r>
              <w:t>The system recognized the payment status properly</w:t>
            </w:r>
          </w:p>
        </w:tc>
        <w:tc>
          <w:tcPr>
            <w:tcW w:w="630" w:type="dxa"/>
            <w:vAlign w:val="center"/>
          </w:tcPr>
          <w:p w14:paraId="3BC47DED" w14:textId="1CB63FE2" w:rsidR="5D860972" w:rsidRDefault="23208DBB" w:rsidP="65D27D43">
            <w:pPr>
              <w:jc w:val="center"/>
            </w:pPr>
            <w:r>
              <w:t>Pass</w:t>
            </w:r>
          </w:p>
        </w:tc>
        <w:tc>
          <w:tcPr>
            <w:tcW w:w="1680" w:type="dxa"/>
          </w:tcPr>
          <w:p w14:paraId="1A6E0074" w14:textId="77777777" w:rsidR="5D860972" w:rsidRDefault="5D860972"/>
        </w:tc>
      </w:tr>
      <w:tr w:rsidR="5D860972" w14:paraId="428688FC" w14:textId="77777777" w:rsidTr="65D27D43">
        <w:trPr>
          <w:trHeight w:val="300"/>
        </w:trPr>
        <w:tc>
          <w:tcPr>
            <w:tcW w:w="10080" w:type="dxa"/>
            <w:gridSpan w:val="6"/>
            <w:shd w:val="clear" w:color="auto" w:fill="BFBFBF" w:themeFill="background1" w:themeFillShade="BF"/>
          </w:tcPr>
          <w:p w14:paraId="251286D6" w14:textId="11E82818" w:rsidR="5D860972" w:rsidRDefault="5D860972">
            <w:r w:rsidRPr="5D860972">
              <w:rPr>
                <w:b/>
                <w:bCs/>
              </w:rPr>
              <w:t>TC-6: Extract Payment Indicators</w:t>
            </w:r>
          </w:p>
          <w:p w14:paraId="11BC1062" w14:textId="3F530D66" w:rsidR="5D860972" w:rsidRDefault="5D860972" w:rsidP="5D860972">
            <w:pPr>
              <w:rPr>
                <w:b/>
                <w:bCs/>
              </w:rPr>
            </w:pPr>
          </w:p>
        </w:tc>
      </w:tr>
      <w:tr w:rsidR="5D860972" w14:paraId="47186878" w14:textId="77777777" w:rsidTr="65D27D43">
        <w:trPr>
          <w:trHeight w:val="300"/>
        </w:trPr>
        <w:tc>
          <w:tcPr>
            <w:tcW w:w="645" w:type="dxa"/>
            <w:vAlign w:val="center"/>
          </w:tcPr>
          <w:p w14:paraId="50167EEE" w14:textId="77777777" w:rsidR="5D860972" w:rsidRDefault="5D860972" w:rsidP="5D860972">
            <w:pPr>
              <w:jc w:val="center"/>
            </w:pPr>
            <w:r>
              <w:t>1</w:t>
            </w:r>
          </w:p>
        </w:tc>
        <w:tc>
          <w:tcPr>
            <w:tcW w:w="2715" w:type="dxa"/>
            <w:vAlign w:val="center"/>
          </w:tcPr>
          <w:p w14:paraId="6ED7495A" w14:textId="77777777" w:rsidR="5D860972" w:rsidRDefault="5D860972" w:rsidP="5D860972">
            <w:r>
              <w:t>Given an invoice contains payment method indicators</w:t>
            </w:r>
          </w:p>
        </w:tc>
        <w:tc>
          <w:tcPr>
            <w:tcW w:w="2025" w:type="dxa"/>
            <w:vAlign w:val="center"/>
          </w:tcPr>
          <w:p w14:paraId="4A471D01" w14:textId="77777777" w:rsidR="5D860972" w:rsidRDefault="5D860972" w:rsidP="5D860972">
            <w:r>
              <w:t>Payment type information present</w:t>
            </w:r>
          </w:p>
        </w:tc>
        <w:tc>
          <w:tcPr>
            <w:tcW w:w="2385" w:type="dxa"/>
            <w:vAlign w:val="center"/>
          </w:tcPr>
          <w:p w14:paraId="454774D2" w14:textId="17653141" w:rsidR="5D860972" w:rsidRDefault="4077F25E" w:rsidP="5D860972">
            <w:r>
              <w:t>Payment type available for testing in invoice</w:t>
            </w:r>
          </w:p>
        </w:tc>
        <w:tc>
          <w:tcPr>
            <w:tcW w:w="630" w:type="dxa"/>
            <w:vAlign w:val="center"/>
          </w:tcPr>
          <w:p w14:paraId="035BDD28" w14:textId="1ABEE852" w:rsidR="5D860972" w:rsidRDefault="4077F25E" w:rsidP="65D27D43">
            <w:pPr>
              <w:jc w:val="center"/>
            </w:pPr>
            <w:r>
              <w:t>Pass</w:t>
            </w:r>
          </w:p>
        </w:tc>
        <w:tc>
          <w:tcPr>
            <w:tcW w:w="1680" w:type="dxa"/>
          </w:tcPr>
          <w:p w14:paraId="59445836" w14:textId="77777777" w:rsidR="5D860972" w:rsidRDefault="5D860972"/>
        </w:tc>
      </w:tr>
      <w:tr w:rsidR="5D860972" w14:paraId="462E9B08" w14:textId="77777777" w:rsidTr="65D27D43">
        <w:trPr>
          <w:trHeight w:val="300"/>
        </w:trPr>
        <w:tc>
          <w:tcPr>
            <w:tcW w:w="645" w:type="dxa"/>
            <w:vAlign w:val="center"/>
          </w:tcPr>
          <w:p w14:paraId="6A86512F" w14:textId="77777777" w:rsidR="5D860972" w:rsidRDefault="5D860972" w:rsidP="5D860972">
            <w:pPr>
              <w:jc w:val="center"/>
            </w:pPr>
            <w:r>
              <w:t>2</w:t>
            </w:r>
          </w:p>
        </w:tc>
        <w:tc>
          <w:tcPr>
            <w:tcW w:w="2715" w:type="dxa"/>
            <w:vAlign w:val="center"/>
          </w:tcPr>
          <w:p w14:paraId="5EC27F76" w14:textId="77777777" w:rsidR="5D860972" w:rsidRDefault="5D860972" w:rsidP="5D860972">
            <w:r>
              <w:t>When the system analyzes payment sections</w:t>
            </w:r>
          </w:p>
        </w:tc>
        <w:tc>
          <w:tcPr>
            <w:tcW w:w="2025" w:type="dxa"/>
            <w:vAlign w:val="center"/>
          </w:tcPr>
          <w:p w14:paraId="352AA1DF" w14:textId="77777777" w:rsidR="5D860972" w:rsidRDefault="5D860972" w:rsidP="5D860972">
            <w:r>
              <w:t>Payment indicator extraction occurs</w:t>
            </w:r>
          </w:p>
        </w:tc>
        <w:tc>
          <w:tcPr>
            <w:tcW w:w="2385" w:type="dxa"/>
            <w:vAlign w:val="center"/>
          </w:tcPr>
          <w:p w14:paraId="546ED771" w14:textId="1D97922D" w:rsidR="5D860972" w:rsidRDefault="7A82BE3A" w:rsidP="5D860972">
            <w:r>
              <w:t>The system reads the invoice for payment indicator</w:t>
            </w:r>
          </w:p>
        </w:tc>
        <w:tc>
          <w:tcPr>
            <w:tcW w:w="630" w:type="dxa"/>
            <w:vAlign w:val="center"/>
          </w:tcPr>
          <w:p w14:paraId="10BAF4B3" w14:textId="045D6FDE" w:rsidR="5D860972" w:rsidRDefault="7A82BE3A" w:rsidP="65D27D43">
            <w:pPr>
              <w:jc w:val="center"/>
            </w:pPr>
            <w:r>
              <w:t>Pass</w:t>
            </w:r>
          </w:p>
        </w:tc>
        <w:tc>
          <w:tcPr>
            <w:tcW w:w="1680" w:type="dxa"/>
          </w:tcPr>
          <w:p w14:paraId="78441DEA" w14:textId="77777777" w:rsidR="5D860972" w:rsidRDefault="5D860972"/>
        </w:tc>
      </w:tr>
      <w:tr w:rsidR="5D860972" w14:paraId="31C1BA45" w14:textId="77777777" w:rsidTr="65D27D43">
        <w:trPr>
          <w:trHeight w:val="300"/>
        </w:trPr>
        <w:tc>
          <w:tcPr>
            <w:tcW w:w="645" w:type="dxa"/>
            <w:vAlign w:val="center"/>
          </w:tcPr>
          <w:p w14:paraId="536B8AAC" w14:textId="77777777" w:rsidR="5D860972" w:rsidRDefault="5D860972" w:rsidP="5D860972">
            <w:pPr>
              <w:jc w:val="center"/>
            </w:pPr>
            <w:r>
              <w:t>3</w:t>
            </w:r>
          </w:p>
        </w:tc>
        <w:tc>
          <w:tcPr>
            <w:tcW w:w="2715" w:type="dxa"/>
            <w:vAlign w:val="center"/>
          </w:tcPr>
          <w:p w14:paraId="3ED0ABC0" w14:textId="77777777" w:rsidR="5D860972" w:rsidRDefault="5D860972" w:rsidP="5D860972">
            <w:r>
              <w:t>Then Direct Provider Link, Third-Party Payment, Other, Billed to insurance, Copay states are parsed</w:t>
            </w:r>
          </w:p>
        </w:tc>
        <w:tc>
          <w:tcPr>
            <w:tcW w:w="2025" w:type="dxa"/>
            <w:vAlign w:val="center"/>
          </w:tcPr>
          <w:p w14:paraId="0AA692BA" w14:textId="77777777" w:rsidR="5D860972" w:rsidRDefault="5D860972" w:rsidP="5D860972">
            <w:r>
              <w:t>All payment indicators captured</w:t>
            </w:r>
          </w:p>
        </w:tc>
        <w:tc>
          <w:tcPr>
            <w:tcW w:w="2385" w:type="dxa"/>
            <w:vAlign w:val="center"/>
          </w:tcPr>
          <w:p w14:paraId="4AF0BC02" w14:textId="26C36AF3" w:rsidR="5D860972" w:rsidRDefault="37DB25FD" w:rsidP="5D860972">
            <w:r>
              <w:t>Payment indicators captured</w:t>
            </w:r>
          </w:p>
        </w:tc>
        <w:tc>
          <w:tcPr>
            <w:tcW w:w="630" w:type="dxa"/>
            <w:vAlign w:val="center"/>
          </w:tcPr>
          <w:p w14:paraId="29264A6D" w14:textId="2DF3FD15" w:rsidR="5D860972" w:rsidRDefault="37DB25FD" w:rsidP="65D27D43">
            <w:pPr>
              <w:jc w:val="center"/>
            </w:pPr>
            <w:r>
              <w:t>Pass</w:t>
            </w:r>
          </w:p>
        </w:tc>
        <w:tc>
          <w:tcPr>
            <w:tcW w:w="1680" w:type="dxa"/>
          </w:tcPr>
          <w:p w14:paraId="7635BEAD" w14:textId="77777777" w:rsidR="5D860972" w:rsidRDefault="5D860972"/>
        </w:tc>
      </w:tr>
      <w:tr w:rsidR="5D860972" w14:paraId="23E37C21" w14:textId="77777777" w:rsidTr="65D27D43">
        <w:trPr>
          <w:trHeight w:val="300"/>
        </w:trPr>
        <w:tc>
          <w:tcPr>
            <w:tcW w:w="10080" w:type="dxa"/>
            <w:gridSpan w:val="6"/>
            <w:shd w:val="clear" w:color="auto" w:fill="BFBFBF" w:themeFill="background1" w:themeFillShade="BF"/>
          </w:tcPr>
          <w:p w14:paraId="0154FC9B" w14:textId="444CDEFD" w:rsidR="5D860972" w:rsidRDefault="5D860972">
            <w:r w:rsidRPr="5D860972">
              <w:rPr>
                <w:b/>
                <w:bCs/>
              </w:rPr>
              <w:t>TC-7: Extract Supported Payment Methods</w:t>
            </w:r>
          </w:p>
          <w:p w14:paraId="26350C67" w14:textId="3B6C87FB" w:rsidR="5D860972" w:rsidRDefault="5D860972" w:rsidP="5D860972">
            <w:pPr>
              <w:rPr>
                <w:b/>
                <w:bCs/>
              </w:rPr>
            </w:pPr>
          </w:p>
        </w:tc>
      </w:tr>
      <w:tr w:rsidR="5D860972" w14:paraId="3046B23D" w14:textId="77777777" w:rsidTr="65D27D43">
        <w:trPr>
          <w:trHeight w:val="300"/>
        </w:trPr>
        <w:tc>
          <w:tcPr>
            <w:tcW w:w="645" w:type="dxa"/>
            <w:vAlign w:val="center"/>
          </w:tcPr>
          <w:p w14:paraId="0D9AFD60" w14:textId="77777777" w:rsidR="5D860972" w:rsidRDefault="5D860972" w:rsidP="5D860972">
            <w:pPr>
              <w:jc w:val="center"/>
            </w:pPr>
            <w:r>
              <w:t>1</w:t>
            </w:r>
          </w:p>
        </w:tc>
        <w:tc>
          <w:tcPr>
            <w:tcW w:w="2715" w:type="dxa"/>
            <w:vAlign w:val="center"/>
          </w:tcPr>
          <w:p w14:paraId="1CE559DF" w14:textId="77777777" w:rsidR="5D860972" w:rsidRDefault="5D860972" w:rsidP="5D860972">
            <w:r>
              <w:t>Given an invoice lists accepted payment methods</w:t>
            </w:r>
          </w:p>
        </w:tc>
        <w:tc>
          <w:tcPr>
            <w:tcW w:w="2025" w:type="dxa"/>
            <w:vAlign w:val="center"/>
          </w:tcPr>
          <w:p w14:paraId="28137841" w14:textId="77777777" w:rsidR="5D860972" w:rsidRDefault="5D860972" w:rsidP="5D860972">
            <w:r>
              <w:t>Payment method options displayed</w:t>
            </w:r>
          </w:p>
        </w:tc>
        <w:tc>
          <w:tcPr>
            <w:tcW w:w="2385" w:type="dxa"/>
            <w:vAlign w:val="center"/>
          </w:tcPr>
          <w:p w14:paraId="3B017ED9" w14:textId="3F69FF84" w:rsidR="5D860972" w:rsidRDefault="23ECDEF1" w:rsidP="5D860972">
            <w:r>
              <w:t>Payment method options available in invoice</w:t>
            </w:r>
          </w:p>
        </w:tc>
        <w:tc>
          <w:tcPr>
            <w:tcW w:w="630" w:type="dxa"/>
            <w:vAlign w:val="center"/>
          </w:tcPr>
          <w:p w14:paraId="1BFB2798" w14:textId="1F86D7EA" w:rsidR="5D860972" w:rsidRDefault="23ECDEF1" w:rsidP="65D27D43">
            <w:pPr>
              <w:jc w:val="center"/>
            </w:pPr>
            <w:r>
              <w:t>Pass</w:t>
            </w:r>
          </w:p>
        </w:tc>
        <w:tc>
          <w:tcPr>
            <w:tcW w:w="1680" w:type="dxa"/>
          </w:tcPr>
          <w:p w14:paraId="6CE99B71" w14:textId="77777777" w:rsidR="5D860972" w:rsidRDefault="5D860972"/>
        </w:tc>
      </w:tr>
      <w:tr w:rsidR="5D860972" w14:paraId="03E8753A" w14:textId="77777777" w:rsidTr="65D27D43">
        <w:trPr>
          <w:trHeight w:val="300"/>
        </w:trPr>
        <w:tc>
          <w:tcPr>
            <w:tcW w:w="645" w:type="dxa"/>
            <w:vAlign w:val="center"/>
          </w:tcPr>
          <w:p w14:paraId="32101BE0" w14:textId="77777777" w:rsidR="5D860972" w:rsidRDefault="5D860972" w:rsidP="5D860972">
            <w:pPr>
              <w:jc w:val="center"/>
            </w:pPr>
            <w:r>
              <w:t>2</w:t>
            </w:r>
          </w:p>
        </w:tc>
        <w:tc>
          <w:tcPr>
            <w:tcW w:w="2715" w:type="dxa"/>
            <w:vAlign w:val="center"/>
          </w:tcPr>
          <w:p w14:paraId="02C2FDFB" w14:textId="77777777" w:rsidR="5D860972" w:rsidRDefault="5D860972" w:rsidP="5D860972">
            <w:r>
              <w:t>When the system processes payment method section</w:t>
            </w:r>
          </w:p>
        </w:tc>
        <w:tc>
          <w:tcPr>
            <w:tcW w:w="2025" w:type="dxa"/>
            <w:vAlign w:val="center"/>
          </w:tcPr>
          <w:p w14:paraId="7EA1C433" w14:textId="77777777" w:rsidR="5D860972" w:rsidRDefault="5D860972" w:rsidP="5D860972">
            <w:r>
              <w:t>Payment method extraction occurs</w:t>
            </w:r>
          </w:p>
        </w:tc>
        <w:tc>
          <w:tcPr>
            <w:tcW w:w="2385" w:type="dxa"/>
            <w:vAlign w:val="center"/>
          </w:tcPr>
          <w:p w14:paraId="1A39534B" w14:textId="47373ACF" w:rsidR="5D860972" w:rsidRDefault="5587C797" w:rsidP="5D860972">
            <w:r>
              <w:t>Payment method is read by the system</w:t>
            </w:r>
          </w:p>
        </w:tc>
        <w:tc>
          <w:tcPr>
            <w:tcW w:w="630" w:type="dxa"/>
            <w:vAlign w:val="center"/>
          </w:tcPr>
          <w:p w14:paraId="56CEEF1E" w14:textId="237BADC4" w:rsidR="5D860972" w:rsidRDefault="5587C797" w:rsidP="65D27D43">
            <w:pPr>
              <w:jc w:val="center"/>
            </w:pPr>
            <w:r>
              <w:t>Pass</w:t>
            </w:r>
          </w:p>
        </w:tc>
        <w:tc>
          <w:tcPr>
            <w:tcW w:w="1680" w:type="dxa"/>
          </w:tcPr>
          <w:p w14:paraId="061F45C8" w14:textId="77777777" w:rsidR="5D860972" w:rsidRDefault="5D860972"/>
        </w:tc>
      </w:tr>
      <w:tr w:rsidR="5D860972" w14:paraId="2D30717F" w14:textId="77777777" w:rsidTr="65D27D43">
        <w:trPr>
          <w:trHeight w:val="300"/>
        </w:trPr>
        <w:tc>
          <w:tcPr>
            <w:tcW w:w="645" w:type="dxa"/>
            <w:vAlign w:val="center"/>
          </w:tcPr>
          <w:p w14:paraId="1B1A975A" w14:textId="77777777" w:rsidR="5D860972" w:rsidRDefault="5D860972" w:rsidP="5D860972">
            <w:pPr>
              <w:jc w:val="center"/>
            </w:pPr>
            <w:r>
              <w:lastRenderedPageBreak/>
              <w:t>3</w:t>
            </w:r>
          </w:p>
        </w:tc>
        <w:tc>
          <w:tcPr>
            <w:tcW w:w="2715" w:type="dxa"/>
            <w:vAlign w:val="center"/>
          </w:tcPr>
          <w:p w14:paraId="6AD65D91" w14:textId="77777777" w:rsidR="5D860972" w:rsidRDefault="5D860972" w:rsidP="5D860972">
            <w:r>
              <w:t>Then Checks/Credit Card/Online Payment flags are set</w:t>
            </w:r>
          </w:p>
        </w:tc>
        <w:tc>
          <w:tcPr>
            <w:tcW w:w="2025" w:type="dxa"/>
            <w:vAlign w:val="center"/>
          </w:tcPr>
          <w:p w14:paraId="505748B9" w14:textId="77777777" w:rsidR="5D860972" w:rsidRDefault="5D860972" w:rsidP="5D860972">
            <w:r>
              <w:t>Payment method flags properly configured</w:t>
            </w:r>
          </w:p>
        </w:tc>
        <w:tc>
          <w:tcPr>
            <w:tcW w:w="2385" w:type="dxa"/>
            <w:vAlign w:val="center"/>
          </w:tcPr>
          <w:p w14:paraId="535D4093" w14:textId="3981570E" w:rsidR="5D860972" w:rsidRDefault="55B05C01" w:rsidP="5D860972">
            <w:r>
              <w:t>Payment method flags configured successfully</w:t>
            </w:r>
          </w:p>
        </w:tc>
        <w:tc>
          <w:tcPr>
            <w:tcW w:w="630" w:type="dxa"/>
            <w:vAlign w:val="center"/>
          </w:tcPr>
          <w:p w14:paraId="0DE35346" w14:textId="15E49686" w:rsidR="5D860972" w:rsidRDefault="55B05C01" w:rsidP="65D27D43">
            <w:pPr>
              <w:jc w:val="center"/>
            </w:pPr>
            <w:r>
              <w:t>Pass</w:t>
            </w:r>
          </w:p>
        </w:tc>
        <w:tc>
          <w:tcPr>
            <w:tcW w:w="1680" w:type="dxa"/>
          </w:tcPr>
          <w:p w14:paraId="71CBF85D" w14:textId="77777777" w:rsidR="5D860972" w:rsidRDefault="5D860972"/>
        </w:tc>
      </w:tr>
      <w:tr w:rsidR="5D860972" w14:paraId="327A6986" w14:textId="77777777" w:rsidTr="65D27D43">
        <w:trPr>
          <w:trHeight w:val="300"/>
        </w:trPr>
        <w:tc>
          <w:tcPr>
            <w:tcW w:w="10080" w:type="dxa"/>
            <w:gridSpan w:val="6"/>
            <w:shd w:val="clear" w:color="auto" w:fill="BFBFBF" w:themeFill="background1" w:themeFillShade="BF"/>
          </w:tcPr>
          <w:p w14:paraId="776941F5" w14:textId="73C5D9FC" w:rsidR="5D860972" w:rsidRDefault="5D860972" w:rsidP="5D860972">
            <w:r w:rsidRPr="5D860972">
              <w:rPr>
                <w:b/>
                <w:bCs/>
              </w:rPr>
              <w:t>TC-8: Extract Payment References</w:t>
            </w:r>
          </w:p>
          <w:p w14:paraId="3E87363F" w14:textId="3A3AACEB" w:rsidR="5D860972" w:rsidRDefault="5D860972" w:rsidP="5D860972">
            <w:pPr>
              <w:rPr>
                <w:b/>
                <w:bCs/>
              </w:rPr>
            </w:pPr>
          </w:p>
        </w:tc>
      </w:tr>
      <w:tr w:rsidR="5D860972" w14:paraId="20D536DF" w14:textId="77777777" w:rsidTr="65D27D43">
        <w:trPr>
          <w:trHeight w:val="300"/>
        </w:trPr>
        <w:tc>
          <w:tcPr>
            <w:tcW w:w="645" w:type="dxa"/>
            <w:vAlign w:val="center"/>
          </w:tcPr>
          <w:p w14:paraId="194BC342" w14:textId="77777777" w:rsidR="5D860972" w:rsidRDefault="5D860972" w:rsidP="5D860972">
            <w:pPr>
              <w:jc w:val="center"/>
            </w:pPr>
            <w:r>
              <w:t>1</w:t>
            </w:r>
          </w:p>
        </w:tc>
        <w:tc>
          <w:tcPr>
            <w:tcW w:w="2715" w:type="dxa"/>
            <w:vAlign w:val="center"/>
          </w:tcPr>
          <w:p w14:paraId="531831CB" w14:textId="77777777" w:rsidR="5D860972" w:rsidRDefault="5D860972" w:rsidP="5D860972">
            <w:r>
              <w:t>Given an invoice contains payment reference information</w:t>
            </w:r>
          </w:p>
        </w:tc>
        <w:tc>
          <w:tcPr>
            <w:tcW w:w="2025" w:type="dxa"/>
            <w:vAlign w:val="center"/>
          </w:tcPr>
          <w:p w14:paraId="734632CC" w14:textId="77777777" w:rsidR="5D860972" w:rsidRDefault="5D860972" w:rsidP="5D860972">
            <w:r>
              <w:t>Payment links, QR codes, notes present</w:t>
            </w:r>
          </w:p>
        </w:tc>
        <w:tc>
          <w:tcPr>
            <w:tcW w:w="2385" w:type="dxa"/>
            <w:vAlign w:val="center"/>
          </w:tcPr>
          <w:p w14:paraId="5D8AFEBC" w14:textId="3B55612F" w:rsidR="5D860972" w:rsidRDefault="6FDCF320" w:rsidP="5D860972">
            <w:r>
              <w:t>An invoice with the necessary fields are present for testing</w:t>
            </w:r>
          </w:p>
        </w:tc>
        <w:tc>
          <w:tcPr>
            <w:tcW w:w="630" w:type="dxa"/>
            <w:vAlign w:val="center"/>
          </w:tcPr>
          <w:p w14:paraId="0FF03050" w14:textId="21B441A5" w:rsidR="5D860972" w:rsidRDefault="6FDCF320" w:rsidP="65D27D43">
            <w:pPr>
              <w:jc w:val="center"/>
            </w:pPr>
            <w:r>
              <w:t>Pass</w:t>
            </w:r>
          </w:p>
        </w:tc>
        <w:tc>
          <w:tcPr>
            <w:tcW w:w="1680" w:type="dxa"/>
          </w:tcPr>
          <w:p w14:paraId="08DD8EEC" w14:textId="77777777" w:rsidR="5D860972" w:rsidRDefault="5D860972"/>
        </w:tc>
      </w:tr>
      <w:tr w:rsidR="5D860972" w14:paraId="519EB90F" w14:textId="77777777" w:rsidTr="65D27D43">
        <w:trPr>
          <w:trHeight w:val="300"/>
        </w:trPr>
        <w:tc>
          <w:tcPr>
            <w:tcW w:w="645" w:type="dxa"/>
            <w:vAlign w:val="center"/>
          </w:tcPr>
          <w:p w14:paraId="6935BF57" w14:textId="77777777" w:rsidR="5D860972" w:rsidRDefault="5D860972" w:rsidP="5D860972">
            <w:pPr>
              <w:jc w:val="center"/>
            </w:pPr>
            <w:r>
              <w:t>2</w:t>
            </w:r>
          </w:p>
        </w:tc>
        <w:tc>
          <w:tcPr>
            <w:tcW w:w="2715" w:type="dxa"/>
            <w:vAlign w:val="center"/>
          </w:tcPr>
          <w:p w14:paraId="2E9DBA0C" w14:textId="77777777" w:rsidR="5D860972" w:rsidRDefault="5D860972" w:rsidP="5D860972">
            <w:r>
              <w:t>When the system extracts reference data</w:t>
            </w:r>
          </w:p>
        </w:tc>
        <w:tc>
          <w:tcPr>
            <w:tcW w:w="2025" w:type="dxa"/>
            <w:vAlign w:val="center"/>
          </w:tcPr>
          <w:p w14:paraId="66423160" w14:textId="77777777" w:rsidR="5D860972" w:rsidRDefault="5D860972" w:rsidP="5D860972">
            <w:r>
              <w:t>Payment reference parsing occurs</w:t>
            </w:r>
          </w:p>
        </w:tc>
        <w:tc>
          <w:tcPr>
            <w:tcW w:w="2385" w:type="dxa"/>
            <w:vAlign w:val="center"/>
          </w:tcPr>
          <w:p w14:paraId="5C4CA518" w14:textId="3BDD613F" w:rsidR="5D860972" w:rsidRDefault="3CA0373A" w:rsidP="5D860972">
            <w:r>
              <w:t xml:space="preserve">The system reads the </w:t>
            </w:r>
            <w:r w:rsidR="0256F9CF">
              <w:t>reference data</w:t>
            </w:r>
          </w:p>
        </w:tc>
        <w:tc>
          <w:tcPr>
            <w:tcW w:w="630" w:type="dxa"/>
            <w:vAlign w:val="center"/>
          </w:tcPr>
          <w:p w14:paraId="1CAFED65" w14:textId="4FEFA07D" w:rsidR="5D860972" w:rsidRDefault="0256F9CF" w:rsidP="65D27D43">
            <w:pPr>
              <w:jc w:val="center"/>
            </w:pPr>
            <w:r>
              <w:t>Pass</w:t>
            </w:r>
          </w:p>
        </w:tc>
        <w:tc>
          <w:tcPr>
            <w:tcW w:w="1680" w:type="dxa"/>
          </w:tcPr>
          <w:p w14:paraId="17C6BF66" w14:textId="77777777" w:rsidR="5D860972" w:rsidRDefault="5D860972"/>
        </w:tc>
      </w:tr>
      <w:tr w:rsidR="5D860972" w14:paraId="1E3EFC4D" w14:textId="77777777" w:rsidTr="65D27D43">
        <w:trPr>
          <w:trHeight w:val="300"/>
        </w:trPr>
        <w:tc>
          <w:tcPr>
            <w:tcW w:w="645" w:type="dxa"/>
            <w:vAlign w:val="center"/>
          </w:tcPr>
          <w:p w14:paraId="4FEBAA8B" w14:textId="77777777" w:rsidR="5D860972" w:rsidRDefault="5D860972" w:rsidP="5D860972">
            <w:pPr>
              <w:jc w:val="center"/>
            </w:pPr>
            <w:r>
              <w:t>3</w:t>
            </w:r>
          </w:p>
        </w:tc>
        <w:tc>
          <w:tcPr>
            <w:tcW w:w="2715" w:type="dxa"/>
            <w:vAlign w:val="center"/>
          </w:tcPr>
          <w:p w14:paraId="37BBAE03" w14:textId="77777777" w:rsidR="5D860972" w:rsidRDefault="5D860972" w:rsidP="5D860972">
            <w:r>
              <w:t>Then payment link, QR code, and notes are captured</w:t>
            </w:r>
          </w:p>
        </w:tc>
        <w:tc>
          <w:tcPr>
            <w:tcW w:w="2025" w:type="dxa"/>
            <w:vAlign w:val="center"/>
          </w:tcPr>
          <w:p w14:paraId="612E247B" w14:textId="77777777" w:rsidR="5D860972" w:rsidRDefault="5D860972" w:rsidP="5D860972">
            <w:r>
              <w:t>All payment references stored</w:t>
            </w:r>
          </w:p>
        </w:tc>
        <w:tc>
          <w:tcPr>
            <w:tcW w:w="2385" w:type="dxa"/>
            <w:vAlign w:val="center"/>
          </w:tcPr>
          <w:p w14:paraId="1E36D2AA" w14:textId="7390B8EC" w:rsidR="5D860972" w:rsidRDefault="57DA5892" w:rsidP="5D860972">
            <w:r>
              <w:t>The system captures the payment link, QR code, and notes</w:t>
            </w:r>
          </w:p>
        </w:tc>
        <w:tc>
          <w:tcPr>
            <w:tcW w:w="630" w:type="dxa"/>
            <w:vAlign w:val="center"/>
          </w:tcPr>
          <w:p w14:paraId="604E5838" w14:textId="0016157D" w:rsidR="5D860972" w:rsidRDefault="57DA5892" w:rsidP="65D27D43">
            <w:pPr>
              <w:jc w:val="center"/>
            </w:pPr>
            <w:r>
              <w:t>Pass</w:t>
            </w:r>
          </w:p>
        </w:tc>
        <w:tc>
          <w:tcPr>
            <w:tcW w:w="1680" w:type="dxa"/>
          </w:tcPr>
          <w:p w14:paraId="15602575" w14:textId="77777777" w:rsidR="5D860972" w:rsidRDefault="5D860972"/>
        </w:tc>
      </w:tr>
      <w:tr w:rsidR="5D860972" w14:paraId="48C6DD33" w14:textId="77777777" w:rsidTr="65D27D43">
        <w:trPr>
          <w:trHeight w:val="300"/>
        </w:trPr>
        <w:tc>
          <w:tcPr>
            <w:tcW w:w="10080" w:type="dxa"/>
            <w:gridSpan w:val="6"/>
            <w:shd w:val="clear" w:color="auto" w:fill="BFBFBF" w:themeFill="background1" w:themeFillShade="BF"/>
          </w:tcPr>
          <w:p w14:paraId="5C1BF9ED" w14:textId="45D16C6E" w:rsidR="5D860972" w:rsidRDefault="5D860972" w:rsidP="5D860972">
            <w:r w:rsidRPr="5D860972">
              <w:rPr>
                <w:b/>
                <w:bCs/>
              </w:rPr>
              <w:t>TC-9: Extract Amounts and Totals</w:t>
            </w:r>
          </w:p>
          <w:p w14:paraId="614F8F58" w14:textId="5FC98EE8" w:rsidR="5D860972" w:rsidRDefault="5D860972" w:rsidP="5D860972">
            <w:pPr>
              <w:rPr>
                <w:b/>
                <w:bCs/>
              </w:rPr>
            </w:pPr>
          </w:p>
        </w:tc>
      </w:tr>
      <w:tr w:rsidR="5D860972" w14:paraId="70A36CA8" w14:textId="77777777" w:rsidTr="65D27D43">
        <w:trPr>
          <w:trHeight w:val="300"/>
        </w:trPr>
        <w:tc>
          <w:tcPr>
            <w:tcW w:w="645" w:type="dxa"/>
            <w:vAlign w:val="center"/>
          </w:tcPr>
          <w:p w14:paraId="30CFFFA3" w14:textId="77777777" w:rsidR="5D860972" w:rsidRDefault="5D860972" w:rsidP="5D860972">
            <w:pPr>
              <w:jc w:val="center"/>
            </w:pPr>
            <w:r>
              <w:t>1</w:t>
            </w:r>
          </w:p>
        </w:tc>
        <w:tc>
          <w:tcPr>
            <w:tcW w:w="2715" w:type="dxa"/>
            <w:vAlign w:val="center"/>
          </w:tcPr>
          <w:p w14:paraId="629418B4" w14:textId="77777777" w:rsidR="5D860972" w:rsidRDefault="5D860972" w:rsidP="5D860972">
            <w:r>
              <w:t>Given an invoice has financial amounts</w:t>
            </w:r>
          </w:p>
        </w:tc>
        <w:tc>
          <w:tcPr>
            <w:tcW w:w="2025" w:type="dxa"/>
            <w:vAlign w:val="center"/>
          </w:tcPr>
          <w:p w14:paraId="2847E8C0" w14:textId="77777777" w:rsidR="5D860972" w:rsidRDefault="5D860972" w:rsidP="5D860972">
            <w:r>
              <w:t>Total and line item charges present</w:t>
            </w:r>
          </w:p>
        </w:tc>
        <w:tc>
          <w:tcPr>
            <w:tcW w:w="2385" w:type="dxa"/>
          </w:tcPr>
          <w:p w14:paraId="1D8CCE85" w14:textId="414F80AC" w:rsidR="5D860972" w:rsidRDefault="6C3F3157">
            <w:r>
              <w:t>Financial information available in invoice for testing</w:t>
            </w:r>
          </w:p>
        </w:tc>
        <w:tc>
          <w:tcPr>
            <w:tcW w:w="630" w:type="dxa"/>
            <w:vAlign w:val="center"/>
          </w:tcPr>
          <w:p w14:paraId="1089FD11" w14:textId="1D44834B" w:rsidR="5D860972" w:rsidRDefault="6C3F3157" w:rsidP="65D27D43">
            <w:pPr>
              <w:jc w:val="center"/>
            </w:pPr>
            <w:r>
              <w:t>Pass</w:t>
            </w:r>
          </w:p>
        </w:tc>
        <w:tc>
          <w:tcPr>
            <w:tcW w:w="1680" w:type="dxa"/>
          </w:tcPr>
          <w:p w14:paraId="26D936C6" w14:textId="77777777" w:rsidR="5D860972" w:rsidRDefault="5D860972"/>
        </w:tc>
      </w:tr>
      <w:tr w:rsidR="5D860972" w14:paraId="21E2A560" w14:textId="77777777" w:rsidTr="65D27D43">
        <w:trPr>
          <w:trHeight w:val="300"/>
        </w:trPr>
        <w:tc>
          <w:tcPr>
            <w:tcW w:w="645" w:type="dxa"/>
            <w:vAlign w:val="center"/>
          </w:tcPr>
          <w:p w14:paraId="7C04E487" w14:textId="77777777" w:rsidR="5D860972" w:rsidRDefault="5D860972" w:rsidP="5D860972">
            <w:pPr>
              <w:jc w:val="center"/>
            </w:pPr>
            <w:r>
              <w:t>2</w:t>
            </w:r>
          </w:p>
        </w:tc>
        <w:tc>
          <w:tcPr>
            <w:tcW w:w="2715" w:type="dxa"/>
            <w:vAlign w:val="center"/>
          </w:tcPr>
          <w:p w14:paraId="3DE23131" w14:textId="77777777" w:rsidR="5D860972" w:rsidRDefault="5D860972" w:rsidP="5D860972">
            <w:r>
              <w:t>When the system processes financial data</w:t>
            </w:r>
          </w:p>
        </w:tc>
        <w:tc>
          <w:tcPr>
            <w:tcW w:w="2025" w:type="dxa"/>
            <w:vAlign w:val="center"/>
          </w:tcPr>
          <w:p w14:paraId="22E2B1E6" w14:textId="77777777" w:rsidR="5D860972" w:rsidRDefault="5D860972" w:rsidP="5D860972">
            <w:r>
              <w:t>Amount extraction and calculation occurs</w:t>
            </w:r>
          </w:p>
        </w:tc>
        <w:tc>
          <w:tcPr>
            <w:tcW w:w="2385" w:type="dxa"/>
          </w:tcPr>
          <w:p w14:paraId="2B10A202" w14:textId="5C1F11C4" w:rsidR="5D860972" w:rsidRDefault="3E5BD4E2">
            <w:r>
              <w:t>Financial information begins being extracted</w:t>
            </w:r>
          </w:p>
        </w:tc>
        <w:tc>
          <w:tcPr>
            <w:tcW w:w="630" w:type="dxa"/>
            <w:vAlign w:val="center"/>
          </w:tcPr>
          <w:p w14:paraId="335064F6" w14:textId="5562C9E5" w:rsidR="5D860972" w:rsidRDefault="3E5BD4E2" w:rsidP="65D27D43">
            <w:pPr>
              <w:jc w:val="center"/>
            </w:pPr>
            <w:r>
              <w:t>Pass</w:t>
            </w:r>
          </w:p>
        </w:tc>
        <w:tc>
          <w:tcPr>
            <w:tcW w:w="1680" w:type="dxa"/>
          </w:tcPr>
          <w:p w14:paraId="440920F0" w14:textId="77777777" w:rsidR="5D860972" w:rsidRDefault="5D860972"/>
        </w:tc>
      </w:tr>
      <w:tr w:rsidR="5D860972" w14:paraId="02BB8373" w14:textId="77777777" w:rsidTr="65D27D43">
        <w:trPr>
          <w:trHeight w:val="300"/>
        </w:trPr>
        <w:tc>
          <w:tcPr>
            <w:tcW w:w="645" w:type="dxa"/>
            <w:vAlign w:val="center"/>
          </w:tcPr>
          <w:p w14:paraId="65334B2C" w14:textId="77777777" w:rsidR="5D860972" w:rsidRDefault="5D860972" w:rsidP="5D860972">
            <w:pPr>
              <w:jc w:val="center"/>
            </w:pPr>
            <w:r>
              <w:t>3</w:t>
            </w:r>
          </w:p>
        </w:tc>
        <w:tc>
          <w:tcPr>
            <w:tcW w:w="2715" w:type="dxa"/>
            <w:vAlign w:val="center"/>
          </w:tcPr>
          <w:p w14:paraId="4EEACF41" w14:textId="77777777" w:rsidR="5D860972" w:rsidRDefault="5D860972" w:rsidP="5D860972">
            <w:r>
              <w:t>Then Total and per-line charges are extracted</w:t>
            </w:r>
          </w:p>
        </w:tc>
        <w:tc>
          <w:tcPr>
            <w:tcW w:w="2025" w:type="dxa"/>
            <w:vAlign w:val="center"/>
          </w:tcPr>
          <w:p w14:paraId="084C76E2" w14:textId="77777777" w:rsidR="5D860972" w:rsidRDefault="5D860972" w:rsidP="5D860972">
            <w:r>
              <w:t>All financial amounts captured</w:t>
            </w:r>
          </w:p>
        </w:tc>
        <w:tc>
          <w:tcPr>
            <w:tcW w:w="2385" w:type="dxa"/>
          </w:tcPr>
          <w:p w14:paraId="2DE8FB69" w14:textId="197B6B43" w:rsidR="5D860972" w:rsidRDefault="6F0EB7A9">
            <w:r>
              <w:t>Financial information successfully extracted</w:t>
            </w:r>
          </w:p>
        </w:tc>
        <w:tc>
          <w:tcPr>
            <w:tcW w:w="630" w:type="dxa"/>
            <w:vAlign w:val="center"/>
          </w:tcPr>
          <w:p w14:paraId="27962BBC" w14:textId="18F124CD" w:rsidR="5D860972" w:rsidRDefault="6F0EB7A9" w:rsidP="65D27D43">
            <w:pPr>
              <w:jc w:val="center"/>
            </w:pPr>
            <w:r>
              <w:t>Pass</w:t>
            </w:r>
          </w:p>
        </w:tc>
        <w:tc>
          <w:tcPr>
            <w:tcW w:w="1680" w:type="dxa"/>
          </w:tcPr>
          <w:p w14:paraId="50CA006A" w14:textId="77777777" w:rsidR="5D860972" w:rsidRDefault="5D860972"/>
        </w:tc>
      </w:tr>
      <w:tr w:rsidR="5D860972" w14:paraId="0CE5DADB" w14:textId="77777777" w:rsidTr="65D27D43">
        <w:trPr>
          <w:trHeight w:val="300"/>
        </w:trPr>
        <w:tc>
          <w:tcPr>
            <w:tcW w:w="645" w:type="dxa"/>
            <w:vAlign w:val="center"/>
          </w:tcPr>
          <w:p w14:paraId="6C04C856" w14:textId="77777777" w:rsidR="5D860972" w:rsidRDefault="5D860972" w:rsidP="5D860972">
            <w:pPr>
              <w:jc w:val="center"/>
            </w:pPr>
            <w:r>
              <w:t>4</w:t>
            </w:r>
          </w:p>
        </w:tc>
        <w:tc>
          <w:tcPr>
            <w:tcW w:w="2715" w:type="dxa"/>
            <w:vAlign w:val="center"/>
          </w:tcPr>
          <w:p w14:paraId="28EADF45" w14:textId="77777777" w:rsidR="5D860972" w:rsidRDefault="5D860972" w:rsidP="5D860972">
            <w:r>
              <w:t>And totals cross-check equals Amount Due</w:t>
            </w:r>
          </w:p>
        </w:tc>
        <w:tc>
          <w:tcPr>
            <w:tcW w:w="2025" w:type="dxa"/>
            <w:vAlign w:val="center"/>
          </w:tcPr>
          <w:p w14:paraId="72EB56EC" w14:textId="77777777" w:rsidR="5D860972" w:rsidRDefault="5D860972" w:rsidP="5D860972">
            <w:r>
              <w:t>Mathematical validation confirms accuracy</w:t>
            </w:r>
          </w:p>
        </w:tc>
        <w:tc>
          <w:tcPr>
            <w:tcW w:w="2385" w:type="dxa"/>
          </w:tcPr>
          <w:p w14:paraId="7AC3AC31" w14:textId="6C9A11BB" w:rsidR="5D860972" w:rsidRDefault="737A2A10">
            <w:r>
              <w:t>Cross-check occurs to verify the amount due</w:t>
            </w:r>
          </w:p>
        </w:tc>
        <w:tc>
          <w:tcPr>
            <w:tcW w:w="630" w:type="dxa"/>
            <w:vAlign w:val="center"/>
          </w:tcPr>
          <w:p w14:paraId="7CE15E73" w14:textId="4352C1BD" w:rsidR="5D860972" w:rsidRDefault="737A2A10" w:rsidP="65D27D43">
            <w:pPr>
              <w:jc w:val="center"/>
            </w:pPr>
            <w:r>
              <w:t>Pass</w:t>
            </w:r>
          </w:p>
        </w:tc>
        <w:tc>
          <w:tcPr>
            <w:tcW w:w="1680" w:type="dxa"/>
          </w:tcPr>
          <w:p w14:paraId="57B79190" w14:textId="77777777" w:rsidR="5D860972" w:rsidRDefault="5D860972"/>
        </w:tc>
      </w:tr>
      <w:tr w:rsidR="5D860972" w14:paraId="3715F24E" w14:textId="77777777" w:rsidTr="65D27D43">
        <w:trPr>
          <w:trHeight w:val="300"/>
        </w:trPr>
        <w:tc>
          <w:tcPr>
            <w:tcW w:w="10080" w:type="dxa"/>
            <w:gridSpan w:val="6"/>
            <w:shd w:val="clear" w:color="auto" w:fill="BFBFBF" w:themeFill="background1" w:themeFillShade="BF"/>
          </w:tcPr>
          <w:p w14:paraId="3D8F7E93" w14:textId="77CD83E8" w:rsidR="5D860972" w:rsidRDefault="5D860972" w:rsidP="5D860972">
            <w:r w:rsidRPr="5D860972">
              <w:rPr>
                <w:b/>
                <w:bCs/>
              </w:rPr>
              <w:t>TC-10: Extract Service Details</w:t>
            </w:r>
          </w:p>
          <w:p w14:paraId="60D672C9" w14:textId="6A60FF8C" w:rsidR="5D860972" w:rsidRDefault="5D860972" w:rsidP="5D860972">
            <w:pPr>
              <w:rPr>
                <w:b/>
                <w:bCs/>
              </w:rPr>
            </w:pPr>
          </w:p>
        </w:tc>
      </w:tr>
      <w:tr w:rsidR="5D860972" w14:paraId="56CEC405" w14:textId="77777777" w:rsidTr="65D27D43">
        <w:trPr>
          <w:trHeight w:val="300"/>
        </w:trPr>
        <w:tc>
          <w:tcPr>
            <w:tcW w:w="645" w:type="dxa"/>
            <w:vAlign w:val="center"/>
          </w:tcPr>
          <w:p w14:paraId="36B3E015" w14:textId="77777777" w:rsidR="5D860972" w:rsidRDefault="5D860972" w:rsidP="5D860972">
            <w:pPr>
              <w:jc w:val="center"/>
            </w:pPr>
            <w:r>
              <w:t>1</w:t>
            </w:r>
          </w:p>
        </w:tc>
        <w:tc>
          <w:tcPr>
            <w:tcW w:w="2715" w:type="dxa"/>
            <w:vAlign w:val="center"/>
          </w:tcPr>
          <w:p w14:paraId="2BCA1432" w14:textId="77777777" w:rsidR="5D860972" w:rsidRDefault="5D860972" w:rsidP="5D860972">
            <w:r>
              <w:t>Given an invoice contains detailed service information</w:t>
            </w:r>
          </w:p>
        </w:tc>
        <w:tc>
          <w:tcPr>
            <w:tcW w:w="2025" w:type="dxa"/>
            <w:vAlign w:val="center"/>
          </w:tcPr>
          <w:p w14:paraId="3006AA90" w14:textId="77777777" w:rsidR="5D860972" w:rsidRDefault="5D860972" w:rsidP="5D860972">
            <w:r>
              <w:t>Service codes and adjustments present</w:t>
            </w:r>
          </w:p>
        </w:tc>
        <w:tc>
          <w:tcPr>
            <w:tcW w:w="2385" w:type="dxa"/>
          </w:tcPr>
          <w:p w14:paraId="26A1B7E8" w14:textId="70AA3874" w:rsidR="5D860972" w:rsidRDefault="3DE77F7E">
            <w:r>
              <w:t>Service codes and adjustments available in invoice for testing</w:t>
            </w:r>
          </w:p>
        </w:tc>
        <w:tc>
          <w:tcPr>
            <w:tcW w:w="630" w:type="dxa"/>
            <w:vAlign w:val="center"/>
          </w:tcPr>
          <w:p w14:paraId="1A266ABC" w14:textId="5B2D873C" w:rsidR="5D860972" w:rsidRDefault="3DE77F7E" w:rsidP="65D27D43">
            <w:pPr>
              <w:jc w:val="center"/>
            </w:pPr>
            <w:r>
              <w:t>Pass</w:t>
            </w:r>
          </w:p>
        </w:tc>
        <w:tc>
          <w:tcPr>
            <w:tcW w:w="1680" w:type="dxa"/>
          </w:tcPr>
          <w:p w14:paraId="1C5FB472" w14:textId="77777777" w:rsidR="5D860972" w:rsidRDefault="5D860972"/>
        </w:tc>
      </w:tr>
      <w:tr w:rsidR="5D860972" w14:paraId="470314B8" w14:textId="77777777" w:rsidTr="65D27D43">
        <w:trPr>
          <w:trHeight w:val="300"/>
        </w:trPr>
        <w:tc>
          <w:tcPr>
            <w:tcW w:w="645" w:type="dxa"/>
            <w:vAlign w:val="center"/>
          </w:tcPr>
          <w:p w14:paraId="523CEF8B" w14:textId="77777777" w:rsidR="5D860972" w:rsidRDefault="5D860972" w:rsidP="5D860972">
            <w:pPr>
              <w:jc w:val="center"/>
            </w:pPr>
            <w:r>
              <w:t>2</w:t>
            </w:r>
          </w:p>
        </w:tc>
        <w:tc>
          <w:tcPr>
            <w:tcW w:w="2715" w:type="dxa"/>
            <w:vAlign w:val="center"/>
          </w:tcPr>
          <w:p w14:paraId="6CB5E197" w14:textId="77777777" w:rsidR="5D860972" w:rsidRDefault="5D860972" w:rsidP="5D860972">
            <w:r>
              <w:t>When the system analyzes service details</w:t>
            </w:r>
          </w:p>
        </w:tc>
        <w:tc>
          <w:tcPr>
            <w:tcW w:w="2025" w:type="dxa"/>
            <w:vAlign w:val="center"/>
          </w:tcPr>
          <w:p w14:paraId="6499319A" w14:textId="77777777" w:rsidR="5D860972" w:rsidRDefault="5D860972" w:rsidP="5D860972">
            <w:r>
              <w:t>Service detail extraction occurs</w:t>
            </w:r>
          </w:p>
        </w:tc>
        <w:tc>
          <w:tcPr>
            <w:tcW w:w="2385" w:type="dxa"/>
          </w:tcPr>
          <w:p w14:paraId="547A4A77" w14:textId="7A14488B" w:rsidR="5D860972" w:rsidRDefault="6B12AA8B">
            <w:r>
              <w:t>Service codes and adjustment details extraction begins</w:t>
            </w:r>
          </w:p>
        </w:tc>
        <w:tc>
          <w:tcPr>
            <w:tcW w:w="630" w:type="dxa"/>
            <w:vAlign w:val="center"/>
          </w:tcPr>
          <w:p w14:paraId="449D607F" w14:textId="6E69458E" w:rsidR="5D860972" w:rsidRDefault="6B12AA8B" w:rsidP="65D27D43">
            <w:pPr>
              <w:jc w:val="center"/>
            </w:pPr>
            <w:r>
              <w:t>Pass</w:t>
            </w:r>
          </w:p>
        </w:tc>
        <w:tc>
          <w:tcPr>
            <w:tcW w:w="1680" w:type="dxa"/>
          </w:tcPr>
          <w:p w14:paraId="0154D3B2" w14:textId="77777777" w:rsidR="5D860972" w:rsidRDefault="5D860972"/>
        </w:tc>
      </w:tr>
      <w:tr w:rsidR="5D860972" w14:paraId="137A788F" w14:textId="77777777" w:rsidTr="65D27D43">
        <w:trPr>
          <w:trHeight w:val="300"/>
        </w:trPr>
        <w:tc>
          <w:tcPr>
            <w:tcW w:w="645" w:type="dxa"/>
            <w:vAlign w:val="center"/>
          </w:tcPr>
          <w:p w14:paraId="0318312A" w14:textId="77777777" w:rsidR="5D860972" w:rsidRDefault="5D860972" w:rsidP="5D860972">
            <w:pPr>
              <w:jc w:val="center"/>
            </w:pPr>
            <w:r>
              <w:t>3</w:t>
            </w:r>
          </w:p>
        </w:tc>
        <w:tc>
          <w:tcPr>
            <w:tcW w:w="2715" w:type="dxa"/>
            <w:vAlign w:val="center"/>
          </w:tcPr>
          <w:p w14:paraId="42610326" w14:textId="77777777" w:rsidR="5D860972" w:rsidRDefault="5D860972" w:rsidP="5D860972">
            <w:r>
              <w:t>Then Service Code, Patient Balance, Insurance Adjustments are captured</w:t>
            </w:r>
          </w:p>
        </w:tc>
        <w:tc>
          <w:tcPr>
            <w:tcW w:w="2025" w:type="dxa"/>
            <w:vAlign w:val="center"/>
          </w:tcPr>
          <w:p w14:paraId="3CE14537" w14:textId="77777777" w:rsidR="5D860972" w:rsidRDefault="5D860972" w:rsidP="5D860972">
            <w:r>
              <w:t>Detailed service information stored</w:t>
            </w:r>
          </w:p>
        </w:tc>
        <w:tc>
          <w:tcPr>
            <w:tcW w:w="2385" w:type="dxa"/>
          </w:tcPr>
          <w:p w14:paraId="4E69D198" w14:textId="5ACF3CBF" w:rsidR="5D860972" w:rsidRDefault="2AA0A5F7">
            <w:r>
              <w:t xml:space="preserve">Extracted </w:t>
            </w:r>
            <w:r w:rsidR="528C9946">
              <w:t xml:space="preserve">information stored as expected </w:t>
            </w:r>
          </w:p>
        </w:tc>
        <w:tc>
          <w:tcPr>
            <w:tcW w:w="630" w:type="dxa"/>
            <w:vAlign w:val="center"/>
          </w:tcPr>
          <w:p w14:paraId="51FD891A" w14:textId="54E412A1" w:rsidR="5D860972" w:rsidRDefault="528C9946" w:rsidP="65D27D43">
            <w:pPr>
              <w:jc w:val="center"/>
            </w:pPr>
            <w:r>
              <w:t>Pass</w:t>
            </w:r>
          </w:p>
        </w:tc>
        <w:tc>
          <w:tcPr>
            <w:tcW w:w="1680" w:type="dxa"/>
          </w:tcPr>
          <w:p w14:paraId="5EB98E1A" w14:textId="77777777" w:rsidR="5D860972" w:rsidRDefault="5D860972"/>
        </w:tc>
      </w:tr>
      <w:tr w:rsidR="5D860972" w14:paraId="0F9582AE" w14:textId="77777777" w:rsidTr="65D27D43">
        <w:trPr>
          <w:trHeight w:val="300"/>
        </w:trPr>
        <w:tc>
          <w:tcPr>
            <w:tcW w:w="10080" w:type="dxa"/>
            <w:gridSpan w:val="6"/>
            <w:shd w:val="clear" w:color="auto" w:fill="BFBFBF" w:themeFill="background1" w:themeFillShade="BF"/>
          </w:tcPr>
          <w:p w14:paraId="70210147" w14:textId="5098E012" w:rsidR="5D860972" w:rsidRDefault="5D860972" w:rsidP="5D860972">
            <w:r w:rsidRPr="5D860972">
              <w:rPr>
                <w:b/>
                <w:bCs/>
              </w:rPr>
              <w:t>TC-11: Version History on Re-scan</w:t>
            </w:r>
          </w:p>
          <w:p w14:paraId="451D4ECF" w14:textId="3EA1FDC5" w:rsidR="5D860972" w:rsidRDefault="5D860972" w:rsidP="5D860972">
            <w:pPr>
              <w:rPr>
                <w:b/>
                <w:bCs/>
              </w:rPr>
            </w:pPr>
          </w:p>
        </w:tc>
      </w:tr>
      <w:tr w:rsidR="5D860972" w14:paraId="5BAFB553" w14:textId="77777777" w:rsidTr="65D27D43">
        <w:trPr>
          <w:trHeight w:val="300"/>
        </w:trPr>
        <w:tc>
          <w:tcPr>
            <w:tcW w:w="645" w:type="dxa"/>
            <w:vAlign w:val="center"/>
          </w:tcPr>
          <w:p w14:paraId="24C0AFCE" w14:textId="77777777" w:rsidR="5D860972" w:rsidRDefault="5D860972" w:rsidP="5D860972">
            <w:pPr>
              <w:jc w:val="center"/>
            </w:pPr>
            <w:r>
              <w:t>1</w:t>
            </w:r>
          </w:p>
        </w:tc>
        <w:tc>
          <w:tcPr>
            <w:tcW w:w="2715" w:type="dxa"/>
            <w:vAlign w:val="center"/>
          </w:tcPr>
          <w:p w14:paraId="5F757AB4" w14:textId="77777777" w:rsidR="5D860972" w:rsidRDefault="5D860972" w:rsidP="5D860972">
            <w:r>
              <w:t>Given the same invoice ID is scanned again</w:t>
            </w:r>
          </w:p>
        </w:tc>
        <w:tc>
          <w:tcPr>
            <w:tcW w:w="2025" w:type="dxa"/>
            <w:vAlign w:val="center"/>
          </w:tcPr>
          <w:p w14:paraId="2FB21196" w14:textId="77777777" w:rsidR="5D860972" w:rsidRDefault="5D860972" w:rsidP="5D860972">
            <w:r>
              <w:t>Previously processed invoice rescanned</w:t>
            </w:r>
          </w:p>
        </w:tc>
        <w:tc>
          <w:tcPr>
            <w:tcW w:w="2385" w:type="dxa"/>
          </w:tcPr>
          <w:p w14:paraId="4776BAD7" w14:textId="3CF9DD9E" w:rsidR="5D860972" w:rsidRDefault="4F86E10C">
            <w:r>
              <w:t>Testing on a previously scanned invoice available</w:t>
            </w:r>
          </w:p>
        </w:tc>
        <w:tc>
          <w:tcPr>
            <w:tcW w:w="630" w:type="dxa"/>
            <w:vAlign w:val="center"/>
          </w:tcPr>
          <w:p w14:paraId="42A65237" w14:textId="4004C3ED" w:rsidR="5D860972" w:rsidRDefault="4F86E10C" w:rsidP="65D27D43">
            <w:pPr>
              <w:jc w:val="center"/>
            </w:pPr>
            <w:r>
              <w:t>Pass</w:t>
            </w:r>
          </w:p>
        </w:tc>
        <w:tc>
          <w:tcPr>
            <w:tcW w:w="1680" w:type="dxa"/>
          </w:tcPr>
          <w:p w14:paraId="28F09918" w14:textId="77777777" w:rsidR="5D860972" w:rsidRDefault="5D860972"/>
        </w:tc>
      </w:tr>
      <w:tr w:rsidR="5D860972" w14:paraId="02FEC5D4" w14:textId="77777777" w:rsidTr="65D27D43">
        <w:trPr>
          <w:trHeight w:val="300"/>
        </w:trPr>
        <w:tc>
          <w:tcPr>
            <w:tcW w:w="645" w:type="dxa"/>
            <w:vAlign w:val="center"/>
          </w:tcPr>
          <w:p w14:paraId="60CCD5B6" w14:textId="77777777" w:rsidR="5D860972" w:rsidRDefault="5D860972" w:rsidP="5D860972">
            <w:pPr>
              <w:jc w:val="center"/>
            </w:pPr>
            <w:r>
              <w:t>2</w:t>
            </w:r>
          </w:p>
        </w:tc>
        <w:tc>
          <w:tcPr>
            <w:tcW w:w="2715" w:type="dxa"/>
            <w:vAlign w:val="center"/>
          </w:tcPr>
          <w:p w14:paraId="5B10E19E" w14:textId="77777777" w:rsidR="5D860972" w:rsidRDefault="5D860972" w:rsidP="5D860972">
            <w:r>
              <w:t>When the system detects existing invoice ID</w:t>
            </w:r>
          </w:p>
        </w:tc>
        <w:tc>
          <w:tcPr>
            <w:tcW w:w="2025" w:type="dxa"/>
            <w:vAlign w:val="center"/>
          </w:tcPr>
          <w:p w14:paraId="26CBE698" w14:textId="77777777" w:rsidR="5D860972" w:rsidRDefault="5D860972" w:rsidP="5D860972">
            <w:r>
              <w:t>Duplicate invoice ID recognized</w:t>
            </w:r>
          </w:p>
        </w:tc>
        <w:tc>
          <w:tcPr>
            <w:tcW w:w="2385" w:type="dxa"/>
          </w:tcPr>
          <w:p w14:paraId="226A6548" w14:textId="0EEBEE65" w:rsidR="5D860972" w:rsidRDefault="69DF3F7C">
            <w:r>
              <w:t>The system recognized the duplicate ID</w:t>
            </w:r>
          </w:p>
        </w:tc>
        <w:tc>
          <w:tcPr>
            <w:tcW w:w="630" w:type="dxa"/>
            <w:vAlign w:val="center"/>
          </w:tcPr>
          <w:p w14:paraId="3D288A23" w14:textId="473AD80E" w:rsidR="5D860972" w:rsidRDefault="69DF3F7C" w:rsidP="65D27D43">
            <w:pPr>
              <w:jc w:val="center"/>
            </w:pPr>
            <w:r>
              <w:t>Pass</w:t>
            </w:r>
          </w:p>
        </w:tc>
        <w:tc>
          <w:tcPr>
            <w:tcW w:w="1680" w:type="dxa"/>
          </w:tcPr>
          <w:p w14:paraId="39B31382" w14:textId="77777777" w:rsidR="5D860972" w:rsidRDefault="5D860972"/>
        </w:tc>
      </w:tr>
      <w:tr w:rsidR="5D860972" w14:paraId="70D5DA27" w14:textId="77777777" w:rsidTr="65D27D43">
        <w:trPr>
          <w:trHeight w:val="300"/>
        </w:trPr>
        <w:tc>
          <w:tcPr>
            <w:tcW w:w="645" w:type="dxa"/>
            <w:vAlign w:val="center"/>
          </w:tcPr>
          <w:p w14:paraId="5F75C11E" w14:textId="77777777" w:rsidR="5D860972" w:rsidRDefault="5D860972" w:rsidP="5D860972">
            <w:pPr>
              <w:jc w:val="center"/>
            </w:pPr>
            <w:r>
              <w:t>3</w:t>
            </w:r>
          </w:p>
        </w:tc>
        <w:tc>
          <w:tcPr>
            <w:tcW w:w="2715" w:type="dxa"/>
            <w:vAlign w:val="center"/>
          </w:tcPr>
          <w:p w14:paraId="407E0625" w14:textId="77777777" w:rsidR="5D860972" w:rsidRDefault="5D860972" w:rsidP="5D860972">
            <w:r>
              <w:t>Then new version is created automatically</w:t>
            </w:r>
          </w:p>
        </w:tc>
        <w:tc>
          <w:tcPr>
            <w:tcW w:w="2025" w:type="dxa"/>
            <w:vAlign w:val="center"/>
          </w:tcPr>
          <w:p w14:paraId="6A437797" w14:textId="77777777" w:rsidR="5D860972" w:rsidRDefault="5D860972" w:rsidP="5D860972">
            <w:r>
              <w:t>Version control system creates new entry</w:t>
            </w:r>
          </w:p>
        </w:tc>
        <w:tc>
          <w:tcPr>
            <w:tcW w:w="2385" w:type="dxa"/>
          </w:tcPr>
          <w:p w14:paraId="1F3536F3" w14:textId="2113B483" w:rsidR="5D860972" w:rsidRDefault="45039A71">
            <w:r>
              <w:t>A new entry is created the scanned document</w:t>
            </w:r>
          </w:p>
        </w:tc>
        <w:tc>
          <w:tcPr>
            <w:tcW w:w="630" w:type="dxa"/>
            <w:vAlign w:val="center"/>
          </w:tcPr>
          <w:p w14:paraId="22B93739" w14:textId="67777497" w:rsidR="5D860972" w:rsidRDefault="45039A71" w:rsidP="65D27D43">
            <w:pPr>
              <w:jc w:val="center"/>
            </w:pPr>
            <w:r>
              <w:t>Pass</w:t>
            </w:r>
          </w:p>
        </w:tc>
        <w:tc>
          <w:tcPr>
            <w:tcW w:w="1680" w:type="dxa"/>
          </w:tcPr>
          <w:p w14:paraId="4EA4EFCD" w14:textId="77777777" w:rsidR="5D860972" w:rsidRDefault="5D860972"/>
        </w:tc>
      </w:tr>
      <w:tr w:rsidR="5D860972" w14:paraId="1B965E50" w14:textId="77777777" w:rsidTr="65D27D43">
        <w:trPr>
          <w:trHeight w:val="300"/>
        </w:trPr>
        <w:tc>
          <w:tcPr>
            <w:tcW w:w="645" w:type="dxa"/>
            <w:vAlign w:val="center"/>
          </w:tcPr>
          <w:p w14:paraId="15BB3BD1" w14:textId="77777777" w:rsidR="5D860972" w:rsidRDefault="5D860972" w:rsidP="5D860972">
            <w:pPr>
              <w:jc w:val="center"/>
            </w:pPr>
            <w:r>
              <w:t>4</w:t>
            </w:r>
          </w:p>
        </w:tc>
        <w:tc>
          <w:tcPr>
            <w:tcW w:w="2715" w:type="dxa"/>
            <w:vAlign w:val="center"/>
          </w:tcPr>
          <w:p w14:paraId="43866621" w14:textId="77777777" w:rsidR="5D860972" w:rsidRDefault="5D860972" w:rsidP="5D860972">
            <w:r>
              <w:t>And diff view shows changes between versions</w:t>
            </w:r>
          </w:p>
        </w:tc>
        <w:tc>
          <w:tcPr>
            <w:tcW w:w="2025" w:type="dxa"/>
            <w:vAlign w:val="center"/>
          </w:tcPr>
          <w:p w14:paraId="1402E010" w14:textId="77777777" w:rsidR="5D860972" w:rsidRDefault="5D860972" w:rsidP="5D860972">
            <w:r>
              <w:t>Change comparison interface displays differences</w:t>
            </w:r>
          </w:p>
        </w:tc>
        <w:tc>
          <w:tcPr>
            <w:tcW w:w="2385" w:type="dxa"/>
          </w:tcPr>
          <w:p w14:paraId="5A021ED6" w14:textId="08310A8A" w:rsidR="5D860972" w:rsidRDefault="18B8742F">
            <w:r>
              <w:t>An interface displays the difference between the different versions</w:t>
            </w:r>
          </w:p>
        </w:tc>
        <w:tc>
          <w:tcPr>
            <w:tcW w:w="630" w:type="dxa"/>
            <w:vAlign w:val="center"/>
          </w:tcPr>
          <w:p w14:paraId="72845886" w14:textId="19BF3A79" w:rsidR="5D860972" w:rsidRDefault="18B8742F" w:rsidP="65D27D43">
            <w:pPr>
              <w:jc w:val="center"/>
            </w:pPr>
            <w:r>
              <w:t>Pass</w:t>
            </w:r>
          </w:p>
        </w:tc>
        <w:tc>
          <w:tcPr>
            <w:tcW w:w="1680" w:type="dxa"/>
          </w:tcPr>
          <w:p w14:paraId="491C7CAE" w14:textId="77777777" w:rsidR="5D860972" w:rsidRDefault="5D860972"/>
        </w:tc>
      </w:tr>
      <w:tr w:rsidR="5D860972" w14:paraId="78FFD29F" w14:textId="77777777" w:rsidTr="65D27D43">
        <w:trPr>
          <w:trHeight w:val="300"/>
        </w:trPr>
        <w:tc>
          <w:tcPr>
            <w:tcW w:w="10080" w:type="dxa"/>
            <w:gridSpan w:val="6"/>
            <w:shd w:val="clear" w:color="auto" w:fill="BFBFBF" w:themeFill="background1" w:themeFillShade="BF"/>
          </w:tcPr>
          <w:p w14:paraId="46653512" w14:textId="7D250DAF" w:rsidR="5D860972" w:rsidRDefault="5D860972">
            <w:r w:rsidRPr="5D860972">
              <w:rPr>
                <w:b/>
                <w:bCs/>
              </w:rPr>
              <w:t>TC-12: AI Summary with Recommended Actions</w:t>
            </w:r>
          </w:p>
          <w:p w14:paraId="45521790" w14:textId="67CCEBE3" w:rsidR="5D860972" w:rsidRDefault="5D860972" w:rsidP="5D860972">
            <w:pPr>
              <w:rPr>
                <w:b/>
                <w:bCs/>
              </w:rPr>
            </w:pPr>
          </w:p>
        </w:tc>
      </w:tr>
      <w:tr w:rsidR="5D860972" w14:paraId="44A54FA8" w14:textId="77777777" w:rsidTr="65D27D43">
        <w:trPr>
          <w:trHeight w:val="300"/>
        </w:trPr>
        <w:tc>
          <w:tcPr>
            <w:tcW w:w="645" w:type="dxa"/>
            <w:vAlign w:val="center"/>
          </w:tcPr>
          <w:p w14:paraId="03764102" w14:textId="77777777" w:rsidR="5D860972" w:rsidRDefault="5D860972" w:rsidP="5D860972">
            <w:pPr>
              <w:jc w:val="center"/>
            </w:pPr>
            <w:r>
              <w:t>1</w:t>
            </w:r>
          </w:p>
        </w:tc>
        <w:tc>
          <w:tcPr>
            <w:tcW w:w="2715" w:type="dxa"/>
            <w:vAlign w:val="center"/>
          </w:tcPr>
          <w:p w14:paraId="1234DDE8" w14:textId="77777777" w:rsidR="5D860972" w:rsidRDefault="5D860972" w:rsidP="5D860972">
            <w:r>
              <w:t>Given an invoice has been fully processed</w:t>
            </w:r>
          </w:p>
        </w:tc>
        <w:tc>
          <w:tcPr>
            <w:tcW w:w="2025" w:type="dxa"/>
            <w:vAlign w:val="center"/>
          </w:tcPr>
          <w:p w14:paraId="038B6DA5" w14:textId="77777777" w:rsidR="5D860972" w:rsidRDefault="5D860972" w:rsidP="5D860972">
            <w:r>
              <w:t>Complete invoice data available</w:t>
            </w:r>
          </w:p>
        </w:tc>
        <w:tc>
          <w:tcPr>
            <w:tcW w:w="2385" w:type="dxa"/>
          </w:tcPr>
          <w:p w14:paraId="088D5747" w14:textId="19B3460B" w:rsidR="5D860972" w:rsidRDefault="1065819C">
            <w:r>
              <w:t>N/A</w:t>
            </w:r>
          </w:p>
        </w:tc>
        <w:tc>
          <w:tcPr>
            <w:tcW w:w="630" w:type="dxa"/>
            <w:vAlign w:val="center"/>
          </w:tcPr>
          <w:p w14:paraId="6D68AEF6" w14:textId="77777777" w:rsidR="5D860972" w:rsidRDefault="5D860972" w:rsidP="65D27D43">
            <w:pPr>
              <w:jc w:val="center"/>
            </w:pPr>
          </w:p>
        </w:tc>
        <w:tc>
          <w:tcPr>
            <w:tcW w:w="1680" w:type="dxa"/>
          </w:tcPr>
          <w:p w14:paraId="7FBD7ABA" w14:textId="77777777" w:rsidR="5D860972" w:rsidRDefault="5D860972"/>
        </w:tc>
      </w:tr>
      <w:tr w:rsidR="5D860972" w14:paraId="73F40FF7" w14:textId="77777777" w:rsidTr="65D27D43">
        <w:trPr>
          <w:trHeight w:val="300"/>
        </w:trPr>
        <w:tc>
          <w:tcPr>
            <w:tcW w:w="645" w:type="dxa"/>
            <w:vAlign w:val="center"/>
          </w:tcPr>
          <w:p w14:paraId="3A610D23" w14:textId="77777777" w:rsidR="5D860972" w:rsidRDefault="5D860972" w:rsidP="5D860972">
            <w:pPr>
              <w:jc w:val="center"/>
            </w:pPr>
            <w:r>
              <w:lastRenderedPageBreak/>
              <w:t>2</w:t>
            </w:r>
          </w:p>
        </w:tc>
        <w:tc>
          <w:tcPr>
            <w:tcW w:w="2715" w:type="dxa"/>
            <w:vAlign w:val="center"/>
          </w:tcPr>
          <w:p w14:paraId="315E0992" w14:textId="77777777" w:rsidR="5D860972" w:rsidRDefault="5D860972" w:rsidP="5D860972">
            <w:r>
              <w:t>When AI summary generation occurs</w:t>
            </w:r>
          </w:p>
        </w:tc>
        <w:tc>
          <w:tcPr>
            <w:tcW w:w="2025" w:type="dxa"/>
            <w:vAlign w:val="center"/>
          </w:tcPr>
          <w:p w14:paraId="622FF9A5" w14:textId="77777777" w:rsidR="5D860972" w:rsidRDefault="5D860972" w:rsidP="5D860972">
            <w:r>
              <w:t>AI analysis of invoice data</w:t>
            </w:r>
          </w:p>
        </w:tc>
        <w:tc>
          <w:tcPr>
            <w:tcW w:w="2385" w:type="dxa"/>
          </w:tcPr>
          <w:p w14:paraId="02A8BEC1" w14:textId="06CBB2A7" w:rsidR="5D860972" w:rsidRDefault="4A80FF6E">
            <w:r>
              <w:t>N/A</w:t>
            </w:r>
          </w:p>
        </w:tc>
        <w:tc>
          <w:tcPr>
            <w:tcW w:w="630" w:type="dxa"/>
            <w:vAlign w:val="center"/>
          </w:tcPr>
          <w:p w14:paraId="7411D207" w14:textId="77777777" w:rsidR="5D860972" w:rsidRDefault="5D860972" w:rsidP="65D27D43">
            <w:pPr>
              <w:jc w:val="center"/>
            </w:pPr>
          </w:p>
        </w:tc>
        <w:tc>
          <w:tcPr>
            <w:tcW w:w="1680" w:type="dxa"/>
          </w:tcPr>
          <w:p w14:paraId="0CBEF244" w14:textId="77777777" w:rsidR="5D860972" w:rsidRDefault="5D860972"/>
        </w:tc>
      </w:tr>
      <w:tr w:rsidR="5D860972" w14:paraId="0B4EBB43" w14:textId="77777777" w:rsidTr="65D27D43">
        <w:trPr>
          <w:trHeight w:val="300"/>
        </w:trPr>
        <w:tc>
          <w:tcPr>
            <w:tcW w:w="645" w:type="dxa"/>
            <w:vAlign w:val="center"/>
          </w:tcPr>
          <w:p w14:paraId="1EDA5E0D" w14:textId="77777777" w:rsidR="5D860972" w:rsidRDefault="5D860972" w:rsidP="5D860972">
            <w:pPr>
              <w:jc w:val="center"/>
            </w:pPr>
            <w:r>
              <w:t>3</w:t>
            </w:r>
          </w:p>
        </w:tc>
        <w:tc>
          <w:tcPr>
            <w:tcW w:w="2715" w:type="dxa"/>
            <w:vAlign w:val="center"/>
          </w:tcPr>
          <w:p w14:paraId="1F8EF41C" w14:textId="77777777" w:rsidR="5D860972" w:rsidRDefault="5D860972" w:rsidP="5D860972">
            <w:r>
              <w:t>Then professional summary is generated</w:t>
            </w:r>
          </w:p>
        </w:tc>
        <w:tc>
          <w:tcPr>
            <w:tcW w:w="2025" w:type="dxa"/>
            <w:vAlign w:val="center"/>
          </w:tcPr>
          <w:p w14:paraId="5C65A9D5" w14:textId="77777777" w:rsidR="5D860972" w:rsidRDefault="5D860972" w:rsidP="5D860972">
            <w:r>
              <w:t>Clear, concise summary provided</w:t>
            </w:r>
          </w:p>
        </w:tc>
        <w:tc>
          <w:tcPr>
            <w:tcW w:w="2385" w:type="dxa"/>
          </w:tcPr>
          <w:p w14:paraId="05DE1239" w14:textId="7871D438" w:rsidR="5D860972" w:rsidRDefault="6AB201A1">
            <w:r>
              <w:t>N/A</w:t>
            </w:r>
          </w:p>
        </w:tc>
        <w:tc>
          <w:tcPr>
            <w:tcW w:w="630" w:type="dxa"/>
            <w:vAlign w:val="center"/>
          </w:tcPr>
          <w:p w14:paraId="29399758" w14:textId="77777777" w:rsidR="5D860972" w:rsidRDefault="5D860972" w:rsidP="65D27D43">
            <w:pPr>
              <w:jc w:val="center"/>
            </w:pPr>
          </w:p>
        </w:tc>
        <w:tc>
          <w:tcPr>
            <w:tcW w:w="1680" w:type="dxa"/>
          </w:tcPr>
          <w:p w14:paraId="1B019B0C" w14:textId="77777777" w:rsidR="5D860972" w:rsidRDefault="5D860972"/>
        </w:tc>
      </w:tr>
      <w:tr w:rsidR="5D860972" w14:paraId="3CF3BCBE" w14:textId="77777777" w:rsidTr="65D27D43">
        <w:trPr>
          <w:trHeight w:val="300"/>
        </w:trPr>
        <w:tc>
          <w:tcPr>
            <w:tcW w:w="645" w:type="dxa"/>
            <w:vAlign w:val="center"/>
          </w:tcPr>
          <w:p w14:paraId="4F8D7360" w14:textId="77777777" w:rsidR="5D860972" w:rsidRDefault="5D860972" w:rsidP="5D860972">
            <w:pPr>
              <w:jc w:val="center"/>
            </w:pPr>
            <w:r>
              <w:t>4</w:t>
            </w:r>
          </w:p>
        </w:tc>
        <w:tc>
          <w:tcPr>
            <w:tcW w:w="2715" w:type="dxa"/>
            <w:vAlign w:val="center"/>
          </w:tcPr>
          <w:p w14:paraId="0C27C9AC" w14:textId="77777777" w:rsidR="5D860972" w:rsidRDefault="5D860972" w:rsidP="5D860972">
            <w:r>
              <w:t>And actionable recommendations are presented</w:t>
            </w:r>
          </w:p>
        </w:tc>
        <w:tc>
          <w:tcPr>
            <w:tcW w:w="2025" w:type="dxa"/>
            <w:vAlign w:val="center"/>
          </w:tcPr>
          <w:p w14:paraId="78AF0C1D" w14:textId="77777777" w:rsidR="5D860972" w:rsidRDefault="5D860972" w:rsidP="5D860972">
            <w:r>
              <w:t>Specific action items listed for user</w:t>
            </w:r>
          </w:p>
        </w:tc>
        <w:tc>
          <w:tcPr>
            <w:tcW w:w="2385" w:type="dxa"/>
          </w:tcPr>
          <w:p w14:paraId="3D70FCF4" w14:textId="4D35DD58" w:rsidR="5D860972" w:rsidRDefault="3B6956EB">
            <w:r>
              <w:t>N/A</w:t>
            </w:r>
          </w:p>
        </w:tc>
        <w:tc>
          <w:tcPr>
            <w:tcW w:w="630" w:type="dxa"/>
            <w:vAlign w:val="center"/>
          </w:tcPr>
          <w:p w14:paraId="36006F39" w14:textId="77777777" w:rsidR="5D860972" w:rsidRDefault="5D860972" w:rsidP="65D27D43">
            <w:pPr>
              <w:jc w:val="center"/>
            </w:pPr>
          </w:p>
        </w:tc>
        <w:tc>
          <w:tcPr>
            <w:tcW w:w="1680" w:type="dxa"/>
          </w:tcPr>
          <w:p w14:paraId="53A87A2B" w14:textId="77777777" w:rsidR="5D860972" w:rsidRDefault="5D860972"/>
        </w:tc>
      </w:tr>
    </w:tbl>
    <w:p w14:paraId="3A8AB713" w14:textId="2957D4C5" w:rsidR="5D860972" w:rsidRDefault="5D860972" w:rsidP="5D860972">
      <w:pPr>
        <w:spacing w:line="259" w:lineRule="auto"/>
      </w:pPr>
    </w:p>
    <w:p w14:paraId="21739B56" w14:textId="77777777" w:rsidR="00D455AA" w:rsidRDefault="00D455AA" w:rsidP="00366895"/>
    <w:p w14:paraId="6A196BF5" w14:textId="7E7091C3" w:rsidR="00264D36" w:rsidRDefault="7C544DEA" w:rsidP="00D27F2D">
      <w:pPr>
        <w:pStyle w:val="Heading2"/>
        <w:rPr>
          <w:b/>
          <w:bCs/>
        </w:rPr>
      </w:pPr>
      <w:r>
        <w:t xml:space="preserve"> </w:t>
      </w:r>
      <w:bookmarkStart w:id="1611" w:name="_Toc1346858112"/>
      <w:r w:rsidR="4E79AB88">
        <w:t>Invoice Review &amp; Editing Test Suite</w:t>
      </w:r>
      <w:r w:rsidR="6296FA14">
        <w:t xml:space="preserve"> (Added -2.0)</w:t>
      </w:r>
      <w:bookmarkEnd w:id="1611"/>
    </w:p>
    <w:p w14:paraId="40C16947" w14:textId="18C7B1ED" w:rsidR="00264D36" w:rsidRDefault="00264D36" w:rsidP="00264D36">
      <w:pPr>
        <w:tabs>
          <w:tab w:val="left" w:pos="880"/>
        </w:tabs>
      </w:pPr>
      <w:r w:rsidRPr="00083CAB">
        <w:rPr>
          <w:b/>
          <w:bCs/>
        </w:rPr>
        <w:t>Scope</w:t>
      </w:r>
      <w:r>
        <w:t xml:space="preserve">: </w:t>
      </w:r>
      <w:r w:rsidR="005A5CA2" w:rsidRPr="005A5CA2">
        <w:t>Validates the workflows for reviewing extracted invoice data, making manual corrections, and applying business rules. Confirms that edits are properly tracked, audit logs are maintained, and changes update downstream processes without data loss.</w:t>
      </w:r>
    </w:p>
    <w:p w14:paraId="56F08FC0" w14:textId="77777777" w:rsidR="00264D36" w:rsidRDefault="00264D36" w:rsidP="00264D36">
      <w:pPr>
        <w:tabs>
          <w:tab w:val="left" w:pos="880"/>
        </w:tabs>
      </w:pPr>
      <w:r w:rsidRPr="00083CAB">
        <w:rPr>
          <w:b/>
          <w:bCs/>
        </w:rPr>
        <w:t>Prerequisites</w:t>
      </w:r>
      <w:r>
        <w:t>: The user will have a valid CareConnect account and at least 1 invoice to capture</w:t>
      </w:r>
    </w:p>
    <w:p w14:paraId="75EDB5F1" w14:textId="611C932B" w:rsidR="00953E94" w:rsidRDefault="00953E94" w:rsidP="00264D36">
      <w:pPr>
        <w:tabs>
          <w:tab w:val="left" w:pos="880"/>
        </w:tabs>
      </w:pPr>
      <w:r w:rsidRPr="00953E94">
        <w:rPr>
          <w:b/>
          <w:bCs/>
        </w:rPr>
        <w:t>Total Test Cases</w:t>
      </w:r>
      <w:r w:rsidRPr="00953E94">
        <w:t xml:space="preserve">: </w:t>
      </w:r>
      <w:r>
        <w:t>13</w:t>
      </w:r>
    </w:p>
    <w:p w14:paraId="53FCA1BE" w14:textId="77777777" w:rsidR="00953E94" w:rsidRDefault="00953E94" w:rsidP="00264D36">
      <w:pPr>
        <w:tabs>
          <w:tab w:val="left" w:pos="880"/>
        </w:tabs>
      </w:pPr>
    </w:p>
    <w:tbl>
      <w:tblPr>
        <w:tblW w:w="1004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1E0" w:firstRow="1" w:lastRow="1" w:firstColumn="1" w:lastColumn="1" w:noHBand="0" w:noVBand="0"/>
      </w:tblPr>
      <w:tblGrid>
        <w:gridCol w:w="3847"/>
        <w:gridCol w:w="6195"/>
      </w:tblGrid>
      <w:tr w:rsidR="00264D36" w14:paraId="21745120" w14:textId="77777777" w:rsidTr="65D27D43">
        <w:trPr>
          <w:trHeight w:val="2835"/>
        </w:trPr>
        <w:tc>
          <w:tcPr>
            <w:tcW w:w="3847" w:type="dxa"/>
            <w:vMerge w:val="restart"/>
          </w:tcPr>
          <w:p w14:paraId="65C7931D" w14:textId="62B65B9D" w:rsidR="00264D36" w:rsidRDefault="0F839C03">
            <w:pPr>
              <w:pStyle w:val="TableParagraph"/>
              <w:spacing w:before="1"/>
              <w:ind w:left="105"/>
              <w:rPr>
                <w:b/>
                <w:bCs/>
              </w:rPr>
            </w:pPr>
            <w:r w:rsidRPr="65D27D43">
              <w:rPr>
                <w:b/>
                <w:bCs/>
              </w:rPr>
              <w:t xml:space="preserve"> </w:t>
            </w:r>
            <w:r w:rsidR="674832ED" w:rsidRPr="65D27D43">
              <w:rPr>
                <w:b/>
                <w:bCs/>
              </w:rPr>
              <w:t>Prerequisites for this test:</w:t>
            </w:r>
          </w:p>
          <w:p w14:paraId="6C5605AA" w14:textId="77777777" w:rsidR="00264D36" w:rsidRPr="00F072F2" w:rsidRDefault="00264D36">
            <w:pPr>
              <w:pStyle w:val="ListBullet"/>
              <w:tabs>
                <w:tab w:val="num" w:pos="360"/>
              </w:tabs>
              <w:ind w:left="360"/>
              <w:rPr>
                <w:rFonts w:ascii="Times New Roman" w:hAnsi="Times New Roman" w:cs="Times New Roman"/>
              </w:rPr>
            </w:pPr>
            <w:r w:rsidRPr="00F072F2">
              <w:rPr>
                <w:rFonts w:ascii="Times New Roman" w:hAnsi="Times New Roman" w:cs="Times New Roman"/>
              </w:rPr>
              <w:t>Sample invoices covering all attribute cases</w:t>
            </w:r>
          </w:p>
          <w:p w14:paraId="3B2441F8" w14:textId="230AC31A" w:rsidR="00264D36" w:rsidRPr="00F072F2" w:rsidRDefault="00264D36">
            <w:pPr>
              <w:pStyle w:val="ListBullet"/>
              <w:tabs>
                <w:tab w:val="num" w:pos="360"/>
              </w:tabs>
              <w:ind w:left="360"/>
              <w:rPr>
                <w:rFonts w:ascii="Times New Roman" w:hAnsi="Times New Roman" w:cs="Times New Roman"/>
              </w:rPr>
            </w:pPr>
            <w:r w:rsidRPr="00F072F2">
              <w:rPr>
                <w:rFonts w:ascii="Times New Roman" w:hAnsi="Times New Roman" w:cs="Times New Roman"/>
              </w:rPr>
              <w:t>Invoices with copay/insurance references</w:t>
            </w:r>
            <w:r w:rsidR="000F44CF">
              <w:rPr>
                <w:rFonts w:ascii="Times New Roman" w:hAnsi="Times New Roman" w:cs="Times New Roman"/>
              </w:rPr>
              <w:t>.</w:t>
            </w:r>
          </w:p>
          <w:p w14:paraId="7903A0A1" w14:textId="77777777" w:rsidR="00264D36" w:rsidRDefault="00264D36">
            <w:pPr>
              <w:pStyle w:val="ListBullet"/>
              <w:tabs>
                <w:tab w:val="num" w:pos="360"/>
              </w:tabs>
              <w:ind w:left="360"/>
              <w:rPr>
                <w:rFonts w:ascii="Times New Roman" w:hAnsi="Times New Roman" w:cs="Times New Roman"/>
              </w:rPr>
            </w:pPr>
            <w:r w:rsidRPr="00F072F2">
              <w:rPr>
                <w:rFonts w:ascii="Times New Roman" w:hAnsi="Times New Roman" w:cs="Times New Roman"/>
              </w:rPr>
              <w:t>Duplicate invoice samples for versioning</w:t>
            </w:r>
          </w:p>
          <w:p w14:paraId="60EC9CEE" w14:textId="2FF0A26A" w:rsidR="00536536" w:rsidRPr="00536536" w:rsidRDefault="00536536" w:rsidP="00536536">
            <w:pPr>
              <w:pStyle w:val="ListBullet"/>
              <w:tabs>
                <w:tab w:val="num" w:pos="360"/>
              </w:tabs>
              <w:ind w:left="360"/>
              <w:rPr>
                <w:rFonts w:ascii="Times New Roman" w:hAnsi="Times New Roman" w:cs="Times New Roman"/>
              </w:rPr>
            </w:pPr>
            <w:r w:rsidRPr="00536536">
              <w:rPr>
                <w:rFonts w:ascii="Times New Roman" w:hAnsi="Times New Roman" w:cs="Times New Roman"/>
              </w:rPr>
              <w:t>At least one prior invoice from same provider</w:t>
            </w:r>
          </w:p>
          <w:p w14:paraId="1B364304" w14:textId="77777777" w:rsidR="00264D36" w:rsidRDefault="00264D36">
            <w:pPr>
              <w:pStyle w:val="TableParagraph"/>
              <w:tabs>
                <w:tab w:val="left" w:pos="825"/>
              </w:tabs>
              <w:spacing w:before="11"/>
              <w:ind w:left="825"/>
            </w:pPr>
          </w:p>
        </w:tc>
        <w:tc>
          <w:tcPr>
            <w:tcW w:w="6195" w:type="dxa"/>
          </w:tcPr>
          <w:p w14:paraId="0BB5B41E" w14:textId="77777777" w:rsidR="00264D36" w:rsidRDefault="00264D36">
            <w:pPr>
              <w:pStyle w:val="TableParagraph"/>
              <w:spacing w:before="1" w:line="276" w:lineRule="auto"/>
              <w:ind w:left="106" w:right="1356"/>
            </w:pPr>
            <w:r w:rsidRPr="00F072F2">
              <w:rPr>
                <w:b/>
                <w:bCs/>
              </w:rPr>
              <w:t>Application</w:t>
            </w:r>
            <w:r>
              <w:t>: CareConnect Software Version: 2.0</w:t>
            </w:r>
          </w:p>
          <w:p w14:paraId="54CB9733" w14:textId="77777777" w:rsidR="00264D36" w:rsidRDefault="00264D36">
            <w:pPr>
              <w:pStyle w:val="TableParagraph"/>
              <w:spacing w:before="5"/>
              <w:ind w:left="106"/>
            </w:pPr>
            <w:r w:rsidRPr="00F072F2">
              <w:rPr>
                <w:b/>
                <w:bCs/>
              </w:rPr>
              <w:t>Operating System</w:t>
            </w:r>
            <w:r>
              <w:t>: iOS 18</w:t>
            </w:r>
          </w:p>
        </w:tc>
      </w:tr>
      <w:tr w:rsidR="00264D36" w14:paraId="08F3F423" w14:textId="77777777" w:rsidTr="65D27D43">
        <w:trPr>
          <w:trHeight w:val="368"/>
        </w:trPr>
        <w:tc>
          <w:tcPr>
            <w:tcW w:w="3847" w:type="dxa"/>
            <w:vMerge/>
          </w:tcPr>
          <w:p w14:paraId="06590B0D" w14:textId="77777777" w:rsidR="00264D36" w:rsidRDefault="00264D36"/>
        </w:tc>
        <w:tc>
          <w:tcPr>
            <w:tcW w:w="6195" w:type="dxa"/>
          </w:tcPr>
          <w:p w14:paraId="21099DB5" w14:textId="77777777" w:rsidR="00264D36" w:rsidRDefault="00264D36">
            <w:pPr>
              <w:pStyle w:val="TableParagraph"/>
              <w:spacing w:line="244" w:lineRule="exact"/>
              <w:ind w:left="106"/>
            </w:pPr>
            <w:r w:rsidRPr="4BE47D59">
              <w:rPr>
                <w:b/>
                <w:bCs/>
              </w:rPr>
              <w:t xml:space="preserve">Priority: </w:t>
            </w:r>
            <w:r>
              <w:t>High</w:t>
            </w:r>
          </w:p>
        </w:tc>
      </w:tr>
      <w:tr w:rsidR="00264D36" w14:paraId="47A6F952" w14:textId="77777777" w:rsidTr="65D27D43">
        <w:trPr>
          <w:trHeight w:val="589"/>
        </w:trPr>
        <w:tc>
          <w:tcPr>
            <w:tcW w:w="10042" w:type="dxa"/>
            <w:gridSpan w:val="2"/>
            <w:tcBorders>
              <w:top w:val="nil"/>
            </w:tcBorders>
          </w:tcPr>
          <w:p w14:paraId="11E98BDB" w14:textId="6CC9CC87" w:rsidR="00264D36" w:rsidRDefault="00264D36">
            <w:pPr>
              <w:pStyle w:val="TableParagraph"/>
              <w:spacing w:line="249" w:lineRule="exact"/>
              <w:ind w:left="105"/>
            </w:pPr>
            <w:r w:rsidRPr="4BE47D59">
              <w:rPr>
                <w:b/>
                <w:bCs/>
              </w:rPr>
              <w:t xml:space="preserve">Requirements validated: </w:t>
            </w:r>
            <w:r>
              <w:t>REQ‑</w:t>
            </w:r>
            <w:r w:rsidR="00953E94">
              <w:t>2.2</w:t>
            </w:r>
            <w:r w:rsidR="00D808D7">
              <w:t>.3, REQ-2.2.5</w:t>
            </w:r>
          </w:p>
        </w:tc>
      </w:tr>
      <w:tr w:rsidR="00264D36" w14:paraId="7C533692" w14:textId="77777777" w:rsidTr="65D27D43">
        <w:trPr>
          <w:trHeight w:val="555"/>
        </w:trPr>
        <w:tc>
          <w:tcPr>
            <w:tcW w:w="10042" w:type="dxa"/>
            <w:gridSpan w:val="2"/>
          </w:tcPr>
          <w:p w14:paraId="6BB7916F" w14:textId="77777777" w:rsidR="00264D36" w:rsidRDefault="00264D36">
            <w:pPr>
              <w:pStyle w:val="TableParagraph"/>
              <w:ind w:left="105"/>
              <w:rPr>
                <w:b/>
                <w:bCs/>
              </w:rPr>
            </w:pPr>
            <w:r w:rsidRPr="4BE47D59">
              <w:rPr>
                <w:b/>
                <w:bCs/>
              </w:rPr>
              <w:t xml:space="preserve">TEST EXECUTOR: </w:t>
            </w:r>
          </w:p>
        </w:tc>
      </w:tr>
    </w:tbl>
    <w:p w14:paraId="4726BA2C" w14:textId="4F222496" w:rsidR="65D27D43" w:rsidRDefault="65D27D43" w:rsidP="65D27D43">
      <w:pPr>
        <w:spacing w:line="259" w:lineRule="auto"/>
      </w:pPr>
    </w:p>
    <w:tbl>
      <w:tblPr>
        <w:tblStyle w:val="TableGridLight"/>
        <w:tblW w:w="10080" w:type="dxa"/>
        <w:tblInd w:w="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00" w:firstRow="0" w:lastRow="0" w:firstColumn="0" w:lastColumn="0" w:noHBand="1" w:noVBand="1"/>
      </w:tblPr>
      <w:tblGrid>
        <w:gridCol w:w="780"/>
        <w:gridCol w:w="3480"/>
        <w:gridCol w:w="2160"/>
        <w:gridCol w:w="1620"/>
        <w:gridCol w:w="630"/>
        <w:gridCol w:w="1410"/>
      </w:tblGrid>
      <w:tr w:rsidR="00D179FC" w:rsidRPr="0063250C" w14:paraId="657F0A4B" w14:textId="77777777" w:rsidTr="65D27D43">
        <w:trPr>
          <w:tblHeader/>
        </w:trPr>
        <w:tc>
          <w:tcPr>
            <w:tcW w:w="780" w:type="dxa"/>
          </w:tcPr>
          <w:p w14:paraId="33DC95CD" w14:textId="77777777" w:rsidR="00083BB8" w:rsidRPr="0063250C" w:rsidRDefault="00083BB8">
            <w:r w:rsidRPr="0063250C">
              <w:rPr>
                <w:b/>
              </w:rPr>
              <w:t>STEP</w:t>
            </w:r>
          </w:p>
        </w:tc>
        <w:tc>
          <w:tcPr>
            <w:tcW w:w="3480" w:type="dxa"/>
          </w:tcPr>
          <w:p w14:paraId="306BB722" w14:textId="77777777" w:rsidR="00083BB8" w:rsidRPr="0063250C" w:rsidRDefault="00083BB8">
            <w:r w:rsidRPr="0063250C">
              <w:rPr>
                <w:b/>
              </w:rPr>
              <w:t>TEST STEP/INPUT</w:t>
            </w:r>
          </w:p>
        </w:tc>
        <w:tc>
          <w:tcPr>
            <w:tcW w:w="2160" w:type="dxa"/>
          </w:tcPr>
          <w:p w14:paraId="2F5D6F24" w14:textId="77777777" w:rsidR="00083BB8" w:rsidRPr="0063250C" w:rsidRDefault="00083BB8">
            <w:r w:rsidRPr="0063250C">
              <w:rPr>
                <w:b/>
              </w:rPr>
              <w:t>EXPECTED RESULTS</w:t>
            </w:r>
          </w:p>
        </w:tc>
        <w:tc>
          <w:tcPr>
            <w:tcW w:w="1620" w:type="dxa"/>
          </w:tcPr>
          <w:p w14:paraId="2E7D7F1D" w14:textId="77777777" w:rsidR="00083BB8" w:rsidRPr="0063250C" w:rsidRDefault="00083BB8">
            <w:r w:rsidRPr="0063250C">
              <w:rPr>
                <w:b/>
              </w:rPr>
              <w:t>ACTUAL RESULT</w:t>
            </w:r>
          </w:p>
        </w:tc>
        <w:tc>
          <w:tcPr>
            <w:tcW w:w="630" w:type="dxa"/>
          </w:tcPr>
          <w:p w14:paraId="1F823682" w14:textId="77777777" w:rsidR="00083BB8" w:rsidRPr="0063250C" w:rsidRDefault="00083BB8">
            <w:r w:rsidRPr="0063250C">
              <w:rPr>
                <w:b/>
              </w:rPr>
              <w:t>PASS/FAIL</w:t>
            </w:r>
          </w:p>
        </w:tc>
        <w:tc>
          <w:tcPr>
            <w:tcW w:w="1410" w:type="dxa"/>
          </w:tcPr>
          <w:p w14:paraId="6171CAD4" w14:textId="77777777" w:rsidR="00083BB8" w:rsidRPr="0063250C" w:rsidRDefault="00083BB8">
            <w:r w:rsidRPr="0063250C">
              <w:rPr>
                <w:b/>
              </w:rPr>
              <w:t>Defects Found</w:t>
            </w:r>
          </w:p>
        </w:tc>
      </w:tr>
      <w:tr w:rsidR="00083BB8" w:rsidRPr="0063250C" w14:paraId="7B3B060B" w14:textId="77777777" w:rsidTr="65D27D43">
        <w:tc>
          <w:tcPr>
            <w:tcW w:w="10080" w:type="dxa"/>
            <w:gridSpan w:val="6"/>
            <w:shd w:val="clear" w:color="auto" w:fill="BFBFBF" w:themeFill="background1" w:themeFillShade="BF"/>
          </w:tcPr>
          <w:p w14:paraId="453E4EF5" w14:textId="2C32893A" w:rsidR="00083BB8" w:rsidRPr="0063250C" w:rsidRDefault="47042891">
            <w:r w:rsidRPr="5D860972">
              <w:rPr>
                <w:b/>
                <w:bCs/>
              </w:rPr>
              <w:t>TC-1: Mandatory Review Gate</w:t>
            </w:r>
          </w:p>
          <w:p w14:paraId="55BAD2EF" w14:textId="74163821" w:rsidR="00083BB8" w:rsidRPr="0063250C" w:rsidRDefault="00083BB8" w:rsidP="5D860972">
            <w:pPr>
              <w:rPr>
                <w:b/>
                <w:bCs/>
              </w:rPr>
            </w:pPr>
          </w:p>
        </w:tc>
      </w:tr>
      <w:tr w:rsidR="00D179FC" w:rsidRPr="0063250C" w14:paraId="3B8E5B37" w14:textId="77777777" w:rsidTr="65D27D43">
        <w:tc>
          <w:tcPr>
            <w:tcW w:w="780" w:type="dxa"/>
            <w:vAlign w:val="center"/>
          </w:tcPr>
          <w:p w14:paraId="2263D16E" w14:textId="77777777" w:rsidR="00083BB8" w:rsidRPr="0063250C" w:rsidRDefault="47042891" w:rsidP="5D860972">
            <w:pPr>
              <w:jc w:val="center"/>
            </w:pPr>
            <w:r>
              <w:t>1</w:t>
            </w:r>
          </w:p>
        </w:tc>
        <w:tc>
          <w:tcPr>
            <w:tcW w:w="3480" w:type="dxa"/>
            <w:vAlign w:val="center"/>
          </w:tcPr>
          <w:p w14:paraId="6A661F22" w14:textId="77777777" w:rsidR="00083BB8" w:rsidRPr="0063250C" w:rsidRDefault="47042891" w:rsidP="5D860972">
            <w:r>
              <w:t>Given an invoice has been processed by OCR</w:t>
            </w:r>
          </w:p>
        </w:tc>
        <w:tc>
          <w:tcPr>
            <w:tcW w:w="2160" w:type="dxa"/>
            <w:vAlign w:val="center"/>
          </w:tcPr>
          <w:p w14:paraId="6AC541B4" w14:textId="77777777" w:rsidR="00083BB8" w:rsidRPr="0063250C" w:rsidRDefault="47042891" w:rsidP="5D860972">
            <w:r>
              <w:t>OCR extraction completed</w:t>
            </w:r>
          </w:p>
        </w:tc>
        <w:tc>
          <w:tcPr>
            <w:tcW w:w="1620" w:type="dxa"/>
          </w:tcPr>
          <w:p w14:paraId="2C7674E0" w14:textId="30D451FA" w:rsidR="00083BB8" w:rsidRPr="0063250C" w:rsidRDefault="7564C2B6">
            <w:r>
              <w:t>An invoice with OCR extraction available</w:t>
            </w:r>
          </w:p>
        </w:tc>
        <w:tc>
          <w:tcPr>
            <w:tcW w:w="630" w:type="dxa"/>
            <w:vAlign w:val="center"/>
          </w:tcPr>
          <w:p w14:paraId="576E9129" w14:textId="64F74D97" w:rsidR="00083BB8" w:rsidRPr="0063250C" w:rsidRDefault="7564C2B6" w:rsidP="65D27D43">
            <w:pPr>
              <w:jc w:val="center"/>
            </w:pPr>
            <w:r>
              <w:t>Pass</w:t>
            </w:r>
          </w:p>
        </w:tc>
        <w:tc>
          <w:tcPr>
            <w:tcW w:w="1410" w:type="dxa"/>
          </w:tcPr>
          <w:p w14:paraId="47C3BF4A" w14:textId="77777777" w:rsidR="00083BB8" w:rsidRPr="0063250C" w:rsidRDefault="00083BB8"/>
        </w:tc>
      </w:tr>
      <w:tr w:rsidR="00D179FC" w:rsidRPr="0063250C" w14:paraId="7812AEE4" w14:textId="77777777" w:rsidTr="65D27D43">
        <w:tc>
          <w:tcPr>
            <w:tcW w:w="780" w:type="dxa"/>
            <w:vAlign w:val="center"/>
          </w:tcPr>
          <w:p w14:paraId="5F4E24F2" w14:textId="77777777" w:rsidR="00083BB8" w:rsidRPr="0063250C" w:rsidRDefault="47042891" w:rsidP="5D860972">
            <w:pPr>
              <w:jc w:val="center"/>
            </w:pPr>
            <w:r>
              <w:t>2</w:t>
            </w:r>
          </w:p>
        </w:tc>
        <w:tc>
          <w:tcPr>
            <w:tcW w:w="3480" w:type="dxa"/>
            <w:vAlign w:val="center"/>
          </w:tcPr>
          <w:p w14:paraId="53EC3B31" w14:textId="77777777" w:rsidR="00083BB8" w:rsidRPr="0063250C" w:rsidRDefault="47042891" w:rsidP="5D860972">
            <w:r>
              <w:t>When the user attempts to save without review</w:t>
            </w:r>
          </w:p>
        </w:tc>
        <w:tc>
          <w:tcPr>
            <w:tcW w:w="2160" w:type="dxa"/>
            <w:vAlign w:val="center"/>
          </w:tcPr>
          <w:p w14:paraId="28A7BA7E" w14:textId="77777777" w:rsidR="00083BB8" w:rsidRPr="0063250C" w:rsidRDefault="47042891" w:rsidP="5D860972">
            <w:r>
              <w:t>Save action attempted before review</w:t>
            </w:r>
          </w:p>
        </w:tc>
        <w:tc>
          <w:tcPr>
            <w:tcW w:w="1620" w:type="dxa"/>
          </w:tcPr>
          <w:p w14:paraId="45AA38A2" w14:textId="706AA1F9" w:rsidR="00083BB8" w:rsidRPr="0063250C" w:rsidRDefault="7597A9A9">
            <w:r>
              <w:t>Attempted to save before review</w:t>
            </w:r>
          </w:p>
        </w:tc>
        <w:tc>
          <w:tcPr>
            <w:tcW w:w="630" w:type="dxa"/>
            <w:vAlign w:val="center"/>
          </w:tcPr>
          <w:p w14:paraId="2E4B75EB" w14:textId="7000F9BA" w:rsidR="00083BB8" w:rsidRPr="0063250C" w:rsidRDefault="7597A9A9" w:rsidP="65D27D43">
            <w:pPr>
              <w:jc w:val="center"/>
            </w:pPr>
            <w:r>
              <w:t>Pass</w:t>
            </w:r>
          </w:p>
        </w:tc>
        <w:tc>
          <w:tcPr>
            <w:tcW w:w="1410" w:type="dxa"/>
          </w:tcPr>
          <w:p w14:paraId="1FF794C3" w14:textId="77777777" w:rsidR="00083BB8" w:rsidRPr="0063250C" w:rsidRDefault="00083BB8"/>
        </w:tc>
      </w:tr>
      <w:tr w:rsidR="00D179FC" w:rsidRPr="0063250C" w14:paraId="563EE7C9" w14:textId="77777777" w:rsidTr="65D27D43">
        <w:tc>
          <w:tcPr>
            <w:tcW w:w="780" w:type="dxa"/>
            <w:vAlign w:val="center"/>
          </w:tcPr>
          <w:p w14:paraId="7FCC478D" w14:textId="77777777" w:rsidR="00083BB8" w:rsidRPr="0063250C" w:rsidRDefault="47042891" w:rsidP="5D860972">
            <w:pPr>
              <w:jc w:val="center"/>
            </w:pPr>
            <w:r>
              <w:t>3</w:t>
            </w:r>
          </w:p>
        </w:tc>
        <w:tc>
          <w:tcPr>
            <w:tcW w:w="3480" w:type="dxa"/>
            <w:vAlign w:val="center"/>
          </w:tcPr>
          <w:p w14:paraId="5AE1ED9F" w14:textId="77777777" w:rsidR="00083BB8" w:rsidRPr="0063250C" w:rsidRDefault="47042891" w:rsidP="5D860972">
            <w:r>
              <w:t>Then the system prevents save operation</w:t>
            </w:r>
          </w:p>
        </w:tc>
        <w:tc>
          <w:tcPr>
            <w:tcW w:w="2160" w:type="dxa"/>
            <w:vAlign w:val="center"/>
          </w:tcPr>
          <w:p w14:paraId="2865E147" w14:textId="77777777" w:rsidR="00083BB8" w:rsidRPr="0063250C" w:rsidRDefault="47042891" w:rsidP="5D860972">
            <w:r>
              <w:t>Save blocked by validation</w:t>
            </w:r>
          </w:p>
        </w:tc>
        <w:tc>
          <w:tcPr>
            <w:tcW w:w="1620" w:type="dxa"/>
          </w:tcPr>
          <w:p w14:paraId="67802593" w14:textId="7A04351E" w:rsidR="00083BB8" w:rsidRPr="0063250C" w:rsidRDefault="21A4F8AE">
            <w:r>
              <w:t>System blocked save operation</w:t>
            </w:r>
          </w:p>
        </w:tc>
        <w:tc>
          <w:tcPr>
            <w:tcW w:w="630" w:type="dxa"/>
            <w:vAlign w:val="center"/>
          </w:tcPr>
          <w:p w14:paraId="3A2E6EDD" w14:textId="6CC04957" w:rsidR="00083BB8" w:rsidRPr="0063250C" w:rsidRDefault="21A4F8AE" w:rsidP="65D27D43">
            <w:pPr>
              <w:jc w:val="center"/>
            </w:pPr>
            <w:r>
              <w:t>Pass</w:t>
            </w:r>
          </w:p>
        </w:tc>
        <w:tc>
          <w:tcPr>
            <w:tcW w:w="1410" w:type="dxa"/>
          </w:tcPr>
          <w:p w14:paraId="225FF4CC" w14:textId="77777777" w:rsidR="00083BB8" w:rsidRPr="0063250C" w:rsidRDefault="00083BB8"/>
        </w:tc>
      </w:tr>
      <w:tr w:rsidR="00D179FC" w:rsidRPr="0063250C" w14:paraId="0CFCD49A" w14:textId="77777777" w:rsidTr="65D27D43">
        <w:tc>
          <w:tcPr>
            <w:tcW w:w="780" w:type="dxa"/>
            <w:vAlign w:val="center"/>
          </w:tcPr>
          <w:p w14:paraId="464EF445" w14:textId="77777777" w:rsidR="00083BB8" w:rsidRPr="0063250C" w:rsidRDefault="47042891" w:rsidP="5D860972">
            <w:pPr>
              <w:jc w:val="center"/>
            </w:pPr>
            <w:r>
              <w:t>4</w:t>
            </w:r>
          </w:p>
        </w:tc>
        <w:tc>
          <w:tcPr>
            <w:tcW w:w="3480" w:type="dxa"/>
            <w:vAlign w:val="center"/>
          </w:tcPr>
          <w:p w14:paraId="5DFDC445" w14:textId="77777777" w:rsidR="00083BB8" w:rsidRPr="0063250C" w:rsidRDefault="47042891" w:rsidP="5D860972">
            <w:r>
              <w:t>And user must review or confirm no edits needed</w:t>
            </w:r>
          </w:p>
        </w:tc>
        <w:tc>
          <w:tcPr>
            <w:tcW w:w="2160" w:type="dxa"/>
            <w:vAlign w:val="center"/>
          </w:tcPr>
          <w:p w14:paraId="6B5F76A9" w14:textId="77777777" w:rsidR="00083BB8" w:rsidRPr="0063250C" w:rsidRDefault="47042891" w:rsidP="5D860972">
            <w:r>
              <w:t>Review requirement enforced</w:t>
            </w:r>
          </w:p>
        </w:tc>
        <w:tc>
          <w:tcPr>
            <w:tcW w:w="1620" w:type="dxa"/>
          </w:tcPr>
          <w:p w14:paraId="48582B4D" w14:textId="36E17B45" w:rsidR="00083BB8" w:rsidRPr="0063250C" w:rsidRDefault="7C66ECA9">
            <w:r>
              <w:t>Review requirement enforced before saving</w:t>
            </w:r>
          </w:p>
        </w:tc>
        <w:tc>
          <w:tcPr>
            <w:tcW w:w="630" w:type="dxa"/>
            <w:vAlign w:val="center"/>
          </w:tcPr>
          <w:p w14:paraId="79821730" w14:textId="7721992B" w:rsidR="00083BB8" w:rsidRPr="0063250C" w:rsidRDefault="7C66ECA9" w:rsidP="65D27D43">
            <w:pPr>
              <w:jc w:val="center"/>
            </w:pPr>
            <w:r>
              <w:t>Pass</w:t>
            </w:r>
          </w:p>
        </w:tc>
        <w:tc>
          <w:tcPr>
            <w:tcW w:w="1410" w:type="dxa"/>
          </w:tcPr>
          <w:p w14:paraId="0EC09410" w14:textId="77777777" w:rsidR="00083BB8" w:rsidRPr="0063250C" w:rsidRDefault="00083BB8"/>
        </w:tc>
      </w:tr>
      <w:tr w:rsidR="00083BB8" w:rsidRPr="0063250C" w14:paraId="4C0BF2A8" w14:textId="77777777" w:rsidTr="65D27D43">
        <w:tc>
          <w:tcPr>
            <w:tcW w:w="10080" w:type="dxa"/>
            <w:gridSpan w:val="6"/>
            <w:shd w:val="clear" w:color="auto" w:fill="BFBFBF" w:themeFill="background1" w:themeFillShade="BF"/>
          </w:tcPr>
          <w:p w14:paraId="5E233341" w14:textId="0DDE3D4D" w:rsidR="00083BB8" w:rsidRPr="0063250C" w:rsidRDefault="47042891">
            <w:r w:rsidRPr="5D860972">
              <w:rPr>
                <w:b/>
                <w:bCs/>
              </w:rPr>
              <w:t>TC-2: Edit Extracted Attributes</w:t>
            </w:r>
          </w:p>
          <w:p w14:paraId="5A74C08E" w14:textId="75EE9833" w:rsidR="00083BB8" w:rsidRPr="0063250C" w:rsidRDefault="00083BB8" w:rsidP="5D860972">
            <w:pPr>
              <w:rPr>
                <w:b/>
                <w:bCs/>
              </w:rPr>
            </w:pPr>
          </w:p>
        </w:tc>
      </w:tr>
      <w:tr w:rsidR="00D179FC" w:rsidRPr="0063250C" w14:paraId="3CBB609F" w14:textId="77777777" w:rsidTr="65D27D43">
        <w:tc>
          <w:tcPr>
            <w:tcW w:w="780" w:type="dxa"/>
            <w:vAlign w:val="center"/>
          </w:tcPr>
          <w:p w14:paraId="01690687" w14:textId="77777777" w:rsidR="00083BB8" w:rsidRPr="0063250C" w:rsidRDefault="47042891" w:rsidP="5D860972">
            <w:pPr>
              <w:jc w:val="center"/>
            </w:pPr>
            <w:r>
              <w:lastRenderedPageBreak/>
              <w:t>1</w:t>
            </w:r>
          </w:p>
        </w:tc>
        <w:tc>
          <w:tcPr>
            <w:tcW w:w="3480" w:type="dxa"/>
            <w:vAlign w:val="center"/>
          </w:tcPr>
          <w:p w14:paraId="352C274F" w14:textId="77777777" w:rsidR="00083BB8" w:rsidRPr="0063250C" w:rsidRDefault="47042891" w:rsidP="5D860972">
            <w:r>
              <w:t>Given the user is reviewing extracted invoice data</w:t>
            </w:r>
          </w:p>
        </w:tc>
        <w:tc>
          <w:tcPr>
            <w:tcW w:w="2160" w:type="dxa"/>
            <w:vAlign w:val="center"/>
          </w:tcPr>
          <w:p w14:paraId="79ECD95D" w14:textId="77777777" w:rsidR="00083BB8" w:rsidRPr="0063250C" w:rsidRDefault="47042891" w:rsidP="5D860972">
            <w:r>
              <w:t>Review interface displayed with extracted fields</w:t>
            </w:r>
          </w:p>
        </w:tc>
        <w:tc>
          <w:tcPr>
            <w:tcW w:w="1620" w:type="dxa"/>
          </w:tcPr>
          <w:p w14:paraId="0E5BBE0F" w14:textId="0B053584" w:rsidR="00083BB8" w:rsidRPr="0063250C" w:rsidRDefault="7020D1A6">
            <w:r>
              <w:t xml:space="preserve">Interface with extracted data displayed </w:t>
            </w:r>
          </w:p>
        </w:tc>
        <w:tc>
          <w:tcPr>
            <w:tcW w:w="630" w:type="dxa"/>
            <w:vAlign w:val="center"/>
          </w:tcPr>
          <w:p w14:paraId="70970BA8" w14:textId="374ABD4F" w:rsidR="00083BB8" w:rsidRPr="0063250C" w:rsidRDefault="7020D1A6" w:rsidP="65D27D43">
            <w:pPr>
              <w:jc w:val="center"/>
            </w:pPr>
            <w:r>
              <w:t>Pass</w:t>
            </w:r>
          </w:p>
        </w:tc>
        <w:tc>
          <w:tcPr>
            <w:tcW w:w="1410" w:type="dxa"/>
          </w:tcPr>
          <w:p w14:paraId="6DA70D70" w14:textId="77777777" w:rsidR="00083BB8" w:rsidRPr="0063250C" w:rsidRDefault="00083BB8"/>
        </w:tc>
      </w:tr>
      <w:tr w:rsidR="00D179FC" w:rsidRPr="0063250C" w14:paraId="5E1A89EC" w14:textId="77777777" w:rsidTr="65D27D43">
        <w:tc>
          <w:tcPr>
            <w:tcW w:w="780" w:type="dxa"/>
            <w:vAlign w:val="center"/>
          </w:tcPr>
          <w:p w14:paraId="7B7692FE" w14:textId="77777777" w:rsidR="00083BB8" w:rsidRPr="0063250C" w:rsidRDefault="47042891" w:rsidP="5D860972">
            <w:pPr>
              <w:jc w:val="center"/>
            </w:pPr>
            <w:r>
              <w:t>2</w:t>
            </w:r>
          </w:p>
        </w:tc>
        <w:tc>
          <w:tcPr>
            <w:tcW w:w="3480" w:type="dxa"/>
            <w:vAlign w:val="center"/>
          </w:tcPr>
          <w:p w14:paraId="0EF2154F" w14:textId="77777777" w:rsidR="00083BB8" w:rsidRPr="0063250C" w:rsidRDefault="47042891" w:rsidP="5D860972">
            <w:r>
              <w:t>When the user modifies any extracted attribute</w:t>
            </w:r>
          </w:p>
        </w:tc>
        <w:tc>
          <w:tcPr>
            <w:tcW w:w="2160" w:type="dxa"/>
            <w:vAlign w:val="center"/>
          </w:tcPr>
          <w:p w14:paraId="78283510" w14:textId="77777777" w:rsidR="00083BB8" w:rsidRPr="0063250C" w:rsidRDefault="47042891" w:rsidP="5D860972">
            <w:r>
              <w:t>Field editing occurs</w:t>
            </w:r>
          </w:p>
        </w:tc>
        <w:tc>
          <w:tcPr>
            <w:tcW w:w="1620" w:type="dxa"/>
          </w:tcPr>
          <w:p w14:paraId="39889DF3" w14:textId="26CEE8F1" w:rsidR="00083BB8" w:rsidRPr="0063250C" w:rsidRDefault="7CBF6CD3">
            <w:r>
              <w:t>Field editing conducted on extracted data</w:t>
            </w:r>
          </w:p>
        </w:tc>
        <w:tc>
          <w:tcPr>
            <w:tcW w:w="630" w:type="dxa"/>
            <w:vAlign w:val="center"/>
          </w:tcPr>
          <w:p w14:paraId="492045EC" w14:textId="061F1970" w:rsidR="00083BB8" w:rsidRPr="0063250C" w:rsidRDefault="7CBF6CD3" w:rsidP="65D27D43">
            <w:pPr>
              <w:jc w:val="center"/>
            </w:pPr>
            <w:r>
              <w:t>Pass</w:t>
            </w:r>
          </w:p>
        </w:tc>
        <w:tc>
          <w:tcPr>
            <w:tcW w:w="1410" w:type="dxa"/>
          </w:tcPr>
          <w:p w14:paraId="762755FC" w14:textId="77777777" w:rsidR="00083BB8" w:rsidRPr="0063250C" w:rsidRDefault="00083BB8"/>
        </w:tc>
      </w:tr>
      <w:tr w:rsidR="00D179FC" w:rsidRPr="0063250C" w14:paraId="6E1FDED6" w14:textId="77777777" w:rsidTr="65D27D43">
        <w:tc>
          <w:tcPr>
            <w:tcW w:w="780" w:type="dxa"/>
            <w:vAlign w:val="center"/>
          </w:tcPr>
          <w:p w14:paraId="3B2A19CC" w14:textId="77777777" w:rsidR="00083BB8" w:rsidRPr="0063250C" w:rsidRDefault="47042891" w:rsidP="5D860972">
            <w:pPr>
              <w:jc w:val="center"/>
            </w:pPr>
            <w:r>
              <w:t>3</w:t>
            </w:r>
          </w:p>
        </w:tc>
        <w:tc>
          <w:tcPr>
            <w:tcW w:w="3480" w:type="dxa"/>
            <w:vAlign w:val="center"/>
          </w:tcPr>
          <w:p w14:paraId="592C72A3" w14:textId="77777777" w:rsidR="00083BB8" w:rsidRPr="0063250C" w:rsidRDefault="47042891" w:rsidP="5D860972">
            <w:r>
              <w:t>Then edits are saved successfully</w:t>
            </w:r>
          </w:p>
        </w:tc>
        <w:tc>
          <w:tcPr>
            <w:tcW w:w="2160" w:type="dxa"/>
            <w:vAlign w:val="center"/>
          </w:tcPr>
          <w:p w14:paraId="1936B4A7" w14:textId="77777777" w:rsidR="00083BB8" w:rsidRPr="0063250C" w:rsidRDefault="47042891" w:rsidP="5D860972">
            <w:r>
              <w:t>Modified data persisted</w:t>
            </w:r>
          </w:p>
        </w:tc>
        <w:tc>
          <w:tcPr>
            <w:tcW w:w="1620" w:type="dxa"/>
          </w:tcPr>
          <w:p w14:paraId="62BD318C" w14:textId="6D923DFF" w:rsidR="00083BB8" w:rsidRPr="0063250C" w:rsidRDefault="3C6A5B02">
            <w:r>
              <w:t>The edited data persists</w:t>
            </w:r>
          </w:p>
        </w:tc>
        <w:tc>
          <w:tcPr>
            <w:tcW w:w="630" w:type="dxa"/>
            <w:vAlign w:val="center"/>
          </w:tcPr>
          <w:p w14:paraId="0F22C19F" w14:textId="3427F9C0" w:rsidR="00083BB8" w:rsidRPr="0063250C" w:rsidRDefault="3C6A5B02" w:rsidP="65D27D43">
            <w:pPr>
              <w:jc w:val="center"/>
            </w:pPr>
            <w:r>
              <w:t>Pass</w:t>
            </w:r>
          </w:p>
        </w:tc>
        <w:tc>
          <w:tcPr>
            <w:tcW w:w="1410" w:type="dxa"/>
          </w:tcPr>
          <w:p w14:paraId="436AAA9B" w14:textId="77777777" w:rsidR="00083BB8" w:rsidRPr="0063250C" w:rsidRDefault="00083BB8"/>
        </w:tc>
      </w:tr>
      <w:tr w:rsidR="00D179FC" w:rsidRPr="0063250C" w14:paraId="7289596A" w14:textId="77777777" w:rsidTr="65D27D43">
        <w:tc>
          <w:tcPr>
            <w:tcW w:w="780" w:type="dxa"/>
            <w:vAlign w:val="center"/>
          </w:tcPr>
          <w:p w14:paraId="57B4B279" w14:textId="77777777" w:rsidR="00083BB8" w:rsidRPr="0063250C" w:rsidRDefault="47042891" w:rsidP="5D860972">
            <w:pPr>
              <w:jc w:val="center"/>
            </w:pPr>
            <w:r>
              <w:t>4</w:t>
            </w:r>
          </w:p>
        </w:tc>
        <w:tc>
          <w:tcPr>
            <w:tcW w:w="3480" w:type="dxa"/>
            <w:vAlign w:val="center"/>
          </w:tcPr>
          <w:p w14:paraId="4A2FBA2D" w14:textId="77777777" w:rsidR="00083BB8" w:rsidRPr="0063250C" w:rsidRDefault="47042891" w:rsidP="5D860972">
            <w:r>
              <w:t>And version number increments</w:t>
            </w:r>
          </w:p>
        </w:tc>
        <w:tc>
          <w:tcPr>
            <w:tcW w:w="2160" w:type="dxa"/>
            <w:vAlign w:val="center"/>
          </w:tcPr>
          <w:p w14:paraId="2406319B" w14:textId="77777777" w:rsidR="00083BB8" w:rsidRPr="0063250C" w:rsidRDefault="47042891" w:rsidP="5D860972">
            <w:r>
              <w:t>Version control updated</w:t>
            </w:r>
          </w:p>
        </w:tc>
        <w:tc>
          <w:tcPr>
            <w:tcW w:w="1620" w:type="dxa"/>
          </w:tcPr>
          <w:p w14:paraId="1CA9D84F" w14:textId="46FC8139" w:rsidR="00083BB8" w:rsidRPr="0063250C" w:rsidRDefault="55B1445B">
            <w:r>
              <w:t>The version control of the information updated</w:t>
            </w:r>
          </w:p>
        </w:tc>
        <w:tc>
          <w:tcPr>
            <w:tcW w:w="630" w:type="dxa"/>
            <w:vAlign w:val="center"/>
          </w:tcPr>
          <w:p w14:paraId="3ADC0FBD" w14:textId="7FF280A7" w:rsidR="00083BB8" w:rsidRPr="0063250C" w:rsidRDefault="55B1445B" w:rsidP="65D27D43">
            <w:pPr>
              <w:jc w:val="center"/>
            </w:pPr>
            <w:r>
              <w:t>Pass</w:t>
            </w:r>
          </w:p>
        </w:tc>
        <w:tc>
          <w:tcPr>
            <w:tcW w:w="1410" w:type="dxa"/>
          </w:tcPr>
          <w:p w14:paraId="2754929D" w14:textId="77777777" w:rsidR="00083BB8" w:rsidRPr="0063250C" w:rsidRDefault="00083BB8"/>
        </w:tc>
      </w:tr>
      <w:tr w:rsidR="00D179FC" w:rsidRPr="0063250C" w14:paraId="6E52F1AD" w14:textId="77777777" w:rsidTr="65D27D43">
        <w:tc>
          <w:tcPr>
            <w:tcW w:w="780" w:type="dxa"/>
            <w:vAlign w:val="center"/>
          </w:tcPr>
          <w:p w14:paraId="1A38232F" w14:textId="77777777" w:rsidR="00083BB8" w:rsidRPr="0063250C" w:rsidRDefault="47042891" w:rsidP="5D860972">
            <w:pPr>
              <w:jc w:val="center"/>
            </w:pPr>
            <w:r>
              <w:t>5</w:t>
            </w:r>
          </w:p>
        </w:tc>
        <w:tc>
          <w:tcPr>
            <w:tcW w:w="3480" w:type="dxa"/>
            <w:vAlign w:val="center"/>
          </w:tcPr>
          <w:p w14:paraId="76AA764C" w14:textId="77777777" w:rsidR="00083BB8" w:rsidRPr="0063250C" w:rsidRDefault="47042891" w:rsidP="5D860972">
            <w:r>
              <w:t>And audit entry is captured</w:t>
            </w:r>
          </w:p>
        </w:tc>
        <w:tc>
          <w:tcPr>
            <w:tcW w:w="2160" w:type="dxa"/>
            <w:vAlign w:val="center"/>
          </w:tcPr>
          <w:p w14:paraId="0489329B" w14:textId="77777777" w:rsidR="00083BB8" w:rsidRPr="0063250C" w:rsidRDefault="47042891" w:rsidP="5D860972">
            <w:r>
              <w:t>Edit action logged with timestamp and user</w:t>
            </w:r>
          </w:p>
        </w:tc>
        <w:tc>
          <w:tcPr>
            <w:tcW w:w="1620" w:type="dxa"/>
          </w:tcPr>
          <w:p w14:paraId="1E67147D" w14:textId="66982CF0" w:rsidR="00083BB8" w:rsidRPr="0063250C" w:rsidRDefault="203CEB78">
            <w:r>
              <w:t>The edit action is logged with timestamp and user</w:t>
            </w:r>
          </w:p>
        </w:tc>
        <w:tc>
          <w:tcPr>
            <w:tcW w:w="630" w:type="dxa"/>
            <w:vAlign w:val="center"/>
          </w:tcPr>
          <w:p w14:paraId="7389D161" w14:textId="747F3A0F" w:rsidR="00083BB8" w:rsidRPr="0063250C" w:rsidRDefault="203CEB78" w:rsidP="65D27D43">
            <w:pPr>
              <w:jc w:val="center"/>
            </w:pPr>
            <w:r>
              <w:t>Pass</w:t>
            </w:r>
          </w:p>
        </w:tc>
        <w:tc>
          <w:tcPr>
            <w:tcW w:w="1410" w:type="dxa"/>
          </w:tcPr>
          <w:p w14:paraId="09326B81" w14:textId="77777777" w:rsidR="00083BB8" w:rsidRPr="0063250C" w:rsidRDefault="00083BB8"/>
        </w:tc>
      </w:tr>
      <w:tr w:rsidR="00083BB8" w:rsidRPr="0063250C" w14:paraId="68958017" w14:textId="77777777" w:rsidTr="65D27D43">
        <w:tc>
          <w:tcPr>
            <w:tcW w:w="10080" w:type="dxa"/>
            <w:gridSpan w:val="6"/>
            <w:shd w:val="clear" w:color="auto" w:fill="BFBFBF" w:themeFill="background1" w:themeFillShade="BF"/>
          </w:tcPr>
          <w:p w14:paraId="0834B0EC" w14:textId="6A6033CA" w:rsidR="00083BB8" w:rsidRPr="0063250C" w:rsidRDefault="47042891">
            <w:r w:rsidRPr="5D860972">
              <w:rPr>
                <w:b/>
                <w:bCs/>
              </w:rPr>
              <w:t>TC-3: Explicit 'No Edits Needed' Path</w:t>
            </w:r>
          </w:p>
          <w:p w14:paraId="7F0E746D" w14:textId="073D3171" w:rsidR="00083BB8" w:rsidRPr="0063250C" w:rsidRDefault="00083BB8" w:rsidP="5D860972">
            <w:pPr>
              <w:rPr>
                <w:b/>
                <w:bCs/>
              </w:rPr>
            </w:pPr>
          </w:p>
        </w:tc>
      </w:tr>
      <w:tr w:rsidR="00D179FC" w:rsidRPr="0063250C" w14:paraId="6682EBEA" w14:textId="77777777" w:rsidTr="65D27D43">
        <w:tc>
          <w:tcPr>
            <w:tcW w:w="780" w:type="dxa"/>
            <w:vAlign w:val="center"/>
          </w:tcPr>
          <w:p w14:paraId="4A5FF45B" w14:textId="77777777" w:rsidR="00083BB8" w:rsidRPr="0063250C" w:rsidRDefault="47042891" w:rsidP="5D860972">
            <w:pPr>
              <w:jc w:val="center"/>
            </w:pPr>
            <w:r>
              <w:t>1</w:t>
            </w:r>
          </w:p>
        </w:tc>
        <w:tc>
          <w:tcPr>
            <w:tcW w:w="3480" w:type="dxa"/>
            <w:vAlign w:val="center"/>
          </w:tcPr>
          <w:p w14:paraId="5E2E2684" w14:textId="77777777" w:rsidR="00083BB8" w:rsidRPr="0063250C" w:rsidRDefault="47042891" w:rsidP="5D860972">
            <w:r>
              <w:t>Given the user reviews extracted data</w:t>
            </w:r>
          </w:p>
        </w:tc>
        <w:tc>
          <w:tcPr>
            <w:tcW w:w="2160" w:type="dxa"/>
            <w:vAlign w:val="center"/>
          </w:tcPr>
          <w:p w14:paraId="2B887F87" w14:textId="77777777" w:rsidR="00083BB8" w:rsidRPr="0063250C" w:rsidRDefault="47042891" w:rsidP="5D860972">
            <w:r>
              <w:t>All extracted fields displayed for review</w:t>
            </w:r>
          </w:p>
        </w:tc>
        <w:tc>
          <w:tcPr>
            <w:tcW w:w="1620" w:type="dxa"/>
          </w:tcPr>
          <w:p w14:paraId="2E913543" w14:textId="0C1BFE07" w:rsidR="00083BB8" w:rsidRPr="0063250C" w:rsidRDefault="2C651523">
            <w:r>
              <w:t>Extracted fields displayed for review</w:t>
            </w:r>
          </w:p>
        </w:tc>
        <w:tc>
          <w:tcPr>
            <w:tcW w:w="630" w:type="dxa"/>
            <w:vAlign w:val="center"/>
          </w:tcPr>
          <w:p w14:paraId="13B50F4E" w14:textId="7E7DC72E" w:rsidR="00083BB8" w:rsidRPr="0063250C" w:rsidRDefault="2C651523" w:rsidP="65D27D43">
            <w:pPr>
              <w:jc w:val="center"/>
            </w:pPr>
            <w:r>
              <w:t>Pass</w:t>
            </w:r>
          </w:p>
        </w:tc>
        <w:tc>
          <w:tcPr>
            <w:tcW w:w="1410" w:type="dxa"/>
          </w:tcPr>
          <w:p w14:paraId="2418CD26" w14:textId="77777777" w:rsidR="00083BB8" w:rsidRPr="0063250C" w:rsidRDefault="00083BB8"/>
        </w:tc>
      </w:tr>
      <w:tr w:rsidR="00D179FC" w:rsidRPr="0063250C" w14:paraId="31DC099D" w14:textId="77777777" w:rsidTr="65D27D43">
        <w:tc>
          <w:tcPr>
            <w:tcW w:w="780" w:type="dxa"/>
            <w:vAlign w:val="center"/>
          </w:tcPr>
          <w:p w14:paraId="47A16A4A" w14:textId="77777777" w:rsidR="00083BB8" w:rsidRPr="0063250C" w:rsidRDefault="47042891" w:rsidP="5D860972">
            <w:pPr>
              <w:jc w:val="center"/>
            </w:pPr>
            <w:r>
              <w:t>2</w:t>
            </w:r>
          </w:p>
        </w:tc>
        <w:tc>
          <w:tcPr>
            <w:tcW w:w="3480" w:type="dxa"/>
            <w:vAlign w:val="center"/>
          </w:tcPr>
          <w:p w14:paraId="16778382" w14:textId="77777777" w:rsidR="00083BB8" w:rsidRPr="0063250C" w:rsidRDefault="47042891" w:rsidP="5D860972">
            <w:r>
              <w:t>When the user selects 'No edits needed' option</w:t>
            </w:r>
          </w:p>
        </w:tc>
        <w:tc>
          <w:tcPr>
            <w:tcW w:w="2160" w:type="dxa"/>
            <w:vAlign w:val="center"/>
          </w:tcPr>
          <w:p w14:paraId="01FCD7EA" w14:textId="77777777" w:rsidR="00083BB8" w:rsidRPr="0063250C" w:rsidRDefault="47042891" w:rsidP="5D860972">
            <w:r>
              <w:t>Explicit confirmation selected</w:t>
            </w:r>
          </w:p>
        </w:tc>
        <w:tc>
          <w:tcPr>
            <w:tcW w:w="1620" w:type="dxa"/>
          </w:tcPr>
          <w:p w14:paraId="5BF3DCA3" w14:textId="11D8E934" w:rsidR="00083BB8" w:rsidRPr="0063250C" w:rsidRDefault="24C24A06">
            <w:r>
              <w:t>Explicit information selected if no edits needed</w:t>
            </w:r>
          </w:p>
        </w:tc>
        <w:tc>
          <w:tcPr>
            <w:tcW w:w="630" w:type="dxa"/>
            <w:vAlign w:val="center"/>
          </w:tcPr>
          <w:p w14:paraId="35642EA3" w14:textId="65EB30FE" w:rsidR="00083BB8" w:rsidRPr="0063250C" w:rsidRDefault="24C24A06" w:rsidP="65D27D43">
            <w:pPr>
              <w:jc w:val="center"/>
            </w:pPr>
            <w:r>
              <w:t>Pass</w:t>
            </w:r>
          </w:p>
        </w:tc>
        <w:tc>
          <w:tcPr>
            <w:tcW w:w="1410" w:type="dxa"/>
          </w:tcPr>
          <w:p w14:paraId="5F5DF064" w14:textId="77777777" w:rsidR="00083BB8" w:rsidRPr="0063250C" w:rsidRDefault="00083BB8"/>
        </w:tc>
      </w:tr>
      <w:tr w:rsidR="00D179FC" w:rsidRPr="0063250C" w14:paraId="4C350665" w14:textId="77777777" w:rsidTr="65D27D43">
        <w:tc>
          <w:tcPr>
            <w:tcW w:w="780" w:type="dxa"/>
            <w:vAlign w:val="center"/>
          </w:tcPr>
          <w:p w14:paraId="6169AB58" w14:textId="77777777" w:rsidR="00083BB8" w:rsidRPr="0063250C" w:rsidRDefault="47042891" w:rsidP="5D860972">
            <w:pPr>
              <w:jc w:val="center"/>
            </w:pPr>
            <w:r>
              <w:t>3</w:t>
            </w:r>
          </w:p>
        </w:tc>
        <w:tc>
          <w:tcPr>
            <w:tcW w:w="3480" w:type="dxa"/>
            <w:vAlign w:val="center"/>
          </w:tcPr>
          <w:p w14:paraId="2DDF2A9C" w14:textId="77777777" w:rsidR="00083BB8" w:rsidRPr="0063250C" w:rsidRDefault="47042891" w:rsidP="5D860972">
            <w:r>
              <w:t>Then system accepts and saves with confirmation marker</w:t>
            </w:r>
          </w:p>
        </w:tc>
        <w:tc>
          <w:tcPr>
            <w:tcW w:w="2160" w:type="dxa"/>
            <w:vAlign w:val="center"/>
          </w:tcPr>
          <w:p w14:paraId="65725BC4" w14:textId="77777777" w:rsidR="00083BB8" w:rsidRPr="0063250C" w:rsidRDefault="47042891" w:rsidP="5D860972">
            <w:r>
              <w:t>Data saved with review confirmation flag</w:t>
            </w:r>
          </w:p>
        </w:tc>
        <w:tc>
          <w:tcPr>
            <w:tcW w:w="1620" w:type="dxa"/>
          </w:tcPr>
          <w:p w14:paraId="6F3757C6" w14:textId="29E364BC" w:rsidR="00083BB8" w:rsidRPr="0063250C" w:rsidRDefault="39314663">
            <w:r>
              <w:t>Confirmation flag saved with data</w:t>
            </w:r>
          </w:p>
        </w:tc>
        <w:tc>
          <w:tcPr>
            <w:tcW w:w="630" w:type="dxa"/>
            <w:vAlign w:val="center"/>
          </w:tcPr>
          <w:p w14:paraId="392F4483" w14:textId="6C578CD4" w:rsidR="00083BB8" w:rsidRPr="0063250C" w:rsidRDefault="39314663" w:rsidP="65D27D43">
            <w:pPr>
              <w:jc w:val="center"/>
            </w:pPr>
            <w:r>
              <w:t>Pass</w:t>
            </w:r>
          </w:p>
        </w:tc>
        <w:tc>
          <w:tcPr>
            <w:tcW w:w="1410" w:type="dxa"/>
          </w:tcPr>
          <w:p w14:paraId="6564198C" w14:textId="77777777" w:rsidR="00083BB8" w:rsidRPr="0063250C" w:rsidRDefault="00083BB8"/>
        </w:tc>
      </w:tr>
      <w:tr w:rsidR="00083BB8" w:rsidRPr="0063250C" w14:paraId="12CE9D8B" w14:textId="77777777" w:rsidTr="65D27D43">
        <w:tc>
          <w:tcPr>
            <w:tcW w:w="10080" w:type="dxa"/>
            <w:gridSpan w:val="6"/>
            <w:shd w:val="clear" w:color="auto" w:fill="BFBFBF" w:themeFill="background1" w:themeFillShade="BF"/>
          </w:tcPr>
          <w:p w14:paraId="0D3A5DCA" w14:textId="70D24B2C" w:rsidR="00083BB8" w:rsidRPr="0063250C" w:rsidRDefault="47042891">
            <w:r w:rsidRPr="5D860972">
              <w:rPr>
                <w:b/>
                <w:bCs/>
              </w:rPr>
              <w:t>TC-4: Reference Prior Provider Enrichment</w:t>
            </w:r>
          </w:p>
          <w:p w14:paraId="2943382B" w14:textId="6BC6AD25" w:rsidR="00083BB8" w:rsidRPr="0063250C" w:rsidRDefault="00083BB8" w:rsidP="5D860972">
            <w:pPr>
              <w:rPr>
                <w:b/>
                <w:bCs/>
              </w:rPr>
            </w:pPr>
          </w:p>
        </w:tc>
      </w:tr>
      <w:tr w:rsidR="00D179FC" w:rsidRPr="0063250C" w14:paraId="207EA32A" w14:textId="77777777" w:rsidTr="65D27D43">
        <w:tc>
          <w:tcPr>
            <w:tcW w:w="780" w:type="dxa"/>
            <w:vAlign w:val="center"/>
          </w:tcPr>
          <w:p w14:paraId="1B7EA1C2" w14:textId="77777777" w:rsidR="00083BB8" w:rsidRPr="0063250C" w:rsidRDefault="47042891" w:rsidP="5D860972">
            <w:pPr>
              <w:jc w:val="center"/>
            </w:pPr>
            <w:r>
              <w:t>1</w:t>
            </w:r>
          </w:p>
        </w:tc>
        <w:tc>
          <w:tcPr>
            <w:tcW w:w="3480" w:type="dxa"/>
            <w:vAlign w:val="center"/>
          </w:tcPr>
          <w:p w14:paraId="64105528" w14:textId="77777777" w:rsidR="00083BB8" w:rsidRPr="0063250C" w:rsidRDefault="47042891" w:rsidP="5D860972">
            <w:r>
              <w:t>Given an invoice from previously processed provider</w:t>
            </w:r>
          </w:p>
        </w:tc>
        <w:tc>
          <w:tcPr>
            <w:tcW w:w="2160" w:type="dxa"/>
            <w:vAlign w:val="center"/>
          </w:tcPr>
          <w:p w14:paraId="619FDCE2" w14:textId="77777777" w:rsidR="00083BB8" w:rsidRPr="0063250C" w:rsidRDefault="47042891" w:rsidP="5D860972">
            <w:r>
              <w:t>Same provider detected in system</w:t>
            </w:r>
          </w:p>
        </w:tc>
        <w:tc>
          <w:tcPr>
            <w:tcW w:w="1620" w:type="dxa"/>
          </w:tcPr>
          <w:p w14:paraId="4CE9C5E2" w14:textId="252C4AE9" w:rsidR="00083BB8" w:rsidRPr="0063250C" w:rsidRDefault="58E7A6A7">
            <w:r>
              <w:t>A previously entered provider is recognized</w:t>
            </w:r>
          </w:p>
        </w:tc>
        <w:tc>
          <w:tcPr>
            <w:tcW w:w="630" w:type="dxa"/>
            <w:vAlign w:val="center"/>
          </w:tcPr>
          <w:p w14:paraId="3F594BA3" w14:textId="4DAE6A18" w:rsidR="00083BB8" w:rsidRPr="0063250C" w:rsidRDefault="58E7A6A7" w:rsidP="65D27D43">
            <w:pPr>
              <w:jc w:val="center"/>
            </w:pPr>
            <w:r>
              <w:t>Pass</w:t>
            </w:r>
          </w:p>
        </w:tc>
        <w:tc>
          <w:tcPr>
            <w:tcW w:w="1410" w:type="dxa"/>
          </w:tcPr>
          <w:p w14:paraId="5FB79291" w14:textId="77777777" w:rsidR="00083BB8" w:rsidRPr="0063250C" w:rsidRDefault="00083BB8"/>
        </w:tc>
      </w:tr>
      <w:tr w:rsidR="00D179FC" w:rsidRPr="0063250C" w14:paraId="2B09CB78" w14:textId="77777777" w:rsidTr="65D27D43">
        <w:tc>
          <w:tcPr>
            <w:tcW w:w="780" w:type="dxa"/>
            <w:vAlign w:val="center"/>
          </w:tcPr>
          <w:p w14:paraId="3546379C" w14:textId="77777777" w:rsidR="00083BB8" w:rsidRPr="0063250C" w:rsidRDefault="47042891" w:rsidP="5D860972">
            <w:pPr>
              <w:jc w:val="center"/>
            </w:pPr>
            <w:r>
              <w:t>2</w:t>
            </w:r>
          </w:p>
        </w:tc>
        <w:tc>
          <w:tcPr>
            <w:tcW w:w="3480" w:type="dxa"/>
            <w:vAlign w:val="center"/>
          </w:tcPr>
          <w:p w14:paraId="61D01BBC" w14:textId="77777777" w:rsidR="00083BB8" w:rsidRPr="0063250C" w:rsidRDefault="47042891" w:rsidP="5D860972">
            <w:r>
              <w:t>When the system identifies missing fields</w:t>
            </w:r>
          </w:p>
        </w:tc>
        <w:tc>
          <w:tcPr>
            <w:tcW w:w="2160" w:type="dxa"/>
            <w:vAlign w:val="center"/>
          </w:tcPr>
          <w:p w14:paraId="07C4E0C1" w14:textId="77777777" w:rsidR="00083BB8" w:rsidRPr="0063250C" w:rsidRDefault="47042891" w:rsidP="5D860972">
            <w:r>
              <w:t>Incomplete data fields present</w:t>
            </w:r>
          </w:p>
        </w:tc>
        <w:tc>
          <w:tcPr>
            <w:tcW w:w="1620" w:type="dxa"/>
          </w:tcPr>
          <w:p w14:paraId="26EEFD58" w14:textId="15638430" w:rsidR="00083BB8" w:rsidRPr="0063250C" w:rsidRDefault="5948869B">
            <w:r>
              <w:t>The system identifies missing fields</w:t>
            </w:r>
          </w:p>
        </w:tc>
        <w:tc>
          <w:tcPr>
            <w:tcW w:w="630" w:type="dxa"/>
            <w:vAlign w:val="center"/>
          </w:tcPr>
          <w:p w14:paraId="3979D968" w14:textId="159A98A1" w:rsidR="00083BB8" w:rsidRPr="0063250C" w:rsidRDefault="5948869B" w:rsidP="65D27D43">
            <w:pPr>
              <w:jc w:val="center"/>
            </w:pPr>
            <w:r>
              <w:t>Pass</w:t>
            </w:r>
          </w:p>
        </w:tc>
        <w:tc>
          <w:tcPr>
            <w:tcW w:w="1410" w:type="dxa"/>
          </w:tcPr>
          <w:p w14:paraId="12964CB7" w14:textId="77777777" w:rsidR="00083BB8" w:rsidRPr="0063250C" w:rsidRDefault="00083BB8"/>
        </w:tc>
      </w:tr>
      <w:tr w:rsidR="00D179FC" w:rsidRPr="0063250C" w14:paraId="4F3C1688" w14:textId="77777777" w:rsidTr="65D27D43">
        <w:tc>
          <w:tcPr>
            <w:tcW w:w="780" w:type="dxa"/>
            <w:vAlign w:val="center"/>
          </w:tcPr>
          <w:p w14:paraId="31CF7CE8" w14:textId="77777777" w:rsidR="00083BB8" w:rsidRPr="0063250C" w:rsidRDefault="47042891" w:rsidP="5D860972">
            <w:pPr>
              <w:jc w:val="center"/>
            </w:pPr>
            <w:r>
              <w:t>3</w:t>
            </w:r>
          </w:p>
        </w:tc>
        <w:tc>
          <w:tcPr>
            <w:tcW w:w="3480" w:type="dxa"/>
            <w:vAlign w:val="center"/>
          </w:tcPr>
          <w:p w14:paraId="7FF7A09A" w14:textId="77777777" w:rsidR="00083BB8" w:rsidRPr="0063250C" w:rsidRDefault="47042891" w:rsidP="5D860972">
            <w:r>
              <w:t>Then missing fields are suggested from previous entries</w:t>
            </w:r>
          </w:p>
        </w:tc>
        <w:tc>
          <w:tcPr>
            <w:tcW w:w="2160" w:type="dxa"/>
            <w:vAlign w:val="center"/>
          </w:tcPr>
          <w:p w14:paraId="59D9295B" w14:textId="77777777" w:rsidR="00083BB8" w:rsidRPr="0063250C" w:rsidRDefault="47042891" w:rsidP="5D860972">
            <w:r>
              <w:t>Historical data used for suggestions</w:t>
            </w:r>
          </w:p>
        </w:tc>
        <w:tc>
          <w:tcPr>
            <w:tcW w:w="1620" w:type="dxa"/>
          </w:tcPr>
          <w:p w14:paraId="7B147A2C" w14:textId="396E4293" w:rsidR="00083BB8" w:rsidRPr="0063250C" w:rsidRDefault="5C34E2D6">
            <w:r>
              <w:t>The system provides data for missing fields</w:t>
            </w:r>
          </w:p>
        </w:tc>
        <w:tc>
          <w:tcPr>
            <w:tcW w:w="630" w:type="dxa"/>
            <w:vAlign w:val="center"/>
          </w:tcPr>
          <w:p w14:paraId="5B9FDC53" w14:textId="1B7E9F54" w:rsidR="00083BB8" w:rsidRPr="0063250C" w:rsidRDefault="5C34E2D6" w:rsidP="65D27D43">
            <w:pPr>
              <w:jc w:val="center"/>
            </w:pPr>
            <w:r>
              <w:t>Pass</w:t>
            </w:r>
          </w:p>
        </w:tc>
        <w:tc>
          <w:tcPr>
            <w:tcW w:w="1410" w:type="dxa"/>
          </w:tcPr>
          <w:p w14:paraId="1ED43D30" w14:textId="77777777" w:rsidR="00083BB8" w:rsidRPr="0063250C" w:rsidRDefault="00083BB8"/>
        </w:tc>
      </w:tr>
      <w:tr w:rsidR="00083BB8" w:rsidRPr="0063250C" w14:paraId="5F78CD06" w14:textId="77777777" w:rsidTr="65D27D43">
        <w:tc>
          <w:tcPr>
            <w:tcW w:w="10080" w:type="dxa"/>
            <w:gridSpan w:val="6"/>
            <w:shd w:val="clear" w:color="auto" w:fill="BFBFBF" w:themeFill="background1" w:themeFillShade="BF"/>
          </w:tcPr>
          <w:p w14:paraId="575D45B1" w14:textId="29D145BD" w:rsidR="00083BB8" w:rsidRPr="0063250C" w:rsidRDefault="47042891">
            <w:r w:rsidRPr="5D860972">
              <w:rPr>
                <w:b/>
                <w:bCs/>
              </w:rPr>
              <w:t>TC-5: Role Restrictions on Protected Actions</w:t>
            </w:r>
          </w:p>
          <w:p w14:paraId="4F392CCE" w14:textId="20E6339F" w:rsidR="00083BB8" w:rsidRPr="0063250C" w:rsidRDefault="00083BB8" w:rsidP="5D860972">
            <w:pPr>
              <w:rPr>
                <w:b/>
                <w:bCs/>
              </w:rPr>
            </w:pPr>
          </w:p>
        </w:tc>
      </w:tr>
      <w:tr w:rsidR="00D179FC" w:rsidRPr="0063250C" w14:paraId="44FEEA9B" w14:textId="77777777" w:rsidTr="65D27D43">
        <w:tc>
          <w:tcPr>
            <w:tcW w:w="780" w:type="dxa"/>
            <w:vAlign w:val="center"/>
          </w:tcPr>
          <w:p w14:paraId="385E587D" w14:textId="77777777" w:rsidR="00083BB8" w:rsidRPr="0063250C" w:rsidRDefault="47042891" w:rsidP="5D860972">
            <w:pPr>
              <w:jc w:val="center"/>
            </w:pPr>
            <w:r>
              <w:t>1</w:t>
            </w:r>
          </w:p>
        </w:tc>
        <w:tc>
          <w:tcPr>
            <w:tcW w:w="3480" w:type="dxa"/>
            <w:vAlign w:val="center"/>
          </w:tcPr>
          <w:p w14:paraId="1675902D" w14:textId="77777777" w:rsidR="00083BB8" w:rsidRPr="0063250C" w:rsidRDefault="47042891" w:rsidP="5D860972">
            <w:r>
              <w:t>Given a user without Patient/Caregiver role</w:t>
            </w:r>
          </w:p>
        </w:tc>
        <w:tc>
          <w:tcPr>
            <w:tcW w:w="2160" w:type="dxa"/>
            <w:vAlign w:val="center"/>
          </w:tcPr>
          <w:p w14:paraId="3728BCE1" w14:textId="77777777" w:rsidR="00083BB8" w:rsidRPr="0063250C" w:rsidRDefault="47042891" w:rsidP="5D860972">
            <w:r>
              <w:t>Non-authorized user role active</w:t>
            </w:r>
          </w:p>
        </w:tc>
        <w:tc>
          <w:tcPr>
            <w:tcW w:w="1620" w:type="dxa"/>
          </w:tcPr>
          <w:p w14:paraId="30E2D5DC" w14:textId="62E200DB" w:rsidR="00083BB8" w:rsidRPr="0063250C" w:rsidRDefault="64A2336C">
            <w:r>
              <w:t>N/A</w:t>
            </w:r>
          </w:p>
        </w:tc>
        <w:tc>
          <w:tcPr>
            <w:tcW w:w="630" w:type="dxa"/>
            <w:vAlign w:val="center"/>
          </w:tcPr>
          <w:p w14:paraId="093335C3" w14:textId="77777777" w:rsidR="00083BB8" w:rsidRPr="0063250C" w:rsidRDefault="00083BB8" w:rsidP="65D27D43">
            <w:pPr>
              <w:jc w:val="center"/>
            </w:pPr>
          </w:p>
        </w:tc>
        <w:tc>
          <w:tcPr>
            <w:tcW w:w="1410" w:type="dxa"/>
          </w:tcPr>
          <w:p w14:paraId="0CA22F58" w14:textId="77777777" w:rsidR="00083BB8" w:rsidRPr="0063250C" w:rsidRDefault="00083BB8"/>
        </w:tc>
      </w:tr>
      <w:tr w:rsidR="00D179FC" w:rsidRPr="0063250C" w14:paraId="4CBF0728" w14:textId="77777777" w:rsidTr="65D27D43">
        <w:tc>
          <w:tcPr>
            <w:tcW w:w="780" w:type="dxa"/>
            <w:vAlign w:val="center"/>
          </w:tcPr>
          <w:p w14:paraId="027B1986" w14:textId="77777777" w:rsidR="00083BB8" w:rsidRPr="0063250C" w:rsidRDefault="47042891" w:rsidP="5D860972">
            <w:pPr>
              <w:jc w:val="center"/>
            </w:pPr>
            <w:r>
              <w:t>2</w:t>
            </w:r>
          </w:p>
        </w:tc>
        <w:tc>
          <w:tcPr>
            <w:tcW w:w="3480" w:type="dxa"/>
            <w:vAlign w:val="center"/>
          </w:tcPr>
          <w:p w14:paraId="478EDBA8" w14:textId="77777777" w:rsidR="00083BB8" w:rsidRPr="0063250C" w:rsidRDefault="47042891" w:rsidP="5D860972">
            <w:r>
              <w:t>When the user attempts to toggle copy indicator</w:t>
            </w:r>
          </w:p>
        </w:tc>
        <w:tc>
          <w:tcPr>
            <w:tcW w:w="2160" w:type="dxa"/>
            <w:vAlign w:val="center"/>
          </w:tcPr>
          <w:p w14:paraId="4E8D9BCB" w14:textId="77777777" w:rsidR="00083BB8" w:rsidRPr="0063250C" w:rsidRDefault="47042891" w:rsidP="5D860972">
            <w:r>
              <w:t>Protected action attempted</w:t>
            </w:r>
          </w:p>
        </w:tc>
        <w:tc>
          <w:tcPr>
            <w:tcW w:w="1620" w:type="dxa"/>
          </w:tcPr>
          <w:p w14:paraId="299E8A79" w14:textId="1A27C0C1" w:rsidR="00083BB8" w:rsidRPr="0063250C" w:rsidRDefault="40D4591F">
            <w:r>
              <w:t>N/A</w:t>
            </w:r>
          </w:p>
        </w:tc>
        <w:tc>
          <w:tcPr>
            <w:tcW w:w="630" w:type="dxa"/>
            <w:vAlign w:val="center"/>
          </w:tcPr>
          <w:p w14:paraId="423301A0" w14:textId="77777777" w:rsidR="00083BB8" w:rsidRPr="0063250C" w:rsidRDefault="00083BB8" w:rsidP="65D27D43">
            <w:pPr>
              <w:jc w:val="center"/>
            </w:pPr>
          </w:p>
        </w:tc>
        <w:tc>
          <w:tcPr>
            <w:tcW w:w="1410" w:type="dxa"/>
          </w:tcPr>
          <w:p w14:paraId="39D21D69" w14:textId="77777777" w:rsidR="00083BB8" w:rsidRPr="0063250C" w:rsidRDefault="00083BB8"/>
        </w:tc>
      </w:tr>
      <w:tr w:rsidR="00D179FC" w:rsidRPr="0063250C" w14:paraId="3CB4AE88" w14:textId="77777777" w:rsidTr="65D27D43">
        <w:tc>
          <w:tcPr>
            <w:tcW w:w="780" w:type="dxa"/>
            <w:vAlign w:val="center"/>
          </w:tcPr>
          <w:p w14:paraId="57826458" w14:textId="77777777" w:rsidR="00083BB8" w:rsidRPr="0063250C" w:rsidRDefault="47042891" w:rsidP="5D860972">
            <w:pPr>
              <w:jc w:val="center"/>
            </w:pPr>
            <w:r>
              <w:t>3</w:t>
            </w:r>
          </w:p>
        </w:tc>
        <w:tc>
          <w:tcPr>
            <w:tcW w:w="3480" w:type="dxa"/>
            <w:vAlign w:val="center"/>
          </w:tcPr>
          <w:p w14:paraId="40506381" w14:textId="77777777" w:rsidR="00083BB8" w:rsidRPr="0063250C" w:rsidRDefault="47042891" w:rsidP="5D860972">
            <w:r>
              <w:t>Or the user tries to change payment status</w:t>
            </w:r>
          </w:p>
        </w:tc>
        <w:tc>
          <w:tcPr>
            <w:tcW w:w="2160" w:type="dxa"/>
            <w:vAlign w:val="center"/>
          </w:tcPr>
          <w:p w14:paraId="6706160A" w14:textId="77777777" w:rsidR="00083BB8" w:rsidRPr="0063250C" w:rsidRDefault="47042891" w:rsidP="5D860972">
            <w:r>
              <w:t>Payment status modification attempted</w:t>
            </w:r>
          </w:p>
        </w:tc>
        <w:tc>
          <w:tcPr>
            <w:tcW w:w="1620" w:type="dxa"/>
          </w:tcPr>
          <w:p w14:paraId="6F887717" w14:textId="4B666CDF" w:rsidR="00083BB8" w:rsidRPr="0063250C" w:rsidRDefault="67CB357A">
            <w:r>
              <w:t>N/A</w:t>
            </w:r>
          </w:p>
        </w:tc>
        <w:tc>
          <w:tcPr>
            <w:tcW w:w="630" w:type="dxa"/>
            <w:vAlign w:val="center"/>
          </w:tcPr>
          <w:p w14:paraId="614D980D" w14:textId="77777777" w:rsidR="00083BB8" w:rsidRPr="0063250C" w:rsidRDefault="00083BB8" w:rsidP="65D27D43">
            <w:pPr>
              <w:jc w:val="center"/>
            </w:pPr>
          </w:p>
        </w:tc>
        <w:tc>
          <w:tcPr>
            <w:tcW w:w="1410" w:type="dxa"/>
          </w:tcPr>
          <w:p w14:paraId="78CF1DBC" w14:textId="77777777" w:rsidR="00083BB8" w:rsidRPr="0063250C" w:rsidRDefault="00083BB8"/>
        </w:tc>
      </w:tr>
      <w:tr w:rsidR="00D179FC" w:rsidRPr="0063250C" w14:paraId="740EA1C1" w14:textId="77777777" w:rsidTr="65D27D43">
        <w:tc>
          <w:tcPr>
            <w:tcW w:w="780" w:type="dxa"/>
            <w:vAlign w:val="center"/>
          </w:tcPr>
          <w:p w14:paraId="7A986D59" w14:textId="77777777" w:rsidR="00083BB8" w:rsidRPr="0063250C" w:rsidRDefault="47042891" w:rsidP="5D860972">
            <w:pPr>
              <w:jc w:val="center"/>
            </w:pPr>
            <w:r>
              <w:t>4</w:t>
            </w:r>
          </w:p>
        </w:tc>
        <w:tc>
          <w:tcPr>
            <w:tcW w:w="3480" w:type="dxa"/>
            <w:vAlign w:val="center"/>
          </w:tcPr>
          <w:p w14:paraId="44A7D649" w14:textId="77777777" w:rsidR="00083BB8" w:rsidRPr="0063250C" w:rsidRDefault="47042891" w:rsidP="5D860972">
            <w:r>
              <w:t>Then access is blocked</w:t>
            </w:r>
          </w:p>
        </w:tc>
        <w:tc>
          <w:tcPr>
            <w:tcW w:w="2160" w:type="dxa"/>
            <w:vAlign w:val="center"/>
          </w:tcPr>
          <w:p w14:paraId="75D4782C" w14:textId="77777777" w:rsidR="00083BB8" w:rsidRPr="0063250C" w:rsidRDefault="47042891" w:rsidP="5D860972">
            <w:r>
              <w:t>Action prevented by role validation</w:t>
            </w:r>
          </w:p>
        </w:tc>
        <w:tc>
          <w:tcPr>
            <w:tcW w:w="1620" w:type="dxa"/>
          </w:tcPr>
          <w:p w14:paraId="73131F06" w14:textId="53340E41" w:rsidR="00083BB8" w:rsidRPr="0063250C" w:rsidRDefault="222F9539">
            <w:r>
              <w:t>N/A</w:t>
            </w:r>
          </w:p>
        </w:tc>
        <w:tc>
          <w:tcPr>
            <w:tcW w:w="630" w:type="dxa"/>
            <w:vAlign w:val="center"/>
          </w:tcPr>
          <w:p w14:paraId="3F9A30E0" w14:textId="77777777" w:rsidR="00083BB8" w:rsidRPr="0063250C" w:rsidRDefault="00083BB8" w:rsidP="65D27D43">
            <w:pPr>
              <w:jc w:val="center"/>
            </w:pPr>
          </w:p>
        </w:tc>
        <w:tc>
          <w:tcPr>
            <w:tcW w:w="1410" w:type="dxa"/>
          </w:tcPr>
          <w:p w14:paraId="1951D96B" w14:textId="77777777" w:rsidR="00083BB8" w:rsidRPr="0063250C" w:rsidRDefault="00083BB8"/>
        </w:tc>
      </w:tr>
      <w:tr w:rsidR="00D179FC" w:rsidRPr="0063250C" w14:paraId="50EC9924" w14:textId="77777777" w:rsidTr="65D27D43">
        <w:tc>
          <w:tcPr>
            <w:tcW w:w="780" w:type="dxa"/>
            <w:vAlign w:val="center"/>
          </w:tcPr>
          <w:p w14:paraId="706058AE" w14:textId="77777777" w:rsidR="00083BB8" w:rsidRPr="0063250C" w:rsidRDefault="47042891" w:rsidP="5D860972">
            <w:pPr>
              <w:jc w:val="center"/>
            </w:pPr>
            <w:r>
              <w:t>5</w:t>
            </w:r>
          </w:p>
        </w:tc>
        <w:tc>
          <w:tcPr>
            <w:tcW w:w="3480" w:type="dxa"/>
            <w:vAlign w:val="center"/>
          </w:tcPr>
          <w:p w14:paraId="3B36F6E2" w14:textId="77777777" w:rsidR="00083BB8" w:rsidRPr="0063250C" w:rsidRDefault="47042891" w:rsidP="5D860972">
            <w:r>
              <w:t>And only Patient/Caregiver can perform these actions</w:t>
            </w:r>
          </w:p>
        </w:tc>
        <w:tc>
          <w:tcPr>
            <w:tcW w:w="2160" w:type="dxa"/>
            <w:vAlign w:val="center"/>
          </w:tcPr>
          <w:p w14:paraId="46AA16B1" w14:textId="77777777" w:rsidR="00083BB8" w:rsidRPr="0063250C" w:rsidRDefault="47042891" w:rsidP="5D860972">
            <w:r>
              <w:t>Proper role enforcement confirmed</w:t>
            </w:r>
          </w:p>
        </w:tc>
        <w:tc>
          <w:tcPr>
            <w:tcW w:w="1620" w:type="dxa"/>
          </w:tcPr>
          <w:p w14:paraId="06354EEF" w14:textId="501A6AF0" w:rsidR="00083BB8" w:rsidRPr="0063250C" w:rsidRDefault="2DBC6617">
            <w:r>
              <w:t>N/A</w:t>
            </w:r>
          </w:p>
        </w:tc>
        <w:tc>
          <w:tcPr>
            <w:tcW w:w="630" w:type="dxa"/>
            <w:vAlign w:val="center"/>
          </w:tcPr>
          <w:p w14:paraId="4621D701" w14:textId="77777777" w:rsidR="00083BB8" w:rsidRPr="0063250C" w:rsidRDefault="00083BB8" w:rsidP="65D27D43">
            <w:pPr>
              <w:jc w:val="center"/>
            </w:pPr>
          </w:p>
        </w:tc>
        <w:tc>
          <w:tcPr>
            <w:tcW w:w="1410" w:type="dxa"/>
          </w:tcPr>
          <w:p w14:paraId="1B421356" w14:textId="77777777" w:rsidR="00083BB8" w:rsidRPr="0063250C" w:rsidRDefault="00083BB8"/>
        </w:tc>
      </w:tr>
      <w:tr w:rsidR="00083BB8" w:rsidRPr="0063250C" w14:paraId="05477E54" w14:textId="77777777" w:rsidTr="65D27D43">
        <w:tc>
          <w:tcPr>
            <w:tcW w:w="10080" w:type="dxa"/>
            <w:gridSpan w:val="6"/>
            <w:shd w:val="clear" w:color="auto" w:fill="BFBFBF" w:themeFill="background1" w:themeFillShade="BF"/>
          </w:tcPr>
          <w:p w14:paraId="26A834E8" w14:textId="4F531302" w:rsidR="00083BB8" w:rsidRPr="0063250C" w:rsidRDefault="47042891">
            <w:r w:rsidRPr="5D860972">
              <w:rPr>
                <w:b/>
                <w:bCs/>
              </w:rPr>
              <w:lastRenderedPageBreak/>
              <w:t>TC-6: Low-Confidence Unresolved Warning</w:t>
            </w:r>
          </w:p>
          <w:p w14:paraId="1FBBDE2F" w14:textId="68D3EEC1" w:rsidR="00083BB8" w:rsidRPr="0063250C" w:rsidRDefault="00083BB8" w:rsidP="5D860972">
            <w:pPr>
              <w:rPr>
                <w:b/>
                <w:bCs/>
              </w:rPr>
            </w:pPr>
          </w:p>
        </w:tc>
      </w:tr>
      <w:tr w:rsidR="00D179FC" w:rsidRPr="0063250C" w14:paraId="09634D86" w14:textId="77777777" w:rsidTr="65D27D43">
        <w:tc>
          <w:tcPr>
            <w:tcW w:w="780" w:type="dxa"/>
            <w:vAlign w:val="center"/>
          </w:tcPr>
          <w:p w14:paraId="22C61A69" w14:textId="77777777" w:rsidR="00083BB8" w:rsidRPr="0063250C" w:rsidRDefault="47042891" w:rsidP="5D860972">
            <w:pPr>
              <w:jc w:val="center"/>
            </w:pPr>
            <w:r>
              <w:t>1</w:t>
            </w:r>
          </w:p>
        </w:tc>
        <w:tc>
          <w:tcPr>
            <w:tcW w:w="3480" w:type="dxa"/>
          </w:tcPr>
          <w:p w14:paraId="24EFE2F9" w14:textId="77777777" w:rsidR="00083BB8" w:rsidRPr="0063250C" w:rsidRDefault="00083BB8">
            <w:r w:rsidRPr="0063250C">
              <w:t>Given OCR extraction has low-confidence fields</w:t>
            </w:r>
          </w:p>
        </w:tc>
        <w:tc>
          <w:tcPr>
            <w:tcW w:w="2160" w:type="dxa"/>
          </w:tcPr>
          <w:p w14:paraId="21E3201C" w14:textId="77777777" w:rsidR="00083BB8" w:rsidRPr="0063250C" w:rsidRDefault="00083BB8">
            <w:r w:rsidRPr="0063250C">
              <w:t>Uncertain extraction results present</w:t>
            </w:r>
          </w:p>
        </w:tc>
        <w:tc>
          <w:tcPr>
            <w:tcW w:w="1620" w:type="dxa"/>
          </w:tcPr>
          <w:p w14:paraId="215387BF" w14:textId="77777777" w:rsidR="00083BB8" w:rsidRPr="0063250C" w:rsidRDefault="00083BB8"/>
        </w:tc>
        <w:tc>
          <w:tcPr>
            <w:tcW w:w="630" w:type="dxa"/>
            <w:vAlign w:val="center"/>
          </w:tcPr>
          <w:p w14:paraId="1C8B7F5C" w14:textId="21659831" w:rsidR="00083BB8" w:rsidRPr="0063250C" w:rsidRDefault="35F760BB" w:rsidP="65D27D43">
            <w:pPr>
              <w:jc w:val="center"/>
            </w:pPr>
            <w:r>
              <w:t>Pass</w:t>
            </w:r>
          </w:p>
        </w:tc>
        <w:tc>
          <w:tcPr>
            <w:tcW w:w="1410" w:type="dxa"/>
          </w:tcPr>
          <w:p w14:paraId="2EA19F26" w14:textId="77777777" w:rsidR="00083BB8" w:rsidRPr="0063250C" w:rsidRDefault="00083BB8"/>
        </w:tc>
      </w:tr>
      <w:tr w:rsidR="00D179FC" w:rsidRPr="0063250C" w14:paraId="0F850410" w14:textId="77777777" w:rsidTr="65D27D43">
        <w:tc>
          <w:tcPr>
            <w:tcW w:w="780" w:type="dxa"/>
            <w:vAlign w:val="center"/>
          </w:tcPr>
          <w:p w14:paraId="41A1C38E" w14:textId="77777777" w:rsidR="00083BB8" w:rsidRPr="0063250C" w:rsidRDefault="47042891" w:rsidP="5D860972">
            <w:pPr>
              <w:jc w:val="center"/>
            </w:pPr>
            <w:r>
              <w:t>2</w:t>
            </w:r>
          </w:p>
        </w:tc>
        <w:tc>
          <w:tcPr>
            <w:tcW w:w="3480" w:type="dxa"/>
          </w:tcPr>
          <w:p w14:paraId="75D7E910" w14:textId="77777777" w:rsidR="00083BB8" w:rsidRPr="0063250C" w:rsidRDefault="00083BB8">
            <w:r w:rsidRPr="0063250C">
              <w:t>When the user attempts to save</w:t>
            </w:r>
          </w:p>
        </w:tc>
        <w:tc>
          <w:tcPr>
            <w:tcW w:w="2160" w:type="dxa"/>
          </w:tcPr>
          <w:p w14:paraId="7714F9C7" w14:textId="77777777" w:rsidR="00083BB8" w:rsidRPr="0063250C" w:rsidRDefault="00083BB8">
            <w:r w:rsidRPr="0063250C">
              <w:t>Save operation initiated</w:t>
            </w:r>
          </w:p>
        </w:tc>
        <w:tc>
          <w:tcPr>
            <w:tcW w:w="1620" w:type="dxa"/>
          </w:tcPr>
          <w:p w14:paraId="7ABF47F1" w14:textId="77777777" w:rsidR="00083BB8" w:rsidRPr="0063250C" w:rsidRDefault="00083BB8"/>
        </w:tc>
        <w:tc>
          <w:tcPr>
            <w:tcW w:w="630" w:type="dxa"/>
            <w:vAlign w:val="center"/>
          </w:tcPr>
          <w:p w14:paraId="1737E41C" w14:textId="282DA041" w:rsidR="00083BB8" w:rsidRPr="0063250C" w:rsidRDefault="7FBBA103" w:rsidP="65D27D43">
            <w:pPr>
              <w:jc w:val="center"/>
            </w:pPr>
            <w:r>
              <w:t>Pass</w:t>
            </w:r>
          </w:p>
        </w:tc>
        <w:tc>
          <w:tcPr>
            <w:tcW w:w="1410" w:type="dxa"/>
          </w:tcPr>
          <w:p w14:paraId="5636CDE1" w14:textId="77777777" w:rsidR="00083BB8" w:rsidRPr="0063250C" w:rsidRDefault="00083BB8"/>
        </w:tc>
      </w:tr>
      <w:tr w:rsidR="00D179FC" w:rsidRPr="0063250C" w14:paraId="370BA1FA" w14:textId="77777777" w:rsidTr="65D27D43">
        <w:tc>
          <w:tcPr>
            <w:tcW w:w="780" w:type="dxa"/>
            <w:vAlign w:val="center"/>
          </w:tcPr>
          <w:p w14:paraId="7CF98CAF" w14:textId="77777777" w:rsidR="00083BB8" w:rsidRPr="0063250C" w:rsidRDefault="47042891" w:rsidP="5D860972">
            <w:pPr>
              <w:jc w:val="center"/>
            </w:pPr>
            <w:r>
              <w:t>3</w:t>
            </w:r>
          </w:p>
        </w:tc>
        <w:tc>
          <w:tcPr>
            <w:tcW w:w="3480" w:type="dxa"/>
          </w:tcPr>
          <w:p w14:paraId="0C972298" w14:textId="77777777" w:rsidR="00083BB8" w:rsidRPr="0063250C" w:rsidRDefault="00083BB8">
            <w:r w:rsidRPr="0063250C">
              <w:t>Then system warns about low confidence</w:t>
            </w:r>
          </w:p>
        </w:tc>
        <w:tc>
          <w:tcPr>
            <w:tcW w:w="2160" w:type="dxa"/>
          </w:tcPr>
          <w:p w14:paraId="1D16CF01" w14:textId="77777777" w:rsidR="00083BB8" w:rsidRPr="0063250C" w:rsidRDefault="00083BB8">
            <w:r w:rsidRPr="0063250C">
              <w:t>Warning message displayed</w:t>
            </w:r>
          </w:p>
        </w:tc>
        <w:tc>
          <w:tcPr>
            <w:tcW w:w="1620" w:type="dxa"/>
          </w:tcPr>
          <w:p w14:paraId="0F100C2B" w14:textId="77777777" w:rsidR="00083BB8" w:rsidRPr="0063250C" w:rsidRDefault="00083BB8"/>
        </w:tc>
        <w:tc>
          <w:tcPr>
            <w:tcW w:w="630" w:type="dxa"/>
            <w:vAlign w:val="center"/>
          </w:tcPr>
          <w:p w14:paraId="75AF86F0" w14:textId="352B45F0" w:rsidR="00083BB8" w:rsidRPr="0063250C" w:rsidRDefault="6674C63E" w:rsidP="65D27D43">
            <w:pPr>
              <w:jc w:val="center"/>
            </w:pPr>
            <w:r>
              <w:t>Pass</w:t>
            </w:r>
          </w:p>
        </w:tc>
        <w:tc>
          <w:tcPr>
            <w:tcW w:w="1410" w:type="dxa"/>
          </w:tcPr>
          <w:p w14:paraId="69D8A3AA" w14:textId="77777777" w:rsidR="00083BB8" w:rsidRPr="0063250C" w:rsidRDefault="00083BB8"/>
        </w:tc>
      </w:tr>
      <w:tr w:rsidR="00D179FC" w:rsidRPr="0063250C" w14:paraId="364282F7" w14:textId="77777777" w:rsidTr="65D27D43">
        <w:tc>
          <w:tcPr>
            <w:tcW w:w="780" w:type="dxa"/>
            <w:vAlign w:val="center"/>
          </w:tcPr>
          <w:p w14:paraId="5451B8E7" w14:textId="77777777" w:rsidR="00083BB8" w:rsidRPr="0063250C" w:rsidRDefault="47042891" w:rsidP="5D860972">
            <w:pPr>
              <w:jc w:val="center"/>
            </w:pPr>
            <w:r>
              <w:t>4</w:t>
            </w:r>
          </w:p>
        </w:tc>
        <w:tc>
          <w:tcPr>
            <w:tcW w:w="3480" w:type="dxa"/>
          </w:tcPr>
          <w:p w14:paraId="5E2F61E3" w14:textId="77777777" w:rsidR="00083BB8" w:rsidRPr="0063250C" w:rsidRDefault="00083BB8">
            <w:r w:rsidRPr="0063250C">
              <w:t>And requires accept-or-correct before save</w:t>
            </w:r>
          </w:p>
        </w:tc>
        <w:tc>
          <w:tcPr>
            <w:tcW w:w="2160" w:type="dxa"/>
          </w:tcPr>
          <w:p w14:paraId="5ACB37DA" w14:textId="77777777" w:rsidR="00083BB8" w:rsidRPr="0063250C" w:rsidRDefault="00083BB8">
            <w:r w:rsidRPr="0063250C">
              <w:t>User must acknowledge or fix before proceeding</w:t>
            </w:r>
          </w:p>
        </w:tc>
        <w:tc>
          <w:tcPr>
            <w:tcW w:w="1620" w:type="dxa"/>
          </w:tcPr>
          <w:p w14:paraId="412A7FBC" w14:textId="77777777" w:rsidR="00083BB8" w:rsidRPr="0063250C" w:rsidRDefault="00083BB8"/>
        </w:tc>
        <w:tc>
          <w:tcPr>
            <w:tcW w:w="630" w:type="dxa"/>
            <w:vAlign w:val="center"/>
          </w:tcPr>
          <w:p w14:paraId="16732B76" w14:textId="31077B9E" w:rsidR="00083BB8" w:rsidRPr="0063250C" w:rsidRDefault="15C8C59D" w:rsidP="65D27D43">
            <w:pPr>
              <w:jc w:val="center"/>
            </w:pPr>
            <w:r>
              <w:t>Pass</w:t>
            </w:r>
          </w:p>
        </w:tc>
        <w:tc>
          <w:tcPr>
            <w:tcW w:w="1410" w:type="dxa"/>
          </w:tcPr>
          <w:p w14:paraId="5B571160" w14:textId="77777777" w:rsidR="00083BB8" w:rsidRPr="0063250C" w:rsidRDefault="00083BB8"/>
        </w:tc>
      </w:tr>
      <w:tr w:rsidR="00083BB8" w:rsidRPr="0063250C" w14:paraId="15400DB7" w14:textId="77777777" w:rsidTr="65D27D43">
        <w:tc>
          <w:tcPr>
            <w:tcW w:w="10080" w:type="dxa"/>
            <w:gridSpan w:val="6"/>
            <w:shd w:val="clear" w:color="auto" w:fill="BFBFBF" w:themeFill="background1" w:themeFillShade="BF"/>
          </w:tcPr>
          <w:p w14:paraId="783FBF25" w14:textId="7258B15D" w:rsidR="00083BB8" w:rsidRPr="0063250C" w:rsidRDefault="47042891">
            <w:r w:rsidRPr="5D860972">
              <w:rPr>
                <w:b/>
                <w:bCs/>
              </w:rPr>
              <w:t>TC-7: Edit Locked Fields After Finalization</w:t>
            </w:r>
          </w:p>
          <w:p w14:paraId="30A71792" w14:textId="24DF426E" w:rsidR="00083BB8" w:rsidRPr="0063250C" w:rsidRDefault="00083BB8" w:rsidP="5D860972">
            <w:pPr>
              <w:rPr>
                <w:b/>
                <w:bCs/>
              </w:rPr>
            </w:pPr>
          </w:p>
        </w:tc>
      </w:tr>
      <w:tr w:rsidR="00D179FC" w:rsidRPr="0063250C" w14:paraId="3F529B07" w14:textId="77777777" w:rsidTr="65D27D43">
        <w:tc>
          <w:tcPr>
            <w:tcW w:w="780" w:type="dxa"/>
            <w:vAlign w:val="center"/>
          </w:tcPr>
          <w:p w14:paraId="555AD881" w14:textId="77777777" w:rsidR="00083BB8" w:rsidRPr="0063250C" w:rsidRDefault="47042891" w:rsidP="5D860972">
            <w:pPr>
              <w:jc w:val="center"/>
            </w:pPr>
            <w:r>
              <w:t>1</w:t>
            </w:r>
          </w:p>
        </w:tc>
        <w:tc>
          <w:tcPr>
            <w:tcW w:w="3480" w:type="dxa"/>
          </w:tcPr>
          <w:p w14:paraId="1930C174" w14:textId="77777777" w:rsidR="00083BB8" w:rsidRPr="0063250C" w:rsidRDefault="00083BB8">
            <w:r w:rsidRPr="0063250C">
              <w:t>Given an invoice has been finalized</w:t>
            </w:r>
          </w:p>
        </w:tc>
        <w:tc>
          <w:tcPr>
            <w:tcW w:w="2160" w:type="dxa"/>
          </w:tcPr>
          <w:p w14:paraId="7E7A4AE4" w14:textId="77777777" w:rsidR="00083BB8" w:rsidRPr="0063250C" w:rsidRDefault="00083BB8">
            <w:r w:rsidRPr="0063250C">
              <w:t>Finalization status applied to invoice</w:t>
            </w:r>
          </w:p>
        </w:tc>
        <w:tc>
          <w:tcPr>
            <w:tcW w:w="1620" w:type="dxa"/>
          </w:tcPr>
          <w:p w14:paraId="3497FF2B" w14:textId="595F94EC" w:rsidR="00083BB8" w:rsidRPr="0063250C" w:rsidRDefault="1272D323">
            <w:r>
              <w:t>n/a</w:t>
            </w:r>
          </w:p>
        </w:tc>
        <w:tc>
          <w:tcPr>
            <w:tcW w:w="630" w:type="dxa"/>
            <w:vAlign w:val="center"/>
          </w:tcPr>
          <w:p w14:paraId="4624F5A7" w14:textId="77777777" w:rsidR="00083BB8" w:rsidRPr="0063250C" w:rsidRDefault="00083BB8" w:rsidP="65D27D43">
            <w:pPr>
              <w:jc w:val="center"/>
            </w:pPr>
          </w:p>
        </w:tc>
        <w:tc>
          <w:tcPr>
            <w:tcW w:w="1410" w:type="dxa"/>
          </w:tcPr>
          <w:p w14:paraId="12F0EA20" w14:textId="77777777" w:rsidR="00083BB8" w:rsidRPr="0063250C" w:rsidRDefault="00083BB8"/>
        </w:tc>
      </w:tr>
      <w:tr w:rsidR="00D179FC" w:rsidRPr="0063250C" w14:paraId="2BBB81EF" w14:textId="77777777" w:rsidTr="65D27D43">
        <w:tc>
          <w:tcPr>
            <w:tcW w:w="780" w:type="dxa"/>
            <w:vAlign w:val="center"/>
          </w:tcPr>
          <w:p w14:paraId="5F12275E" w14:textId="77777777" w:rsidR="00083BB8" w:rsidRPr="0063250C" w:rsidRDefault="47042891" w:rsidP="5D860972">
            <w:pPr>
              <w:jc w:val="center"/>
            </w:pPr>
            <w:r>
              <w:t>2</w:t>
            </w:r>
          </w:p>
        </w:tc>
        <w:tc>
          <w:tcPr>
            <w:tcW w:w="3480" w:type="dxa"/>
          </w:tcPr>
          <w:p w14:paraId="567D3A75" w14:textId="77777777" w:rsidR="00083BB8" w:rsidRPr="0063250C" w:rsidRDefault="00083BB8">
            <w:r w:rsidRPr="0063250C">
              <w:t>When the user attempts to edit locked fields</w:t>
            </w:r>
          </w:p>
        </w:tc>
        <w:tc>
          <w:tcPr>
            <w:tcW w:w="2160" w:type="dxa"/>
          </w:tcPr>
          <w:p w14:paraId="1D387745" w14:textId="77777777" w:rsidR="00083BB8" w:rsidRPr="0063250C" w:rsidRDefault="00083BB8">
            <w:r w:rsidRPr="0063250C">
              <w:t>Edit action attempted on locked data</w:t>
            </w:r>
          </w:p>
        </w:tc>
        <w:tc>
          <w:tcPr>
            <w:tcW w:w="1620" w:type="dxa"/>
          </w:tcPr>
          <w:p w14:paraId="1A444099" w14:textId="2103A6CD" w:rsidR="00083BB8" w:rsidRPr="0063250C" w:rsidRDefault="76265B4A">
            <w:r>
              <w:t>n/a</w:t>
            </w:r>
          </w:p>
        </w:tc>
        <w:tc>
          <w:tcPr>
            <w:tcW w:w="630" w:type="dxa"/>
            <w:vAlign w:val="center"/>
          </w:tcPr>
          <w:p w14:paraId="476EFFB4" w14:textId="77777777" w:rsidR="00083BB8" w:rsidRPr="0063250C" w:rsidRDefault="00083BB8" w:rsidP="65D27D43">
            <w:pPr>
              <w:jc w:val="center"/>
            </w:pPr>
          </w:p>
        </w:tc>
        <w:tc>
          <w:tcPr>
            <w:tcW w:w="1410" w:type="dxa"/>
          </w:tcPr>
          <w:p w14:paraId="0854793B" w14:textId="77777777" w:rsidR="00083BB8" w:rsidRPr="0063250C" w:rsidRDefault="00083BB8"/>
        </w:tc>
      </w:tr>
      <w:tr w:rsidR="00D179FC" w:rsidRPr="0063250C" w14:paraId="7CF1CF71" w14:textId="77777777" w:rsidTr="65D27D43">
        <w:tc>
          <w:tcPr>
            <w:tcW w:w="780" w:type="dxa"/>
            <w:vAlign w:val="center"/>
          </w:tcPr>
          <w:p w14:paraId="53747BD3" w14:textId="77777777" w:rsidR="00083BB8" w:rsidRPr="0063250C" w:rsidRDefault="47042891" w:rsidP="5D860972">
            <w:pPr>
              <w:jc w:val="center"/>
            </w:pPr>
            <w:r>
              <w:t>3</w:t>
            </w:r>
          </w:p>
        </w:tc>
        <w:tc>
          <w:tcPr>
            <w:tcW w:w="3480" w:type="dxa"/>
          </w:tcPr>
          <w:p w14:paraId="36BF2ADD" w14:textId="77777777" w:rsidR="00083BB8" w:rsidRPr="0063250C" w:rsidRDefault="00083BB8">
            <w:r w:rsidRPr="0063250C">
              <w:t>Then edit is blocked</w:t>
            </w:r>
          </w:p>
        </w:tc>
        <w:tc>
          <w:tcPr>
            <w:tcW w:w="2160" w:type="dxa"/>
          </w:tcPr>
          <w:p w14:paraId="5EDC38A0" w14:textId="77777777" w:rsidR="00083BB8" w:rsidRPr="0063250C" w:rsidRDefault="00083BB8">
            <w:r w:rsidRPr="0063250C">
              <w:t>Access denied to locked fields</w:t>
            </w:r>
          </w:p>
        </w:tc>
        <w:tc>
          <w:tcPr>
            <w:tcW w:w="1620" w:type="dxa"/>
          </w:tcPr>
          <w:p w14:paraId="417531E2" w14:textId="16BE3D26" w:rsidR="00083BB8" w:rsidRPr="0063250C" w:rsidRDefault="61845414">
            <w:r>
              <w:t>n/a</w:t>
            </w:r>
          </w:p>
        </w:tc>
        <w:tc>
          <w:tcPr>
            <w:tcW w:w="630" w:type="dxa"/>
            <w:vAlign w:val="center"/>
          </w:tcPr>
          <w:p w14:paraId="48078A2F" w14:textId="77777777" w:rsidR="00083BB8" w:rsidRPr="0063250C" w:rsidRDefault="00083BB8" w:rsidP="65D27D43">
            <w:pPr>
              <w:jc w:val="center"/>
            </w:pPr>
          </w:p>
        </w:tc>
        <w:tc>
          <w:tcPr>
            <w:tcW w:w="1410" w:type="dxa"/>
          </w:tcPr>
          <w:p w14:paraId="644D1A2B" w14:textId="77777777" w:rsidR="00083BB8" w:rsidRPr="0063250C" w:rsidRDefault="00083BB8"/>
        </w:tc>
      </w:tr>
      <w:tr w:rsidR="00D179FC" w:rsidRPr="0063250C" w14:paraId="4A592597" w14:textId="77777777" w:rsidTr="65D27D43">
        <w:tc>
          <w:tcPr>
            <w:tcW w:w="780" w:type="dxa"/>
            <w:vAlign w:val="center"/>
          </w:tcPr>
          <w:p w14:paraId="63B00A80" w14:textId="77777777" w:rsidR="00083BB8" w:rsidRPr="0063250C" w:rsidRDefault="47042891" w:rsidP="5D860972">
            <w:pPr>
              <w:jc w:val="center"/>
            </w:pPr>
            <w:r>
              <w:t>4</w:t>
            </w:r>
          </w:p>
        </w:tc>
        <w:tc>
          <w:tcPr>
            <w:tcW w:w="3480" w:type="dxa"/>
          </w:tcPr>
          <w:p w14:paraId="738FB26E" w14:textId="77777777" w:rsidR="00083BB8" w:rsidRPr="0063250C" w:rsidRDefault="00083BB8">
            <w:r w:rsidRPr="0063250C">
              <w:t>And message explains lock and correction route</w:t>
            </w:r>
          </w:p>
        </w:tc>
        <w:tc>
          <w:tcPr>
            <w:tcW w:w="2160" w:type="dxa"/>
          </w:tcPr>
          <w:p w14:paraId="6ABD0F4F" w14:textId="77777777" w:rsidR="00083BB8" w:rsidRPr="0063250C" w:rsidRDefault="00083BB8">
            <w:r w:rsidRPr="0063250C">
              <w:t>Clear guidance provided for correction process</w:t>
            </w:r>
          </w:p>
        </w:tc>
        <w:tc>
          <w:tcPr>
            <w:tcW w:w="1620" w:type="dxa"/>
          </w:tcPr>
          <w:p w14:paraId="72013285" w14:textId="6DDE3A1E" w:rsidR="00083BB8" w:rsidRPr="0063250C" w:rsidRDefault="1BB390AD">
            <w:r>
              <w:t>n/a</w:t>
            </w:r>
          </w:p>
        </w:tc>
        <w:tc>
          <w:tcPr>
            <w:tcW w:w="630" w:type="dxa"/>
          </w:tcPr>
          <w:p w14:paraId="32FC1CF1" w14:textId="77777777" w:rsidR="00083BB8" w:rsidRPr="0063250C" w:rsidRDefault="00083BB8"/>
        </w:tc>
        <w:tc>
          <w:tcPr>
            <w:tcW w:w="1410" w:type="dxa"/>
          </w:tcPr>
          <w:p w14:paraId="0CEF1083" w14:textId="77777777" w:rsidR="00083BB8" w:rsidRPr="0063250C" w:rsidRDefault="00083BB8"/>
        </w:tc>
      </w:tr>
      <w:tr w:rsidR="00083BB8" w:rsidRPr="0063250C" w14:paraId="06CC1976" w14:textId="77777777" w:rsidTr="65D27D43">
        <w:tc>
          <w:tcPr>
            <w:tcW w:w="10080" w:type="dxa"/>
            <w:gridSpan w:val="6"/>
            <w:shd w:val="clear" w:color="auto" w:fill="BFBFBF" w:themeFill="background1" w:themeFillShade="BF"/>
          </w:tcPr>
          <w:p w14:paraId="1419A56B" w14:textId="51464123" w:rsidR="00083BB8" w:rsidRPr="0063250C" w:rsidRDefault="47042891">
            <w:r w:rsidRPr="5D860972">
              <w:rPr>
                <w:b/>
                <w:bCs/>
              </w:rPr>
              <w:t>TC-8: Revert Edits Before Save</w:t>
            </w:r>
          </w:p>
          <w:p w14:paraId="5903EDF1" w14:textId="54EB25F8" w:rsidR="00083BB8" w:rsidRPr="0063250C" w:rsidRDefault="00083BB8" w:rsidP="5D860972">
            <w:pPr>
              <w:rPr>
                <w:b/>
                <w:bCs/>
              </w:rPr>
            </w:pPr>
          </w:p>
        </w:tc>
      </w:tr>
      <w:tr w:rsidR="00D179FC" w:rsidRPr="0063250C" w14:paraId="12251D4F" w14:textId="77777777" w:rsidTr="65D27D43">
        <w:tc>
          <w:tcPr>
            <w:tcW w:w="780" w:type="dxa"/>
            <w:vAlign w:val="center"/>
          </w:tcPr>
          <w:p w14:paraId="5EF96E5A" w14:textId="77777777" w:rsidR="00083BB8" w:rsidRPr="0063250C" w:rsidRDefault="47042891" w:rsidP="5D860972">
            <w:pPr>
              <w:jc w:val="center"/>
            </w:pPr>
            <w:r>
              <w:t>1</w:t>
            </w:r>
          </w:p>
        </w:tc>
        <w:tc>
          <w:tcPr>
            <w:tcW w:w="3480" w:type="dxa"/>
          </w:tcPr>
          <w:p w14:paraId="220B4C29" w14:textId="77777777" w:rsidR="00083BB8" w:rsidRPr="0063250C" w:rsidRDefault="00083BB8">
            <w:r w:rsidRPr="0063250C">
              <w:t>Given the user has made edits to extracted data</w:t>
            </w:r>
          </w:p>
        </w:tc>
        <w:tc>
          <w:tcPr>
            <w:tcW w:w="2160" w:type="dxa"/>
          </w:tcPr>
          <w:p w14:paraId="26759617" w14:textId="77777777" w:rsidR="00083BB8" w:rsidRPr="0063250C" w:rsidRDefault="00083BB8">
            <w:r w:rsidRPr="0063250C">
              <w:t>Modifications made but not yet saved</w:t>
            </w:r>
          </w:p>
        </w:tc>
        <w:tc>
          <w:tcPr>
            <w:tcW w:w="1620" w:type="dxa"/>
          </w:tcPr>
          <w:p w14:paraId="080BB7FE" w14:textId="24ABAC6D" w:rsidR="00083BB8" w:rsidRPr="0063250C" w:rsidRDefault="2647927F">
            <w:r>
              <w:t>n/a</w:t>
            </w:r>
          </w:p>
        </w:tc>
        <w:tc>
          <w:tcPr>
            <w:tcW w:w="630" w:type="dxa"/>
          </w:tcPr>
          <w:p w14:paraId="449E3143" w14:textId="77777777" w:rsidR="00083BB8" w:rsidRPr="0063250C" w:rsidRDefault="00083BB8"/>
        </w:tc>
        <w:tc>
          <w:tcPr>
            <w:tcW w:w="1410" w:type="dxa"/>
          </w:tcPr>
          <w:p w14:paraId="03D4B4B4" w14:textId="77777777" w:rsidR="00083BB8" w:rsidRPr="0063250C" w:rsidRDefault="00083BB8"/>
        </w:tc>
      </w:tr>
      <w:tr w:rsidR="00D179FC" w:rsidRPr="0063250C" w14:paraId="70593E5A" w14:textId="77777777" w:rsidTr="65D27D43">
        <w:tc>
          <w:tcPr>
            <w:tcW w:w="780" w:type="dxa"/>
            <w:vAlign w:val="center"/>
          </w:tcPr>
          <w:p w14:paraId="34E210DA" w14:textId="77777777" w:rsidR="00083BB8" w:rsidRPr="0063250C" w:rsidRDefault="47042891" w:rsidP="5D860972">
            <w:pPr>
              <w:jc w:val="center"/>
            </w:pPr>
            <w:r>
              <w:t>2</w:t>
            </w:r>
          </w:p>
        </w:tc>
        <w:tc>
          <w:tcPr>
            <w:tcW w:w="3480" w:type="dxa"/>
          </w:tcPr>
          <w:p w14:paraId="5FAD5B07" w14:textId="77777777" w:rsidR="00083BB8" w:rsidRPr="0063250C" w:rsidRDefault="00083BB8">
            <w:r w:rsidRPr="0063250C">
              <w:t>When the user selects revert option</w:t>
            </w:r>
          </w:p>
        </w:tc>
        <w:tc>
          <w:tcPr>
            <w:tcW w:w="2160" w:type="dxa"/>
          </w:tcPr>
          <w:p w14:paraId="188A0199" w14:textId="77777777" w:rsidR="00083BB8" w:rsidRPr="0063250C" w:rsidRDefault="00083BB8">
            <w:r w:rsidRPr="0063250C">
              <w:t>Revert action initiated</w:t>
            </w:r>
          </w:p>
        </w:tc>
        <w:tc>
          <w:tcPr>
            <w:tcW w:w="1620" w:type="dxa"/>
          </w:tcPr>
          <w:p w14:paraId="016C0D33" w14:textId="4DEDBF06" w:rsidR="00083BB8" w:rsidRPr="0063250C" w:rsidRDefault="6273A809">
            <w:r>
              <w:t>n/a</w:t>
            </w:r>
          </w:p>
        </w:tc>
        <w:tc>
          <w:tcPr>
            <w:tcW w:w="630" w:type="dxa"/>
          </w:tcPr>
          <w:p w14:paraId="2942FD00" w14:textId="77777777" w:rsidR="00083BB8" w:rsidRPr="0063250C" w:rsidRDefault="00083BB8"/>
        </w:tc>
        <w:tc>
          <w:tcPr>
            <w:tcW w:w="1410" w:type="dxa"/>
          </w:tcPr>
          <w:p w14:paraId="09F0A792" w14:textId="77777777" w:rsidR="00083BB8" w:rsidRPr="0063250C" w:rsidRDefault="00083BB8"/>
        </w:tc>
      </w:tr>
      <w:tr w:rsidR="00D179FC" w:rsidRPr="0063250C" w14:paraId="23028B5D" w14:textId="77777777" w:rsidTr="65D27D43">
        <w:trPr>
          <w:trHeight w:val="1080"/>
        </w:trPr>
        <w:tc>
          <w:tcPr>
            <w:tcW w:w="780" w:type="dxa"/>
            <w:vAlign w:val="center"/>
          </w:tcPr>
          <w:p w14:paraId="2AB9EEA2" w14:textId="77777777" w:rsidR="00083BB8" w:rsidRPr="0063250C" w:rsidRDefault="47042891" w:rsidP="5D860972">
            <w:pPr>
              <w:jc w:val="center"/>
            </w:pPr>
            <w:r>
              <w:t>3</w:t>
            </w:r>
          </w:p>
        </w:tc>
        <w:tc>
          <w:tcPr>
            <w:tcW w:w="3480" w:type="dxa"/>
          </w:tcPr>
          <w:p w14:paraId="3A047652" w14:textId="77777777" w:rsidR="00083BB8" w:rsidRPr="0063250C" w:rsidRDefault="00083BB8">
            <w:r w:rsidRPr="0063250C">
              <w:t>Then original extracted values are restored</w:t>
            </w:r>
          </w:p>
        </w:tc>
        <w:tc>
          <w:tcPr>
            <w:tcW w:w="2160" w:type="dxa"/>
          </w:tcPr>
          <w:p w14:paraId="583C0DD7" w14:textId="77777777" w:rsidR="00083BB8" w:rsidRPr="0063250C" w:rsidRDefault="00083BB8">
            <w:r w:rsidRPr="0063250C">
              <w:t>All changes undone, original data restored</w:t>
            </w:r>
          </w:p>
        </w:tc>
        <w:tc>
          <w:tcPr>
            <w:tcW w:w="1620" w:type="dxa"/>
          </w:tcPr>
          <w:p w14:paraId="12EBDA15" w14:textId="3C396B23" w:rsidR="00083BB8" w:rsidRPr="0063250C" w:rsidRDefault="56ECB4B3">
            <w:r>
              <w:t>n/a</w:t>
            </w:r>
          </w:p>
        </w:tc>
        <w:tc>
          <w:tcPr>
            <w:tcW w:w="630" w:type="dxa"/>
          </w:tcPr>
          <w:p w14:paraId="7D1A1D75" w14:textId="77777777" w:rsidR="00083BB8" w:rsidRPr="0063250C" w:rsidRDefault="00083BB8"/>
        </w:tc>
        <w:tc>
          <w:tcPr>
            <w:tcW w:w="1410" w:type="dxa"/>
          </w:tcPr>
          <w:p w14:paraId="6DE91CCB" w14:textId="77777777" w:rsidR="00083BB8" w:rsidRPr="0063250C" w:rsidRDefault="00083BB8"/>
        </w:tc>
      </w:tr>
      <w:tr w:rsidR="00637DF4" w:rsidRPr="0063250C" w14:paraId="1E48F64E" w14:textId="77777777" w:rsidTr="65D27D43">
        <w:tc>
          <w:tcPr>
            <w:tcW w:w="10080" w:type="dxa"/>
            <w:gridSpan w:val="6"/>
            <w:shd w:val="clear" w:color="auto" w:fill="BFBFBF" w:themeFill="background1" w:themeFillShade="BF"/>
          </w:tcPr>
          <w:p w14:paraId="7026A7B3" w14:textId="372961A7" w:rsidR="00637DF4" w:rsidRPr="0063250C" w:rsidRDefault="5FA55D57">
            <w:r w:rsidRPr="5D860972">
              <w:rPr>
                <w:b/>
                <w:bCs/>
              </w:rPr>
              <w:t xml:space="preserve">TC-8: </w:t>
            </w:r>
            <w:r w:rsidR="0E1984D1" w:rsidRPr="5D860972">
              <w:rPr>
                <w:b/>
                <w:bCs/>
              </w:rPr>
              <w:t>Display Payment Options</w:t>
            </w:r>
          </w:p>
          <w:p w14:paraId="1995AE35" w14:textId="1489ED47" w:rsidR="00637DF4" w:rsidRPr="0063250C" w:rsidRDefault="00637DF4" w:rsidP="5D860972">
            <w:pPr>
              <w:rPr>
                <w:b/>
                <w:bCs/>
              </w:rPr>
            </w:pPr>
          </w:p>
        </w:tc>
      </w:tr>
      <w:tr w:rsidR="009A4EE9" w:rsidRPr="0063250C" w14:paraId="0F161EB1" w14:textId="77777777" w:rsidTr="65D27D43">
        <w:tc>
          <w:tcPr>
            <w:tcW w:w="780" w:type="dxa"/>
            <w:vAlign w:val="center"/>
          </w:tcPr>
          <w:p w14:paraId="701DDA03" w14:textId="6827088A" w:rsidR="009A4EE9" w:rsidRPr="0063250C" w:rsidRDefault="6B2E39C1" w:rsidP="5D860972">
            <w:pPr>
              <w:jc w:val="center"/>
            </w:pPr>
            <w:r>
              <w:t>1</w:t>
            </w:r>
          </w:p>
        </w:tc>
        <w:tc>
          <w:tcPr>
            <w:tcW w:w="3480" w:type="dxa"/>
            <w:vAlign w:val="center"/>
          </w:tcPr>
          <w:p w14:paraId="44419076" w14:textId="3C7F8A7F" w:rsidR="009A4EE9" w:rsidRPr="0063250C" w:rsidRDefault="6B2E39C1" w:rsidP="5D860972">
            <w:r>
              <w:t>Given the user navigates to the Payment Processing page</w:t>
            </w:r>
          </w:p>
        </w:tc>
        <w:tc>
          <w:tcPr>
            <w:tcW w:w="2160" w:type="dxa"/>
            <w:vAlign w:val="center"/>
          </w:tcPr>
          <w:p w14:paraId="224FE3F3" w14:textId="03F1075A" w:rsidR="009A4EE9" w:rsidRPr="0063250C" w:rsidRDefault="6B2E39C1" w:rsidP="5D860972">
            <w:r>
              <w:t>Payment Processing page is displayed</w:t>
            </w:r>
          </w:p>
        </w:tc>
        <w:tc>
          <w:tcPr>
            <w:tcW w:w="1620" w:type="dxa"/>
          </w:tcPr>
          <w:p w14:paraId="6DE89606" w14:textId="3507755B" w:rsidR="009A4EE9" w:rsidRPr="0063250C" w:rsidRDefault="4EDB0890" w:rsidP="009A4EE9">
            <w:r>
              <w:t>n/a</w:t>
            </w:r>
          </w:p>
        </w:tc>
        <w:tc>
          <w:tcPr>
            <w:tcW w:w="630" w:type="dxa"/>
          </w:tcPr>
          <w:p w14:paraId="0ED05F97" w14:textId="77777777" w:rsidR="009A4EE9" w:rsidRPr="0063250C" w:rsidRDefault="009A4EE9" w:rsidP="009A4EE9"/>
        </w:tc>
        <w:tc>
          <w:tcPr>
            <w:tcW w:w="1410" w:type="dxa"/>
          </w:tcPr>
          <w:p w14:paraId="6AEFDD9F" w14:textId="77777777" w:rsidR="009A4EE9" w:rsidRPr="0063250C" w:rsidRDefault="009A4EE9" w:rsidP="009A4EE9"/>
        </w:tc>
      </w:tr>
      <w:tr w:rsidR="009A4EE9" w:rsidRPr="0063250C" w14:paraId="28C2D036" w14:textId="77777777" w:rsidTr="65D27D43">
        <w:tc>
          <w:tcPr>
            <w:tcW w:w="780" w:type="dxa"/>
            <w:vAlign w:val="center"/>
          </w:tcPr>
          <w:p w14:paraId="5EA41E93" w14:textId="50B3B9AC" w:rsidR="009A4EE9" w:rsidRPr="0063250C" w:rsidRDefault="6B2E39C1" w:rsidP="5D860972">
            <w:pPr>
              <w:jc w:val="center"/>
            </w:pPr>
            <w:r>
              <w:t>2</w:t>
            </w:r>
          </w:p>
        </w:tc>
        <w:tc>
          <w:tcPr>
            <w:tcW w:w="3480" w:type="dxa"/>
            <w:vAlign w:val="center"/>
          </w:tcPr>
          <w:p w14:paraId="5935E908" w14:textId="19E6DB3F" w:rsidR="009A4EE9" w:rsidRPr="0063250C" w:rsidRDefault="6B2E39C1" w:rsidP="5D860972">
            <w:r>
              <w:t>When the page loads</w:t>
            </w:r>
          </w:p>
        </w:tc>
        <w:tc>
          <w:tcPr>
            <w:tcW w:w="2160" w:type="dxa"/>
            <w:vAlign w:val="center"/>
          </w:tcPr>
          <w:p w14:paraId="0439CCE0" w14:textId="4875B89B" w:rsidR="009A4EE9" w:rsidRPr="0063250C" w:rsidRDefault="6B2E39C1" w:rsidP="5D860972">
            <w:r>
              <w:t>Options for Checks, Credit Card, and Online Payment are visible</w:t>
            </w:r>
          </w:p>
        </w:tc>
        <w:tc>
          <w:tcPr>
            <w:tcW w:w="1620" w:type="dxa"/>
          </w:tcPr>
          <w:p w14:paraId="38754F3E" w14:textId="7BFCAFE2" w:rsidR="009A4EE9" w:rsidRPr="0063250C" w:rsidRDefault="19A3C60B" w:rsidP="009A4EE9">
            <w:r>
              <w:t>n/a</w:t>
            </w:r>
          </w:p>
        </w:tc>
        <w:tc>
          <w:tcPr>
            <w:tcW w:w="630" w:type="dxa"/>
          </w:tcPr>
          <w:p w14:paraId="076DDB43" w14:textId="77777777" w:rsidR="009A4EE9" w:rsidRPr="0063250C" w:rsidRDefault="009A4EE9" w:rsidP="009A4EE9"/>
        </w:tc>
        <w:tc>
          <w:tcPr>
            <w:tcW w:w="1410" w:type="dxa"/>
          </w:tcPr>
          <w:p w14:paraId="1C8155BC" w14:textId="77777777" w:rsidR="009A4EE9" w:rsidRPr="0063250C" w:rsidRDefault="009A4EE9" w:rsidP="009A4EE9"/>
        </w:tc>
      </w:tr>
      <w:tr w:rsidR="002F7510" w:rsidRPr="0063250C" w14:paraId="4B043DCF" w14:textId="77777777" w:rsidTr="65D27D43">
        <w:tc>
          <w:tcPr>
            <w:tcW w:w="10080" w:type="dxa"/>
            <w:gridSpan w:val="6"/>
            <w:shd w:val="clear" w:color="auto" w:fill="BFBFBF" w:themeFill="background1" w:themeFillShade="BF"/>
          </w:tcPr>
          <w:p w14:paraId="5D095B66" w14:textId="0B1E6CB4" w:rsidR="002F7510" w:rsidRPr="0063250C" w:rsidRDefault="002F7510" w:rsidP="00F77F84">
            <w:pPr>
              <w:spacing w:after="200" w:line="276" w:lineRule="auto"/>
            </w:pPr>
            <w:r w:rsidRPr="00575C45">
              <w:rPr>
                <w:b/>
                <w:bCs/>
              </w:rPr>
              <w:t>TC-</w:t>
            </w:r>
            <w:r w:rsidR="004010F6">
              <w:rPr>
                <w:b/>
                <w:bCs/>
              </w:rPr>
              <w:t>9</w:t>
            </w:r>
            <w:r w:rsidRPr="00575C45">
              <w:rPr>
                <w:b/>
                <w:bCs/>
              </w:rPr>
              <w:t>: Redirect to Third-Party Payment Page</w:t>
            </w:r>
          </w:p>
        </w:tc>
      </w:tr>
      <w:tr w:rsidR="00F77F84" w:rsidRPr="0063250C" w14:paraId="587986D1" w14:textId="77777777" w:rsidTr="65D27D43">
        <w:tc>
          <w:tcPr>
            <w:tcW w:w="780" w:type="dxa"/>
            <w:vAlign w:val="center"/>
          </w:tcPr>
          <w:p w14:paraId="78346928" w14:textId="1F868C51" w:rsidR="00F77F84" w:rsidRPr="0063250C" w:rsidRDefault="28F109CA" w:rsidP="5D860972">
            <w:pPr>
              <w:jc w:val="center"/>
            </w:pPr>
            <w:r>
              <w:t>1</w:t>
            </w:r>
          </w:p>
        </w:tc>
        <w:tc>
          <w:tcPr>
            <w:tcW w:w="3480" w:type="dxa"/>
            <w:vAlign w:val="center"/>
          </w:tcPr>
          <w:p w14:paraId="0DB3094A" w14:textId="07C1D586" w:rsidR="00F77F84" w:rsidRPr="0063250C" w:rsidRDefault="28F109CA" w:rsidP="5D860972">
            <w:r>
              <w:t>Given the payment options are displayed</w:t>
            </w:r>
          </w:p>
        </w:tc>
        <w:tc>
          <w:tcPr>
            <w:tcW w:w="2160" w:type="dxa"/>
            <w:vAlign w:val="center"/>
          </w:tcPr>
          <w:p w14:paraId="287802C6" w14:textId="32291DD8" w:rsidR="00F77F84" w:rsidRPr="0063250C" w:rsidRDefault="28F109CA" w:rsidP="5D860972">
            <w:r>
              <w:t>Payment methods available</w:t>
            </w:r>
          </w:p>
        </w:tc>
        <w:tc>
          <w:tcPr>
            <w:tcW w:w="1620" w:type="dxa"/>
          </w:tcPr>
          <w:p w14:paraId="1F0F23D3" w14:textId="676D49C4" w:rsidR="00F77F84" w:rsidRPr="0063250C" w:rsidRDefault="3E821623" w:rsidP="00F77F84">
            <w:r>
              <w:t>n/a</w:t>
            </w:r>
          </w:p>
        </w:tc>
        <w:tc>
          <w:tcPr>
            <w:tcW w:w="630" w:type="dxa"/>
          </w:tcPr>
          <w:p w14:paraId="22DE0A7B" w14:textId="77777777" w:rsidR="00F77F84" w:rsidRPr="0063250C" w:rsidRDefault="00F77F84" w:rsidP="00F77F84"/>
        </w:tc>
        <w:tc>
          <w:tcPr>
            <w:tcW w:w="1410" w:type="dxa"/>
          </w:tcPr>
          <w:p w14:paraId="3B44C655" w14:textId="77777777" w:rsidR="00F77F84" w:rsidRPr="0063250C" w:rsidRDefault="00F77F84" w:rsidP="00F77F84"/>
        </w:tc>
      </w:tr>
      <w:tr w:rsidR="00F77F84" w:rsidRPr="0063250C" w14:paraId="2593C259" w14:textId="77777777" w:rsidTr="65D27D43">
        <w:tc>
          <w:tcPr>
            <w:tcW w:w="780" w:type="dxa"/>
            <w:vAlign w:val="center"/>
          </w:tcPr>
          <w:p w14:paraId="4935D4E5" w14:textId="6E6AA8BB" w:rsidR="00F77F84" w:rsidRPr="0063250C" w:rsidRDefault="28F109CA" w:rsidP="5D860972">
            <w:pPr>
              <w:jc w:val="center"/>
            </w:pPr>
            <w:r>
              <w:t>2</w:t>
            </w:r>
          </w:p>
        </w:tc>
        <w:tc>
          <w:tcPr>
            <w:tcW w:w="3480" w:type="dxa"/>
            <w:vAlign w:val="center"/>
          </w:tcPr>
          <w:p w14:paraId="31352E48" w14:textId="0CD7EFCB" w:rsidR="00F77F84" w:rsidRPr="0063250C" w:rsidRDefault="28F109CA" w:rsidP="5D860972">
            <w:r>
              <w:t>When the user selects Credit Card or Online Payment</w:t>
            </w:r>
          </w:p>
        </w:tc>
        <w:tc>
          <w:tcPr>
            <w:tcW w:w="2160" w:type="dxa"/>
            <w:vAlign w:val="center"/>
          </w:tcPr>
          <w:p w14:paraId="603D58DF" w14:textId="5316FAEA" w:rsidR="00F77F84" w:rsidRPr="0063250C" w:rsidRDefault="28F109CA" w:rsidP="5D860972">
            <w:r>
              <w:t>Redirection button/link/QR is available</w:t>
            </w:r>
          </w:p>
        </w:tc>
        <w:tc>
          <w:tcPr>
            <w:tcW w:w="1620" w:type="dxa"/>
          </w:tcPr>
          <w:p w14:paraId="2C873F40" w14:textId="52AB8E75" w:rsidR="00F77F84" w:rsidRPr="0063250C" w:rsidRDefault="7299BCEE" w:rsidP="00F77F84">
            <w:r>
              <w:t>n/a</w:t>
            </w:r>
          </w:p>
        </w:tc>
        <w:tc>
          <w:tcPr>
            <w:tcW w:w="630" w:type="dxa"/>
          </w:tcPr>
          <w:p w14:paraId="5B9244BA" w14:textId="77777777" w:rsidR="00F77F84" w:rsidRPr="0063250C" w:rsidRDefault="00F77F84" w:rsidP="00F77F84"/>
        </w:tc>
        <w:tc>
          <w:tcPr>
            <w:tcW w:w="1410" w:type="dxa"/>
          </w:tcPr>
          <w:p w14:paraId="1563828B" w14:textId="77777777" w:rsidR="00F77F84" w:rsidRPr="0063250C" w:rsidRDefault="00F77F84" w:rsidP="00F77F84"/>
        </w:tc>
      </w:tr>
      <w:tr w:rsidR="00F77F84" w:rsidRPr="0063250C" w14:paraId="5CBC2E51" w14:textId="77777777" w:rsidTr="65D27D43">
        <w:tc>
          <w:tcPr>
            <w:tcW w:w="780" w:type="dxa"/>
            <w:vAlign w:val="center"/>
          </w:tcPr>
          <w:p w14:paraId="30939E7C" w14:textId="33A4B761" w:rsidR="00F77F84" w:rsidRPr="0063250C" w:rsidRDefault="28F109CA" w:rsidP="5D860972">
            <w:pPr>
              <w:jc w:val="center"/>
            </w:pPr>
            <w:r>
              <w:t>3</w:t>
            </w:r>
          </w:p>
        </w:tc>
        <w:tc>
          <w:tcPr>
            <w:tcW w:w="3480" w:type="dxa"/>
            <w:vAlign w:val="center"/>
          </w:tcPr>
          <w:p w14:paraId="2A33BFD5" w14:textId="511BCBF2" w:rsidR="00F77F84" w:rsidRPr="0063250C" w:rsidRDefault="28F109CA" w:rsidP="5D860972">
            <w:r>
              <w:t>Then user clicks the button/link/QR</w:t>
            </w:r>
          </w:p>
        </w:tc>
        <w:tc>
          <w:tcPr>
            <w:tcW w:w="2160" w:type="dxa"/>
            <w:vAlign w:val="center"/>
          </w:tcPr>
          <w:p w14:paraId="1E531E7B" w14:textId="326BD63C" w:rsidR="00F77F84" w:rsidRPr="0063250C" w:rsidRDefault="28F109CA" w:rsidP="5D860972">
            <w:r>
              <w:t>User is redirected to the third-party payment page</w:t>
            </w:r>
          </w:p>
        </w:tc>
        <w:tc>
          <w:tcPr>
            <w:tcW w:w="1620" w:type="dxa"/>
          </w:tcPr>
          <w:p w14:paraId="75C50ED3" w14:textId="1B4BE4E8" w:rsidR="00F77F84" w:rsidRPr="0063250C" w:rsidRDefault="1B92F804" w:rsidP="00F77F84">
            <w:r>
              <w:t>n/a</w:t>
            </w:r>
          </w:p>
        </w:tc>
        <w:tc>
          <w:tcPr>
            <w:tcW w:w="630" w:type="dxa"/>
          </w:tcPr>
          <w:p w14:paraId="23D6B30F" w14:textId="77777777" w:rsidR="00F77F84" w:rsidRPr="0063250C" w:rsidRDefault="00F77F84" w:rsidP="00F77F84"/>
        </w:tc>
        <w:tc>
          <w:tcPr>
            <w:tcW w:w="1410" w:type="dxa"/>
          </w:tcPr>
          <w:p w14:paraId="7EA00A68" w14:textId="77777777" w:rsidR="00F77F84" w:rsidRPr="0063250C" w:rsidRDefault="00F77F84" w:rsidP="00F77F84"/>
        </w:tc>
      </w:tr>
      <w:tr w:rsidR="00D179FC" w:rsidRPr="0063250C" w14:paraId="72C191A7" w14:textId="77777777" w:rsidTr="65D27D43">
        <w:tc>
          <w:tcPr>
            <w:tcW w:w="10080" w:type="dxa"/>
            <w:gridSpan w:val="6"/>
            <w:shd w:val="clear" w:color="auto" w:fill="BFBFBF" w:themeFill="background1" w:themeFillShade="BF"/>
          </w:tcPr>
          <w:p w14:paraId="45DE0DBB" w14:textId="28A1E89A" w:rsidR="00D179FC" w:rsidRPr="0063250C" w:rsidRDefault="00D179FC" w:rsidP="00D179FC">
            <w:pPr>
              <w:spacing w:after="200" w:line="276" w:lineRule="auto"/>
            </w:pPr>
            <w:r w:rsidRPr="00575C45">
              <w:rPr>
                <w:b/>
                <w:bCs/>
              </w:rPr>
              <w:t>TC-</w:t>
            </w:r>
            <w:r w:rsidR="004010F6">
              <w:rPr>
                <w:b/>
                <w:bCs/>
              </w:rPr>
              <w:t>10</w:t>
            </w:r>
            <w:r w:rsidRPr="00575C45">
              <w:rPr>
                <w:b/>
                <w:bCs/>
              </w:rPr>
              <w:t>: Display Check Payment Instructions</w:t>
            </w:r>
          </w:p>
        </w:tc>
      </w:tr>
      <w:tr w:rsidR="00D179FC" w:rsidRPr="0063250C" w14:paraId="088BE6DD" w14:textId="77777777" w:rsidTr="65D27D43">
        <w:tc>
          <w:tcPr>
            <w:tcW w:w="780" w:type="dxa"/>
            <w:vAlign w:val="center"/>
          </w:tcPr>
          <w:p w14:paraId="06FDA1E4" w14:textId="1EF0F067" w:rsidR="00D179FC" w:rsidRPr="00575C45" w:rsidRDefault="0531343E" w:rsidP="5D860972">
            <w:pPr>
              <w:jc w:val="center"/>
            </w:pPr>
            <w:r>
              <w:lastRenderedPageBreak/>
              <w:t>1</w:t>
            </w:r>
          </w:p>
        </w:tc>
        <w:tc>
          <w:tcPr>
            <w:tcW w:w="3480" w:type="dxa"/>
            <w:vAlign w:val="center"/>
          </w:tcPr>
          <w:p w14:paraId="4B3862CC" w14:textId="1C4367CD" w:rsidR="00D179FC" w:rsidRPr="00575C45" w:rsidRDefault="0531343E" w:rsidP="5D860972">
            <w:r>
              <w:t>Given the user selects "Checks" as the payment method</w:t>
            </w:r>
          </w:p>
        </w:tc>
        <w:tc>
          <w:tcPr>
            <w:tcW w:w="2160" w:type="dxa"/>
            <w:vAlign w:val="center"/>
          </w:tcPr>
          <w:p w14:paraId="4D330413" w14:textId="60F1E8C8" w:rsidR="00D179FC" w:rsidRPr="00575C45" w:rsidRDefault="0531343E" w:rsidP="5D860972">
            <w:r>
              <w:t>Check payment option is selected</w:t>
            </w:r>
          </w:p>
        </w:tc>
        <w:tc>
          <w:tcPr>
            <w:tcW w:w="1620" w:type="dxa"/>
          </w:tcPr>
          <w:p w14:paraId="3930302F" w14:textId="6E2587C0" w:rsidR="00D179FC" w:rsidRPr="0063250C" w:rsidRDefault="68FD4F71" w:rsidP="00D179FC">
            <w:r>
              <w:t>n/a</w:t>
            </w:r>
          </w:p>
        </w:tc>
        <w:tc>
          <w:tcPr>
            <w:tcW w:w="630" w:type="dxa"/>
          </w:tcPr>
          <w:p w14:paraId="08B54867" w14:textId="77777777" w:rsidR="00D179FC" w:rsidRPr="0063250C" w:rsidRDefault="00D179FC" w:rsidP="00D179FC"/>
        </w:tc>
        <w:tc>
          <w:tcPr>
            <w:tcW w:w="1410" w:type="dxa"/>
          </w:tcPr>
          <w:p w14:paraId="2DA75C47" w14:textId="77777777" w:rsidR="00D179FC" w:rsidRPr="0063250C" w:rsidRDefault="00D179FC" w:rsidP="00D179FC"/>
        </w:tc>
      </w:tr>
      <w:tr w:rsidR="00D179FC" w:rsidRPr="0063250C" w14:paraId="00CC2B7A" w14:textId="77777777" w:rsidTr="65D27D43">
        <w:tc>
          <w:tcPr>
            <w:tcW w:w="780" w:type="dxa"/>
            <w:vAlign w:val="center"/>
          </w:tcPr>
          <w:p w14:paraId="7A24624E" w14:textId="3B7C1B2C" w:rsidR="00D179FC" w:rsidRPr="00575C45" w:rsidRDefault="0531343E" w:rsidP="5D860972">
            <w:pPr>
              <w:jc w:val="center"/>
            </w:pPr>
            <w:r>
              <w:t>2</w:t>
            </w:r>
          </w:p>
        </w:tc>
        <w:tc>
          <w:tcPr>
            <w:tcW w:w="3480" w:type="dxa"/>
            <w:vAlign w:val="center"/>
          </w:tcPr>
          <w:p w14:paraId="60DC491D" w14:textId="232B2AA6" w:rsidR="00D179FC" w:rsidRPr="00575C45" w:rsidRDefault="0531343E" w:rsidP="5D860972">
            <w:r>
              <w:t>Then system displays instructions</w:t>
            </w:r>
          </w:p>
        </w:tc>
        <w:tc>
          <w:tcPr>
            <w:tcW w:w="2160" w:type="dxa"/>
            <w:vAlign w:val="center"/>
          </w:tcPr>
          <w:p w14:paraId="7DEDC442" w14:textId="4A0FD69B" w:rsidR="00D179FC" w:rsidRPr="00575C45" w:rsidRDefault="0531343E" w:rsidP="5D860972">
            <w:r>
              <w:t>“Make check payable to”, “Mail payments to”, and “Reference Number” fields are shown</w:t>
            </w:r>
          </w:p>
        </w:tc>
        <w:tc>
          <w:tcPr>
            <w:tcW w:w="1620" w:type="dxa"/>
          </w:tcPr>
          <w:p w14:paraId="258F194E" w14:textId="3B078FF8" w:rsidR="00D179FC" w:rsidRPr="0063250C" w:rsidRDefault="6AEE2EAB" w:rsidP="00D179FC">
            <w:r>
              <w:t>n/a</w:t>
            </w:r>
          </w:p>
        </w:tc>
        <w:tc>
          <w:tcPr>
            <w:tcW w:w="630" w:type="dxa"/>
          </w:tcPr>
          <w:p w14:paraId="7DCA8C97" w14:textId="77777777" w:rsidR="00D179FC" w:rsidRPr="0063250C" w:rsidRDefault="00D179FC" w:rsidP="00D179FC"/>
        </w:tc>
        <w:tc>
          <w:tcPr>
            <w:tcW w:w="1410" w:type="dxa"/>
          </w:tcPr>
          <w:p w14:paraId="5E807317" w14:textId="77777777" w:rsidR="00D179FC" w:rsidRPr="0063250C" w:rsidRDefault="00D179FC" w:rsidP="00D179FC"/>
        </w:tc>
      </w:tr>
      <w:tr w:rsidR="00007F89" w:rsidRPr="0063250C" w14:paraId="3A8E14A7" w14:textId="77777777" w:rsidTr="65D27D43">
        <w:tc>
          <w:tcPr>
            <w:tcW w:w="10080" w:type="dxa"/>
            <w:gridSpan w:val="6"/>
            <w:shd w:val="clear" w:color="auto" w:fill="BFBFBF" w:themeFill="background1" w:themeFillShade="BF"/>
          </w:tcPr>
          <w:p w14:paraId="17FC0665" w14:textId="3D752CBF" w:rsidR="00007F89" w:rsidRPr="0063250C" w:rsidRDefault="00007F89" w:rsidP="00007F89">
            <w:pPr>
              <w:spacing w:after="200" w:line="276" w:lineRule="auto"/>
            </w:pPr>
            <w:r w:rsidRPr="00575C45">
              <w:rPr>
                <w:b/>
                <w:bCs/>
              </w:rPr>
              <w:t>TC-</w:t>
            </w:r>
            <w:r w:rsidR="004010F6">
              <w:rPr>
                <w:b/>
                <w:bCs/>
              </w:rPr>
              <w:t>11</w:t>
            </w:r>
            <w:r w:rsidRPr="00575C45">
              <w:rPr>
                <w:b/>
                <w:bCs/>
              </w:rPr>
              <w:t>: Mark Invoice as Paid</w:t>
            </w:r>
          </w:p>
        </w:tc>
      </w:tr>
      <w:tr w:rsidR="007C51C8" w:rsidRPr="0063250C" w14:paraId="0D8ECE8F" w14:textId="77777777" w:rsidTr="65D27D43">
        <w:tc>
          <w:tcPr>
            <w:tcW w:w="780" w:type="dxa"/>
            <w:vAlign w:val="center"/>
          </w:tcPr>
          <w:p w14:paraId="7B793C62" w14:textId="6835693A" w:rsidR="007C51C8" w:rsidRPr="00575C45" w:rsidRDefault="62D533F4" w:rsidP="5D860972">
            <w:pPr>
              <w:jc w:val="center"/>
            </w:pPr>
            <w:r>
              <w:t>1</w:t>
            </w:r>
          </w:p>
        </w:tc>
        <w:tc>
          <w:tcPr>
            <w:tcW w:w="3480" w:type="dxa"/>
            <w:vAlign w:val="center"/>
          </w:tcPr>
          <w:p w14:paraId="750E69F8" w14:textId="6412B933" w:rsidR="007C51C8" w:rsidRPr="00575C45" w:rsidRDefault="62D533F4" w:rsidP="5D860972">
            <w:r>
              <w:t>Given an invoice is in unpaid status</w:t>
            </w:r>
          </w:p>
        </w:tc>
        <w:tc>
          <w:tcPr>
            <w:tcW w:w="2160" w:type="dxa"/>
            <w:vAlign w:val="center"/>
          </w:tcPr>
          <w:p w14:paraId="45043E5D" w14:textId="3D57BF48" w:rsidR="007C51C8" w:rsidRPr="00575C45" w:rsidRDefault="62D533F4" w:rsidP="5D860972">
            <w:r>
              <w:t>Invoice available for update</w:t>
            </w:r>
          </w:p>
        </w:tc>
        <w:tc>
          <w:tcPr>
            <w:tcW w:w="1620" w:type="dxa"/>
          </w:tcPr>
          <w:p w14:paraId="4ED94595" w14:textId="4B71E233" w:rsidR="007C51C8" w:rsidRPr="0063250C" w:rsidRDefault="53F00A4B" w:rsidP="007C51C8">
            <w:r>
              <w:t>n/a</w:t>
            </w:r>
          </w:p>
        </w:tc>
        <w:tc>
          <w:tcPr>
            <w:tcW w:w="630" w:type="dxa"/>
          </w:tcPr>
          <w:p w14:paraId="004F5021" w14:textId="77777777" w:rsidR="007C51C8" w:rsidRPr="0063250C" w:rsidRDefault="007C51C8" w:rsidP="007C51C8"/>
        </w:tc>
        <w:tc>
          <w:tcPr>
            <w:tcW w:w="1410" w:type="dxa"/>
          </w:tcPr>
          <w:p w14:paraId="7DC1C426" w14:textId="77777777" w:rsidR="007C51C8" w:rsidRPr="0063250C" w:rsidRDefault="007C51C8" w:rsidP="007C51C8"/>
        </w:tc>
      </w:tr>
      <w:tr w:rsidR="007C51C8" w:rsidRPr="0063250C" w14:paraId="6C0968AE" w14:textId="77777777" w:rsidTr="65D27D43">
        <w:tc>
          <w:tcPr>
            <w:tcW w:w="780" w:type="dxa"/>
            <w:vAlign w:val="center"/>
          </w:tcPr>
          <w:p w14:paraId="3A970344" w14:textId="6A51FA41" w:rsidR="007C51C8" w:rsidRPr="00575C45" w:rsidRDefault="62D533F4" w:rsidP="5D860972">
            <w:pPr>
              <w:jc w:val="center"/>
            </w:pPr>
            <w:r>
              <w:t>2</w:t>
            </w:r>
          </w:p>
        </w:tc>
        <w:tc>
          <w:tcPr>
            <w:tcW w:w="3480" w:type="dxa"/>
            <w:vAlign w:val="center"/>
          </w:tcPr>
          <w:p w14:paraId="4E650DD6" w14:textId="65FA8C4B" w:rsidR="007C51C8" w:rsidRPr="00575C45" w:rsidRDefault="62D533F4" w:rsidP="5D860972">
            <w:r>
              <w:t>When the user marks the invoice as Paid</w:t>
            </w:r>
          </w:p>
        </w:tc>
        <w:tc>
          <w:tcPr>
            <w:tcW w:w="2160" w:type="dxa"/>
            <w:vAlign w:val="center"/>
          </w:tcPr>
          <w:p w14:paraId="15D0A52F" w14:textId="57E4FCAD" w:rsidR="007C51C8" w:rsidRPr="00575C45" w:rsidRDefault="62D533F4" w:rsidP="5D860972">
            <w:r>
              <w:t>System prompts for Confirmation Number, Payment Date, Payment Method</w:t>
            </w:r>
          </w:p>
        </w:tc>
        <w:tc>
          <w:tcPr>
            <w:tcW w:w="1620" w:type="dxa"/>
          </w:tcPr>
          <w:p w14:paraId="005DB8C5" w14:textId="5125C471" w:rsidR="007C51C8" w:rsidRPr="0063250C" w:rsidRDefault="1D2D0ACE" w:rsidP="007C51C8">
            <w:r>
              <w:t>n/a</w:t>
            </w:r>
          </w:p>
        </w:tc>
        <w:tc>
          <w:tcPr>
            <w:tcW w:w="630" w:type="dxa"/>
          </w:tcPr>
          <w:p w14:paraId="268615FD" w14:textId="77777777" w:rsidR="007C51C8" w:rsidRPr="0063250C" w:rsidRDefault="007C51C8" w:rsidP="007C51C8"/>
        </w:tc>
        <w:tc>
          <w:tcPr>
            <w:tcW w:w="1410" w:type="dxa"/>
          </w:tcPr>
          <w:p w14:paraId="01065C23" w14:textId="77777777" w:rsidR="007C51C8" w:rsidRPr="0063250C" w:rsidRDefault="007C51C8" w:rsidP="007C51C8"/>
        </w:tc>
      </w:tr>
      <w:tr w:rsidR="007C51C8" w:rsidRPr="0063250C" w14:paraId="29CEF38A" w14:textId="77777777" w:rsidTr="65D27D43">
        <w:tc>
          <w:tcPr>
            <w:tcW w:w="780" w:type="dxa"/>
            <w:vAlign w:val="center"/>
          </w:tcPr>
          <w:p w14:paraId="4001BD5E" w14:textId="06BE541D" w:rsidR="007C51C8" w:rsidRPr="00575C45" w:rsidRDefault="62D533F4" w:rsidP="5D860972">
            <w:pPr>
              <w:jc w:val="center"/>
            </w:pPr>
            <w:r>
              <w:t>3</w:t>
            </w:r>
          </w:p>
        </w:tc>
        <w:tc>
          <w:tcPr>
            <w:tcW w:w="3480" w:type="dxa"/>
            <w:vAlign w:val="center"/>
          </w:tcPr>
          <w:p w14:paraId="1DCAA295" w14:textId="4EAD9927" w:rsidR="007C51C8" w:rsidRPr="00575C45" w:rsidRDefault="62D533F4" w:rsidP="5D860972">
            <w:r>
              <w:t>Then details are entered and saved</w:t>
            </w:r>
          </w:p>
        </w:tc>
        <w:tc>
          <w:tcPr>
            <w:tcW w:w="2160" w:type="dxa"/>
            <w:vAlign w:val="center"/>
          </w:tcPr>
          <w:p w14:paraId="01CBE308" w14:textId="74D944FB" w:rsidR="007C51C8" w:rsidRPr="00575C45" w:rsidRDefault="62D533F4" w:rsidP="5D860972">
            <w:r>
              <w:t>Invoice status updated to Paid and details stored</w:t>
            </w:r>
          </w:p>
        </w:tc>
        <w:tc>
          <w:tcPr>
            <w:tcW w:w="1620" w:type="dxa"/>
          </w:tcPr>
          <w:p w14:paraId="05D16687" w14:textId="63942C64" w:rsidR="007C51C8" w:rsidRPr="0063250C" w:rsidRDefault="1308FE70" w:rsidP="007C51C8">
            <w:r>
              <w:t>n/a</w:t>
            </w:r>
          </w:p>
        </w:tc>
        <w:tc>
          <w:tcPr>
            <w:tcW w:w="630" w:type="dxa"/>
          </w:tcPr>
          <w:p w14:paraId="4D56FA7F" w14:textId="77777777" w:rsidR="007C51C8" w:rsidRPr="0063250C" w:rsidRDefault="007C51C8" w:rsidP="007C51C8"/>
        </w:tc>
        <w:tc>
          <w:tcPr>
            <w:tcW w:w="1410" w:type="dxa"/>
          </w:tcPr>
          <w:p w14:paraId="1CD4C67A" w14:textId="77777777" w:rsidR="007C51C8" w:rsidRPr="0063250C" w:rsidRDefault="007C51C8" w:rsidP="007C51C8"/>
        </w:tc>
      </w:tr>
      <w:tr w:rsidR="001A1F3F" w:rsidRPr="0063250C" w14:paraId="52051F38" w14:textId="77777777" w:rsidTr="65D27D43">
        <w:tc>
          <w:tcPr>
            <w:tcW w:w="10080" w:type="dxa"/>
            <w:gridSpan w:val="6"/>
            <w:shd w:val="clear" w:color="auto" w:fill="BFBFBF" w:themeFill="background1" w:themeFillShade="BF"/>
          </w:tcPr>
          <w:p w14:paraId="6683313F" w14:textId="5C4ADCAB" w:rsidR="001A1F3F" w:rsidRPr="0063250C" w:rsidRDefault="001A1F3F" w:rsidP="001A1F3F">
            <w:pPr>
              <w:spacing w:after="200" w:line="276" w:lineRule="auto"/>
            </w:pPr>
            <w:r w:rsidRPr="00575C45">
              <w:rPr>
                <w:b/>
                <w:bCs/>
              </w:rPr>
              <w:t>TC-</w:t>
            </w:r>
            <w:r w:rsidR="004010F6">
              <w:rPr>
                <w:b/>
                <w:bCs/>
              </w:rPr>
              <w:t>12</w:t>
            </w:r>
            <w:r w:rsidRPr="00575C45">
              <w:rPr>
                <w:b/>
                <w:bCs/>
              </w:rPr>
              <w:t>: Capture Partial Payment</w:t>
            </w:r>
          </w:p>
        </w:tc>
      </w:tr>
      <w:tr w:rsidR="00B705B4" w:rsidRPr="0063250C" w14:paraId="082A2797" w14:textId="77777777" w:rsidTr="65D27D43">
        <w:tc>
          <w:tcPr>
            <w:tcW w:w="780" w:type="dxa"/>
            <w:vAlign w:val="center"/>
          </w:tcPr>
          <w:p w14:paraId="5B2BE308" w14:textId="233BCE2A" w:rsidR="00B705B4" w:rsidRPr="00575C45" w:rsidRDefault="219B6179" w:rsidP="5D860972">
            <w:pPr>
              <w:jc w:val="center"/>
            </w:pPr>
            <w:r>
              <w:t>1</w:t>
            </w:r>
          </w:p>
        </w:tc>
        <w:tc>
          <w:tcPr>
            <w:tcW w:w="3480" w:type="dxa"/>
          </w:tcPr>
          <w:p w14:paraId="3DB1925B" w14:textId="4860E00C" w:rsidR="00B705B4" w:rsidRPr="00575C45" w:rsidRDefault="00B705B4" w:rsidP="00B705B4">
            <w:r w:rsidRPr="00575C45">
              <w:t>Given an invoice has an outstanding balance</w:t>
            </w:r>
          </w:p>
        </w:tc>
        <w:tc>
          <w:tcPr>
            <w:tcW w:w="2160" w:type="dxa"/>
          </w:tcPr>
          <w:p w14:paraId="60488ED7" w14:textId="47800E71" w:rsidR="00B705B4" w:rsidRPr="00575C45" w:rsidRDefault="00B705B4" w:rsidP="00B705B4">
            <w:r w:rsidRPr="00575C45">
              <w:t>Invoice in unpaid status</w:t>
            </w:r>
          </w:p>
        </w:tc>
        <w:tc>
          <w:tcPr>
            <w:tcW w:w="1620" w:type="dxa"/>
          </w:tcPr>
          <w:p w14:paraId="5A9CA984" w14:textId="77777777" w:rsidR="00B705B4" w:rsidRPr="0063250C" w:rsidRDefault="00B705B4" w:rsidP="00B705B4"/>
        </w:tc>
        <w:tc>
          <w:tcPr>
            <w:tcW w:w="630" w:type="dxa"/>
          </w:tcPr>
          <w:p w14:paraId="47201DDF" w14:textId="77777777" w:rsidR="00B705B4" w:rsidRPr="0063250C" w:rsidRDefault="00B705B4" w:rsidP="00B705B4"/>
        </w:tc>
        <w:tc>
          <w:tcPr>
            <w:tcW w:w="1410" w:type="dxa"/>
          </w:tcPr>
          <w:p w14:paraId="3626C396" w14:textId="77777777" w:rsidR="00B705B4" w:rsidRPr="0063250C" w:rsidRDefault="00B705B4" w:rsidP="00B705B4"/>
        </w:tc>
      </w:tr>
      <w:tr w:rsidR="00B705B4" w:rsidRPr="0063250C" w14:paraId="157B9A1E" w14:textId="77777777" w:rsidTr="65D27D43">
        <w:tc>
          <w:tcPr>
            <w:tcW w:w="780" w:type="dxa"/>
            <w:vAlign w:val="center"/>
          </w:tcPr>
          <w:p w14:paraId="543D7404" w14:textId="16B6D5FA" w:rsidR="00B705B4" w:rsidRPr="00575C45" w:rsidRDefault="219B6179" w:rsidP="5D860972">
            <w:pPr>
              <w:jc w:val="center"/>
            </w:pPr>
            <w:r>
              <w:t>2</w:t>
            </w:r>
          </w:p>
        </w:tc>
        <w:tc>
          <w:tcPr>
            <w:tcW w:w="3480" w:type="dxa"/>
          </w:tcPr>
          <w:p w14:paraId="5498A514" w14:textId="7F3B91E3" w:rsidR="00B705B4" w:rsidRPr="00575C45" w:rsidRDefault="00B705B4" w:rsidP="00B705B4">
            <w:r w:rsidRPr="00575C45">
              <w:t>When the user marks Paid but selects “No” for Payment in Full</w:t>
            </w:r>
          </w:p>
        </w:tc>
        <w:tc>
          <w:tcPr>
            <w:tcW w:w="2160" w:type="dxa"/>
          </w:tcPr>
          <w:p w14:paraId="7F01D21E" w14:textId="2B58A8E7" w:rsidR="00B705B4" w:rsidRPr="00575C45" w:rsidRDefault="00B705B4" w:rsidP="00B705B4">
            <w:r w:rsidRPr="00575C45">
              <w:t>System prompts for partial payment amount</w:t>
            </w:r>
          </w:p>
        </w:tc>
        <w:tc>
          <w:tcPr>
            <w:tcW w:w="1620" w:type="dxa"/>
          </w:tcPr>
          <w:p w14:paraId="03E6D1A6" w14:textId="77777777" w:rsidR="00B705B4" w:rsidRPr="0063250C" w:rsidRDefault="00B705B4" w:rsidP="00B705B4"/>
        </w:tc>
        <w:tc>
          <w:tcPr>
            <w:tcW w:w="630" w:type="dxa"/>
          </w:tcPr>
          <w:p w14:paraId="49056D73" w14:textId="77777777" w:rsidR="00B705B4" w:rsidRPr="0063250C" w:rsidRDefault="00B705B4" w:rsidP="00B705B4"/>
        </w:tc>
        <w:tc>
          <w:tcPr>
            <w:tcW w:w="1410" w:type="dxa"/>
          </w:tcPr>
          <w:p w14:paraId="7044ABB1" w14:textId="77777777" w:rsidR="00B705B4" w:rsidRPr="0063250C" w:rsidRDefault="00B705B4" w:rsidP="00B705B4"/>
        </w:tc>
      </w:tr>
      <w:tr w:rsidR="00B705B4" w:rsidRPr="0063250C" w14:paraId="186DA3D5" w14:textId="77777777" w:rsidTr="65D27D43">
        <w:tc>
          <w:tcPr>
            <w:tcW w:w="780" w:type="dxa"/>
            <w:vAlign w:val="center"/>
          </w:tcPr>
          <w:p w14:paraId="41D42B45" w14:textId="03546E14" w:rsidR="00B705B4" w:rsidRPr="00575C45" w:rsidRDefault="219B6179" w:rsidP="5D860972">
            <w:pPr>
              <w:jc w:val="center"/>
            </w:pPr>
            <w:r>
              <w:t>3</w:t>
            </w:r>
          </w:p>
        </w:tc>
        <w:tc>
          <w:tcPr>
            <w:tcW w:w="3480" w:type="dxa"/>
          </w:tcPr>
          <w:p w14:paraId="038CBCA7" w14:textId="590FA5AB" w:rsidR="00B705B4" w:rsidRPr="00575C45" w:rsidRDefault="00B705B4" w:rsidP="00B705B4">
            <w:r w:rsidRPr="00575C45">
              <w:t>Then partial amount is saved</w:t>
            </w:r>
          </w:p>
        </w:tc>
        <w:tc>
          <w:tcPr>
            <w:tcW w:w="2160" w:type="dxa"/>
          </w:tcPr>
          <w:p w14:paraId="492E0A31" w14:textId="48537800" w:rsidR="00B705B4" w:rsidRPr="00575C45" w:rsidRDefault="00B705B4" w:rsidP="00B705B4">
            <w:r w:rsidRPr="00575C45">
              <w:t>System records payment and retains remaining balance</w:t>
            </w:r>
          </w:p>
        </w:tc>
        <w:tc>
          <w:tcPr>
            <w:tcW w:w="1620" w:type="dxa"/>
          </w:tcPr>
          <w:p w14:paraId="0649C422" w14:textId="77777777" w:rsidR="00B705B4" w:rsidRPr="0063250C" w:rsidRDefault="00B705B4" w:rsidP="00B705B4"/>
        </w:tc>
        <w:tc>
          <w:tcPr>
            <w:tcW w:w="630" w:type="dxa"/>
          </w:tcPr>
          <w:p w14:paraId="56F60705" w14:textId="77777777" w:rsidR="00B705B4" w:rsidRPr="0063250C" w:rsidRDefault="00B705B4" w:rsidP="00B705B4"/>
        </w:tc>
        <w:tc>
          <w:tcPr>
            <w:tcW w:w="1410" w:type="dxa"/>
          </w:tcPr>
          <w:p w14:paraId="37782D46" w14:textId="77777777" w:rsidR="00B705B4" w:rsidRPr="0063250C" w:rsidRDefault="00B705B4" w:rsidP="00B705B4"/>
        </w:tc>
      </w:tr>
      <w:tr w:rsidR="00D655A3" w:rsidRPr="0063250C" w14:paraId="37AACCD5" w14:textId="77777777" w:rsidTr="65D27D43">
        <w:tc>
          <w:tcPr>
            <w:tcW w:w="10080" w:type="dxa"/>
            <w:gridSpan w:val="6"/>
            <w:shd w:val="clear" w:color="auto" w:fill="BFBFBF" w:themeFill="background1" w:themeFillShade="BF"/>
          </w:tcPr>
          <w:p w14:paraId="6E25B557" w14:textId="531EB450" w:rsidR="00D655A3" w:rsidRPr="0063250C" w:rsidRDefault="00D655A3" w:rsidP="00D655A3">
            <w:pPr>
              <w:spacing w:after="200" w:line="276" w:lineRule="auto"/>
            </w:pPr>
            <w:r w:rsidRPr="00575C45">
              <w:rPr>
                <w:b/>
                <w:bCs/>
              </w:rPr>
              <w:t>TC-</w:t>
            </w:r>
            <w:r w:rsidR="004010F6">
              <w:rPr>
                <w:b/>
                <w:bCs/>
              </w:rPr>
              <w:t>13</w:t>
            </w:r>
            <w:r w:rsidRPr="00575C45">
              <w:rPr>
                <w:b/>
                <w:bCs/>
              </w:rPr>
              <w:t>: Capture Payment Plan Details</w:t>
            </w:r>
          </w:p>
        </w:tc>
      </w:tr>
      <w:tr w:rsidR="004010F6" w:rsidRPr="0063250C" w14:paraId="0ED96EC6" w14:textId="77777777" w:rsidTr="65D27D43">
        <w:tc>
          <w:tcPr>
            <w:tcW w:w="780" w:type="dxa"/>
            <w:vAlign w:val="center"/>
          </w:tcPr>
          <w:p w14:paraId="2E80D588" w14:textId="18C0525D" w:rsidR="004010F6" w:rsidRPr="00575C45" w:rsidRDefault="043C39E7" w:rsidP="5D860972">
            <w:pPr>
              <w:jc w:val="center"/>
            </w:pPr>
            <w:r>
              <w:t>1</w:t>
            </w:r>
          </w:p>
        </w:tc>
        <w:tc>
          <w:tcPr>
            <w:tcW w:w="3480" w:type="dxa"/>
            <w:vAlign w:val="center"/>
          </w:tcPr>
          <w:p w14:paraId="1F8C8731" w14:textId="252489E3" w:rsidR="004010F6" w:rsidRPr="00575C45" w:rsidRDefault="043C39E7" w:rsidP="5D860972">
            <w:r>
              <w:t>Given the user initiates a payment plan</w:t>
            </w:r>
          </w:p>
        </w:tc>
        <w:tc>
          <w:tcPr>
            <w:tcW w:w="2160" w:type="dxa"/>
            <w:vAlign w:val="center"/>
          </w:tcPr>
          <w:p w14:paraId="6D2B32E6" w14:textId="05CA839D" w:rsidR="004010F6" w:rsidRPr="00575C45" w:rsidRDefault="043C39E7" w:rsidP="5D860972">
            <w:r>
              <w:t>Payment plan option enabled</w:t>
            </w:r>
          </w:p>
        </w:tc>
        <w:tc>
          <w:tcPr>
            <w:tcW w:w="1620" w:type="dxa"/>
          </w:tcPr>
          <w:p w14:paraId="2D4C8210" w14:textId="77777777" w:rsidR="004010F6" w:rsidRPr="0063250C" w:rsidRDefault="004010F6" w:rsidP="004010F6"/>
        </w:tc>
        <w:tc>
          <w:tcPr>
            <w:tcW w:w="630" w:type="dxa"/>
          </w:tcPr>
          <w:p w14:paraId="6B2677DA" w14:textId="77777777" w:rsidR="004010F6" w:rsidRPr="0063250C" w:rsidRDefault="004010F6" w:rsidP="004010F6"/>
        </w:tc>
        <w:tc>
          <w:tcPr>
            <w:tcW w:w="1410" w:type="dxa"/>
          </w:tcPr>
          <w:p w14:paraId="3DD0D072" w14:textId="77777777" w:rsidR="004010F6" w:rsidRPr="0063250C" w:rsidRDefault="004010F6" w:rsidP="004010F6"/>
        </w:tc>
      </w:tr>
      <w:tr w:rsidR="004010F6" w:rsidRPr="0063250C" w14:paraId="7F6DB0B4" w14:textId="77777777" w:rsidTr="65D27D43">
        <w:tc>
          <w:tcPr>
            <w:tcW w:w="780" w:type="dxa"/>
            <w:vAlign w:val="center"/>
          </w:tcPr>
          <w:p w14:paraId="381411A8" w14:textId="4527CFB6" w:rsidR="004010F6" w:rsidRPr="00575C45" w:rsidRDefault="043C39E7" w:rsidP="5D860972">
            <w:pPr>
              <w:jc w:val="center"/>
            </w:pPr>
            <w:r>
              <w:t>2</w:t>
            </w:r>
          </w:p>
        </w:tc>
        <w:tc>
          <w:tcPr>
            <w:tcW w:w="3480" w:type="dxa"/>
            <w:vAlign w:val="center"/>
          </w:tcPr>
          <w:p w14:paraId="74F628C7" w14:textId="2358635E" w:rsidR="004010F6" w:rsidRPr="00575C45" w:rsidRDefault="043C39E7" w:rsidP="5D860972">
            <w:r>
              <w:t>When the user enters Amount, Frequency, Duration, and Mode (ACH, Manual, Autopay)</w:t>
            </w:r>
          </w:p>
        </w:tc>
        <w:tc>
          <w:tcPr>
            <w:tcW w:w="2160" w:type="dxa"/>
            <w:vAlign w:val="center"/>
          </w:tcPr>
          <w:p w14:paraId="228756D3" w14:textId="10E8D65B" w:rsidR="004010F6" w:rsidRPr="00575C45" w:rsidRDefault="043C39E7" w:rsidP="5D860972">
            <w:r>
              <w:t>Details accepted by the system</w:t>
            </w:r>
          </w:p>
        </w:tc>
        <w:tc>
          <w:tcPr>
            <w:tcW w:w="1620" w:type="dxa"/>
          </w:tcPr>
          <w:p w14:paraId="3D1AB24C" w14:textId="77777777" w:rsidR="004010F6" w:rsidRPr="0063250C" w:rsidRDefault="004010F6" w:rsidP="004010F6"/>
        </w:tc>
        <w:tc>
          <w:tcPr>
            <w:tcW w:w="630" w:type="dxa"/>
          </w:tcPr>
          <w:p w14:paraId="4436D8B0" w14:textId="77777777" w:rsidR="004010F6" w:rsidRPr="0063250C" w:rsidRDefault="004010F6" w:rsidP="004010F6"/>
        </w:tc>
        <w:tc>
          <w:tcPr>
            <w:tcW w:w="1410" w:type="dxa"/>
          </w:tcPr>
          <w:p w14:paraId="0723B1EE" w14:textId="77777777" w:rsidR="004010F6" w:rsidRPr="0063250C" w:rsidRDefault="004010F6" w:rsidP="004010F6"/>
        </w:tc>
      </w:tr>
      <w:tr w:rsidR="004010F6" w:rsidRPr="0063250C" w14:paraId="69CC8914" w14:textId="77777777" w:rsidTr="65D27D43">
        <w:tc>
          <w:tcPr>
            <w:tcW w:w="780" w:type="dxa"/>
            <w:vAlign w:val="center"/>
          </w:tcPr>
          <w:p w14:paraId="2E20E0E7" w14:textId="4F74264B" w:rsidR="004010F6" w:rsidRPr="00575C45" w:rsidRDefault="043C39E7" w:rsidP="5D860972">
            <w:pPr>
              <w:jc w:val="center"/>
            </w:pPr>
            <w:r>
              <w:t>3</w:t>
            </w:r>
          </w:p>
        </w:tc>
        <w:tc>
          <w:tcPr>
            <w:tcW w:w="3480" w:type="dxa"/>
            <w:vAlign w:val="center"/>
          </w:tcPr>
          <w:p w14:paraId="3E60CCF8" w14:textId="35EDDECB" w:rsidR="004010F6" w:rsidRPr="00575C45" w:rsidRDefault="043C39E7" w:rsidP="5D860972">
            <w:r>
              <w:t>Then payment plan is saved</w:t>
            </w:r>
          </w:p>
        </w:tc>
        <w:tc>
          <w:tcPr>
            <w:tcW w:w="2160" w:type="dxa"/>
            <w:vAlign w:val="center"/>
          </w:tcPr>
          <w:p w14:paraId="22A411C6" w14:textId="0188D988" w:rsidR="004010F6" w:rsidRPr="00575C45" w:rsidRDefault="043C39E7" w:rsidP="5D860972">
            <w:r>
              <w:t>Payment plan is stored and linked to the invoice</w:t>
            </w:r>
          </w:p>
        </w:tc>
        <w:tc>
          <w:tcPr>
            <w:tcW w:w="1620" w:type="dxa"/>
          </w:tcPr>
          <w:p w14:paraId="0B4A9DF1" w14:textId="77777777" w:rsidR="004010F6" w:rsidRPr="0063250C" w:rsidRDefault="004010F6" w:rsidP="004010F6"/>
        </w:tc>
        <w:tc>
          <w:tcPr>
            <w:tcW w:w="630" w:type="dxa"/>
          </w:tcPr>
          <w:p w14:paraId="4899E531" w14:textId="77777777" w:rsidR="004010F6" w:rsidRPr="0063250C" w:rsidRDefault="004010F6" w:rsidP="004010F6"/>
        </w:tc>
        <w:tc>
          <w:tcPr>
            <w:tcW w:w="1410" w:type="dxa"/>
          </w:tcPr>
          <w:p w14:paraId="52FA5CF2" w14:textId="77777777" w:rsidR="004010F6" w:rsidRPr="0063250C" w:rsidRDefault="004010F6" w:rsidP="004010F6"/>
        </w:tc>
      </w:tr>
    </w:tbl>
    <w:p w14:paraId="093F4A44" w14:textId="77777777" w:rsidR="00083BB8" w:rsidRPr="00BD74F3" w:rsidRDefault="00083BB8" w:rsidP="00BD74F3"/>
    <w:p w14:paraId="3E17976F" w14:textId="20DCDC9D" w:rsidR="005459D0" w:rsidRDefault="7C544DEA" w:rsidP="00D27F2D">
      <w:pPr>
        <w:pStyle w:val="Heading2"/>
        <w:rPr>
          <w:b/>
          <w:bCs/>
        </w:rPr>
      </w:pPr>
      <w:r>
        <w:t xml:space="preserve"> </w:t>
      </w:r>
      <w:bookmarkStart w:id="1612" w:name="_Toc38744006"/>
      <w:r w:rsidR="4C55124B">
        <w:t>Invoice Organization, Search &amp; Retrieval Test Suite</w:t>
      </w:r>
      <w:r w:rsidR="6296FA14">
        <w:t xml:space="preserve"> (Added -2.0)_</w:t>
      </w:r>
      <w:bookmarkEnd w:id="1612"/>
    </w:p>
    <w:p w14:paraId="2A195511" w14:textId="670FC6B3" w:rsidR="005459D0" w:rsidRDefault="005459D0" w:rsidP="005459D0">
      <w:pPr>
        <w:tabs>
          <w:tab w:val="left" w:pos="880"/>
        </w:tabs>
      </w:pPr>
      <w:r w:rsidRPr="00083CAB">
        <w:rPr>
          <w:b/>
          <w:bCs/>
        </w:rPr>
        <w:t>Scope</w:t>
      </w:r>
      <w:r>
        <w:t xml:space="preserve">: </w:t>
      </w:r>
      <w:r w:rsidR="004C2360" w:rsidRPr="004C2360">
        <w:t xml:space="preserve">Focuses on the ability to </w:t>
      </w:r>
      <w:r w:rsidR="00F558E1">
        <w:t>search, filter</w:t>
      </w:r>
      <w:r w:rsidR="004C2360" w:rsidRPr="004C2360">
        <w:t xml:space="preserve">, and organize invoices. Tests advanced search, filtering, and retrieval functions to ensure users can quickly locate invoices by vendor, status, date, or keyword. </w:t>
      </w:r>
    </w:p>
    <w:p w14:paraId="28E13B8D" w14:textId="77777777" w:rsidR="005459D0" w:rsidRDefault="005459D0" w:rsidP="005459D0">
      <w:pPr>
        <w:tabs>
          <w:tab w:val="left" w:pos="880"/>
        </w:tabs>
      </w:pPr>
    </w:p>
    <w:p w14:paraId="63B669E9" w14:textId="77777777" w:rsidR="005459D0" w:rsidRDefault="005459D0" w:rsidP="005459D0">
      <w:pPr>
        <w:tabs>
          <w:tab w:val="left" w:pos="880"/>
        </w:tabs>
      </w:pPr>
      <w:r w:rsidRPr="00083CAB">
        <w:rPr>
          <w:b/>
          <w:bCs/>
        </w:rPr>
        <w:t>Prerequisites</w:t>
      </w:r>
      <w:r>
        <w:t>: The user will have a valid CareConnect account and at least 1 invoice to capture</w:t>
      </w:r>
    </w:p>
    <w:tbl>
      <w:tblP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1E0" w:firstRow="1" w:lastRow="1" w:firstColumn="1" w:lastColumn="1" w:noHBand="0" w:noVBand="0"/>
      </w:tblPr>
      <w:tblGrid>
        <w:gridCol w:w="3847"/>
        <w:gridCol w:w="6203"/>
      </w:tblGrid>
      <w:tr w:rsidR="005459D0" w14:paraId="16C2F3EA" w14:textId="77777777" w:rsidTr="65D27D43">
        <w:trPr>
          <w:trHeight w:val="1320"/>
        </w:trPr>
        <w:tc>
          <w:tcPr>
            <w:tcW w:w="3847" w:type="dxa"/>
            <w:vMerge w:val="restart"/>
          </w:tcPr>
          <w:p w14:paraId="6809F9BE" w14:textId="77777777" w:rsidR="005459D0" w:rsidRDefault="005459D0">
            <w:pPr>
              <w:pStyle w:val="TableParagraph"/>
              <w:spacing w:before="1"/>
              <w:ind w:left="105"/>
              <w:rPr>
                <w:b/>
                <w:bCs/>
              </w:rPr>
            </w:pPr>
            <w:r w:rsidRPr="4BE47D59">
              <w:rPr>
                <w:b/>
                <w:bCs/>
              </w:rPr>
              <w:t>Prerequisites for this test:</w:t>
            </w:r>
          </w:p>
          <w:p w14:paraId="04F2483C" w14:textId="77777777" w:rsidR="000C6A16" w:rsidRPr="000C6A16" w:rsidRDefault="000C6A16" w:rsidP="000C6A16">
            <w:pPr>
              <w:pStyle w:val="ListBullet"/>
              <w:tabs>
                <w:tab w:val="num" w:pos="360"/>
              </w:tabs>
              <w:ind w:left="360"/>
              <w:rPr>
                <w:rFonts w:ascii="Times New Roman" w:hAnsi="Times New Roman" w:cs="Times New Roman"/>
              </w:rPr>
            </w:pPr>
            <w:r w:rsidRPr="000C6A16">
              <w:rPr>
                <w:rFonts w:ascii="Times New Roman" w:hAnsi="Times New Roman" w:cs="Times New Roman"/>
              </w:rPr>
              <w:t>Database seeded with diverse invoices</w:t>
            </w:r>
          </w:p>
          <w:p w14:paraId="02F9C360" w14:textId="77777777" w:rsidR="005459D0" w:rsidRDefault="005459D0">
            <w:pPr>
              <w:pStyle w:val="TableParagraph"/>
              <w:tabs>
                <w:tab w:val="left" w:pos="825"/>
              </w:tabs>
              <w:spacing w:before="11"/>
              <w:ind w:left="825"/>
            </w:pPr>
          </w:p>
        </w:tc>
        <w:tc>
          <w:tcPr>
            <w:tcW w:w="3086" w:type="pct"/>
          </w:tcPr>
          <w:p w14:paraId="42C8E0C3" w14:textId="77777777" w:rsidR="005459D0" w:rsidRDefault="005459D0">
            <w:pPr>
              <w:pStyle w:val="TableParagraph"/>
              <w:spacing w:before="1" w:line="276" w:lineRule="auto"/>
              <w:ind w:left="106" w:right="1356"/>
            </w:pPr>
            <w:r w:rsidRPr="00F072F2">
              <w:rPr>
                <w:b/>
                <w:bCs/>
              </w:rPr>
              <w:t>Application</w:t>
            </w:r>
            <w:r>
              <w:t>: CareConnect Software Version: 2.0</w:t>
            </w:r>
          </w:p>
          <w:p w14:paraId="2F637D19" w14:textId="77777777" w:rsidR="005459D0" w:rsidRDefault="005459D0">
            <w:pPr>
              <w:pStyle w:val="TableParagraph"/>
              <w:spacing w:before="5"/>
              <w:ind w:left="106"/>
            </w:pPr>
            <w:r w:rsidRPr="00F072F2">
              <w:rPr>
                <w:b/>
                <w:bCs/>
              </w:rPr>
              <w:t>Operating System</w:t>
            </w:r>
            <w:r>
              <w:t>: iOS 18</w:t>
            </w:r>
          </w:p>
        </w:tc>
      </w:tr>
      <w:tr w:rsidR="005459D0" w14:paraId="5E420F4A" w14:textId="77777777" w:rsidTr="65D27D43">
        <w:trPr>
          <w:trHeight w:val="368"/>
        </w:trPr>
        <w:tc>
          <w:tcPr>
            <w:tcW w:w="3847" w:type="dxa"/>
            <w:vMerge/>
          </w:tcPr>
          <w:p w14:paraId="50140497" w14:textId="77777777" w:rsidR="005459D0" w:rsidRDefault="005459D0"/>
        </w:tc>
        <w:tc>
          <w:tcPr>
            <w:tcW w:w="3086" w:type="pct"/>
          </w:tcPr>
          <w:p w14:paraId="2B00F19E" w14:textId="77777777" w:rsidR="005459D0" w:rsidRDefault="005459D0">
            <w:pPr>
              <w:pStyle w:val="TableParagraph"/>
              <w:spacing w:line="244" w:lineRule="exact"/>
              <w:ind w:left="106"/>
            </w:pPr>
            <w:r w:rsidRPr="4BE47D59">
              <w:rPr>
                <w:b/>
                <w:bCs/>
              </w:rPr>
              <w:t xml:space="preserve">Priority: </w:t>
            </w:r>
            <w:r>
              <w:t>High</w:t>
            </w:r>
          </w:p>
        </w:tc>
      </w:tr>
      <w:tr w:rsidR="005459D0" w14:paraId="7D032CFB" w14:textId="77777777" w:rsidTr="65D27D43">
        <w:trPr>
          <w:trHeight w:val="589"/>
        </w:trPr>
        <w:tc>
          <w:tcPr>
            <w:tcW w:w="5000" w:type="pct"/>
            <w:gridSpan w:val="2"/>
            <w:tcBorders>
              <w:top w:val="nil"/>
            </w:tcBorders>
          </w:tcPr>
          <w:p w14:paraId="2751825F" w14:textId="77777777" w:rsidR="005459D0" w:rsidRDefault="005459D0">
            <w:pPr>
              <w:pStyle w:val="TableParagraph"/>
              <w:spacing w:line="249" w:lineRule="exact"/>
              <w:ind w:left="105"/>
            </w:pPr>
            <w:r w:rsidRPr="4BE47D59">
              <w:rPr>
                <w:b/>
                <w:bCs/>
              </w:rPr>
              <w:lastRenderedPageBreak/>
              <w:t xml:space="preserve">Requirements validated: </w:t>
            </w:r>
            <w:r>
              <w:t>REQ‑5.2.6, REQ-5.2.7</w:t>
            </w:r>
          </w:p>
        </w:tc>
      </w:tr>
      <w:tr w:rsidR="005459D0" w14:paraId="5313D94B" w14:textId="77777777" w:rsidTr="65D27D43">
        <w:trPr>
          <w:trHeight w:val="555"/>
        </w:trPr>
        <w:tc>
          <w:tcPr>
            <w:tcW w:w="5000" w:type="pct"/>
            <w:gridSpan w:val="2"/>
          </w:tcPr>
          <w:p w14:paraId="7DE19B68" w14:textId="1796EF8A" w:rsidR="005459D0" w:rsidRDefault="6EB2C30F">
            <w:pPr>
              <w:pStyle w:val="TableParagraph"/>
              <w:ind w:left="105"/>
              <w:rPr>
                <w:b/>
                <w:bCs/>
              </w:rPr>
            </w:pPr>
            <w:r w:rsidRPr="65D27D43">
              <w:rPr>
                <w:b/>
                <w:bCs/>
              </w:rPr>
              <w:t xml:space="preserve">TEST EXECUTOR: </w:t>
            </w:r>
            <w:r w:rsidR="731731AE" w:rsidRPr="65D27D43">
              <w:rPr>
                <w:b/>
                <w:bCs/>
              </w:rPr>
              <w:t>John Miggins</w:t>
            </w:r>
          </w:p>
        </w:tc>
      </w:tr>
    </w:tbl>
    <w:tbl>
      <w:tblPr>
        <w:tblStyle w:val="GridTable1Light"/>
        <w:tblW w:w="1007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Change w:id="1613" w:author="Sudarshan NEUPANE" w:date="2025-11-03T19:05:00Z" w16du:dateUtc="2025-11-04T00:05:00Z">
          <w:tblPr>
            <w:tblStyle w:val="GridTable1Light"/>
            <w:tblW w:w="1007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PrChange>
      </w:tblPr>
      <w:tblGrid>
        <w:gridCol w:w="1719"/>
        <w:gridCol w:w="1549"/>
        <w:gridCol w:w="1316"/>
        <w:gridCol w:w="1670"/>
        <w:gridCol w:w="1292"/>
        <w:gridCol w:w="1010"/>
        <w:gridCol w:w="1084"/>
        <w:gridCol w:w="1255"/>
        <w:gridCol w:w="1084"/>
        <w:gridCol w:w="608"/>
        <w:gridCol w:w="222"/>
        <w:tblGridChange w:id="1614">
          <w:tblGrid>
            <w:gridCol w:w="360"/>
            <w:gridCol w:w="360"/>
            <w:gridCol w:w="360"/>
            <w:gridCol w:w="360"/>
            <w:gridCol w:w="279"/>
            <w:gridCol w:w="81"/>
            <w:gridCol w:w="360"/>
            <w:gridCol w:w="360"/>
            <w:gridCol w:w="360"/>
            <w:gridCol w:w="388"/>
            <w:gridCol w:w="1316"/>
            <w:gridCol w:w="1670"/>
            <w:gridCol w:w="1292"/>
            <w:gridCol w:w="1010"/>
          </w:tblGrid>
        </w:tblGridChange>
      </w:tblGrid>
      <w:tr w:rsidR="00067BAF" w:rsidRPr="0063250C" w14:paraId="3EC2C000" w14:textId="77777777" w:rsidTr="5D860972">
        <w:trPr>
          <w:gridAfter w:val="5"/>
          <w:cnfStyle w:val="100000000000" w:firstRow="1" w:lastRow="0" w:firstColumn="0" w:lastColumn="0" w:oddVBand="0" w:evenVBand="0" w:oddHBand="0" w:evenHBand="0" w:firstRowFirstColumn="0" w:firstRowLastColumn="0" w:lastRowFirstColumn="0" w:lastRowLastColumn="0"/>
          <w:wAfter w:w="1800" w:type="dxa"/>
          <w:trPrChange w:id="1615" w:author="Sudarshan NEUPANE" w:date="2025-11-03T19:05:00Z" w16du:dateUtc="2025-11-04T00:05:00Z">
            <w:trPr>
              <w:gridAfter w:val="5"/>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tcPrChange w:id="1616" w:author="Sudarshan NEUPANE" w:date="2025-11-03T19:05:00Z" w16du:dateUtc="2025-11-04T00:05:00Z">
              <w:tcPr>
                <w:tcW w:w="5000" w:type="pct"/>
                <w:gridSpan w:val="9"/>
              </w:tcPr>
            </w:tcPrChange>
          </w:tcPr>
          <w:p w14:paraId="0F26A794" w14:textId="5A402371" w:rsidR="00067BAF" w:rsidRPr="0063250C" w:rsidRDefault="00067BAF">
            <w:pPr>
              <w:cnfStyle w:val="101000000000" w:firstRow="1" w:lastRow="0" w:firstColumn="1" w:lastColumn="0" w:oddVBand="0" w:evenVBand="0" w:oddHBand="0" w:evenHBand="0" w:firstRowFirstColumn="0" w:firstRowLastColumn="0" w:lastRowFirstColumn="0" w:lastRowLastColumn="0"/>
            </w:pPr>
            <w:r>
              <w:t>TC-1: Search by Provider/Biller</w:t>
            </w:r>
          </w:p>
          <w:p w14:paraId="09167CEA" w14:textId="6DC2C2C4" w:rsidR="00067BAF" w:rsidRPr="0063250C" w:rsidRDefault="00067BAF">
            <w:pPr>
              <w:cnfStyle w:val="101000000000" w:firstRow="1" w:lastRow="0" w:firstColumn="1" w:lastColumn="0" w:oddVBand="0" w:evenVBand="0" w:oddHBand="0" w:evenHBand="0" w:firstRowFirstColumn="0" w:firstRowLastColumn="0" w:lastRowFirstColumn="0" w:lastRowLastColumn="0"/>
            </w:pPr>
          </w:p>
        </w:tc>
      </w:tr>
      <w:tr w:rsidR="65D27D43" w14:paraId="5D4B755E"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10070"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BFBFBF" w:themeFill="background1" w:themeFillShade="BF"/>
          </w:tcPr>
          <w:p w14:paraId="77E12E3B" w14:textId="5A402371" w:rsidR="36D0D6EB" w:rsidRDefault="36D0D6EB">
            <w:r>
              <w:t>TC-1: Search by Provider/Biller</w:t>
            </w:r>
          </w:p>
          <w:p w14:paraId="01FB1849" w14:textId="55F3DD0E" w:rsidR="65D27D43" w:rsidRDefault="65D27D43" w:rsidP="65D27D43"/>
        </w:tc>
      </w:tr>
      <w:tr w:rsidR="00067BAF" w:rsidRPr="0063250C" w14:paraId="6C32160D"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tcBorders>
              <w:top w:val="single" w:sz="12" w:space="0" w:color="000000" w:themeColor="text1"/>
            </w:tcBorders>
            <w:vAlign w:val="center"/>
          </w:tcPr>
          <w:p w14:paraId="324BE635" w14:textId="77777777" w:rsidR="00067BAF" w:rsidRPr="0063250C" w:rsidRDefault="00067BAF" w:rsidP="5D860972">
            <w:pPr>
              <w:jc w:val="center"/>
              <w:rPr>
                <w:b w:val="0"/>
                <w:bCs w:val="0"/>
              </w:rPr>
            </w:pPr>
            <w:r>
              <w:rPr>
                <w:b w:val="0"/>
                <w:bCs w:val="0"/>
              </w:rPr>
              <w:t>2</w:t>
            </w:r>
          </w:p>
        </w:tc>
        <w:tc>
          <w:tcPr>
            <w:tcW w:w="2397" w:type="dxa"/>
            <w:tcBorders>
              <w:top w:val="single" w:sz="12" w:space="0" w:color="000000" w:themeColor="text1"/>
            </w:tcBorders>
            <w:vAlign w:val="center"/>
          </w:tcPr>
          <w:p w14:paraId="24CB5520"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When the user searches by specific provider name</w:t>
            </w:r>
          </w:p>
        </w:tc>
        <w:tc>
          <w:tcPr>
            <w:tcW w:w="1882" w:type="dxa"/>
            <w:tcBorders>
              <w:top w:val="single" w:sz="12" w:space="0" w:color="000000" w:themeColor="text1"/>
            </w:tcBorders>
            <w:vAlign w:val="center"/>
          </w:tcPr>
          <w:p w14:paraId="278D663F"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Provider search query entered</w:t>
            </w:r>
          </w:p>
        </w:tc>
        <w:tc>
          <w:tcPr>
            <w:tcW w:w="1785" w:type="dxa"/>
            <w:tcBorders>
              <w:top w:val="single" w:sz="12" w:space="0" w:color="000000" w:themeColor="text1"/>
            </w:tcBorders>
            <w:vAlign w:val="center"/>
          </w:tcPr>
          <w:p w14:paraId="76984C82" w14:textId="44583749" w:rsidR="00067BAF" w:rsidRPr="0063250C" w:rsidRDefault="10BCF6EB" w:rsidP="5D860972">
            <w:pPr>
              <w:cnfStyle w:val="000000000000" w:firstRow="0" w:lastRow="0" w:firstColumn="0" w:lastColumn="0" w:oddVBand="0" w:evenVBand="0" w:oddHBand="0" w:evenHBand="0" w:firstRowFirstColumn="0" w:firstRowLastColumn="0" w:lastRowFirstColumn="0" w:lastRowLastColumn="0"/>
            </w:pPr>
            <w:r>
              <w:t>The data is queried, and providers are entered into a drop-down list.</w:t>
            </w:r>
          </w:p>
        </w:tc>
        <w:tc>
          <w:tcPr>
            <w:tcW w:w="840" w:type="dxa"/>
            <w:tcBorders>
              <w:top w:val="single" w:sz="12" w:space="0" w:color="000000" w:themeColor="text1"/>
            </w:tcBorders>
            <w:vAlign w:val="center"/>
          </w:tcPr>
          <w:p w14:paraId="4BBC1E52" w14:textId="31AFFDA2" w:rsidR="00067BAF" w:rsidRPr="0063250C" w:rsidRDefault="2E2935D3"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Borders>
              <w:top w:val="single" w:sz="12" w:space="0" w:color="000000" w:themeColor="text1"/>
            </w:tcBorders>
          </w:tcPr>
          <w:p w14:paraId="0AE41CD0"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304C3221"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5884DD4B" w14:textId="77777777" w:rsidR="00067BAF" w:rsidRPr="0063250C" w:rsidRDefault="00067BAF" w:rsidP="5D860972">
            <w:pPr>
              <w:jc w:val="center"/>
              <w:rPr>
                <w:b w:val="0"/>
                <w:bCs w:val="0"/>
              </w:rPr>
            </w:pPr>
            <w:r>
              <w:rPr>
                <w:b w:val="0"/>
                <w:bCs w:val="0"/>
              </w:rPr>
              <w:t>3</w:t>
            </w:r>
          </w:p>
        </w:tc>
        <w:tc>
          <w:tcPr>
            <w:tcW w:w="2397" w:type="dxa"/>
            <w:vAlign w:val="center"/>
          </w:tcPr>
          <w:p w14:paraId="7C2A67B9"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Then results are limited to that provider only</w:t>
            </w:r>
          </w:p>
        </w:tc>
        <w:tc>
          <w:tcPr>
            <w:tcW w:w="1882" w:type="dxa"/>
            <w:vAlign w:val="center"/>
          </w:tcPr>
          <w:p w14:paraId="01DA307A"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Search results filtered correctly</w:t>
            </w:r>
          </w:p>
        </w:tc>
        <w:tc>
          <w:tcPr>
            <w:tcW w:w="1785" w:type="dxa"/>
            <w:vAlign w:val="center"/>
          </w:tcPr>
          <w:p w14:paraId="2A826CFF" w14:textId="4293F729" w:rsidR="00067BAF" w:rsidRPr="0063250C" w:rsidRDefault="0D50EB72" w:rsidP="5D860972">
            <w:pPr>
              <w:cnfStyle w:val="000000000000" w:firstRow="0" w:lastRow="0" w:firstColumn="0" w:lastColumn="0" w:oddVBand="0" w:evenVBand="0" w:oddHBand="0" w:evenHBand="0" w:firstRowFirstColumn="0" w:firstRowLastColumn="0" w:lastRowFirstColumn="0" w:lastRowLastColumn="0"/>
            </w:pPr>
            <w:r>
              <w:t>Selecting a provider from the list filters all the invoices by provider</w:t>
            </w:r>
          </w:p>
        </w:tc>
        <w:tc>
          <w:tcPr>
            <w:tcW w:w="840" w:type="dxa"/>
            <w:vAlign w:val="center"/>
          </w:tcPr>
          <w:p w14:paraId="689C40B6" w14:textId="7346C940" w:rsidR="00067BAF" w:rsidRPr="0063250C" w:rsidRDefault="220D25A6"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4D6B814C"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0AD3ED9F" w14:textId="77777777" w:rsidTr="65D27D43">
        <w:trPr>
          <w:gridAfter w:val="10"/>
          <w:wAfter w:w="11015" w:type="dxa"/>
          <w:trHeight w:val="300"/>
        </w:trPr>
        <w:tc>
          <w:tcPr>
            <w:cnfStyle w:val="001000000000" w:firstRow="0" w:lastRow="0" w:firstColumn="1" w:lastColumn="0" w:oddVBand="0" w:evenVBand="0" w:oddHBand="0" w:evenHBand="0" w:firstRowFirstColumn="0" w:firstRowLastColumn="0" w:lastRowFirstColumn="0" w:lastRowLastColumn="0"/>
            <w:tcW w:w="2311" w:type="dxa"/>
            <w:vAlign w:val="center"/>
          </w:tcPr>
          <w:p w14:paraId="155D2748" w14:textId="1FC9FD8F" w:rsidR="00067BAF" w:rsidRPr="0063250C" w:rsidRDefault="00067BAF">
            <w:r>
              <w:t>TC-2: Search by Patient/Care Recipient</w:t>
            </w:r>
          </w:p>
          <w:p w14:paraId="762BD694" w14:textId="4D1BA87D" w:rsidR="00067BAF" w:rsidRPr="0063250C" w:rsidRDefault="00067BAF"/>
        </w:tc>
      </w:tr>
      <w:tr w:rsidR="00067BAF" w:rsidRPr="0063250C" w14:paraId="221E80FF" w14:textId="77777777" w:rsidTr="65D27D43">
        <w:trPr>
          <w:trHeight w:val="300"/>
          <w:trPrChange w:id="1617" w:author="Sudarshan NEUPANE" w:date="2025-11-03T19:05:00Z" w16du:dateUtc="2025-11-04T00:05:00Z">
            <w:trPr>
              <w:gridAfter w:val="0"/>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vAlign w:val="center"/>
            <w:tcPrChange w:id="1618" w:author="Sudarshan NEUPANE" w:date="2025-11-03T19:05:00Z" w16du:dateUtc="2025-11-04T00:05:00Z">
              <w:tcPr>
                <w:tcW w:w="0" w:type="auto"/>
              </w:tcPr>
            </w:tcPrChange>
          </w:tcPr>
          <w:p w14:paraId="7F4F97FE" w14:textId="77777777" w:rsidR="00067BAF" w:rsidRPr="0063250C" w:rsidRDefault="00067BAF" w:rsidP="5D860972">
            <w:pPr>
              <w:jc w:val="center"/>
              <w:rPr>
                <w:b w:val="0"/>
                <w:bCs w:val="0"/>
              </w:rPr>
            </w:pPr>
            <w:r>
              <w:rPr>
                <w:b w:val="0"/>
                <w:bCs w:val="0"/>
              </w:rPr>
              <w:t>1</w:t>
            </w:r>
          </w:p>
        </w:tc>
        <w:tc>
          <w:tcPr>
            <w:tcW w:w="2517" w:type="dxa"/>
            <w:vAlign w:val="center"/>
            <w:tcPrChange w:id="1619" w:author="Sudarshan NEUPANE" w:date="2025-11-03T19:05:00Z" w16du:dateUtc="2025-11-04T00:05:00Z">
              <w:tcPr>
                <w:tcW w:w="1467" w:type="pct"/>
              </w:tcPr>
            </w:tcPrChange>
          </w:tcPr>
          <w:p w14:paraId="2B86E40F"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Given database contains invoices for multiple patients</w:t>
            </w:r>
          </w:p>
        </w:tc>
        <w:tc>
          <w:tcPr>
            <w:tcW w:w="1882" w:type="dxa"/>
            <w:vAlign w:val="center"/>
            <w:tcPrChange w:id="1620" w:author="Sudarshan NEUPANE" w:date="2025-11-03T19:05:00Z" w16du:dateUtc="2025-11-04T00:05:00Z">
              <w:tcPr>
                <w:tcW w:w="1224" w:type="pct"/>
              </w:tcPr>
            </w:tcPrChange>
          </w:tcPr>
          <w:p w14:paraId="70E7E5CB"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Multiple patient records present</w:t>
            </w:r>
          </w:p>
        </w:tc>
        <w:tc>
          <w:tcPr>
            <w:tcW w:w="1785" w:type="dxa"/>
            <w:vAlign w:val="center"/>
            <w:tcPrChange w:id="1621" w:author="Sudarshan NEUPANE" w:date="2025-11-03T19:05:00Z" w16du:dateUtc="2025-11-04T00:05:00Z">
              <w:tcPr>
                <w:tcW w:w="124" w:type="pct"/>
              </w:tcPr>
            </w:tcPrChange>
          </w:tcPr>
          <w:p w14:paraId="648F9463" w14:textId="7B0A3338" w:rsidR="00067BAF" w:rsidRPr="0063250C" w:rsidRDefault="4F2FCCA0" w:rsidP="5D860972">
            <w:pPr>
              <w:cnfStyle w:val="000000000000" w:firstRow="0" w:lastRow="0" w:firstColumn="0" w:lastColumn="0" w:oddVBand="0" w:evenVBand="0" w:oddHBand="0" w:evenHBand="0" w:firstRowFirstColumn="0" w:firstRowLastColumn="0" w:lastRowFirstColumn="0" w:lastRowLastColumn="0"/>
            </w:pPr>
            <w:r>
              <w:t>Several invoices available</w:t>
            </w:r>
          </w:p>
          <w:p w14:paraId="0B678E7E" w14:textId="08067755"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920" w:type="dxa"/>
            <w:vAlign w:val="center"/>
            <w:tcPrChange w:id="1622" w:author="Sudarshan NEUPANE" w:date="2025-11-03T19:05:00Z" w16du:dateUtc="2025-11-04T00:05:00Z">
              <w:tcPr>
                <w:tcW w:w="728" w:type="pct"/>
                <w:gridSpan w:val="2"/>
              </w:tcPr>
            </w:tcPrChange>
          </w:tcPr>
          <w:p w14:paraId="1ED22110" w14:textId="7DB65B8E" w:rsidR="00067BAF" w:rsidRPr="0063250C" w:rsidRDefault="3575EB2E"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231" w:type="dxa"/>
            <w:tcPrChange w:id="1623" w:author="Sudarshan NEUPANE" w:date="2025-11-03T19:05:00Z" w16du:dateUtc="2025-11-04T00:05:00Z">
              <w:tcPr>
                <w:tcW w:w="730" w:type="pct"/>
              </w:tcPr>
            </w:tcPrChange>
          </w:tcPr>
          <w:p w14:paraId="7E4B1982"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7E7B926C"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0747785A" w14:textId="77777777" w:rsidR="00067BAF" w:rsidRPr="0063250C" w:rsidRDefault="00067BAF" w:rsidP="5D860972">
            <w:pPr>
              <w:jc w:val="center"/>
              <w:rPr>
                <w:b w:val="0"/>
                <w:bCs w:val="0"/>
              </w:rPr>
            </w:pPr>
            <w:r>
              <w:rPr>
                <w:b w:val="0"/>
                <w:bCs w:val="0"/>
              </w:rPr>
              <w:t>2</w:t>
            </w:r>
          </w:p>
        </w:tc>
        <w:tc>
          <w:tcPr>
            <w:tcW w:w="2397" w:type="dxa"/>
            <w:vAlign w:val="center"/>
          </w:tcPr>
          <w:p w14:paraId="5BE0D3A2"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When the user searches by patient name</w:t>
            </w:r>
          </w:p>
        </w:tc>
        <w:tc>
          <w:tcPr>
            <w:tcW w:w="1882" w:type="dxa"/>
            <w:vAlign w:val="center"/>
          </w:tcPr>
          <w:p w14:paraId="5B23DDDE"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Patient search query entered</w:t>
            </w:r>
          </w:p>
        </w:tc>
        <w:tc>
          <w:tcPr>
            <w:tcW w:w="1785" w:type="dxa"/>
            <w:vAlign w:val="center"/>
          </w:tcPr>
          <w:p w14:paraId="3E4AB7CB" w14:textId="47E8B12D" w:rsidR="00067BAF" w:rsidRPr="0063250C" w:rsidRDefault="75C8BDA3" w:rsidP="5D860972">
            <w:pPr>
              <w:cnfStyle w:val="000000000000" w:firstRow="0" w:lastRow="0" w:firstColumn="0" w:lastColumn="0" w:oddVBand="0" w:evenVBand="0" w:oddHBand="0" w:evenHBand="0" w:firstRowFirstColumn="0" w:firstRowLastColumn="0" w:lastRowFirstColumn="0" w:lastRowLastColumn="0"/>
            </w:pPr>
            <w:r>
              <w:t>The data is queried, and the patient's names are entered into a drop-down list.</w:t>
            </w:r>
          </w:p>
          <w:p w14:paraId="0A037CB2" w14:textId="6EF50428"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840" w:type="dxa"/>
            <w:vAlign w:val="center"/>
          </w:tcPr>
          <w:p w14:paraId="42D3737C" w14:textId="112F01B9" w:rsidR="00067BAF" w:rsidRPr="0063250C" w:rsidRDefault="7D644DC5"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45022613"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670C4EA8"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65AD2C2C" w14:textId="77777777" w:rsidR="00067BAF" w:rsidRPr="0063250C" w:rsidRDefault="00067BAF" w:rsidP="5D860972">
            <w:pPr>
              <w:jc w:val="center"/>
              <w:rPr>
                <w:b w:val="0"/>
                <w:bCs w:val="0"/>
              </w:rPr>
            </w:pPr>
            <w:r>
              <w:rPr>
                <w:b w:val="0"/>
                <w:bCs w:val="0"/>
              </w:rPr>
              <w:t>3</w:t>
            </w:r>
          </w:p>
        </w:tc>
        <w:tc>
          <w:tcPr>
            <w:tcW w:w="2397" w:type="dxa"/>
            <w:vAlign w:val="center"/>
          </w:tcPr>
          <w:p w14:paraId="3F848666"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Then results are limited to that patient only</w:t>
            </w:r>
          </w:p>
        </w:tc>
        <w:tc>
          <w:tcPr>
            <w:tcW w:w="1882" w:type="dxa"/>
            <w:vAlign w:val="center"/>
          </w:tcPr>
          <w:p w14:paraId="5A24DEE7"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Patient-specific results returned</w:t>
            </w:r>
          </w:p>
        </w:tc>
        <w:tc>
          <w:tcPr>
            <w:tcW w:w="1785" w:type="dxa"/>
            <w:vAlign w:val="center"/>
          </w:tcPr>
          <w:p w14:paraId="17F4C40D" w14:textId="1571DCEF" w:rsidR="00067BAF" w:rsidRPr="0063250C" w:rsidRDefault="63F24885" w:rsidP="5D860972">
            <w:pPr>
              <w:cnfStyle w:val="000000000000" w:firstRow="0" w:lastRow="0" w:firstColumn="0" w:lastColumn="0" w:oddVBand="0" w:evenVBand="0" w:oddHBand="0" w:evenHBand="0" w:firstRowFirstColumn="0" w:firstRowLastColumn="0" w:lastRowFirstColumn="0" w:lastRowLastColumn="0"/>
            </w:pPr>
            <w:r>
              <w:t>Selecting a patient from the list filters all the invoices by patient name.</w:t>
            </w:r>
          </w:p>
          <w:p w14:paraId="53883AAE" w14:textId="2E6DE700"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840" w:type="dxa"/>
            <w:vAlign w:val="center"/>
          </w:tcPr>
          <w:p w14:paraId="2C3FFB3B" w14:textId="68B677D2" w:rsidR="00067BAF" w:rsidRPr="0063250C" w:rsidRDefault="75BD88AF"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2D95CDFE"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4E46DB7E" w14:textId="77777777" w:rsidTr="65D27D43">
        <w:trPr>
          <w:gridAfter w:val="10"/>
          <w:wAfter w:w="11015" w:type="dxa"/>
          <w:trHeight w:val="300"/>
        </w:trPr>
        <w:tc>
          <w:tcPr>
            <w:cnfStyle w:val="001000000000" w:firstRow="0" w:lastRow="0" w:firstColumn="1" w:lastColumn="0" w:oddVBand="0" w:evenVBand="0" w:oddHBand="0" w:evenHBand="0" w:firstRowFirstColumn="0" w:firstRowLastColumn="0" w:lastRowFirstColumn="0" w:lastRowLastColumn="0"/>
            <w:tcW w:w="2311" w:type="dxa"/>
            <w:vAlign w:val="center"/>
          </w:tcPr>
          <w:p w14:paraId="722894CA" w14:textId="2F67C681" w:rsidR="00067BAF" w:rsidRPr="0063250C" w:rsidRDefault="00067BAF">
            <w:r>
              <w:t>TC-3: Filter by Date of Service</w:t>
            </w:r>
          </w:p>
          <w:p w14:paraId="5E326483" w14:textId="1D0F1A91" w:rsidR="00067BAF" w:rsidRPr="0063250C" w:rsidRDefault="00067BAF"/>
        </w:tc>
      </w:tr>
      <w:tr w:rsidR="00067BAF" w:rsidRPr="0063250C" w14:paraId="299DE40D" w14:textId="77777777" w:rsidTr="65D27D43">
        <w:trPr>
          <w:trHeight w:val="300"/>
          <w:trPrChange w:id="1624" w:author="Sudarshan NEUPANE" w:date="2025-11-03T19:05:00Z" w16du:dateUtc="2025-11-04T00:05:00Z">
            <w:trPr>
              <w:gridAfter w:val="0"/>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vAlign w:val="center"/>
            <w:tcPrChange w:id="1625" w:author="Sudarshan NEUPANE" w:date="2025-11-03T19:05:00Z" w16du:dateUtc="2025-11-04T00:05:00Z">
              <w:tcPr>
                <w:tcW w:w="0" w:type="auto"/>
              </w:tcPr>
            </w:tcPrChange>
          </w:tcPr>
          <w:p w14:paraId="0F5F4BD1" w14:textId="77777777" w:rsidR="00067BAF" w:rsidRPr="0063250C" w:rsidRDefault="00067BAF" w:rsidP="5D860972">
            <w:pPr>
              <w:jc w:val="center"/>
              <w:rPr>
                <w:b w:val="0"/>
                <w:bCs w:val="0"/>
              </w:rPr>
            </w:pPr>
            <w:r>
              <w:rPr>
                <w:b w:val="0"/>
                <w:bCs w:val="0"/>
              </w:rPr>
              <w:t>1</w:t>
            </w:r>
          </w:p>
        </w:tc>
        <w:tc>
          <w:tcPr>
            <w:tcW w:w="2517" w:type="dxa"/>
            <w:vAlign w:val="center"/>
            <w:tcPrChange w:id="1626" w:author="Sudarshan NEUPANE" w:date="2025-11-03T19:05:00Z" w16du:dateUtc="2025-11-04T00:05:00Z">
              <w:tcPr>
                <w:tcW w:w="1467" w:type="pct"/>
              </w:tcPr>
            </w:tcPrChange>
          </w:tcPr>
          <w:p w14:paraId="55EC38A3"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Given invoices have various service dates</w:t>
            </w:r>
          </w:p>
        </w:tc>
        <w:tc>
          <w:tcPr>
            <w:tcW w:w="1882" w:type="dxa"/>
            <w:vAlign w:val="center"/>
            <w:tcPrChange w:id="1627" w:author="Sudarshan NEUPANE" w:date="2025-11-03T19:05:00Z" w16du:dateUtc="2025-11-04T00:05:00Z">
              <w:tcPr>
                <w:tcW w:w="1224" w:type="pct"/>
              </w:tcPr>
            </w:tcPrChange>
          </w:tcPr>
          <w:p w14:paraId="6245A964"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Date range data available</w:t>
            </w:r>
          </w:p>
        </w:tc>
        <w:tc>
          <w:tcPr>
            <w:tcW w:w="1785" w:type="dxa"/>
            <w:vAlign w:val="center"/>
            <w:tcPrChange w:id="1628" w:author="Sudarshan NEUPANE" w:date="2025-11-03T19:05:00Z" w16du:dateUtc="2025-11-04T00:05:00Z">
              <w:tcPr>
                <w:tcW w:w="124" w:type="pct"/>
              </w:tcPr>
            </w:tcPrChange>
          </w:tcPr>
          <w:p w14:paraId="31120246" w14:textId="5781BCD6" w:rsidR="00067BAF" w:rsidRPr="0063250C" w:rsidRDefault="7081F857" w:rsidP="5D860972">
            <w:pPr>
              <w:cnfStyle w:val="000000000000" w:firstRow="0" w:lastRow="0" w:firstColumn="0" w:lastColumn="0" w:oddVBand="0" w:evenVBand="0" w:oddHBand="0" w:evenHBand="0" w:firstRowFirstColumn="0" w:firstRowLastColumn="0" w:lastRowFirstColumn="0" w:lastRowLastColumn="0"/>
            </w:pPr>
            <w:r>
              <w:t>Multiple invoices were available for testing</w:t>
            </w:r>
          </w:p>
          <w:p w14:paraId="25805BEA" w14:textId="6EFA0552"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920" w:type="dxa"/>
            <w:vAlign w:val="center"/>
            <w:tcPrChange w:id="1629" w:author="Sudarshan NEUPANE" w:date="2025-11-03T19:05:00Z" w16du:dateUtc="2025-11-04T00:05:00Z">
              <w:tcPr>
                <w:tcW w:w="728" w:type="pct"/>
                <w:gridSpan w:val="2"/>
              </w:tcPr>
            </w:tcPrChange>
          </w:tcPr>
          <w:p w14:paraId="4852D9C7" w14:textId="723058F3" w:rsidR="00067BAF" w:rsidRPr="0063250C" w:rsidRDefault="1F8528DE"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231" w:type="dxa"/>
            <w:tcPrChange w:id="1630" w:author="Sudarshan NEUPANE" w:date="2025-11-03T19:05:00Z" w16du:dateUtc="2025-11-04T00:05:00Z">
              <w:tcPr>
                <w:tcW w:w="730" w:type="pct"/>
              </w:tcPr>
            </w:tcPrChange>
          </w:tcPr>
          <w:p w14:paraId="2D7982DB"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462CF090"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29428E0E" w14:textId="77777777" w:rsidR="00067BAF" w:rsidRPr="0063250C" w:rsidRDefault="00067BAF" w:rsidP="5D860972">
            <w:pPr>
              <w:jc w:val="center"/>
              <w:rPr>
                <w:b w:val="0"/>
                <w:bCs w:val="0"/>
              </w:rPr>
            </w:pPr>
            <w:r>
              <w:rPr>
                <w:b w:val="0"/>
                <w:bCs w:val="0"/>
              </w:rPr>
              <w:lastRenderedPageBreak/>
              <w:t>2</w:t>
            </w:r>
          </w:p>
        </w:tc>
        <w:tc>
          <w:tcPr>
            <w:tcW w:w="2397" w:type="dxa"/>
            <w:vAlign w:val="center"/>
          </w:tcPr>
          <w:p w14:paraId="795085ED"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When the user applies service date filter</w:t>
            </w:r>
          </w:p>
        </w:tc>
        <w:tc>
          <w:tcPr>
            <w:tcW w:w="1882" w:type="dxa"/>
            <w:vAlign w:val="center"/>
          </w:tcPr>
          <w:p w14:paraId="212EC2F2"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Date range filter applied</w:t>
            </w:r>
          </w:p>
        </w:tc>
        <w:tc>
          <w:tcPr>
            <w:tcW w:w="1785" w:type="dxa"/>
            <w:vAlign w:val="center"/>
          </w:tcPr>
          <w:p w14:paraId="653DC807" w14:textId="04745D6D" w:rsidR="00067BAF" w:rsidRPr="0063250C" w:rsidRDefault="43255F68" w:rsidP="5D860972">
            <w:pPr>
              <w:cnfStyle w:val="000000000000" w:firstRow="0" w:lastRow="0" w:firstColumn="0" w:lastColumn="0" w:oddVBand="0" w:evenVBand="0" w:oddHBand="0" w:evenHBand="0" w:firstRowFirstColumn="0" w:firstRowLastColumn="0" w:lastRowFirstColumn="0" w:lastRowLastColumn="0"/>
            </w:pPr>
            <w:r>
              <w:t>Two specified dates were input to create a date range.</w:t>
            </w:r>
          </w:p>
          <w:p w14:paraId="19F97C7B" w14:textId="5A58D646"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840" w:type="dxa"/>
            <w:vAlign w:val="center"/>
          </w:tcPr>
          <w:p w14:paraId="132947DD" w14:textId="42246DFF" w:rsidR="00067BAF" w:rsidRPr="0063250C" w:rsidRDefault="65D1A22B"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31B6A035"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43A42DC3"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45159FF3" w14:textId="77777777" w:rsidR="00067BAF" w:rsidRPr="0063250C" w:rsidRDefault="00067BAF" w:rsidP="5D860972">
            <w:pPr>
              <w:jc w:val="center"/>
              <w:rPr>
                <w:b w:val="0"/>
                <w:bCs w:val="0"/>
              </w:rPr>
            </w:pPr>
            <w:r>
              <w:rPr>
                <w:b w:val="0"/>
                <w:bCs w:val="0"/>
              </w:rPr>
              <w:t>3</w:t>
            </w:r>
          </w:p>
        </w:tc>
        <w:tc>
          <w:tcPr>
            <w:tcW w:w="2397" w:type="dxa"/>
            <w:vAlign w:val="center"/>
          </w:tcPr>
          <w:p w14:paraId="69A60CBC"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Then only invoices within date range are shown</w:t>
            </w:r>
          </w:p>
        </w:tc>
        <w:tc>
          <w:tcPr>
            <w:tcW w:w="1882" w:type="dxa"/>
            <w:vAlign w:val="center"/>
          </w:tcPr>
          <w:p w14:paraId="224371DF"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Date filtering works correctly</w:t>
            </w:r>
          </w:p>
        </w:tc>
        <w:tc>
          <w:tcPr>
            <w:tcW w:w="1785" w:type="dxa"/>
            <w:vAlign w:val="center"/>
          </w:tcPr>
          <w:p w14:paraId="73D4E3EC" w14:textId="19D133EB" w:rsidR="00067BAF" w:rsidRPr="0063250C" w:rsidRDefault="6E6CF579" w:rsidP="5D860972">
            <w:pPr>
              <w:cnfStyle w:val="000000000000" w:firstRow="0" w:lastRow="0" w:firstColumn="0" w:lastColumn="0" w:oddVBand="0" w:evenVBand="0" w:oddHBand="0" w:evenHBand="0" w:firstRowFirstColumn="0" w:firstRowLastColumn="0" w:lastRowFirstColumn="0" w:lastRowLastColumn="0"/>
            </w:pPr>
            <w:r>
              <w:t>The returned invoices were within the specified date range.</w:t>
            </w:r>
          </w:p>
          <w:p w14:paraId="10744F3B" w14:textId="250BFDB3"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840" w:type="dxa"/>
            <w:vAlign w:val="center"/>
          </w:tcPr>
          <w:p w14:paraId="59104E64" w14:textId="3ACA4494" w:rsidR="00067BAF" w:rsidRPr="0063250C" w:rsidRDefault="7BB6A7D6"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619C48DD"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1B58AE1A" w14:textId="77777777" w:rsidTr="65D27D43">
        <w:trPr>
          <w:gridAfter w:val="10"/>
          <w:wAfter w:w="11015" w:type="dxa"/>
          <w:trHeight w:val="300"/>
        </w:trPr>
        <w:tc>
          <w:tcPr>
            <w:cnfStyle w:val="001000000000" w:firstRow="0" w:lastRow="0" w:firstColumn="1" w:lastColumn="0" w:oddVBand="0" w:evenVBand="0" w:oddHBand="0" w:evenHBand="0" w:firstRowFirstColumn="0" w:firstRowLastColumn="0" w:lastRowFirstColumn="0" w:lastRowLastColumn="0"/>
            <w:tcW w:w="2311" w:type="dxa"/>
            <w:vAlign w:val="center"/>
          </w:tcPr>
          <w:p w14:paraId="207C905D" w14:textId="2B958FAA" w:rsidR="00067BAF" w:rsidRPr="0063250C" w:rsidRDefault="00067BAF">
            <w:r>
              <w:t>TC-4: Filter by Due Date</w:t>
            </w:r>
          </w:p>
          <w:p w14:paraId="0C7C65C3" w14:textId="5EE7EA5A" w:rsidR="00067BAF" w:rsidRPr="0063250C" w:rsidRDefault="00067BAF"/>
        </w:tc>
      </w:tr>
      <w:tr w:rsidR="00067BAF" w:rsidRPr="0063250C" w14:paraId="2E3ECCB8" w14:textId="77777777" w:rsidTr="65D27D43">
        <w:trPr>
          <w:trHeight w:val="300"/>
          <w:trPrChange w:id="1631" w:author="Sudarshan NEUPANE" w:date="2025-11-03T19:05:00Z" w16du:dateUtc="2025-11-04T00:05:00Z">
            <w:trPr>
              <w:gridAfter w:val="0"/>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vAlign w:val="center"/>
            <w:tcPrChange w:id="1632" w:author="Sudarshan NEUPANE" w:date="2025-11-03T19:05:00Z" w16du:dateUtc="2025-11-04T00:05:00Z">
              <w:tcPr>
                <w:tcW w:w="0" w:type="auto"/>
              </w:tcPr>
            </w:tcPrChange>
          </w:tcPr>
          <w:p w14:paraId="341BE121" w14:textId="77777777" w:rsidR="00067BAF" w:rsidRPr="0063250C" w:rsidRDefault="00067BAF" w:rsidP="5D860972">
            <w:pPr>
              <w:jc w:val="center"/>
              <w:rPr>
                <w:b w:val="0"/>
                <w:bCs w:val="0"/>
              </w:rPr>
            </w:pPr>
            <w:r>
              <w:rPr>
                <w:b w:val="0"/>
                <w:bCs w:val="0"/>
              </w:rPr>
              <w:t>1</w:t>
            </w:r>
          </w:p>
        </w:tc>
        <w:tc>
          <w:tcPr>
            <w:tcW w:w="2517" w:type="dxa"/>
            <w:vAlign w:val="center"/>
            <w:tcPrChange w:id="1633" w:author="Sudarshan NEUPANE" w:date="2025-11-03T19:05:00Z" w16du:dateUtc="2025-11-04T00:05:00Z">
              <w:tcPr>
                <w:tcW w:w="1467" w:type="pct"/>
              </w:tcPr>
            </w:tcPrChange>
          </w:tcPr>
          <w:p w14:paraId="2C9885FB"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Given invoices have different due dates</w:t>
            </w:r>
          </w:p>
        </w:tc>
        <w:tc>
          <w:tcPr>
            <w:tcW w:w="1882" w:type="dxa"/>
            <w:vAlign w:val="center"/>
            <w:tcPrChange w:id="1634" w:author="Sudarshan NEUPANE" w:date="2025-11-03T19:05:00Z" w16du:dateUtc="2025-11-04T00:05:00Z">
              <w:tcPr>
                <w:tcW w:w="1224" w:type="pct"/>
              </w:tcPr>
            </w:tcPrChange>
          </w:tcPr>
          <w:p w14:paraId="7258C399"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Various due dates in dataset</w:t>
            </w:r>
          </w:p>
        </w:tc>
        <w:tc>
          <w:tcPr>
            <w:tcW w:w="1785" w:type="dxa"/>
            <w:vAlign w:val="center"/>
            <w:tcPrChange w:id="1635" w:author="Sudarshan NEUPANE" w:date="2025-11-03T19:05:00Z" w16du:dateUtc="2025-11-04T00:05:00Z">
              <w:tcPr>
                <w:tcW w:w="124" w:type="pct"/>
              </w:tcPr>
            </w:tcPrChange>
          </w:tcPr>
          <w:p w14:paraId="4FC6654E" w14:textId="5781BCD6" w:rsidR="00067BAF" w:rsidRPr="0063250C" w:rsidRDefault="2F7A35CB" w:rsidP="5D860972">
            <w:pPr>
              <w:cnfStyle w:val="000000000000" w:firstRow="0" w:lastRow="0" w:firstColumn="0" w:lastColumn="0" w:oddVBand="0" w:evenVBand="0" w:oddHBand="0" w:evenHBand="0" w:firstRowFirstColumn="0" w:firstRowLastColumn="0" w:lastRowFirstColumn="0" w:lastRowLastColumn="0"/>
            </w:pPr>
            <w:r>
              <w:t>Multiple invoices were available for testing</w:t>
            </w:r>
          </w:p>
          <w:p w14:paraId="5254C77B" w14:textId="587E8358"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920" w:type="dxa"/>
            <w:vAlign w:val="center"/>
            <w:tcPrChange w:id="1636" w:author="Sudarshan NEUPANE" w:date="2025-11-03T19:05:00Z" w16du:dateUtc="2025-11-04T00:05:00Z">
              <w:tcPr>
                <w:tcW w:w="728" w:type="pct"/>
                <w:gridSpan w:val="2"/>
              </w:tcPr>
            </w:tcPrChange>
          </w:tcPr>
          <w:p w14:paraId="1975A01D" w14:textId="6710ABBA" w:rsidR="00067BAF" w:rsidRPr="0063250C" w:rsidRDefault="0394D0B0"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231" w:type="dxa"/>
            <w:vAlign w:val="center"/>
            <w:tcPrChange w:id="1637" w:author="Sudarshan NEUPANE" w:date="2025-11-03T19:05:00Z" w16du:dateUtc="2025-11-04T00:05:00Z">
              <w:tcPr>
                <w:tcW w:w="730" w:type="pct"/>
              </w:tcPr>
            </w:tcPrChange>
          </w:tcPr>
          <w:p w14:paraId="508C37A0" w14:textId="77777777" w:rsidR="00067BAF" w:rsidRPr="0063250C" w:rsidRDefault="00067BAF" w:rsidP="5D860972">
            <w:pPr>
              <w:jc w:val="center"/>
              <w:cnfStyle w:val="000000000000" w:firstRow="0" w:lastRow="0" w:firstColumn="0" w:lastColumn="0" w:oddVBand="0" w:evenVBand="0" w:oddHBand="0" w:evenHBand="0" w:firstRowFirstColumn="0" w:firstRowLastColumn="0" w:lastRowFirstColumn="0" w:lastRowLastColumn="0"/>
            </w:pPr>
          </w:p>
        </w:tc>
      </w:tr>
      <w:tr w:rsidR="00067BAF" w:rsidRPr="0063250C" w14:paraId="459F1CF9"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3A406F48" w14:textId="77777777" w:rsidR="00067BAF" w:rsidRPr="0063250C" w:rsidRDefault="00067BAF" w:rsidP="5D860972">
            <w:pPr>
              <w:jc w:val="center"/>
              <w:rPr>
                <w:b w:val="0"/>
                <w:bCs w:val="0"/>
              </w:rPr>
            </w:pPr>
            <w:r>
              <w:rPr>
                <w:b w:val="0"/>
                <w:bCs w:val="0"/>
              </w:rPr>
              <w:t>2</w:t>
            </w:r>
          </w:p>
        </w:tc>
        <w:tc>
          <w:tcPr>
            <w:tcW w:w="2397" w:type="dxa"/>
            <w:vAlign w:val="center"/>
          </w:tcPr>
          <w:p w14:paraId="54F9FF16"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When the user filters by due date range</w:t>
            </w:r>
          </w:p>
        </w:tc>
        <w:tc>
          <w:tcPr>
            <w:tcW w:w="1882" w:type="dxa"/>
            <w:vAlign w:val="center"/>
          </w:tcPr>
          <w:p w14:paraId="15BBD858"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Due date filter applied</w:t>
            </w:r>
          </w:p>
        </w:tc>
        <w:tc>
          <w:tcPr>
            <w:tcW w:w="1785" w:type="dxa"/>
            <w:vAlign w:val="center"/>
          </w:tcPr>
          <w:p w14:paraId="62676A47" w14:textId="7E0251E3" w:rsidR="00067BAF" w:rsidRPr="0063250C" w:rsidRDefault="3BE3D4CA" w:rsidP="5D860972">
            <w:pPr>
              <w:cnfStyle w:val="000000000000" w:firstRow="0" w:lastRow="0" w:firstColumn="0" w:lastColumn="0" w:oddVBand="0" w:evenVBand="0" w:oddHBand="0" w:evenHBand="0" w:firstRowFirstColumn="0" w:firstRowLastColumn="0" w:lastRowFirstColumn="0" w:lastRowLastColumn="0"/>
            </w:pPr>
            <w:r>
              <w:t>The date filter was applied successfully</w:t>
            </w:r>
          </w:p>
        </w:tc>
        <w:tc>
          <w:tcPr>
            <w:tcW w:w="840" w:type="dxa"/>
            <w:vAlign w:val="center"/>
          </w:tcPr>
          <w:p w14:paraId="34651C7B" w14:textId="06442D1D" w:rsidR="00067BAF" w:rsidRPr="0063250C" w:rsidRDefault="45757952"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vAlign w:val="center"/>
          </w:tcPr>
          <w:p w14:paraId="260269BC" w14:textId="77777777" w:rsidR="00067BAF" w:rsidRPr="0063250C" w:rsidRDefault="00067BAF" w:rsidP="5D860972">
            <w:pPr>
              <w:jc w:val="center"/>
              <w:cnfStyle w:val="000000000000" w:firstRow="0" w:lastRow="0" w:firstColumn="0" w:lastColumn="0" w:oddVBand="0" w:evenVBand="0" w:oddHBand="0" w:evenHBand="0" w:firstRowFirstColumn="0" w:firstRowLastColumn="0" w:lastRowFirstColumn="0" w:lastRowLastColumn="0"/>
            </w:pPr>
          </w:p>
        </w:tc>
      </w:tr>
      <w:tr w:rsidR="00067BAF" w:rsidRPr="0063250C" w14:paraId="73882A16"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042767D5" w14:textId="77777777" w:rsidR="00067BAF" w:rsidRPr="0063250C" w:rsidRDefault="00067BAF" w:rsidP="5D860972">
            <w:pPr>
              <w:jc w:val="center"/>
              <w:rPr>
                <w:b w:val="0"/>
                <w:bCs w:val="0"/>
              </w:rPr>
            </w:pPr>
            <w:r>
              <w:rPr>
                <w:b w:val="0"/>
                <w:bCs w:val="0"/>
              </w:rPr>
              <w:t>3</w:t>
            </w:r>
          </w:p>
        </w:tc>
        <w:tc>
          <w:tcPr>
            <w:tcW w:w="2397" w:type="dxa"/>
            <w:vAlign w:val="center"/>
          </w:tcPr>
          <w:p w14:paraId="76C71504"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Then results match due date criteria</w:t>
            </w:r>
          </w:p>
        </w:tc>
        <w:tc>
          <w:tcPr>
            <w:tcW w:w="1882" w:type="dxa"/>
            <w:vAlign w:val="center"/>
          </w:tcPr>
          <w:p w14:paraId="4E7E34F6"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Due date filtering accurate</w:t>
            </w:r>
          </w:p>
        </w:tc>
        <w:tc>
          <w:tcPr>
            <w:tcW w:w="1785" w:type="dxa"/>
            <w:vAlign w:val="center"/>
          </w:tcPr>
          <w:p w14:paraId="5AC29A9B" w14:textId="0C29CD51" w:rsidR="00067BAF" w:rsidRPr="0063250C" w:rsidRDefault="3A9E36FF" w:rsidP="5D860972">
            <w:pPr>
              <w:cnfStyle w:val="000000000000" w:firstRow="0" w:lastRow="0" w:firstColumn="0" w:lastColumn="0" w:oddVBand="0" w:evenVBand="0" w:oddHBand="0" w:evenHBand="0" w:firstRowFirstColumn="0" w:firstRowLastColumn="0" w:lastRowFirstColumn="0" w:lastRowLastColumn="0"/>
            </w:pPr>
            <w:r>
              <w:t>The returned invoices were in the range for the due date</w:t>
            </w:r>
          </w:p>
        </w:tc>
        <w:tc>
          <w:tcPr>
            <w:tcW w:w="840" w:type="dxa"/>
            <w:vAlign w:val="center"/>
          </w:tcPr>
          <w:p w14:paraId="76B212F5" w14:textId="6BEE2802" w:rsidR="00067BAF" w:rsidRPr="0063250C" w:rsidRDefault="44891DFC"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vAlign w:val="center"/>
          </w:tcPr>
          <w:p w14:paraId="288E3B5D" w14:textId="77777777" w:rsidR="00067BAF" w:rsidRPr="0063250C" w:rsidRDefault="00067BAF" w:rsidP="5D860972">
            <w:pPr>
              <w:jc w:val="center"/>
              <w:cnfStyle w:val="000000000000" w:firstRow="0" w:lastRow="0" w:firstColumn="0" w:lastColumn="0" w:oddVBand="0" w:evenVBand="0" w:oddHBand="0" w:evenHBand="0" w:firstRowFirstColumn="0" w:firstRowLastColumn="0" w:lastRowFirstColumn="0" w:lastRowLastColumn="0"/>
            </w:pPr>
          </w:p>
        </w:tc>
      </w:tr>
      <w:tr w:rsidR="00067BAF" w:rsidRPr="0063250C" w14:paraId="6B9AE3B5" w14:textId="77777777" w:rsidTr="65D27D43">
        <w:trPr>
          <w:gridAfter w:val="10"/>
          <w:wAfter w:w="11015" w:type="dxa"/>
          <w:trHeight w:val="300"/>
        </w:trPr>
        <w:tc>
          <w:tcPr>
            <w:cnfStyle w:val="001000000000" w:firstRow="0" w:lastRow="0" w:firstColumn="1" w:lastColumn="0" w:oddVBand="0" w:evenVBand="0" w:oddHBand="0" w:evenHBand="0" w:firstRowFirstColumn="0" w:firstRowLastColumn="0" w:lastRowFirstColumn="0" w:lastRowLastColumn="0"/>
            <w:tcW w:w="2311" w:type="dxa"/>
            <w:vAlign w:val="center"/>
          </w:tcPr>
          <w:p w14:paraId="2B70BC4A" w14:textId="6553D697" w:rsidR="00067BAF" w:rsidRPr="0063250C" w:rsidRDefault="00067BAF">
            <w:r>
              <w:t>TC-5: Filter by Service/Product</w:t>
            </w:r>
          </w:p>
          <w:p w14:paraId="49C37CE3" w14:textId="059EF25F" w:rsidR="00067BAF" w:rsidRPr="0063250C" w:rsidRDefault="00067BAF"/>
        </w:tc>
      </w:tr>
      <w:tr w:rsidR="00067BAF" w:rsidRPr="0063250C" w14:paraId="645C8C75" w14:textId="77777777" w:rsidTr="65D27D43">
        <w:trPr>
          <w:trHeight w:val="300"/>
          <w:trPrChange w:id="1638" w:author="Sudarshan NEUPANE" w:date="2025-11-03T19:05:00Z" w16du:dateUtc="2025-11-04T00:05:00Z">
            <w:trPr>
              <w:gridAfter w:val="0"/>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vAlign w:val="center"/>
            <w:tcPrChange w:id="1639" w:author="Sudarshan NEUPANE" w:date="2025-11-03T19:05:00Z" w16du:dateUtc="2025-11-04T00:05:00Z">
              <w:tcPr>
                <w:tcW w:w="0" w:type="auto"/>
              </w:tcPr>
            </w:tcPrChange>
          </w:tcPr>
          <w:p w14:paraId="301E8F64" w14:textId="77777777" w:rsidR="00067BAF" w:rsidRPr="0063250C" w:rsidRDefault="00067BAF" w:rsidP="5D860972">
            <w:pPr>
              <w:jc w:val="center"/>
              <w:rPr>
                <w:b w:val="0"/>
                <w:bCs w:val="0"/>
              </w:rPr>
            </w:pPr>
            <w:r>
              <w:rPr>
                <w:b w:val="0"/>
                <w:bCs w:val="0"/>
              </w:rPr>
              <w:t>1</w:t>
            </w:r>
          </w:p>
        </w:tc>
        <w:tc>
          <w:tcPr>
            <w:tcW w:w="2517" w:type="dxa"/>
            <w:vAlign w:val="center"/>
            <w:tcPrChange w:id="1640" w:author="Sudarshan NEUPANE" w:date="2025-11-03T19:05:00Z" w16du:dateUtc="2025-11-04T00:05:00Z">
              <w:tcPr>
                <w:tcW w:w="1467" w:type="pct"/>
              </w:tcPr>
            </w:tcPrChange>
          </w:tcPr>
          <w:p w14:paraId="1F6FB3E4"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Given invoices contain various services</w:t>
            </w:r>
          </w:p>
        </w:tc>
        <w:tc>
          <w:tcPr>
            <w:tcW w:w="1882" w:type="dxa"/>
            <w:vAlign w:val="center"/>
            <w:tcPrChange w:id="1641" w:author="Sudarshan NEUPANE" w:date="2025-11-03T19:05:00Z" w16du:dateUtc="2025-11-04T00:05:00Z">
              <w:tcPr>
                <w:tcW w:w="1224" w:type="pct"/>
              </w:tcPr>
            </w:tcPrChange>
          </w:tcPr>
          <w:p w14:paraId="1B54ED06"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Multiple service types available</w:t>
            </w:r>
          </w:p>
        </w:tc>
        <w:tc>
          <w:tcPr>
            <w:tcW w:w="1785" w:type="dxa"/>
            <w:vAlign w:val="center"/>
            <w:tcPrChange w:id="1642" w:author="Sudarshan NEUPANE" w:date="2025-11-03T19:05:00Z" w16du:dateUtc="2025-11-04T00:05:00Z">
              <w:tcPr>
                <w:tcW w:w="124" w:type="pct"/>
              </w:tcPr>
            </w:tcPrChange>
          </w:tcPr>
          <w:p w14:paraId="380F4107" w14:textId="21AFB100" w:rsidR="00067BAF" w:rsidRPr="0063250C" w:rsidRDefault="5AA5DC06" w:rsidP="5D860972">
            <w:pPr>
              <w:cnfStyle w:val="000000000000" w:firstRow="0" w:lastRow="0" w:firstColumn="0" w:lastColumn="0" w:oddVBand="0" w:evenVBand="0" w:oddHBand="0" w:evenHBand="0" w:firstRowFirstColumn="0" w:firstRowLastColumn="0" w:lastRowFirstColumn="0" w:lastRowLastColumn="0"/>
            </w:pPr>
            <w:r>
              <w:t>Multiple invoices were available for testing</w:t>
            </w:r>
          </w:p>
          <w:p w14:paraId="2415C5B0" w14:textId="4B27A72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920" w:type="dxa"/>
            <w:vAlign w:val="center"/>
            <w:tcPrChange w:id="1643" w:author="Sudarshan NEUPANE" w:date="2025-11-03T19:05:00Z" w16du:dateUtc="2025-11-04T00:05:00Z">
              <w:tcPr>
                <w:tcW w:w="728" w:type="pct"/>
                <w:gridSpan w:val="2"/>
              </w:tcPr>
            </w:tcPrChange>
          </w:tcPr>
          <w:p w14:paraId="724DC7DA" w14:textId="6404C39C" w:rsidR="00067BAF" w:rsidRPr="0063250C" w:rsidRDefault="5AA5DC06"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231" w:type="dxa"/>
            <w:tcPrChange w:id="1644" w:author="Sudarshan NEUPANE" w:date="2025-11-03T19:05:00Z" w16du:dateUtc="2025-11-04T00:05:00Z">
              <w:tcPr>
                <w:tcW w:w="730" w:type="pct"/>
              </w:tcPr>
            </w:tcPrChange>
          </w:tcPr>
          <w:p w14:paraId="2CF8EB03"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1DE1063A"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4D855173" w14:textId="77777777" w:rsidR="00067BAF" w:rsidRPr="0063250C" w:rsidRDefault="00067BAF" w:rsidP="5D860972">
            <w:pPr>
              <w:jc w:val="center"/>
              <w:rPr>
                <w:b w:val="0"/>
                <w:bCs w:val="0"/>
              </w:rPr>
            </w:pPr>
            <w:r>
              <w:rPr>
                <w:b w:val="0"/>
                <w:bCs w:val="0"/>
              </w:rPr>
              <w:t>2</w:t>
            </w:r>
          </w:p>
        </w:tc>
        <w:tc>
          <w:tcPr>
            <w:tcW w:w="2397" w:type="dxa"/>
            <w:vAlign w:val="center"/>
          </w:tcPr>
          <w:p w14:paraId="0E9286AA"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When the user filters by service or product text</w:t>
            </w:r>
          </w:p>
        </w:tc>
        <w:tc>
          <w:tcPr>
            <w:tcW w:w="1882" w:type="dxa"/>
            <w:vAlign w:val="center"/>
          </w:tcPr>
          <w:p w14:paraId="2644F217"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Service filter criteria applied</w:t>
            </w:r>
          </w:p>
        </w:tc>
        <w:tc>
          <w:tcPr>
            <w:tcW w:w="1785" w:type="dxa"/>
            <w:vAlign w:val="center"/>
          </w:tcPr>
          <w:p w14:paraId="3E081706" w14:textId="1117EA48" w:rsidR="00067BAF" w:rsidRPr="0063250C" w:rsidRDefault="4B9C9B9F" w:rsidP="5D860972">
            <w:pPr>
              <w:cnfStyle w:val="000000000000" w:firstRow="0" w:lastRow="0" w:firstColumn="0" w:lastColumn="0" w:oddVBand="0" w:evenVBand="0" w:oddHBand="0" w:evenHBand="0" w:firstRowFirstColumn="0" w:firstRowLastColumn="0" w:lastRowFirstColumn="0" w:lastRowLastColumn="0"/>
            </w:pPr>
            <w:r>
              <w:t>The filter was applied to the data</w:t>
            </w:r>
          </w:p>
        </w:tc>
        <w:tc>
          <w:tcPr>
            <w:tcW w:w="840" w:type="dxa"/>
            <w:vAlign w:val="center"/>
          </w:tcPr>
          <w:p w14:paraId="576823A2" w14:textId="753386C5" w:rsidR="00067BAF" w:rsidRPr="0063250C" w:rsidRDefault="4B9C9B9F"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512BF19D"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51B258CA"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5CB8B204" w14:textId="77777777" w:rsidR="00067BAF" w:rsidRPr="0063250C" w:rsidRDefault="00067BAF" w:rsidP="5D860972">
            <w:pPr>
              <w:jc w:val="center"/>
              <w:rPr>
                <w:b w:val="0"/>
                <w:bCs w:val="0"/>
              </w:rPr>
            </w:pPr>
            <w:r>
              <w:rPr>
                <w:b w:val="0"/>
                <w:bCs w:val="0"/>
              </w:rPr>
              <w:t>3</w:t>
            </w:r>
          </w:p>
        </w:tc>
        <w:tc>
          <w:tcPr>
            <w:tcW w:w="2397" w:type="dxa"/>
            <w:vAlign w:val="center"/>
          </w:tcPr>
          <w:p w14:paraId="34922037"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Then matches on service text/code are returned</w:t>
            </w:r>
          </w:p>
        </w:tc>
        <w:tc>
          <w:tcPr>
            <w:tcW w:w="1882" w:type="dxa"/>
            <w:vAlign w:val="center"/>
          </w:tcPr>
          <w:p w14:paraId="64EAB2DF"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Service filtering works correctly</w:t>
            </w:r>
          </w:p>
        </w:tc>
        <w:tc>
          <w:tcPr>
            <w:tcW w:w="1785" w:type="dxa"/>
            <w:vAlign w:val="center"/>
          </w:tcPr>
          <w:p w14:paraId="1ADD0D80" w14:textId="27642051" w:rsidR="00067BAF" w:rsidRPr="0063250C" w:rsidRDefault="671BAE58" w:rsidP="5D860972">
            <w:pPr>
              <w:cnfStyle w:val="000000000000" w:firstRow="0" w:lastRow="0" w:firstColumn="0" w:lastColumn="0" w:oddVBand="0" w:evenVBand="0" w:oddHBand="0" w:evenHBand="0" w:firstRowFirstColumn="0" w:firstRowLastColumn="0" w:lastRowFirstColumn="0" w:lastRowLastColumn="0"/>
            </w:pPr>
            <w:r>
              <w:t>The returned data complies with the filter</w:t>
            </w:r>
          </w:p>
        </w:tc>
        <w:tc>
          <w:tcPr>
            <w:tcW w:w="840" w:type="dxa"/>
            <w:vAlign w:val="center"/>
          </w:tcPr>
          <w:p w14:paraId="2D5B9DF9" w14:textId="71B7F441" w:rsidR="00067BAF" w:rsidRPr="0063250C" w:rsidRDefault="671BAE58"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2EC83552"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58DA118F" w14:textId="77777777" w:rsidTr="65D27D43">
        <w:trPr>
          <w:gridAfter w:val="10"/>
          <w:wAfter w:w="11015" w:type="dxa"/>
          <w:trHeight w:val="300"/>
        </w:trPr>
        <w:tc>
          <w:tcPr>
            <w:cnfStyle w:val="001000000000" w:firstRow="0" w:lastRow="0" w:firstColumn="1" w:lastColumn="0" w:oddVBand="0" w:evenVBand="0" w:oddHBand="0" w:evenHBand="0" w:firstRowFirstColumn="0" w:firstRowLastColumn="0" w:lastRowFirstColumn="0" w:lastRowLastColumn="0"/>
            <w:tcW w:w="2311" w:type="dxa"/>
            <w:vAlign w:val="center"/>
          </w:tcPr>
          <w:p w14:paraId="16000658" w14:textId="6DB8E6EC" w:rsidR="00067BAF" w:rsidRPr="0063250C" w:rsidRDefault="00067BAF">
            <w:r>
              <w:t>TC-6: Filter by Payment Status Variants</w:t>
            </w:r>
          </w:p>
          <w:p w14:paraId="42051A98" w14:textId="0D99A7B1" w:rsidR="00067BAF" w:rsidRPr="0063250C" w:rsidRDefault="00067BAF"/>
        </w:tc>
      </w:tr>
      <w:tr w:rsidR="00067BAF" w:rsidRPr="0063250C" w14:paraId="00FBDC2E" w14:textId="77777777" w:rsidTr="65D27D43">
        <w:trPr>
          <w:trHeight w:val="300"/>
          <w:trPrChange w:id="1645" w:author="Sudarshan NEUPANE" w:date="2025-11-03T19:05:00Z" w16du:dateUtc="2025-11-04T00:05:00Z">
            <w:trPr>
              <w:gridAfter w:val="0"/>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vAlign w:val="center"/>
            <w:tcPrChange w:id="1646" w:author="Sudarshan NEUPANE" w:date="2025-11-03T19:05:00Z" w16du:dateUtc="2025-11-04T00:05:00Z">
              <w:tcPr>
                <w:tcW w:w="0" w:type="auto"/>
              </w:tcPr>
            </w:tcPrChange>
          </w:tcPr>
          <w:p w14:paraId="40E07AB5" w14:textId="77777777" w:rsidR="00067BAF" w:rsidRPr="0063250C" w:rsidRDefault="00067BAF" w:rsidP="5D860972">
            <w:pPr>
              <w:jc w:val="center"/>
              <w:rPr>
                <w:b w:val="0"/>
                <w:bCs w:val="0"/>
              </w:rPr>
            </w:pPr>
            <w:r>
              <w:rPr>
                <w:b w:val="0"/>
                <w:bCs w:val="0"/>
              </w:rPr>
              <w:t>1</w:t>
            </w:r>
          </w:p>
        </w:tc>
        <w:tc>
          <w:tcPr>
            <w:tcW w:w="2517" w:type="dxa"/>
            <w:vAlign w:val="center"/>
            <w:tcPrChange w:id="1647" w:author="Sudarshan NEUPANE" w:date="2025-11-03T19:05:00Z" w16du:dateUtc="2025-11-04T00:05:00Z">
              <w:tcPr>
                <w:tcW w:w="1467" w:type="pct"/>
              </w:tcPr>
            </w:tcPrChange>
          </w:tcPr>
          <w:p w14:paraId="7ED050D6"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 xml:space="preserve">Given invoices have </w:t>
            </w:r>
            <w:r>
              <w:lastRenderedPageBreak/>
              <w:t>different payment statuses</w:t>
            </w:r>
          </w:p>
        </w:tc>
        <w:tc>
          <w:tcPr>
            <w:tcW w:w="1882" w:type="dxa"/>
            <w:vAlign w:val="center"/>
            <w:tcPrChange w:id="1648" w:author="Sudarshan NEUPANE" w:date="2025-11-03T19:05:00Z" w16du:dateUtc="2025-11-04T00:05:00Z">
              <w:tcPr>
                <w:tcW w:w="1224" w:type="pct"/>
              </w:tcPr>
            </w:tcPrChange>
          </w:tcPr>
          <w:p w14:paraId="18BA0ED7"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lastRenderedPageBreak/>
              <w:t xml:space="preserve">Various payment statuses </w:t>
            </w:r>
            <w:r>
              <w:lastRenderedPageBreak/>
              <w:t>present</w:t>
            </w:r>
          </w:p>
        </w:tc>
        <w:tc>
          <w:tcPr>
            <w:tcW w:w="1785" w:type="dxa"/>
            <w:vAlign w:val="center"/>
            <w:tcPrChange w:id="1649" w:author="Sudarshan NEUPANE" w:date="2025-11-03T19:05:00Z" w16du:dateUtc="2025-11-04T00:05:00Z">
              <w:tcPr>
                <w:tcW w:w="124" w:type="pct"/>
              </w:tcPr>
            </w:tcPrChange>
          </w:tcPr>
          <w:p w14:paraId="34D81391" w14:textId="41FA6D22" w:rsidR="00067BAF" w:rsidRPr="0063250C" w:rsidRDefault="04AAF130" w:rsidP="5D860972">
            <w:pPr>
              <w:cnfStyle w:val="000000000000" w:firstRow="0" w:lastRow="0" w:firstColumn="0" w:lastColumn="0" w:oddVBand="0" w:evenVBand="0" w:oddHBand="0" w:evenHBand="0" w:firstRowFirstColumn="0" w:firstRowLastColumn="0" w:lastRowFirstColumn="0" w:lastRowLastColumn="0"/>
            </w:pPr>
            <w:r>
              <w:lastRenderedPageBreak/>
              <w:t xml:space="preserve">Multiple invoices with </w:t>
            </w:r>
            <w:r>
              <w:lastRenderedPageBreak/>
              <w:t>differing payment statuses are available for testing.</w:t>
            </w:r>
          </w:p>
        </w:tc>
        <w:tc>
          <w:tcPr>
            <w:tcW w:w="920" w:type="dxa"/>
            <w:vAlign w:val="center"/>
            <w:tcPrChange w:id="1650" w:author="Sudarshan NEUPANE" w:date="2025-11-03T19:05:00Z" w16du:dateUtc="2025-11-04T00:05:00Z">
              <w:tcPr>
                <w:tcW w:w="728" w:type="pct"/>
                <w:gridSpan w:val="2"/>
              </w:tcPr>
            </w:tcPrChange>
          </w:tcPr>
          <w:p w14:paraId="607363C3" w14:textId="58F4F744" w:rsidR="00067BAF" w:rsidRPr="0063250C" w:rsidRDefault="04AAF130" w:rsidP="5D860972">
            <w:pPr>
              <w:jc w:val="center"/>
              <w:cnfStyle w:val="000000000000" w:firstRow="0" w:lastRow="0" w:firstColumn="0" w:lastColumn="0" w:oddVBand="0" w:evenVBand="0" w:oddHBand="0" w:evenHBand="0" w:firstRowFirstColumn="0" w:firstRowLastColumn="0" w:lastRowFirstColumn="0" w:lastRowLastColumn="0"/>
            </w:pPr>
            <w:r>
              <w:lastRenderedPageBreak/>
              <w:t>Pass</w:t>
            </w:r>
          </w:p>
        </w:tc>
        <w:tc>
          <w:tcPr>
            <w:tcW w:w="2231" w:type="dxa"/>
            <w:tcPrChange w:id="1651" w:author="Sudarshan NEUPANE" w:date="2025-11-03T19:05:00Z" w16du:dateUtc="2025-11-04T00:05:00Z">
              <w:tcPr>
                <w:tcW w:w="730" w:type="pct"/>
              </w:tcPr>
            </w:tcPrChange>
          </w:tcPr>
          <w:p w14:paraId="45C7119F"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3C7888E1"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593A74E6" w14:textId="77777777" w:rsidR="00067BAF" w:rsidRPr="0063250C" w:rsidRDefault="00067BAF" w:rsidP="5D860972">
            <w:pPr>
              <w:jc w:val="center"/>
              <w:rPr>
                <w:b w:val="0"/>
                <w:bCs w:val="0"/>
              </w:rPr>
            </w:pPr>
            <w:r>
              <w:rPr>
                <w:b w:val="0"/>
                <w:bCs w:val="0"/>
              </w:rPr>
              <w:t>2</w:t>
            </w:r>
          </w:p>
        </w:tc>
        <w:tc>
          <w:tcPr>
            <w:tcW w:w="2397" w:type="dxa"/>
            <w:vAlign w:val="center"/>
          </w:tcPr>
          <w:p w14:paraId="32A3917E"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Given invoices have different payment statuses</w:t>
            </w:r>
          </w:p>
        </w:tc>
        <w:tc>
          <w:tcPr>
            <w:tcW w:w="1882" w:type="dxa"/>
            <w:vAlign w:val="center"/>
          </w:tcPr>
          <w:p w14:paraId="48117054"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Various payment statuses present</w:t>
            </w:r>
          </w:p>
        </w:tc>
        <w:tc>
          <w:tcPr>
            <w:tcW w:w="1785" w:type="dxa"/>
            <w:vAlign w:val="center"/>
          </w:tcPr>
          <w:p w14:paraId="600F3363" w14:textId="41FA6D22" w:rsidR="00067BAF" w:rsidRPr="0063250C" w:rsidRDefault="2ADCFE74" w:rsidP="65D27D43">
            <w:pPr>
              <w:cnfStyle w:val="000000000000" w:firstRow="0" w:lastRow="0" w:firstColumn="0" w:lastColumn="0" w:oddVBand="0" w:evenVBand="0" w:oddHBand="0" w:evenHBand="0" w:firstRowFirstColumn="0" w:firstRowLastColumn="0" w:lastRowFirstColumn="0" w:lastRowLastColumn="0"/>
            </w:pPr>
            <w:r>
              <w:t>Multiple invoices with differing payment statuses are available for testing.</w:t>
            </w:r>
          </w:p>
        </w:tc>
        <w:tc>
          <w:tcPr>
            <w:tcW w:w="840" w:type="dxa"/>
            <w:vAlign w:val="center"/>
          </w:tcPr>
          <w:p w14:paraId="423333E2" w14:textId="34A7CEA3" w:rsidR="00067BAF" w:rsidRPr="0063250C" w:rsidRDefault="68584F31"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415A338D"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468840B8"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772805B6" w14:textId="77777777" w:rsidR="00067BAF" w:rsidRPr="0063250C" w:rsidRDefault="00067BAF" w:rsidP="5D860972">
            <w:pPr>
              <w:jc w:val="center"/>
              <w:rPr>
                <w:b w:val="0"/>
                <w:bCs w:val="0"/>
              </w:rPr>
            </w:pPr>
            <w:r>
              <w:rPr>
                <w:b w:val="0"/>
                <w:bCs w:val="0"/>
              </w:rPr>
              <w:t>3</w:t>
            </w:r>
          </w:p>
        </w:tc>
        <w:tc>
          <w:tcPr>
            <w:tcW w:w="2397" w:type="dxa"/>
            <w:vAlign w:val="center"/>
          </w:tcPr>
          <w:p w14:paraId="55701F7C"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When the user filters by payment status</w:t>
            </w:r>
          </w:p>
        </w:tc>
        <w:tc>
          <w:tcPr>
            <w:tcW w:w="1882" w:type="dxa"/>
            <w:vAlign w:val="center"/>
          </w:tcPr>
          <w:p w14:paraId="4974C85D"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Status filter applied</w:t>
            </w:r>
          </w:p>
        </w:tc>
        <w:tc>
          <w:tcPr>
            <w:tcW w:w="1785" w:type="dxa"/>
            <w:vAlign w:val="center"/>
          </w:tcPr>
          <w:p w14:paraId="20377C57" w14:textId="1F631F3D" w:rsidR="00067BAF" w:rsidRPr="0063250C" w:rsidRDefault="055718F3" w:rsidP="65D27D43">
            <w:pPr>
              <w:cnfStyle w:val="000000000000" w:firstRow="0" w:lastRow="0" w:firstColumn="0" w:lastColumn="0" w:oddVBand="0" w:evenVBand="0" w:oddHBand="0" w:evenHBand="0" w:firstRowFirstColumn="0" w:firstRowLastColumn="0" w:lastRowFirstColumn="0" w:lastRowLastColumn="0"/>
            </w:pPr>
            <w:r>
              <w:t>The status filter was applied successfully to the list of invoices.</w:t>
            </w:r>
          </w:p>
        </w:tc>
        <w:tc>
          <w:tcPr>
            <w:tcW w:w="840" w:type="dxa"/>
            <w:vAlign w:val="center"/>
          </w:tcPr>
          <w:p w14:paraId="0BA9E64F" w14:textId="1469E2C4" w:rsidR="00067BAF" w:rsidRPr="0063250C" w:rsidRDefault="6C24E9AF"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0FF509DE"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340105C0" w14:textId="77777777" w:rsidTr="65D27D43">
        <w:trPr>
          <w:gridAfter w:val="10"/>
          <w:wAfter w:w="11015" w:type="dxa"/>
          <w:trHeight w:val="300"/>
        </w:trPr>
        <w:tc>
          <w:tcPr>
            <w:cnfStyle w:val="001000000000" w:firstRow="0" w:lastRow="0" w:firstColumn="1" w:lastColumn="0" w:oddVBand="0" w:evenVBand="0" w:oddHBand="0" w:evenHBand="0" w:firstRowFirstColumn="0" w:firstRowLastColumn="0" w:lastRowFirstColumn="0" w:lastRowLastColumn="0"/>
            <w:tcW w:w="2311" w:type="dxa"/>
            <w:vAlign w:val="center"/>
          </w:tcPr>
          <w:p w14:paraId="3D4C898B" w14:textId="36A88384" w:rsidR="00067BAF" w:rsidRPr="0063250C" w:rsidRDefault="1121BA38" w:rsidP="65D27D43">
            <w:r>
              <w:t>The invoices that were filtered had the correct status that was chosen.</w:t>
            </w:r>
            <w:r w:rsidR="4854E080">
              <w:t>-</w:t>
            </w:r>
            <w:r w:rsidR="00067BAF">
              <w:t>7: Combine Multiple Filters</w:t>
            </w:r>
          </w:p>
          <w:p w14:paraId="7427C016" w14:textId="3AD4878C" w:rsidR="00067BAF" w:rsidRPr="0063250C" w:rsidRDefault="00067BAF"/>
        </w:tc>
      </w:tr>
      <w:tr w:rsidR="00067BAF" w:rsidRPr="0063250C" w14:paraId="52E6948D" w14:textId="77777777" w:rsidTr="65D27D43">
        <w:trPr>
          <w:trHeight w:val="300"/>
          <w:trPrChange w:id="1652" w:author="Sudarshan NEUPANE" w:date="2025-11-03T19:05:00Z" w16du:dateUtc="2025-11-04T00:05:00Z">
            <w:trPr>
              <w:gridAfter w:val="0"/>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tcPrChange w:id="1653" w:author="Sudarshan NEUPANE" w:date="2025-11-03T19:05:00Z" w16du:dateUtc="2025-11-04T00:05:00Z">
              <w:tcPr>
                <w:tcW w:w="0" w:type="auto"/>
              </w:tcPr>
            </w:tcPrChange>
          </w:tcPr>
          <w:p w14:paraId="26467709" w14:textId="77777777" w:rsidR="00067BAF" w:rsidRPr="0063250C" w:rsidRDefault="00067BAF">
            <w:pPr>
              <w:rPr>
                <w:b w:val="0"/>
                <w:bCs w:val="0"/>
              </w:rPr>
            </w:pPr>
            <w:r>
              <w:rPr>
                <w:b w:val="0"/>
                <w:bCs w:val="0"/>
              </w:rPr>
              <w:t>1</w:t>
            </w:r>
          </w:p>
        </w:tc>
        <w:tc>
          <w:tcPr>
            <w:tcW w:w="2517" w:type="dxa"/>
            <w:vAlign w:val="center"/>
            <w:tcPrChange w:id="1654" w:author="Sudarshan NEUPANE" w:date="2025-11-03T19:05:00Z" w16du:dateUtc="2025-11-04T00:05:00Z">
              <w:tcPr>
                <w:tcW w:w="1467" w:type="pct"/>
              </w:tcPr>
            </w:tcPrChange>
          </w:tcPr>
          <w:p w14:paraId="78515767"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Given multiple filter criteria are available</w:t>
            </w:r>
          </w:p>
        </w:tc>
        <w:tc>
          <w:tcPr>
            <w:tcW w:w="1882" w:type="dxa"/>
            <w:vAlign w:val="center"/>
            <w:tcPrChange w:id="1655" w:author="Sudarshan NEUPANE" w:date="2025-11-03T19:05:00Z" w16du:dateUtc="2025-11-04T00:05:00Z">
              <w:tcPr>
                <w:tcW w:w="1224" w:type="pct"/>
              </w:tcPr>
            </w:tcPrChange>
          </w:tcPr>
          <w:p w14:paraId="63930107"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Various filter options present</w:t>
            </w:r>
          </w:p>
        </w:tc>
        <w:tc>
          <w:tcPr>
            <w:tcW w:w="1785" w:type="dxa"/>
            <w:vAlign w:val="center"/>
            <w:tcPrChange w:id="1656" w:author="Sudarshan NEUPANE" w:date="2025-11-03T19:05:00Z" w16du:dateUtc="2025-11-04T00:05:00Z">
              <w:tcPr>
                <w:tcW w:w="124" w:type="pct"/>
              </w:tcPr>
            </w:tcPrChange>
          </w:tcPr>
          <w:p w14:paraId="199B5811" w14:textId="36871C16" w:rsidR="00067BAF" w:rsidRPr="0063250C" w:rsidRDefault="5998E69D" w:rsidP="5D860972">
            <w:pPr>
              <w:cnfStyle w:val="000000000000" w:firstRow="0" w:lastRow="0" w:firstColumn="0" w:lastColumn="0" w:oddVBand="0" w:evenVBand="0" w:oddHBand="0" w:evenHBand="0" w:firstRowFirstColumn="0" w:firstRowLastColumn="0" w:lastRowFirstColumn="0" w:lastRowLastColumn="0"/>
            </w:pPr>
            <w:r>
              <w:t>Multiple filter options are available.</w:t>
            </w:r>
          </w:p>
        </w:tc>
        <w:tc>
          <w:tcPr>
            <w:tcW w:w="920" w:type="dxa"/>
            <w:vAlign w:val="center"/>
            <w:tcPrChange w:id="1657" w:author="Sudarshan NEUPANE" w:date="2025-11-03T19:05:00Z" w16du:dateUtc="2025-11-04T00:05:00Z">
              <w:tcPr>
                <w:tcW w:w="728" w:type="pct"/>
                <w:gridSpan w:val="2"/>
              </w:tcPr>
            </w:tcPrChange>
          </w:tcPr>
          <w:p w14:paraId="778E3494" w14:textId="059BB34E" w:rsidR="00067BAF" w:rsidRPr="0063250C" w:rsidRDefault="5998E69D"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231" w:type="dxa"/>
            <w:tcPrChange w:id="1658" w:author="Sudarshan NEUPANE" w:date="2025-11-03T19:05:00Z" w16du:dateUtc="2025-11-04T00:05:00Z">
              <w:tcPr>
                <w:tcW w:w="730" w:type="pct"/>
              </w:tcPr>
            </w:tcPrChange>
          </w:tcPr>
          <w:p w14:paraId="2583F8A5"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63846E04"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tcPr>
          <w:p w14:paraId="72DDD16B" w14:textId="77777777" w:rsidR="00067BAF" w:rsidRPr="0063250C" w:rsidRDefault="00067BAF">
            <w:pPr>
              <w:rPr>
                <w:b w:val="0"/>
                <w:bCs w:val="0"/>
              </w:rPr>
            </w:pPr>
            <w:r>
              <w:rPr>
                <w:b w:val="0"/>
                <w:bCs w:val="0"/>
              </w:rPr>
              <w:t>2</w:t>
            </w:r>
          </w:p>
        </w:tc>
        <w:tc>
          <w:tcPr>
            <w:tcW w:w="2397" w:type="dxa"/>
            <w:vAlign w:val="center"/>
          </w:tcPr>
          <w:p w14:paraId="42B7DACD"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Given multiple filter criteria are available</w:t>
            </w:r>
          </w:p>
        </w:tc>
        <w:tc>
          <w:tcPr>
            <w:tcW w:w="1882" w:type="dxa"/>
            <w:vAlign w:val="center"/>
          </w:tcPr>
          <w:p w14:paraId="2251B7BA"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Various filter options present</w:t>
            </w:r>
          </w:p>
        </w:tc>
        <w:tc>
          <w:tcPr>
            <w:tcW w:w="1785" w:type="dxa"/>
            <w:vAlign w:val="center"/>
          </w:tcPr>
          <w:p w14:paraId="34021876" w14:textId="36871C16" w:rsidR="00067BAF" w:rsidRPr="0063250C" w:rsidRDefault="4D4E5FC3" w:rsidP="65D27D43">
            <w:pPr>
              <w:cnfStyle w:val="000000000000" w:firstRow="0" w:lastRow="0" w:firstColumn="0" w:lastColumn="0" w:oddVBand="0" w:evenVBand="0" w:oddHBand="0" w:evenHBand="0" w:firstRowFirstColumn="0" w:firstRowLastColumn="0" w:lastRowFirstColumn="0" w:lastRowLastColumn="0"/>
            </w:pPr>
            <w:r>
              <w:t>Multiple filter options are available.</w:t>
            </w:r>
          </w:p>
        </w:tc>
        <w:tc>
          <w:tcPr>
            <w:tcW w:w="840" w:type="dxa"/>
            <w:vAlign w:val="center"/>
          </w:tcPr>
          <w:p w14:paraId="4F71420E" w14:textId="58F80C34" w:rsidR="00067BAF" w:rsidRPr="0063250C" w:rsidRDefault="162907BD"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46FFEF19"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58D7856D"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tcPr>
          <w:p w14:paraId="6A7D8AC8" w14:textId="77777777" w:rsidR="00067BAF" w:rsidRPr="0063250C" w:rsidRDefault="00067BAF">
            <w:pPr>
              <w:rPr>
                <w:b w:val="0"/>
                <w:bCs w:val="0"/>
              </w:rPr>
            </w:pPr>
            <w:r>
              <w:rPr>
                <w:b w:val="0"/>
                <w:bCs w:val="0"/>
              </w:rPr>
              <w:t>3</w:t>
            </w:r>
          </w:p>
        </w:tc>
        <w:tc>
          <w:tcPr>
            <w:tcW w:w="2397" w:type="dxa"/>
            <w:vAlign w:val="center"/>
          </w:tcPr>
          <w:p w14:paraId="6D421A1B"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When the user applies multiple filters simultaneously</w:t>
            </w:r>
          </w:p>
        </w:tc>
        <w:tc>
          <w:tcPr>
            <w:tcW w:w="1882" w:type="dxa"/>
            <w:vAlign w:val="center"/>
          </w:tcPr>
          <w:p w14:paraId="1BF07CE4"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Combined filters applied</w:t>
            </w:r>
          </w:p>
        </w:tc>
        <w:tc>
          <w:tcPr>
            <w:tcW w:w="1785" w:type="dxa"/>
            <w:vAlign w:val="center"/>
          </w:tcPr>
          <w:p w14:paraId="73F3ECB3" w14:textId="10006A21" w:rsidR="00067BAF" w:rsidRPr="0063250C" w:rsidRDefault="6C8563F3" w:rsidP="65D27D43">
            <w:pPr>
              <w:cnfStyle w:val="000000000000" w:firstRow="0" w:lastRow="0" w:firstColumn="0" w:lastColumn="0" w:oddVBand="0" w:evenVBand="0" w:oddHBand="0" w:evenHBand="0" w:firstRowFirstColumn="0" w:firstRowLastColumn="0" w:lastRowFirstColumn="0" w:lastRowLastColumn="0"/>
            </w:pPr>
            <w:r>
              <w:t>Multiple filters were able to be selected.</w:t>
            </w:r>
          </w:p>
        </w:tc>
        <w:tc>
          <w:tcPr>
            <w:tcW w:w="840" w:type="dxa"/>
            <w:vAlign w:val="center"/>
          </w:tcPr>
          <w:p w14:paraId="6FCC7FDE" w14:textId="61F96899" w:rsidR="00067BAF" w:rsidRPr="0063250C" w:rsidRDefault="5CA7D744"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135256C5"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390D7FD7"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tcPr>
          <w:p w14:paraId="5F2699D6" w14:textId="77777777" w:rsidR="00067BAF" w:rsidRPr="0063250C" w:rsidRDefault="00067BAF">
            <w:pPr>
              <w:rPr>
                <w:b w:val="0"/>
                <w:bCs w:val="0"/>
              </w:rPr>
            </w:pPr>
            <w:r>
              <w:rPr>
                <w:b w:val="0"/>
                <w:bCs w:val="0"/>
              </w:rPr>
              <w:t>4</w:t>
            </w:r>
          </w:p>
        </w:tc>
        <w:tc>
          <w:tcPr>
            <w:tcW w:w="2397" w:type="dxa"/>
            <w:vAlign w:val="center"/>
          </w:tcPr>
          <w:p w14:paraId="66E88E84"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Then AND logic is applied correctly</w:t>
            </w:r>
          </w:p>
        </w:tc>
        <w:tc>
          <w:tcPr>
            <w:tcW w:w="1882" w:type="dxa"/>
            <w:vAlign w:val="center"/>
          </w:tcPr>
          <w:p w14:paraId="02B04DC0"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Logical combination works properly</w:t>
            </w:r>
          </w:p>
        </w:tc>
        <w:tc>
          <w:tcPr>
            <w:tcW w:w="1785" w:type="dxa"/>
            <w:vAlign w:val="center"/>
          </w:tcPr>
          <w:p w14:paraId="40A37287" w14:textId="229C8525" w:rsidR="00067BAF" w:rsidRPr="0063250C" w:rsidRDefault="34351400" w:rsidP="65D27D43">
            <w:pPr>
              <w:cnfStyle w:val="000000000000" w:firstRow="0" w:lastRow="0" w:firstColumn="0" w:lastColumn="0" w:oddVBand="0" w:evenVBand="0" w:oddHBand="0" w:evenHBand="0" w:firstRowFirstColumn="0" w:firstRowLastColumn="0" w:lastRowFirstColumn="0" w:lastRowLastColumn="0"/>
            </w:pPr>
            <w:r>
              <w:t>The Boolean logic ‘AND’ between filters correctly chooses the invoices with the given options.</w:t>
            </w:r>
          </w:p>
        </w:tc>
        <w:tc>
          <w:tcPr>
            <w:tcW w:w="840" w:type="dxa"/>
            <w:vAlign w:val="center"/>
          </w:tcPr>
          <w:p w14:paraId="596D6C3A" w14:textId="53B0626F" w:rsidR="00067BAF" w:rsidRPr="0063250C" w:rsidRDefault="0FA97EF5"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55DDCCFA"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30188694" w14:textId="77777777" w:rsidTr="65D27D43">
        <w:trPr>
          <w:gridAfter w:val="10"/>
          <w:wAfter w:w="11015" w:type="dxa"/>
          <w:trHeight w:val="300"/>
        </w:trPr>
        <w:tc>
          <w:tcPr>
            <w:cnfStyle w:val="001000000000" w:firstRow="0" w:lastRow="0" w:firstColumn="1" w:lastColumn="0" w:oddVBand="0" w:evenVBand="0" w:oddHBand="0" w:evenHBand="0" w:firstRowFirstColumn="0" w:firstRowLastColumn="0" w:lastRowFirstColumn="0" w:lastRowLastColumn="0"/>
            <w:tcW w:w="2311" w:type="dxa"/>
            <w:vAlign w:val="center"/>
          </w:tcPr>
          <w:p w14:paraId="57296FFE" w14:textId="01D1A034" w:rsidR="00067BAF" w:rsidRPr="0063250C" w:rsidRDefault="730F28F0" w:rsidP="65D27D43">
            <w:r>
              <w:t xml:space="preserve">The results will be displayed on multiple pages if the list of </w:t>
            </w:r>
            <w:r>
              <w:lastRenderedPageBreak/>
              <w:t>invoices is too long.</w:t>
            </w:r>
            <w:r w:rsidR="090D9527">
              <w:t>accurate</w:t>
            </w:r>
          </w:p>
          <w:p w14:paraId="55EE3FF5" w14:textId="780D213F" w:rsidR="00067BAF" w:rsidRPr="0063250C" w:rsidRDefault="00067BAF"/>
        </w:tc>
      </w:tr>
      <w:tr w:rsidR="00067BAF" w:rsidRPr="0063250C" w14:paraId="2F98D54F" w14:textId="77777777" w:rsidTr="65D27D43">
        <w:trPr>
          <w:trHeight w:val="300"/>
          <w:trPrChange w:id="1659" w:author="Sudarshan NEUPANE" w:date="2025-11-03T19:05:00Z" w16du:dateUtc="2025-11-04T00:05:00Z">
            <w:trPr>
              <w:gridAfter w:val="0"/>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vAlign w:val="center"/>
            <w:tcPrChange w:id="1660" w:author="Sudarshan NEUPANE" w:date="2025-11-03T19:05:00Z" w16du:dateUtc="2025-11-04T00:05:00Z">
              <w:tcPr>
                <w:tcW w:w="0" w:type="auto"/>
              </w:tcPr>
            </w:tcPrChange>
          </w:tcPr>
          <w:p w14:paraId="37EF96CF" w14:textId="77777777" w:rsidR="00067BAF" w:rsidRPr="0063250C" w:rsidRDefault="00067BAF" w:rsidP="5D860972">
            <w:pPr>
              <w:jc w:val="center"/>
              <w:rPr>
                <w:b w:val="0"/>
                <w:bCs w:val="0"/>
              </w:rPr>
            </w:pPr>
            <w:r>
              <w:rPr>
                <w:b w:val="0"/>
                <w:bCs w:val="0"/>
              </w:rPr>
              <w:lastRenderedPageBreak/>
              <w:t>1</w:t>
            </w:r>
          </w:p>
        </w:tc>
        <w:tc>
          <w:tcPr>
            <w:tcW w:w="2517" w:type="dxa"/>
            <w:tcPrChange w:id="1661" w:author="Sudarshan NEUPANE" w:date="2025-11-03T19:05:00Z" w16du:dateUtc="2025-11-04T00:05:00Z">
              <w:tcPr>
                <w:tcW w:w="1467" w:type="pct"/>
              </w:tcPr>
            </w:tcPrChange>
          </w:tcPr>
          <w:p w14:paraId="7D796221"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r w:rsidRPr="0063250C">
              <w:t>Given an invoice record exists with original document</w:t>
            </w:r>
          </w:p>
        </w:tc>
        <w:tc>
          <w:tcPr>
            <w:tcW w:w="1882" w:type="dxa"/>
            <w:tcPrChange w:id="1662" w:author="Sudarshan NEUPANE" w:date="2025-11-03T19:05:00Z" w16du:dateUtc="2025-11-04T00:05:00Z">
              <w:tcPr>
                <w:tcW w:w="1224" w:type="pct"/>
                <w:gridSpan w:val="2"/>
              </w:tcPr>
            </w:tcPrChange>
          </w:tcPr>
          <w:p w14:paraId="34B69183"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r w:rsidRPr="0063250C">
              <w:t>Invoice with stored document available</w:t>
            </w:r>
          </w:p>
        </w:tc>
        <w:tc>
          <w:tcPr>
            <w:tcW w:w="1785" w:type="dxa"/>
            <w:tcPrChange w:id="1663" w:author="Sudarshan NEUPANE" w:date="2025-11-03T19:05:00Z" w16du:dateUtc="2025-11-04T00:05:00Z">
              <w:tcPr>
                <w:tcW w:w="124" w:type="pct"/>
                <w:gridSpan w:val="2"/>
              </w:tcPr>
            </w:tcPrChange>
          </w:tcPr>
          <w:p w14:paraId="5AF91C70" w14:textId="2CCE46CE" w:rsidR="00067BAF" w:rsidRPr="0063250C" w:rsidRDefault="64DB32B8">
            <w:pPr>
              <w:cnfStyle w:val="000000000000" w:firstRow="0" w:lastRow="0" w:firstColumn="0" w:lastColumn="0" w:oddVBand="0" w:evenVBand="0" w:oddHBand="0" w:evenHBand="0" w:firstRowFirstColumn="0" w:firstRowLastColumn="0" w:lastRowFirstColumn="0" w:lastRowLastColumn="0"/>
            </w:pPr>
            <w:r>
              <w:t>An invoice with stored document available for testing</w:t>
            </w:r>
          </w:p>
        </w:tc>
        <w:tc>
          <w:tcPr>
            <w:tcW w:w="920" w:type="dxa"/>
            <w:vAlign w:val="center"/>
            <w:tcPrChange w:id="1664" w:author="Sudarshan NEUPANE" w:date="2025-11-03T19:05:00Z" w16du:dateUtc="2025-11-04T00:05:00Z">
              <w:tcPr>
                <w:tcW w:w="728" w:type="pct"/>
              </w:tcPr>
            </w:tcPrChange>
          </w:tcPr>
          <w:p w14:paraId="21C4EA54" w14:textId="5441B4D6" w:rsidR="00067BAF" w:rsidRPr="0063250C" w:rsidRDefault="693FEEAC"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231" w:type="dxa"/>
            <w:tcPrChange w:id="1665" w:author="Sudarshan NEUPANE" w:date="2025-11-03T19:05:00Z" w16du:dateUtc="2025-11-04T00:05:00Z">
              <w:tcPr>
                <w:tcW w:w="730" w:type="pct"/>
              </w:tcPr>
            </w:tcPrChange>
          </w:tcPr>
          <w:p w14:paraId="1A5E52BD"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516DA8F8"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153BF777" w14:textId="77777777" w:rsidR="00067BAF" w:rsidRPr="0063250C" w:rsidRDefault="00067BAF" w:rsidP="5D860972">
            <w:pPr>
              <w:jc w:val="center"/>
              <w:rPr>
                <w:b w:val="0"/>
                <w:bCs w:val="0"/>
              </w:rPr>
            </w:pPr>
            <w:r>
              <w:rPr>
                <w:b w:val="0"/>
                <w:bCs w:val="0"/>
              </w:rPr>
              <w:t>2</w:t>
            </w:r>
          </w:p>
        </w:tc>
        <w:tc>
          <w:tcPr>
            <w:tcW w:w="2397" w:type="dxa"/>
            <w:vAlign w:val="center"/>
          </w:tcPr>
          <w:p w14:paraId="389159D0"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Given an invoice record exists with original document</w:t>
            </w:r>
          </w:p>
        </w:tc>
        <w:tc>
          <w:tcPr>
            <w:tcW w:w="1882" w:type="dxa"/>
            <w:vAlign w:val="center"/>
          </w:tcPr>
          <w:p w14:paraId="3B2F4246"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Invoice with stored document available</w:t>
            </w:r>
          </w:p>
        </w:tc>
        <w:tc>
          <w:tcPr>
            <w:tcW w:w="1785" w:type="dxa"/>
            <w:vAlign w:val="center"/>
          </w:tcPr>
          <w:p w14:paraId="1F0E5CBC" w14:textId="2CCE46CE" w:rsidR="00067BAF" w:rsidRPr="0063250C" w:rsidRDefault="79B6351D" w:rsidP="65D27D43">
            <w:pPr>
              <w:cnfStyle w:val="000000000000" w:firstRow="0" w:lastRow="0" w:firstColumn="0" w:lastColumn="0" w:oddVBand="0" w:evenVBand="0" w:oddHBand="0" w:evenHBand="0" w:firstRowFirstColumn="0" w:firstRowLastColumn="0" w:lastRowFirstColumn="0" w:lastRowLastColumn="0"/>
            </w:pPr>
            <w:r>
              <w:t>An invoice with stored document available for testing</w:t>
            </w:r>
          </w:p>
        </w:tc>
        <w:tc>
          <w:tcPr>
            <w:tcW w:w="840" w:type="dxa"/>
            <w:vAlign w:val="center"/>
          </w:tcPr>
          <w:p w14:paraId="050861F5" w14:textId="1C8CFD5C" w:rsidR="00067BAF" w:rsidRPr="0063250C" w:rsidRDefault="23D1BBDE"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2DA29653"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38F02872"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76F8227C" w14:textId="77777777" w:rsidR="00067BAF" w:rsidRPr="0063250C" w:rsidRDefault="00067BAF" w:rsidP="5D860972">
            <w:pPr>
              <w:jc w:val="center"/>
              <w:rPr>
                <w:b w:val="0"/>
                <w:bCs w:val="0"/>
              </w:rPr>
            </w:pPr>
            <w:r>
              <w:rPr>
                <w:b w:val="0"/>
                <w:bCs w:val="0"/>
              </w:rPr>
              <w:t>3</w:t>
            </w:r>
          </w:p>
        </w:tc>
        <w:tc>
          <w:tcPr>
            <w:tcW w:w="2397" w:type="dxa"/>
            <w:vAlign w:val="center"/>
          </w:tcPr>
          <w:p w14:paraId="284FDA92"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When the user requests to view original document</w:t>
            </w:r>
          </w:p>
        </w:tc>
        <w:tc>
          <w:tcPr>
            <w:tcW w:w="1882" w:type="dxa"/>
            <w:vAlign w:val="center"/>
          </w:tcPr>
          <w:p w14:paraId="1A80DFB1"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Document retrieval requested</w:t>
            </w:r>
          </w:p>
        </w:tc>
        <w:tc>
          <w:tcPr>
            <w:tcW w:w="1785" w:type="dxa"/>
            <w:vAlign w:val="center"/>
          </w:tcPr>
          <w:p w14:paraId="5D125C2C" w14:textId="6928402A" w:rsidR="00067BAF" w:rsidRPr="0063250C" w:rsidRDefault="78383E4D" w:rsidP="65D27D43">
            <w:pPr>
              <w:cnfStyle w:val="000000000000" w:firstRow="0" w:lastRow="0" w:firstColumn="0" w:lastColumn="0" w:oddVBand="0" w:evenVBand="0" w:oddHBand="0" w:evenHBand="0" w:firstRowFirstColumn="0" w:firstRowLastColumn="0" w:lastRowFirstColumn="0" w:lastRowLastColumn="0"/>
            </w:pPr>
            <w:r>
              <w:t>Selecting the record allows for viewing the original document</w:t>
            </w:r>
            <w:r w:rsidR="43C7C0C3">
              <w:t>format it was uploaded as</w:t>
            </w:r>
          </w:p>
        </w:tc>
        <w:tc>
          <w:tcPr>
            <w:tcW w:w="840" w:type="dxa"/>
            <w:vAlign w:val="center"/>
          </w:tcPr>
          <w:p w14:paraId="2466D9C7" w14:textId="5B98B639" w:rsidR="00067BAF" w:rsidRPr="0063250C" w:rsidRDefault="370703E5"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311" w:type="dxa"/>
          </w:tcPr>
          <w:p w14:paraId="18BD804F"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4181DF09" w14:textId="77777777" w:rsidTr="65D27D43">
        <w:trPr>
          <w:gridAfter w:val="10"/>
          <w:wAfter w:w="11015" w:type="dxa"/>
          <w:trHeight w:val="300"/>
        </w:trPr>
        <w:tc>
          <w:tcPr>
            <w:cnfStyle w:val="001000000000" w:firstRow="0" w:lastRow="0" w:firstColumn="1" w:lastColumn="0" w:oddVBand="0" w:evenVBand="0" w:oddHBand="0" w:evenHBand="0" w:firstRowFirstColumn="0" w:firstRowLastColumn="0" w:lastRowFirstColumn="0" w:lastRowLastColumn="0"/>
            <w:tcW w:w="2311" w:type="dxa"/>
            <w:vAlign w:val="center"/>
          </w:tcPr>
          <w:p w14:paraId="014AD8FF" w14:textId="556957E5" w:rsidR="00067BAF" w:rsidRPr="0063250C" w:rsidRDefault="226D113C" w:rsidP="65D27D43">
            <w:r>
              <w:t xml:space="preserve">The document is displayed as the </w:t>
            </w:r>
            <w:r w:rsidR="512CA67F">
              <w:t>format it was uploaded as</w:t>
            </w:r>
          </w:p>
          <w:p w14:paraId="704C7DC5" w14:textId="02FCEAED" w:rsidR="00067BAF" w:rsidRPr="0063250C" w:rsidRDefault="00067BAF"/>
        </w:tc>
      </w:tr>
      <w:tr w:rsidR="00067BAF" w:rsidRPr="0063250C" w14:paraId="2A0074DF" w14:textId="77777777" w:rsidTr="65D27D43">
        <w:trPr>
          <w:trHeight w:val="300"/>
          <w:trPrChange w:id="1666" w:author="Sudarshan NEUPANE" w:date="2025-11-03T19:05:00Z" w16du:dateUtc="2025-11-04T00:05:00Z">
            <w:trPr>
              <w:gridAfter w:val="0"/>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vAlign w:val="center"/>
            <w:tcPrChange w:id="1667" w:author="Sudarshan NEUPANE" w:date="2025-11-03T19:05:00Z" w16du:dateUtc="2025-11-04T00:05:00Z">
              <w:tcPr>
                <w:tcW w:w="0" w:type="auto"/>
              </w:tcPr>
            </w:tcPrChange>
          </w:tcPr>
          <w:p w14:paraId="2E562879" w14:textId="77777777" w:rsidR="00067BAF" w:rsidRPr="0063250C" w:rsidRDefault="00067BAF" w:rsidP="5D860972">
            <w:pPr>
              <w:jc w:val="center"/>
              <w:rPr>
                <w:b w:val="0"/>
                <w:bCs w:val="0"/>
              </w:rPr>
            </w:pPr>
            <w:r>
              <w:rPr>
                <w:b w:val="0"/>
                <w:bCs w:val="0"/>
              </w:rPr>
              <w:t>1</w:t>
            </w:r>
          </w:p>
        </w:tc>
        <w:tc>
          <w:tcPr>
            <w:tcW w:w="2517" w:type="dxa"/>
            <w:tcPrChange w:id="1668" w:author="Sudarshan NEUPANE" w:date="2025-11-03T19:05:00Z" w16du:dateUtc="2025-11-04T00:05:00Z">
              <w:tcPr>
                <w:tcW w:w="1467" w:type="pct"/>
              </w:tcPr>
            </w:tcPrChange>
          </w:tcPr>
          <w:p w14:paraId="3A5B7962"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r w:rsidRPr="0063250C">
              <w:t>Given filtered invoice results are displayed</w:t>
            </w:r>
          </w:p>
        </w:tc>
        <w:tc>
          <w:tcPr>
            <w:tcW w:w="1882" w:type="dxa"/>
            <w:tcPrChange w:id="1669" w:author="Sudarshan NEUPANE" w:date="2025-11-03T19:05:00Z" w16du:dateUtc="2025-11-04T00:05:00Z">
              <w:tcPr>
                <w:tcW w:w="1224" w:type="pct"/>
                <w:gridSpan w:val="2"/>
              </w:tcPr>
            </w:tcPrChange>
          </w:tcPr>
          <w:p w14:paraId="624C6CC1"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r w:rsidRPr="0063250C">
              <w:t>Search results with applied filters shown</w:t>
            </w:r>
          </w:p>
        </w:tc>
        <w:tc>
          <w:tcPr>
            <w:tcW w:w="1785" w:type="dxa"/>
            <w:tcPrChange w:id="1670" w:author="Sudarshan NEUPANE" w:date="2025-11-03T19:05:00Z" w16du:dateUtc="2025-11-04T00:05:00Z">
              <w:tcPr>
                <w:tcW w:w="124" w:type="pct"/>
                <w:gridSpan w:val="2"/>
              </w:tcPr>
            </w:tcPrChange>
          </w:tcPr>
          <w:p w14:paraId="28F5253F" w14:textId="45D416EB" w:rsidR="00067BAF" w:rsidRPr="0063250C" w:rsidRDefault="64A39C8B">
            <w:pPr>
              <w:cnfStyle w:val="000000000000" w:firstRow="0" w:lastRow="0" w:firstColumn="0" w:lastColumn="0" w:oddVBand="0" w:evenVBand="0" w:oddHBand="0" w:evenHBand="0" w:firstRowFirstColumn="0" w:firstRowLastColumn="0" w:lastRowFirstColumn="0" w:lastRowLastColumn="0"/>
            </w:pPr>
            <w:r>
              <w:t>Invoice results are returned based on the filters</w:t>
            </w:r>
          </w:p>
        </w:tc>
        <w:tc>
          <w:tcPr>
            <w:tcW w:w="920" w:type="dxa"/>
            <w:vAlign w:val="center"/>
            <w:tcPrChange w:id="1671" w:author="Sudarshan NEUPANE" w:date="2025-11-03T19:05:00Z" w16du:dateUtc="2025-11-04T00:05:00Z">
              <w:tcPr>
                <w:tcW w:w="728" w:type="pct"/>
              </w:tcPr>
            </w:tcPrChange>
          </w:tcPr>
          <w:p w14:paraId="5FA2A266" w14:textId="1D677AA0" w:rsidR="00067BAF" w:rsidRPr="0063250C" w:rsidRDefault="13BB9668" w:rsidP="5D860972">
            <w:pPr>
              <w:jc w:val="center"/>
              <w:cnfStyle w:val="000000000000" w:firstRow="0" w:lastRow="0" w:firstColumn="0" w:lastColumn="0" w:oddVBand="0" w:evenVBand="0" w:oddHBand="0" w:evenHBand="0" w:firstRowFirstColumn="0" w:firstRowLastColumn="0" w:lastRowFirstColumn="0" w:lastRowLastColumn="0"/>
            </w:pPr>
            <w:r>
              <w:t>Pass</w:t>
            </w:r>
          </w:p>
        </w:tc>
        <w:tc>
          <w:tcPr>
            <w:tcW w:w="2231" w:type="dxa"/>
            <w:tcPrChange w:id="1672" w:author="Sudarshan NEUPANE" w:date="2025-11-03T19:05:00Z" w16du:dateUtc="2025-11-04T00:05:00Z">
              <w:tcPr>
                <w:tcW w:w="730" w:type="pct"/>
              </w:tcPr>
            </w:tcPrChange>
          </w:tcPr>
          <w:p w14:paraId="7D3D0BF3"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76ADC491"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6E9051C5" w14:textId="77777777" w:rsidR="00067BAF" w:rsidRPr="0063250C" w:rsidRDefault="00067BAF" w:rsidP="5D860972">
            <w:pPr>
              <w:jc w:val="center"/>
              <w:rPr>
                <w:b w:val="0"/>
                <w:bCs w:val="0"/>
              </w:rPr>
            </w:pPr>
            <w:r>
              <w:rPr>
                <w:b w:val="0"/>
                <w:bCs w:val="0"/>
              </w:rPr>
              <w:t>2</w:t>
            </w:r>
          </w:p>
        </w:tc>
        <w:tc>
          <w:tcPr>
            <w:tcW w:w="2397" w:type="dxa"/>
            <w:vAlign w:val="center"/>
          </w:tcPr>
          <w:p w14:paraId="319DECB3"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Given filtered invoice results are displayed</w:t>
            </w:r>
          </w:p>
        </w:tc>
        <w:tc>
          <w:tcPr>
            <w:tcW w:w="1882" w:type="dxa"/>
            <w:vAlign w:val="center"/>
          </w:tcPr>
          <w:p w14:paraId="128E6BDE"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Search results with applied filters shown</w:t>
            </w:r>
          </w:p>
        </w:tc>
        <w:tc>
          <w:tcPr>
            <w:tcW w:w="1785" w:type="dxa"/>
            <w:vAlign w:val="center"/>
          </w:tcPr>
          <w:p w14:paraId="7CCCD925" w14:textId="45D416EB" w:rsidR="00067BAF" w:rsidRPr="0063250C" w:rsidRDefault="0A9F09B6" w:rsidP="65D27D43">
            <w:pPr>
              <w:cnfStyle w:val="000000000000" w:firstRow="0" w:lastRow="0" w:firstColumn="0" w:lastColumn="0" w:oddVBand="0" w:evenVBand="0" w:oddHBand="0" w:evenHBand="0" w:firstRowFirstColumn="0" w:firstRowLastColumn="0" w:lastRowFirstColumn="0" w:lastRowLastColumn="0"/>
            </w:pPr>
            <w:r>
              <w:t>Invoice results are returned based on the filters</w:t>
            </w:r>
          </w:p>
        </w:tc>
        <w:tc>
          <w:tcPr>
            <w:tcW w:w="840" w:type="dxa"/>
            <w:vAlign w:val="center"/>
          </w:tcPr>
          <w:p w14:paraId="59B354CE" w14:textId="579BB8F7" w:rsidR="00067BAF" w:rsidRPr="0063250C" w:rsidRDefault="28433FE8" w:rsidP="5D860972">
            <w:pPr>
              <w:jc w:val="center"/>
              <w:cnfStyle w:val="000000000000" w:firstRow="0" w:lastRow="0" w:firstColumn="0" w:lastColumn="0" w:oddVBand="0" w:evenVBand="0" w:oddHBand="0" w:evenHBand="0" w:firstRowFirstColumn="0" w:firstRowLastColumn="0" w:lastRowFirstColumn="0" w:lastRowLastColumn="0"/>
            </w:pPr>
            <w:r>
              <w:t>Fail</w:t>
            </w:r>
          </w:p>
        </w:tc>
        <w:tc>
          <w:tcPr>
            <w:tcW w:w="2311" w:type="dxa"/>
          </w:tcPr>
          <w:p w14:paraId="4FC9401F"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1B0872E9"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035AF0AE" w14:textId="77777777" w:rsidR="00067BAF" w:rsidRPr="0063250C" w:rsidRDefault="00067BAF" w:rsidP="5D860972">
            <w:pPr>
              <w:jc w:val="center"/>
              <w:rPr>
                <w:b w:val="0"/>
                <w:bCs w:val="0"/>
              </w:rPr>
            </w:pPr>
            <w:r>
              <w:rPr>
                <w:b w:val="0"/>
                <w:bCs w:val="0"/>
              </w:rPr>
              <w:t>3</w:t>
            </w:r>
          </w:p>
        </w:tc>
        <w:tc>
          <w:tcPr>
            <w:tcW w:w="2397" w:type="dxa"/>
            <w:vAlign w:val="center"/>
          </w:tcPr>
          <w:p w14:paraId="52CFFC61"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When the user selects export to CSV</w:t>
            </w:r>
          </w:p>
        </w:tc>
        <w:tc>
          <w:tcPr>
            <w:tcW w:w="1882" w:type="dxa"/>
            <w:vAlign w:val="center"/>
          </w:tcPr>
          <w:p w14:paraId="101205C9"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CSV export option selected</w:t>
            </w:r>
          </w:p>
        </w:tc>
        <w:tc>
          <w:tcPr>
            <w:tcW w:w="1785" w:type="dxa"/>
            <w:vAlign w:val="center"/>
          </w:tcPr>
          <w:p w14:paraId="1608A103" w14:textId="11C4CCAF" w:rsidR="00067BAF" w:rsidRPr="0063250C" w:rsidRDefault="600BEB84" w:rsidP="65D27D43">
            <w:pPr>
              <w:cnfStyle w:val="000000000000" w:firstRow="0" w:lastRow="0" w:firstColumn="0" w:lastColumn="0" w:oddVBand="0" w:evenVBand="0" w:oddHBand="0" w:evenHBand="0" w:firstRowFirstColumn="0" w:firstRowLastColumn="0" w:lastRowFirstColumn="0" w:lastRowLastColumn="0"/>
            </w:pPr>
            <w:r>
              <w:t>No CSV option available</w:t>
            </w:r>
          </w:p>
          <w:p w14:paraId="1E749CC1" w14:textId="487C37AF" w:rsidR="00067BAF" w:rsidRPr="0063250C" w:rsidRDefault="00067BAF">
            <w:pPr>
              <w:cnfStyle w:val="000000000000" w:firstRow="0" w:lastRow="0" w:firstColumn="0" w:lastColumn="0" w:oddVBand="0" w:evenVBand="0" w:oddHBand="0" w:evenHBand="0" w:firstRowFirstColumn="0" w:firstRowLastColumn="0" w:lastRowFirstColumn="0" w:lastRowLastColumn="0"/>
            </w:pPr>
          </w:p>
        </w:tc>
        <w:tc>
          <w:tcPr>
            <w:tcW w:w="840" w:type="dxa"/>
            <w:vAlign w:val="center"/>
          </w:tcPr>
          <w:p w14:paraId="7AAE5C72" w14:textId="05587CEE" w:rsidR="00067BAF" w:rsidRPr="0063250C" w:rsidRDefault="28ECC9E4" w:rsidP="5D860972">
            <w:pPr>
              <w:jc w:val="center"/>
              <w:cnfStyle w:val="000000000000" w:firstRow="0" w:lastRow="0" w:firstColumn="0" w:lastColumn="0" w:oddVBand="0" w:evenVBand="0" w:oddHBand="0" w:evenHBand="0" w:firstRowFirstColumn="0" w:firstRowLastColumn="0" w:lastRowFirstColumn="0" w:lastRowLastColumn="0"/>
            </w:pPr>
            <w:r>
              <w:t>Fail</w:t>
            </w:r>
          </w:p>
        </w:tc>
        <w:tc>
          <w:tcPr>
            <w:tcW w:w="2311" w:type="dxa"/>
          </w:tcPr>
          <w:p w14:paraId="0E1D746F" w14:textId="43F5F881" w:rsidR="00067BAF" w:rsidRPr="0063250C" w:rsidRDefault="64AC5D9D">
            <w:pPr>
              <w:cnfStyle w:val="000000000000" w:firstRow="0" w:lastRow="0" w:firstColumn="0" w:lastColumn="0" w:oddVBand="0" w:evenVBand="0" w:oddHBand="0" w:evenHBand="0" w:firstRowFirstColumn="0" w:firstRowLastColumn="0" w:lastRowFirstColumn="0" w:lastRowLastColumn="0"/>
            </w:pPr>
            <w:r>
              <w:t>No CSV option available</w:t>
            </w:r>
          </w:p>
        </w:tc>
      </w:tr>
      <w:tr w:rsidR="00067BAF" w:rsidRPr="0063250C" w14:paraId="7116495E"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2E2D0B0B" w14:textId="77777777" w:rsidR="00067BAF" w:rsidRPr="0063250C" w:rsidRDefault="00067BAF" w:rsidP="5D860972">
            <w:pPr>
              <w:jc w:val="center"/>
              <w:rPr>
                <w:b w:val="0"/>
                <w:bCs w:val="0"/>
              </w:rPr>
            </w:pPr>
            <w:r>
              <w:rPr>
                <w:b w:val="0"/>
                <w:bCs w:val="0"/>
              </w:rPr>
              <w:t>4</w:t>
            </w:r>
          </w:p>
        </w:tc>
        <w:tc>
          <w:tcPr>
            <w:tcW w:w="2397" w:type="dxa"/>
            <w:vAlign w:val="center"/>
          </w:tcPr>
          <w:p w14:paraId="110D79E5"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Then columns map to schema correctly</w:t>
            </w:r>
          </w:p>
        </w:tc>
        <w:tc>
          <w:tcPr>
            <w:tcW w:w="1882" w:type="dxa"/>
            <w:vAlign w:val="center"/>
          </w:tcPr>
          <w:p w14:paraId="4D09F1F3"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Data structure preserved in export</w:t>
            </w:r>
          </w:p>
        </w:tc>
        <w:tc>
          <w:tcPr>
            <w:tcW w:w="1785" w:type="dxa"/>
            <w:vAlign w:val="center"/>
          </w:tcPr>
          <w:p w14:paraId="1193D41E" w14:textId="247DB2F5" w:rsidR="00067BAF" w:rsidRPr="0063250C" w:rsidRDefault="34E2E9B3" w:rsidP="65D27D43">
            <w:pPr>
              <w:cnfStyle w:val="000000000000" w:firstRow="0" w:lastRow="0" w:firstColumn="0" w:lastColumn="0" w:oddVBand="0" w:evenVBand="0" w:oddHBand="0" w:evenHBand="0" w:firstRowFirstColumn="0" w:firstRowLastColumn="0" w:lastRowFirstColumn="0" w:lastRowLastColumn="0"/>
            </w:pPr>
            <w:r>
              <w:t>No CSV option available</w:t>
            </w:r>
          </w:p>
        </w:tc>
        <w:tc>
          <w:tcPr>
            <w:tcW w:w="840" w:type="dxa"/>
            <w:vAlign w:val="center"/>
          </w:tcPr>
          <w:p w14:paraId="6F3D3865" w14:textId="47A4EBD6" w:rsidR="00067BAF" w:rsidRPr="0063250C" w:rsidRDefault="3DCEF26B" w:rsidP="5D860972">
            <w:pPr>
              <w:jc w:val="center"/>
              <w:cnfStyle w:val="000000000000" w:firstRow="0" w:lastRow="0" w:firstColumn="0" w:lastColumn="0" w:oddVBand="0" w:evenVBand="0" w:oddHBand="0" w:evenHBand="0" w:firstRowFirstColumn="0" w:firstRowLastColumn="0" w:lastRowFirstColumn="0" w:lastRowLastColumn="0"/>
            </w:pPr>
            <w:r>
              <w:t>Fail</w:t>
            </w:r>
          </w:p>
        </w:tc>
        <w:tc>
          <w:tcPr>
            <w:tcW w:w="2311" w:type="dxa"/>
          </w:tcPr>
          <w:p w14:paraId="6127CC5A" w14:textId="43F5F881" w:rsidR="00067BAF" w:rsidRPr="0063250C" w:rsidRDefault="5B1A24FD">
            <w:pPr>
              <w:cnfStyle w:val="000000000000" w:firstRow="0" w:lastRow="0" w:firstColumn="0" w:lastColumn="0" w:oddVBand="0" w:evenVBand="0" w:oddHBand="0" w:evenHBand="0" w:firstRowFirstColumn="0" w:firstRowLastColumn="0" w:lastRowFirstColumn="0" w:lastRowLastColumn="0"/>
            </w:pPr>
            <w:r>
              <w:t>No CSV option available</w:t>
            </w:r>
          </w:p>
          <w:p w14:paraId="1AA96F0F" w14:textId="1337E9D0"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2F6B73ED" w14:textId="77777777" w:rsidTr="65D27D43">
        <w:trPr>
          <w:gridAfter w:val="10"/>
          <w:wAfter w:w="11015" w:type="dxa"/>
          <w:trHeight w:val="300"/>
        </w:trPr>
        <w:tc>
          <w:tcPr>
            <w:cnfStyle w:val="001000000000" w:firstRow="0" w:lastRow="0" w:firstColumn="1" w:lastColumn="0" w:oddVBand="0" w:evenVBand="0" w:oddHBand="0" w:evenHBand="0" w:firstRowFirstColumn="0" w:firstRowLastColumn="0" w:lastRowFirstColumn="0" w:lastRowLastColumn="0"/>
            <w:tcW w:w="2311" w:type="dxa"/>
            <w:vAlign w:val="center"/>
          </w:tcPr>
          <w:p w14:paraId="18408630" w14:textId="43F5F881" w:rsidR="00067BAF" w:rsidRPr="0063250C" w:rsidRDefault="5B1A24FD" w:rsidP="65D27D43">
            <w:r>
              <w:t>No CSV option available</w:t>
            </w:r>
          </w:p>
          <w:p w14:paraId="7F09A0D1" w14:textId="379C9D20" w:rsidR="00067BAF" w:rsidRPr="0063250C" w:rsidRDefault="00067BAF" w:rsidP="65D27D43"/>
        </w:tc>
      </w:tr>
      <w:tr w:rsidR="00067BAF" w:rsidRPr="0063250C" w14:paraId="4405AF92" w14:textId="77777777" w:rsidTr="65D27D43">
        <w:trPr>
          <w:trHeight w:val="300"/>
          <w:trPrChange w:id="1673" w:author="Sudarshan NEUPANE" w:date="2025-11-03T19:05:00Z" w16du:dateUtc="2025-11-04T00:05:00Z">
            <w:trPr>
              <w:gridAfter w:val="0"/>
            </w:trPr>
          </w:trPrChange>
        </w:trPr>
        <w:tc>
          <w:tcPr>
            <w:cnfStyle w:val="001000000000" w:firstRow="0" w:lastRow="0" w:firstColumn="1" w:lastColumn="0" w:oddVBand="0" w:evenVBand="0" w:oddHBand="0" w:evenHBand="0" w:firstRowFirstColumn="0" w:firstRowLastColumn="0" w:lastRowFirstColumn="0" w:lastRowLastColumn="0"/>
            <w:tcW w:w="10070" w:type="dxa"/>
            <w:gridSpan w:val="6"/>
            <w:shd w:val="clear" w:color="auto" w:fill="BFBFBF" w:themeFill="background1" w:themeFillShade="BF"/>
            <w:vAlign w:val="center"/>
            <w:tcPrChange w:id="1674" w:author="Sudarshan NEUPANE" w:date="2025-11-03T19:05:00Z" w16du:dateUtc="2025-11-04T00:05:00Z">
              <w:tcPr>
                <w:tcW w:w="0" w:type="auto"/>
              </w:tcPr>
            </w:tcPrChange>
          </w:tcPr>
          <w:p w14:paraId="484B2AA2" w14:textId="77777777" w:rsidR="00067BAF" w:rsidRPr="0063250C" w:rsidRDefault="00067BAF" w:rsidP="5D860972">
            <w:pPr>
              <w:jc w:val="center"/>
              <w:rPr>
                <w:b w:val="0"/>
                <w:bCs w:val="0"/>
              </w:rPr>
            </w:pPr>
            <w:r>
              <w:rPr>
                <w:b w:val="0"/>
                <w:bCs w:val="0"/>
              </w:rPr>
              <w:t>1</w:t>
            </w:r>
          </w:p>
        </w:tc>
        <w:tc>
          <w:tcPr>
            <w:tcW w:w="2517" w:type="dxa"/>
            <w:vAlign w:val="center"/>
            <w:tcPrChange w:id="1675" w:author="Sudarshan NEUPANE" w:date="2025-11-03T19:05:00Z" w16du:dateUtc="2025-11-04T00:05:00Z">
              <w:tcPr>
                <w:tcW w:w="1467" w:type="pct"/>
              </w:tcPr>
            </w:tcPrChange>
          </w:tcPr>
          <w:p w14:paraId="06AF5309"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t xml:space="preserve">Given invoice data is </w:t>
            </w:r>
            <w:r>
              <w:lastRenderedPageBreak/>
              <w:t>ready for export</w:t>
            </w:r>
          </w:p>
        </w:tc>
        <w:tc>
          <w:tcPr>
            <w:tcW w:w="1882" w:type="dxa"/>
            <w:vAlign w:val="center"/>
            <w:tcPrChange w:id="1676" w:author="Sudarshan NEUPANE" w:date="2025-11-03T19:05:00Z" w16du:dateUtc="2025-11-04T00:05:00Z">
              <w:tcPr>
                <w:tcW w:w="1224" w:type="pct"/>
              </w:tcPr>
            </w:tcPrChange>
          </w:tcPr>
          <w:p w14:paraId="0F112D01" w14:textId="77777777"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r>
              <w:lastRenderedPageBreak/>
              <w:t xml:space="preserve">Invoice information available </w:t>
            </w:r>
            <w:r>
              <w:lastRenderedPageBreak/>
              <w:t>for export</w:t>
            </w:r>
          </w:p>
        </w:tc>
        <w:tc>
          <w:tcPr>
            <w:tcW w:w="1785" w:type="dxa"/>
            <w:vAlign w:val="center"/>
            <w:tcPrChange w:id="1677" w:author="Sudarshan NEUPANE" w:date="2025-11-03T19:05:00Z" w16du:dateUtc="2025-11-04T00:05:00Z">
              <w:tcPr>
                <w:tcW w:w="124" w:type="pct"/>
              </w:tcPr>
            </w:tcPrChange>
          </w:tcPr>
          <w:p w14:paraId="428F6306" w14:textId="30BC1290" w:rsidR="00067BAF" w:rsidRPr="0063250C" w:rsidRDefault="06EBBEDF" w:rsidP="5D860972">
            <w:pPr>
              <w:cnfStyle w:val="000000000000" w:firstRow="0" w:lastRow="0" w:firstColumn="0" w:lastColumn="0" w:oddVBand="0" w:evenVBand="0" w:oddHBand="0" w:evenHBand="0" w:firstRowFirstColumn="0" w:firstRowLastColumn="0" w:lastRowFirstColumn="0" w:lastRowLastColumn="0"/>
            </w:pPr>
            <w:r>
              <w:lastRenderedPageBreak/>
              <w:t>No PDF option available</w:t>
            </w:r>
          </w:p>
          <w:p w14:paraId="20F843B3" w14:textId="6E0B3A80"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920" w:type="dxa"/>
            <w:vAlign w:val="center"/>
            <w:tcPrChange w:id="1678" w:author="Sudarshan NEUPANE" w:date="2025-11-03T19:05:00Z" w16du:dateUtc="2025-11-04T00:05:00Z">
              <w:tcPr>
                <w:tcW w:w="728" w:type="pct"/>
                <w:gridSpan w:val="2"/>
              </w:tcPr>
            </w:tcPrChange>
          </w:tcPr>
          <w:p w14:paraId="6F49F6AD" w14:textId="7517C37C" w:rsidR="00067BAF" w:rsidRPr="0063250C" w:rsidRDefault="6785B155" w:rsidP="5D860972">
            <w:pPr>
              <w:jc w:val="center"/>
              <w:cnfStyle w:val="000000000000" w:firstRow="0" w:lastRow="0" w:firstColumn="0" w:lastColumn="0" w:oddVBand="0" w:evenVBand="0" w:oddHBand="0" w:evenHBand="0" w:firstRowFirstColumn="0" w:firstRowLastColumn="0" w:lastRowFirstColumn="0" w:lastRowLastColumn="0"/>
            </w:pPr>
            <w:r>
              <w:lastRenderedPageBreak/>
              <w:t>Fail</w:t>
            </w:r>
          </w:p>
        </w:tc>
        <w:tc>
          <w:tcPr>
            <w:tcW w:w="2231" w:type="dxa"/>
            <w:tcPrChange w:id="1679" w:author="Sudarshan NEUPANE" w:date="2025-11-03T19:05:00Z" w16du:dateUtc="2025-11-04T00:05:00Z">
              <w:tcPr>
                <w:tcW w:w="730" w:type="pct"/>
              </w:tcPr>
            </w:tcPrChange>
          </w:tcPr>
          <w:p w14:paraId="03894416" w14:textId="77777777"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53E13823"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292D5AFE" w14:textId="77777777" w:rsidR="00067BAF" w:rsidRPr="0063250C" w:rsidRDefault="00067BAF" w:rsidP="5D860972">
            <w:pPr>
              <w:jc w:val="center"/>
              <w:rPr>
                <w:b w:val="0"/>
                <w:bCs w:val="0"/>
              </w:rPr>
            </w:pPr>
            <w:r>
              <w:rPr>
                <w:b w:val="0"/>
                <w:bCs w:val="0"/>
              </w:rPr>
              <w:t>2</w:t>
            </w:r>
          </w:p>
        </w:tc>
        <w:tc>
          <w:tcPr>
            <w:tcW w:w="2397" w:type="dxa"/>
            <w:vAlign w:val="center"/>
          </w:tcPr>
          <w:p w14:paraId="4C088BC7"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Given invoice data is ready for export</w:t>
            </w:r>
          </w:p>
        </w:tc>
        <w:tc>
          <w:tcPr>
            <w:tcW w:w="1882" w:type="dxa"/>
            <w:vAlign w:val="center"/>
          </w:tcPr>
          <w:p w14:paraId="7EE73266"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Invoice information available for export</w:t>
            </w:r>
          </w:p>
        </w:tc>
        <w:tc>
          <w:tcPr>
            <w:tcW w:w="1785" w:type="dxa"/>
            <w:vAlign w:val="center"/>
          </w:tcPr>
          <w:p w14:paraId="71FC9317" w14:textId="75E21EAA" w:rsidR="00067BAF" w:rsidRPr="0063250C" w:rsidRDefault="39DE7589" w:rsidP="65D27D43">
            <w:pPr>
              <w:cnfStyle w:val="000000000000" w:firstRow="0" w:lastRow="0" w:firstColumn="0" w:lastColumn="0" w:oddVBand="0" w:evenVBand="0" w:oddHBand="0" w:evenHBand="0" w:firstRowFirstColumn="0" w:firstRowLastColumn="0" w:lastRowFirstColumn="0" w:lastRowLastColumn="0"/>
            </w:pPr>
            <w:r>
              <w:t>No PDF option available</w:t>
            </w:r>
          </w:p>
          <w:p w14:paraId="06855C7C" w14:textId="23EB5D9F" w:rsidR="00067BAF" w:rsidRPr="0063250C" w:rsidRDefault="00067BAF" w:rsidP="5D860972">
            <w:pPr>
              <w:cnfStyle w:val="000000000000" w:firstRow="0" w:lastRow="0" w:firstColumn="0" w:lastColumn="0" w:oddVBand="0" w:evenVBand="0" w:oddHBand="0" w:evenHBand="0" w:firstRowFirstColumn="0" w:firstRowLastColumn="0" w:lastRowFirstColumn="0" w:lastRowLastColumn="0"/>
            </w:pPr>
          </w:p>
        </w:tc>
        <w:tc>
          <w:tcPr>
            <w:tcW w:w="840" w:type="dxa"/>
            <w:vAlign w:val="center"/>
          </w:tcPr>
          <w:p w14:paraId="4539A40A" w14:textId="761DD94A" w:rsidR="00067BAF" w:rsidRPr="0063250C" w:rsidRDefault="32ABE5DF" w:rsidP="5D860972">
            <w:pPr>
              <w:jc w:val="center"/>
              <w:cnfStyle w:val="000000000000" w:firstRow="0" w:lastRow="0" w:firstColumn="0" w:lastColumn="0" w:oddVBand="0" w:evenVBand="0" w:oddHBand="0" w:evenHBand="0" w:firstRowFirstColumn="0" w:firstRowLastColumn="0" w:lastRowFirstColumn="0" w:lastRowLastColumn="0"/>
            </w:pPr>
            <w:r>
              <w:t xml:space="preserve">Fail </w:t>
            </w:r>
          </w:p>
        </w:tc>
        <w:tc>
          <w:tcPr>
            <w:tcW w:w="2311" w:type="dxa"/>
          </w:tcPr>
          <w:p w14:paraId="01898503" w14:textId="43F5F881" w:rsidR="00067BAF" w:rsidRPr="0063250C" w:rsidRDefault="2F1B8E03">
            <w:pPr>
              <w:cnfStyle w:val="000000000000" w:firstRow="0" w:lastRow="0" w:firstColumn="0" w:lastColumn="0" w:oddVBand="0" w:evenVBand="0" w:oddHBand="0" w:evenHBand="0" w:firstRowFirstColumn="0" w:firstRowLastColumn="0" w:lastRowFirstColumn="0" w:lastRowLastColumn="0"/>
            </w:pPr>
            <w:r>
              <w:t>No CSV option available</w:t>
            </w:r>
          </w:p>
          <w:p w14:paraId="4F56E6CD" w14:textId="2EBEBB03"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00067BAF" w:rsidRPr="0063250C" w14:paraId="5E5D7FC3"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0233859D" w14:textId="77777777" w:rsidR="00067BAF" w:rsidRPr="0063250C" w:rsidRDefault="00067BAF" w:rsidP="5D860972">
            <w:pPr>
              <w:jc w:val="center"/>
              <w:rPr>
                <w:b w:val="0"/>
                <w:bCs w:val="0"/>
              </w:rPr>
            </w:pPr>
            <w:r>
              <w:rPr>
                <w:b w:val="0"/>
                <w:bCs w:val="0"/>
              </w:rPr>
              <w:t>3</w:t>
            </w:r>
          </w:p>
        </w:tc>
        <w:tc>
          <w:tcPr>
            <w:tcW w:w="2397" w:type="dxa"/>
            <w:vAlign w:val="center"/>
          </w:tcPr>
          <w:p w14:paraId="0D9984EC"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When the user selects PDF export</w:t>
            </w:r>
          </w:p>
        </w:tc>
        <w:tc>
          <w:tcPr>
            <w:tcW w:w="1882" w:type="dxa"/>
            <w:vAlign w:val="center"/>
          </w:tcPr>
          <w:p w14:paraId="558CFDA5" w14:textId="77777777" w:rsidR="00067BAF" w:rsidRPr="0063250C" w:rsidRDefault="090D9527" w:rsidP="65D27D43">
            <w:pPr>
              <w:cnfStyle w:val="000000000000" w:firstRow="0" w:lastRow="0" w:firstColumn="0" w:lastColumn="0" w:oddVBand="0" w:evenVBand="0" w:oddHBand="0" w:evenHBand="0" w:firstRowFirstColumn="0" w:firstRowLastColumn="0" w:lastRowFirstColumn="0" w:lastRowLastColumn="0"/>
            </w:pPr>
            <w:r>
              <w:t>PDF export initiated</w:t>
            </w:r>
          </w:p>
        </w:tc>
        <w:tc>
          <w:tcPr>
            <w:tcW w:w="1785" w:type="dxa"/>
            <w:vAlign w:val="center"/>
          </w:tcPr>
          <w:p w14:paraId="1CEB7E5B" w14:textId="067630B5" w:rsidR="00067BAF" w:rsidRPr="0063250C" w:rsidRDefault="4BE97F0C" w:rsidP="65D27D43">
            <w:pPr>
              <w:cnfStyle w:val="000000000000" w:firstRow="0" w:lastRow="0" w:firstColumn="0" w:lastColumn="0" w:oddVBand="0" w:evenVBand="0" w:oddHBand="0" w:evenHBand="0" w:firstRowFirstColumn="0" w:firstRowLastColumn="0" w:lastRowFirstColumn="0" w:lastRowLastColumn="0"/>
            </w:pPr>
            <w:r>
              <w:t>No PDF option available</w:t>
            </w:r>
          </w:p>
        </w:tc>
        <w:tc>
          <w:tcPr>
            <w:tcW w:w="840" w:type="dxa"/>
            <w:vAlign w:val="center"/>
          </w:tcPr>
          <w:p w14:paraId="115B339E" w14:textId="2C6A17D6" w:rsidR="00067BAF" w:rsidRPr="0063250C" w:rsidRDefault="58B440AE" w:rsidP="5D860972">
            <w:pPr>
              <w:jc w:val="center"/>
              <w:cnfStyle w:val="000000000000" w:firstRow="0" w:lastRow="0" w:firstColumn="0" w:lastColumn="0" w:oddVBand="0" w:evenVBand="0" w:oddHBand="0" w:evenHBand="0" w:firstRowFirstColumn="0" w:firstRowLastColumn="0" w:lastRowFirstColumn="0" w:lastRowLastColumn="0"/>
            </w:pPr>
            <w:r>
              <w:t>Fail</w:t>
            </w:r>
          </w:p>
        </w:tc>
        <w:tc>
          <w:tcPr>
            <w:tcW w:w="2311" w:type="dxa"/>
          </w:tcPr>
          <w:p w14:paraId="0F070975" w14:textId="43F5F881" w:rsidR="00067BAF" w:rsidRPr="0063250C" w:rsidRDefault="2F1B8E03">
            <w:pPr>
              <w:cnfStyle w:val="000000000000" w:firstRow="0" w:lastRow="0" w:firstColumn="0" w:lastColumn="0" w:oddVBand="0" w:evenVBand="0" w:oddHBand="0" w:evenHBand="0" w:firstRowFirstColumn="0" w:firstRowLastColumn="0" w:lastRowFirstColumn="0" w:lastRowLastColumn="0"/>
            </w:pPr>
            <w:r>
              <w:t>No CSV option available</w:t>
            </w:r>
          </w:p>
          <w:p w14:paraId="72D7DD9B" w14:textId="0B645DE5" w:rsidR="00067BAF" w:rsidRPr="0063250C" w:rsidRDefault="00067BAF">
            <w:pPr>
              <w:cnfStyle w:val="000000000000" w:firstRow="0" w:lastRow="0" w:firstColumn="0" w:lastColumn="0" w:oddVBand="0" w:evenVBand="0" w:oddHBand="0" w:evenHBand="0" w:firstRowFirstColumn="0" w:firstRowLastColumn="0" w:lastRowFirstColumn="0" w:lastRowLastColumn="0"/>
            </w:pPr>
          </w:p>
        </w:tc>
      </w:tr>
      <w:tr w:rsidR="65D27D43" w14:paraId="2329366D" w14:textId="77777777" w:rsidTr="65D27D43">
        <w:trPr>
          <w:gridAfter w:val="5"/>
          <w:wAfter w:w="1800" w:type="dxa"/>
          <w:trHeight w:val="300"/>
        </w:trPr>
        <w:tc>
          <w:tcPr>
            <w:cnfStyle w:val="001000000000" w:firstRow="0" w:lastRow="0" w:firstColumn="1" w:lastColumn="0" w:oddVBand="0" w:evenVBand="0" w:oddHBand="0" w:evenHBand="0" w:firstRowFirstColumn="0" w:firstRowLastColumn="0" w:lastRowFirstColumn="0" w:lastRowLastColumn="0"/>
            <w:tcW w:w="855" w:type="dxa"/>
            <w:vAlign w:val="center"/>
          </w:tcPr>
          <w:p w14:paraId="038A4689" w14:textId="72130CDC" w:rsidR="36D0D6EB" w:rsidRDefault="36D0D6EB" w:rsidP="65D27D43">
            <w:pPr>
              <w:jc w:val="center"/>
            </w:pPr>
            <w:r>
              <w:t>STEP</w:t>
            </w:r>
          </w:p>
        </w:tc>
        <w:tc>
          <w:tcPr>
            <w:tcW w:w="2397" w:type="dxa"/>
            <w:vAlign w:val="center"/>
          </w:tcPr>
          <w:p w14:paraId="0C466C02" w14:textId="77777777" w:rsidR="36D0D6EB" w:rsidRDefault="090D9527" w:rsidP="65D27D43">
            <w:pPr>
              <w:cnfStyle w:val="000000000000" w:firstRow="0" w:lastRow="0" w:firstColumn="0" w:lastColumn="0" w:oddVBand="0" w:evenVBand="0" w:oddHBand="0" w:evenHBand="0" w:firstRowFirstColumn="0" w:firstRowLastColumn="0" w:lastRowFirstColumn="0" w:lastRowLastColumn="0"/>
            </w:pPr>
            <w:r>
              <w:t>Then PDF renders with all details</w:t>
            </w:r>
          </w:p>
        </w:tc>
        <w:tc>
          <w:tcPr>
            <w:tcW w:w="1882" w:type="dxa"/>
            <w:vAlign w:val="center"/>
          </w:tcPr>
          <w:p w14:paraId="7F6C9C09" w14:textId="77777777" w:rsidR="36D0D6EB" w:rsidRDefault="090D9527" w:rsidP="65D27D43">
            <w:pPr>
              <w:cnfStyle w:val="000000000000" w:firstRow="0" w:lastRow="0" w:firstColumn="0" w:lastColumn="0" w:oddVBand="0" w:evenVBand="0" w:oddHBand="0" w:evenHBand="0" w:firstRowFirstColumn="0" w:firstRowLastColumn="0" w:lastRowFirstColumn="0" w:lastRowLastColumn="0"/>
            </w:pPr>
            <w:r>
              <w:t>Complete invoice information in PDF format</w:t>
            </w:r>
          </w:p>
        </w:tc>
        <w:tc>
          <w:tcPr>
            <w:tcW w:w="1785" w:type="dxa"/>
            <w:vAlign w:val="center"/>
          </w:tcPr>
          <w:p w14:paraId="42DA1DA7" w14:textId="26F7B53A" w:rsidR="38EF9501" w:rsidRDefault="38EF9501" w:rsidP="65D27D43">
            <w:pPr>
              <w:cnfStyle w:val="000000000000" w:firstRow="0" w:lastRow="0" w:firstColumn="0" w:lastColumn="0" w:oddVBand="0" w:evenVBand="0" w:oddHBand="0" w:evenHBand="0" w:firstRowFirstColumn="0" w:firstRowLastColumn="0" w:lastRowFirstColumn="0" w:lastRowLastColumn="0"/>
            </w:pPr>
            <w:r>
              <w:t>No PDF option available</w:t>
            </w:r>
          </w:p>
        </w:tc>
        <w:tc>
          <w:tcPr>
            <w:tcW w:w="840" w:type="dxa"/>
            <w:vAlign w:val="center"/>
          </w:tcPr>
          <w:p w14:paraId="3FCFEFB6" w14:textId="6A9306B6" w:rsidR="36D0D6EB" w:rsidRDefault="36D0D6EB" w:rsidP="65D27D43">
            <w:pPr>
              <w:jc w:val="center"/>
              <w:cnfStyle w:val="000000000000" w:firstRow="0" w:lastRow="0" w:firstColumn="0" w:lastColumn="0" w:oddVBand="0" w:evenVBand="0" w:oddHBand="0" w:evenHBand="0" w:firstRowFirstColumn="0" w:firstRowLastColumn="0" w:lastRowFirstColumn="0" w:lastRowLastColumn="0"/>
            </w:pPr>
            <w:r>
              <w:t>PASS/FAIL</w:t>
            </w:r>
          </w:p>
        </w:tc>
        <w:tc>
          <w:tcPr>
            <w:tcW w:w="2311" w:type="dxa"/>
            <w:vAlign w:val="center"/>
          </w:tcPr>
          <w:p w14:paraId="11D68782" w14:textId="43F5F881" w:rsidR="36D0D6EB" w:rsidRDefault="0AC9D5C5" w:rsidP="65D27D43">
            <w:pPr>
              <w:cnfStyle w:val="000000000000" w:firstRow="0" w:lastRow="0" w:firstColumn="0" w:lastColumn="0" w:oddVBand="0" w:evenVBand="0" w:oddHBand="0" w:evenHBand="0" w:firstRowFirstColumn="0" w:firstRowLastColumn="0" w:lastRowFirstColumn="0" w:lastRowLastColumn="0"/>
            </w:pPr>
            <w:r>
              <w:t>No CSV option available</w:t>
            </w:r>
          </w:p>
          <w:p w14:paraId="796E41EF" w14:textId="12C5A639" w:rsidR="36D0D6EB" w:rsidRDefault="36D0D6EB" w:rsidP="65D27D43">
            <w:pPr>
              <w:cnfStyle w:val="000000000000" w:firstRow="0" w:lastRow="0" w:firstColumn="0" w:lastColumn="0" w:oddVBand="0" w:evenVBand="0" w:oddHBand="0" w:evenHBand="0" w:firstRowFirstColumn="0" w:firstRowLastColumn="0" w:lastRowFirstColumn="0" w:lastRowLastColumn="0"/>
            </w:pPr>
          </w:p>
        </w:tc>
      </w:tr>
    </w:tbl>
    <w:p w14:paraId="0CA0C7FA" w14:textId="77777777" w:rsidR="00D455AA" w:rsidRDefault="00D455AA" w:rsidP="00366895"/>
    <w:p w14:paraId="56C64D5C" w14:textId="6C29AE03" w:rsidR="00D27F2D" w:rsidRDefault="7C544DEA" w:rsidP="00D27F2D">
      <w:pPr>
        <w:pStyle w:val="Heading2"/>
      </w:pPr>
      <w:r>
        <w:t xml:space="preserve"> </w:t>
      </w:r>
      <w:bookmarkStart w:id="1680" w:name="_Toc1323769656"/>
      <w:r>
        <w:t>Security Standards</w:t>
      </w:r>
      <w:bookmarkEnd w:id="1680"/>
    </w:p>
    <w:p w14:paraId="65675227" w14:textId="17F6F8CD" w:rsidR="00D27F2D" w:rsidRPr="00453C19" w:rsidRDefault="7C544DEA" w:rsidP="65D27D43">
      <w:pPr>
        <w:shd w:val="clear" w:color="auto" w:fill="FFFFFF" w:themeFill="background1"/>
        <w:spacing w:after="180"/>
        <w:rPr>
          <w:color w:val="222222"/>
          <w:sz w:val="24"/>
          <w:szCs w:val="24"/>
        </w:rPr>
      </w:pPr>
      <w:r w:rsidRPr="65D27D43">
        <w:rPr>
          <w:color w:val="222222"/>
          <w:sz w:val="24"/>
          <w:szCs w:val="24"/>
        </w:rPr>
        <w:t>Baselines we enforce.</w:t>
      </w:r>
    </w:p>
    <w:p w14:paraId="47C79C00" w14:textId="77777777" w:rsidR="00D27F2D" w:rsidRPr="00453C19" w:rsidRDefault="00D27F2D" w:rsidP="00D27F2D">
      <w:pPr>
        <w:pStyle w:val="ListParagraph"/>
        <w:numPr>
          <w:ilvl w:val="0"/>
          <w:numId w:val="83"/>
        </w:numPr>
        <w:shd w:val="clear" w:color="auto" w:fill="FFFFFF" w:themeFill="background1"/>
        <w:rPr>
          <w:color w:val="222222"/>
          <w:sz w:val="24"/>
          <w:szCs w:val="24"/>
        </w:rPr>
      </w:pPr>
      <w:r w:rsidRPr="00453C19">
        <w:rPr>
          <w:color w:val="222222"/>
          <w:sz w:val="24"/>
          <w:szCs w:val="24"/>
        </w:rPr>
        <w:t xml:space="preserve">AuthN/Z: OIDC with Cognito; short‑lived JWTs; RBAC (Caregiver/Patient), feature flags for Mail Assistant/Notetaker/Calendar.  </w:t>
      </w:r>
    </w:p>
    <w:p w14:paraId="4FB8932D" w14:textId="77777777" w:rsidR="00D27F2D" w:rsidRPr="00453C19" w:rsidRDefault="00D27F2D" w:rsidP="00D27F2D">
      <w:pPr>
        <w:pStyle w:val="ListParagraph"/>
        <w:numPr>
          <w:ilvl w:val="0"/>
          <w:numId w:val="83"/>
        </w:numPr>
        <w:shd w:val="clear" w:color="auto" w:fill="FFFFFF" w:themeFill="background1"/>
        <w:rPr>
          <w:color w:val="222222"/>
          <w:sz w:val="24"/>
          <w:szCs w:val="24"/>
        </w:rPr>
      </w:pPr>
      <w:r w:rsidRPr="00453C19">
        <w:rPr>
          <w:color w:val="222222"/>
          <w:sz w:val="24"/>
          <w:szCs w:val="24"/>
        </w:rPr>
        <w:t>Crypto: TLS 1.3; AES‑256‑GCM at rest (S3 SSE‑KMS, RDS storage encryption); key rotation (annual); HMAC for webhook/event verification.</w:t>
      </w:r>
    </w:p>
    <w:p w14:paraId="76F303C1" w14:textId="77777777" w:rsidR="00D27F2D" w:rsidRPr="00453C19" w:rsidRDefault="00D27F2D" w:rsidP="00D27F2D">
      <w:pPr>
        <w:pStyle w:val="ListParagraph"/>
        <w:numPr>
          <w:ilvl w:val="0"/>
          <w:numId w:val="83"/>
        </w:numPr>
        <w:shd w:val="clear" w:color="auto" w:fill="FFFFFF" w:themeFill="background1"/>
        <w:rPr>
          <w:color w:val="222222"/>
          <w:sz w:val="24"/>
          <w:szCs w:val="24"/>
        </w:rPr>
      </w:pPr>
      <w:r w:rsidRPr="00453C19">
        <w:rPr>
          <w:color w:val="222222"/>
          <w:sz w:val="24"/>
          <w:szCs w:val="24"/>
        </w:rPr>
        <w:t>Mobile: jailbreak/root detection; secure storage (Keychain/Keystore) for refresh tokens; no secrets in code; certificate pinning.</w:t>
      </w:r>
    </w:p>
    <w:p w14:paraId="63E3FE38" w14:textId="77777777" w:rsidR="00D27F2D" w:rsidRPr="00453C19" w:rsidRDefault="00D27F2D" w:rsidP="00D27F2D">
      <w:pPr>
        <w:pStyle w:val="ListParagraph"/>
        <w:numPr>
          <w:ilvl w:val="0"/>
          <w:numId w:val="83"/>
        </w:numPr>
        <w:shd w:val="clear" w:color="auto" w:fill="FFFFFF" w:themeFill="background1"/>
        <w:rPr>
          <w:color w:val="222222"/>
          <w:sz w:val="24"/>
          <w:szCs w:val="24"/>
        </w:rPr>
      </w:pPr>
      <w:r w:rsidRPr="00453C19">
        <w:rPr>
          <w:color w:val="222222"/>
          <w:sz w:val="24"/>
          <w:szCs w:val="24"/>
        </w:rPr>
        <w:t xml:space="preserve">Data minimization: Local‑first storage for medical notes; USPS mail images not retained beyond OCR unless user opts in; redact logs.  </w:t>
      </w:r>
    </w:p>
    <w:p w14:paraId="3C9C94F8" w14:textId="77777777" w:rsidR="00D27F2D" w:rsidRPr="00453C19" w:rsidRDefault="00D27F2D" w:rsidP="00D27F2D">
      <w:pPr>
        <w:pStyle w:val="ListParagraph"/>
        <w:numPr>
          <w:ilvl w:val="0"/>
          <w:numId w:val="83"/>
        </w:numPr>
        <w:shd w:val="clear" w:color="auto" w:fill="FFFFFF" w:themeFill="background1"/>
        <w:rPr>
          <w:color w:val="222222"/>
          <w:sz w:val="24"/>
          <w:szCs w:val="24"/>
        </w:rPr>
      </w:pPr>
      <w:r w:rsidRPr="00453C19">
        <w:rPr>
          <w:color w:val="222222"/>
          <w:sz w:val="24"/>
          <w:szCs w:val="24"/>
        </w:rPr>
        <w:t xml:space="preserve">Accessibility: WCAG 2.2 AA compliance for all new surfaces (Notetaker views, Calendar, Mail).  </w:t>
      </w:r>
    </w:p>
    <w:p w14:paraId="5E0BB3C7" w14:textId="77777777" w:rsidR="00D27F2D" w:rsidRPr="00453C19" w:rsidRDefault="00D27F2D" w:rsidP="00D27F2D">
      <w:pPr>
        <w:shd w:val="clear" w:color="auto" w:fill="FFFFFF" w:themeFill="background1"/>
        <w:spacing w:after="180"/>
        <w:rPr>
          <w:color w:val="222222"/>
          <w:sz w:val="24"/>
          <w:szCs w:val="24"/>
        </w:rPr>
      </w:pPr>
      <w:r w:rsidRPr="00453C19">
        <w:rPr>
          <w:color w:val="222222"/>
          <w:sz w:val="24"/>
          <w:szCs w:val="24"/>
        </w:rPr>
        <w:t>Threat‑specific mitigations.</w:t>
      </w:r>
    </w:p>
    <w:p w14:paraId="01FCB04A" w14:textId="77777777" w:rsidR="00D27F2D" w:rsidRPr="00453C19" w:rsidRDefault="00D27F2D" w:rsidP="00D27F2D">
      <w:pPr>
        <w:pStyle w:val="ListParagraph"/>
        <w:numPr>
          <w:ilvl w:val="0"/>
          <w:numId w:val="82"/>
        </w:numPr>
        <w:shd w:val="clear" w:color="auto" w:fill="FFFFFF" w:themeFill="background1"/>
        <w:rPr>
          <w:color w:val="222222"/>
          <w:sz w:val="24"/>
          <w:szCs w:val="24"/>
        </w:rPr>
      </w:pPr>
      <w:r w:rsidRPr="00453C19">
        <w:rPr>
          <w:color w:val="222222"/>
          <w:sz w:val="24"/>
          <w:szCs w:val="24"/>
        </w:rPr>
        <w:t>PII leakage in OCR/notes ⇒ regex + ML patterns; quarantine flow; consent gate before any caregiver propagation (see 6.7).</w:t>
      </w:r>
    </w:p>
    <w:p w14:paraId="5603B5F0" w14:textId="77777777" w:rsidR="00D27F2D" w:rsidRPr="00453C19" w:rsidRDefault="00D27F2D" w:rsidP="00D27F2D">
      <w:pPr>
        <w:pStyle w:val="ListParagraph"/>
        <w:numPr>
          <w:ilvl w:val="0"/>
          <w:numId w:val="82"/>
        </w:numPr>
        <w:shd w:val="clear" w:color="auto" w:fill="FFFFFF" w:themeFill="background1"/>
        <w:rPr>
          <w:color w:val="222222"/>
          <w:sz w:val="24"/>
          <w:szCs w:val="24"/>
        </w:rPr>
      </w:pPr>
      <w:r w:rsidRPr="00453C19">
        <w:rPr>
          <w:color w:val="222222"/>
          <w:sz w:val="24"/>
          <w:szCs w:val="24"/>
        </w:rPr>
        <w:t>Mailbox integrations ⇒ principle of least privilege; app‑level IMAP credentials are never stored; per‑user config, encrypted.</w:t>
      </w:r>
    </w:p>
    <w:p w14:paraId="676794B9" w14:textId="77777777" w:rsidR="00D27F2D" w:rsidRPr="00453C19" w:rsidRDefault="00D27F2D" w:rsidP="00D27F2D">
      <w:pPr>
        <w:pStyle w:val="ListParagraph"/>
        <w:numPr>
          <w:ilvl w:val="0"/>
          <w:numId w:val="82"/>
        </w:numPr>
        <w:shd w:val="clear" w:color="auto" w:fill="FFFFFF" w:themeFill="background1"/>
        <w:rPr>
          <w:color w:val="222222"/>
          <w:sz w:val="24"/>
          <w:szCs w:val="24"/>
        </w:rPr>
      </w:pPr>
      <w:r w:rsidRPr="00453C19">
        <w:rPr>
          <w:color w:val="222222"/>
          <w:sz w:val="24"/>
          <w:szCs w:val="24"/>
        </w:rPr>
        <w:t>Calendar proposals flagged as AI‑derived to prevent silent data injection (user confirmation required).</w:t>
      </w:r>
    </w:p>
    <w:p w14:paraId="0BC17A91" w14:textId="233CBCF4" w:rsidR="00D27F2D" w:rsidRDefault="7C544DEA" w:rsidP="00D27F2D">
      <w:pPr>
        <w:pStyle w:val="Heading2"/>
      </w:pPr>
      <w:r>
        <w:t xml:space="preserve"> </w:t>
      </w:r>
      <w:bookmarkStart w:id="1681" w:name="_Toc347248297"/>
      <w:r>
        <w:t>Compliance &amp; Auditing</w:t>
      </w:r>
      <w:bookmarkEnd w:id="1681"/>
      <w:r>
        <w:t xml:space="preserve">  </w:t>
      </w:r>
    </w:p>
    <w:p w14:paraId="1887BBBC" w14:textId="77777777" w:rsidR="00D27F2D" w:rsidRPr="00453C19" w:rsidRDefault="00D27F2D" w:rsidP="00D27F2D">
      <w:pPr>
        <w:shd w:val="clear" w:color="auto" w:fill="FFFFFF" w:themeFill="background1"/>
        <w:spacing w:after="180"/>
        <w:rPr>
          <w:color w:val="222222"/>
          <w:sz w:val="24"/>
          <w:szCs w:val="24"/>
        </w:rPr>
      </w:pPr>
      <w:r w:rsidRPr="00453C19">
        <w:rPr>
          <w:color w:val="222222"/>
          <w:sz w:val="24"/>
          <w:szCs w:val="24"/>
        </w:rPr>
        <w:t>Scope. Apply HIPAA‑aligned safeguards to PHI‑adjacent features (notes, OCR text, triggers) and enable auditable use by caregivers.</w:t>
      </w:r>
    </w:p>
    <w:p w14:paraId="2A39D179" w14:textId="77777777" w:rsidR="00D27F2D" w:rsidRPr="00453C19" w:rsidRDefault="00D27F2D" w:rsidP="00D27F2D">
      <w:pPr>
        <w:shd w:val="clear" w:color="auto" w:fill="FFFFFF" w:themeFill="background1"/>
        <w:spacing w:after="180"/>
        <w:rPr>
          <w:color w:val="222222"/>
          <w:sz w:val="24"/>
          <w:szCs w:val="24"/>
        </w:rPr>
      </w:pPr>
      <w:r w:rsidRPr="00453C19">
        <w:rPr>
          <w:color w:val="222222"/>
          <w:sz w:val="24"/>
          <w:szCs w:val="24"/>
        </w:rPr>
        <w:t>Audit events (min set).</w:t>
      </w:r>
    </w:p>
    <w:p w14:paraId="0725CEF3" w14:textId="77777777" w:rsidR="00D27F2D" w:rsidRPr="00453C19" w:rsidRDefault="00D27F2D" w:rsidP="00D27F2D">
      <w:pPr>
        <w:shd w:val="clear" w:color="auto" w:fill="FFFFFF" w:themeFill="background1"/>
        <w:spacing w:after="180"/>
        <w:rPr>
          <w:color w:val="222222"/>
          <w:sz w:val="24"/>
          <w:szCs w:val="24"/>
        </w:rPr>
      </w:pPr>
      <w:r w:rsidRPr="00453C19">
        <w:rPr>
          <w:color w:val="222222"/>
          <w:sz w:val="24"/>
          <w:szCs w:val="24"/>
        </w:rPr>
        <w:t>note.view, note.export, note.pii_detected, mail.view, mail.ocr, calendar.proposed_from_trigger, calendar.accepted_from_trigger, settings.pii_list_update, roles.change with who, when, reason, patient_id (if applicable).</w:t>
      </w:r>
    </w:p>
    <w:p w14:paraId="5080F866" w14:textId="77777777" w:rsidR="00D27F2D" w:rsidRPr="00453C19" w:rsidRDefault="00D27F2D" w:rsidP="00D27F2D">
      <w:pPr>
        <w:shd w:val="clear" w:color="auto" w:fill="FFFFFF" w:themeFill="background1"/>
        <w:spacing w:after="180"/>
        <w:rPr>
          <w:color w:val="222222"/>
          <w:sz w:val="24"/>
          <w:szCs w:val="24"/>
        </w:rPr>
      </w:pPr>
      <w:r w:rsidRPr="00453C19">
        <w:rPr>
          <w:color w:val="222222"/>
          <w:sz w:val="24"/>
          <w:szCs w:val="24"/>
        </w:rPr>
        <w:t>Retention &amp; access</w:t>
      </w:r>
    </w:p>
    <w:p w14:paraId="7EC63CC3" w14:textId="77777777" w:rsidR="00D27F2D" w:rsidRPr="00453C19" w:rsidRDefault="00D27F2D" w:rsidP="00D27F2D">
      <w:pPr>
        <w:pStyle w:val="ListParagraph"/>
        <w:numPr>
          <w:ilvl w:val="0"/>
          <w:numId w:val="81"/>
        </w:numPr>
        <w:shd w:val="clear" w:color="auto" w:fill="FFFFFF" w:themeFill="background1"/>
        <w:rPr>
          <w:color w:val="222222"/>
          <w:sz w:val="24"/>
          <w:szCs w:val="24"/>
        </w:rPr>
      </w:pPr>
      <w:r w:rsidRPr="00453C19">
        <w:rPr>
          <w:color w:val="222222"/>
          <w:sz w:val="24"/>
          <w:szCs w:val="24"/>
        </w:rPr>
        <w:t>Notes: local by default; encrypted backup only with explicit patient consent.</w:t>
      </w:r>
    </w:p>
    <w:p w14:paraId="161611A2" w14:textId="77777777" w:rsidR="00D27F2D" w:rsidRPr="00453C19" w:rsidRDefault="00D27F2D" w:rsidP="00D27F2D">
      <w:pPr>
        <w:pStyle w:val="ListParagraph"/>
        <w:numPr>
          <w:ilvl w:val="0"/>
          <w:numId w:val="81"/>
        </w:numPr>
        <w:shd w:val="clear" w:color="auto" w:fill="FFFFFF" w:themeFill="background1"/>
        <w:rPr>
          <w:color w:val="222222"/>
          <w:sz w:val="24"/>
          <w:szCs w:val="24"/>
        </w:rPr>
      </w:pPr>
      <w:r w:rsidRPr="00453C19">
        <w:rPr>
          <w:color w:val="222222"/>
          <w:sz w:val="24"/>
          <w:szCs w:val="24"/>
        </w:rPr>
        <w:t>Mail OCR text: 30‑day default retention; extendable by user; caregiver access requires proof of linkage (8.3) and consent event on record.</w:t>
      </w:r>
    </w:p>
    <w:p w14:paraId="67AF3304" w14:textId="77777777" w:rsidR="00D27F2D" w:rsidRPr="00453C19" w:rsidRDefault="00D27F2D" w:rsidP="00D27F2D">
      <w:pPr>
        <w:pStyle w:val="ListParagraph"/>
        <w:numPr>
          <w:ilvl w:val="0"/>
          <w:numId w:val="81"/>
        </w:numPr>
        <w:shd w:val="clear" w:color="auto" w:fill="FFFFFF" w:themeFill="background1"/>
        <w:rPr>
          <w:color w:val="222222"/>
          <w:sz w:val="24"/>
          <w:szCs w:val="24"/>
        </w:rPr>
      </w:pPr>
      <w:r w:rsidRPr="00453C19">
        <w:rPr>
          <w:color w:val="222222"/>
          <w:sz w:val="24"/>
          <w:szCs w:val="24"/>
        </w:rPr>
        <w:lastRenderedPageBreak/>
        <w:t>Exports: watermark with requester, timestamp, and dataset hash.</w:t>
      </w:r>
    </w:p>
    <w:p w14:paraId="4744FF03" w14:textId="77777777" w:rsidR="00D27F2D" w:rsidRPr="00453C19" w:rsidRDefault="00D27F2D" w:rsidP="00D27F2D">
      <w:pPr>
        <w:shd w:val="clear" w:color="auto" w:fill="FFFFFF" w:themeFill="background1"/>
        <w:spacing w:after="180"/>
        <w:rPr>
          <w:color w:val="222222"/>
          <w:sz w:val="24"/>
          <w:szCs w:val="24"/>
        </w:rPr>
      </w:pPr>
      <w:r w:rsidRPr="00453C19">
        <w:rPr>
          <w:color w:val="222222"/>
          <w:sz w:val="24"/>
          <w:szCs w:val="24"/>
        </w:rPr>
        <w:t>Monitoring.</w:t>
      </w:r>
    </w:p>
    <w:p w14:paraId="3CF7F8C5" w14:textId="77777777" w:rsidR="00D27F2D" w:rsidRDefault="00D27F2D" w:rsidP="00D27F2D">
      <w:pPr>
        <w:pStyle w:val="ListParagraph"/>
        <w:numPr>
          <w:ilvl w:val="0"/>
          <w:numId w:val="80"/>
        </w:numPr>
        <w:shd w:val="clear" w:color="auto" w:fill="FFFFFF" w:themeFill="background1"/>
        <w:rPr>
          <w:color w:val="222222"/>
          <w:sz w:val="24"/>
          <w:szCs w:val="24"/>
        </w:rPr>
      </w:pPr>
      <w:r w:rsidRPr="00453C19">
        <w:rPr>
          <w:color w:val="222222"/>
          <w:sz w:val="24"/>
          <w:szCs w:val="24"/>
        </w:rPr>
        <w:t>Aggregate audit trails; anomaly alerts (e.g., caregiver viewing many mail items rapidly).</w:t>
      </w:r>
    </w:p>
    <w:p w14:paraId="100F7FE0" w14:textId="77777777" w:rsidR="00D27F2D" w:rsidRPr="00453C19" w:rsidRDefault="00D27F2D" w:rsidP="00D27F2D">
      <w:pPr>
        <w:pStyle w:val="ListParagraph"/>
        <w:shd w:val="clear" w:color="auto" w:fill="FFFFFF" w:themeFill="background1"/>
        <w:ind w:left="720" w:firstLine="0"/>
        <w:rPr>
          <w:color w:val="222222"/>
          <w:sz w:val="24"/>
          <w:szCs w:val="24"/>
        </w:rPr>
      </w:pPr>
    </w:p>
    <w:p w14:paraId="3DA973D7" w14:textId="400B897E" w:rsidR="00D27F2D" w:rsidRDefault="7C544DEA" w:rsidP="00D27F2D">
      <w:pPr>
        <w:pStyle w:val="Heading2"/>
      </w:pPr>
      <w:r>
        <w:t xml:space="preserve"> </w:t>
      </w:r>
      <w:bookmarkStart w:id="1682" w:name="_Toc620679863"/>
      <w:r>
        <w:t>User Roles &amp; Management — additions for Team A features</w:t>
      </w:r>
      <w:bookmarkEnd w:id="1682"/>
    </w:p>
    <w:p w14:paraId="28CDD32D" w14:textId="77777777" w:rsidR="00D27F2D" w:rsidRPr="00453C19" w:rsidRDefault="00D27F2D" w:rsidP="00D27F2D">
      <w:pPr>
        <w:spacing w:after="180"/>
        <w:rPr>
          <w:sz w:val="24"/>
          <w:szCs w:val="24"/>
        </w:rPr>
      </w:pPr>
      <w:r w:rsidRPr="00453C19">
        <w:rPr>
          <w:sz w:val="24"/>
          <w:szCs w:val="24"/>
        </w:rPr>
        <w:t>Roles/permissions (delta).</w:t>
      </w:r>
    </w:p>
    <w:p w14:paraId="7B2B378A" w14:textId="77777777" w:rsidR="00D27F2D" w:rsidRPr="00453C19" w:rsidRDefault="00D27F2D" w:rsidP="00D27F2D">
      <w:pPr>
        <w:pStyle w:val="ListParagraph"/>
        <w:numPr>
          <w:ilvl w:val="0"/>
          <w:numId w:val="79"/>
        </w:numPr>
        <w:rPr>
          <w:sz w:val="24"/>
          <w:szCs w:val="24"/>
        </w:rPr>
      </w:pPr>
      <w:r w:rsidRPr="00453C19">
        <w:rPr>
          <w:sz w:val="24"/>
          <w:szCs w:val="24"/>
        </w:rPr>
        <w:t>Patient: view/edit own Calendar; see Mail; enable/disable Notetaker; manage PII/trigger lists; opt‑in to caregiver sharing.</w:t>
      </w:r>
    </w:p>
    <w:p w14:paraId="43FEB34D" w14:textId="77777777" w:rsidR="00D27F2D" w:rsidRPr="00453C19" w:rsidRDefault="00D27F2D" w:rsidP="00D27F2D">
      <w:pPr>
        <w:pStyle w:val="ListParagraph"/>
        <w:numPr>
          <w:ilvl w:val="0"/>
          <w:numId w:val="79"/>
        </w:numPr>
        <w:rPr>
          <w:sz w:val="24"/>
          <w:szCs w:val="24"/>
        </w:rPr>
      </w:pPr>
      <w:r w:rsidRPr="00453C19">
        <w:rPr>
          <w:sz w:val="24"/>
          <w:szCs w:val="24"/>
        </w:rPr>
        <w:t>Caregiver: view patient’s Calendar; view Mail only with patient consent; receive PII alerts; accept/decline AI‑proposed events.</w:t>
      </w:r>
    </w:p>
    <w:p w14:paraId="1D3168B7" w14:textId="77777777" w:rsidR="00D27F2D" w:rsidRPr="00453C19" w:rsidRDefault="00D27F2D" w:rsidP="00D27F2D">
      <w:pPr>
        <w:pStyle w:val="ListParagraph"/>
        <w:numPr>
          <w:ilvl w:val="0"/>
          <w:numId w:val="79"/>
        </w:numPr>
        <w:rPr>
          <w:sz w:val="24"/>
          <w:szCs w:val="24"/>
        </w:rPr>
      </w:pPr>
      <w:r w:rsidRPr="00453C19">
        <w:rPr>
          <w:sz w:val="24"/>
          <w:szCs w:val="24"/>
        </w:rPr>
        <w:t>Admin: no access to PHI content—metadata only; manage policy, not data.</w:t>
      </w:r>
    </w:p>
    <w:p w14:paraId="0B8B02DC" w14:textId="77777777" w:rsidR="00D27F2D" w:rsidRPr="00453C19" w:rsidRDefault="00D27F2D" w:rsidP="00D27F2D">
      <w:pPr>
        <w:spacing w:after="180"/>
        <w:rPr>
          <w:sz w:val="24"/>
          <w:szCs w:val="24"/>
        </w:rPr>
      </w:pPr>
      <w:r w:rsidRPr="00453C19">
        <w:rPr>
          <w:sz w:val="24"/>
          <w:szCs w:val="24"/>
        </w:rPr>
        <w:t>Consent flows.</w:t>
      </w:r>
    </w:p>
    <w:p w14:paraId="6EF9653F" w14:textId="669384F3" w:rsidR="00D27F2D" w:rsidRPr="00453C19" w:rsidRDefault="00D27F2D" w:rsidP="00D27F2D">
      <w:pPr>
        <w:pStyle w:val="ListParagraph"/>
        <w:numPr>
          <w:ilvl w:val="0"/>
          <w:numId w:val="78"/>
        </w:numPr>
        <w:rPr>
          <w:sz w:val="24"/>
          <w:szCs w:val="24"/>
        </w:rPr>
      </w:pPr>
      <w:r w:rsidRPr="00453C19">
        <w:rPr>
          <w:sz w:val="24"/>
          <w:szCs w:val="24"/>
        </w:rPr>
        <w:t>Explicit toggle: “Share my Mail items with Caregiver X”</w:t>
      </w:r>
      <w:r>
        <w:rPr>
          <w:sz w:val="24"/>
          <w:szCs w:val="24"/>
        </w:rPr>
        <w:t>.</w:t>
      </w:r>
    </w:p>
    <w:p w14:paraId="70AE0BFC" w14:textId="77777777" w:rsidR="00D27F2D" w:rsidRDefault="00D27F2D" w:rsidP="00D27F2D">
      <w:pPr>
        <w:pStyle w:val="ListParagraph"/>
        <w:numPr>
          <w:ilvl w:val="0"/>
          <w:numId w:val="78"/>
        </w:numPr>
        <w:rPr>
          <w:sz w:val="24"/>
          <w:szCs w:val="24"/>
        </w:rPr>
      </w:pPr>
      <w:r w:rsidRPr="00453C19">
        <w:rPr>
          <w:sz w:val="24"/>
          <w:szCs w:val="24"/>
        </w:rPr>
        <w:t xml:space="preserve">Trigger and PII keyword editors are per patient and auditable.  </w:t>
      </w:r>
    </w:p>
    <w:p w14:paraId="3C2473C0" w14:textId="77777777" w:rsidR="00D27F2D" w:rsidRPr="00453C19" w:rsidRDefault="00D27F2D" w:rsidP="00D27F2D">
      <w:pPr>
        <w:pStyle w:val="ListParagraph"/>
        <w:ind w:left="720" w:firstLine="0"/>
        <w:rPr>
          <w:sz w:val="24"/>
          <w:szCs w:val="24"/>
        </w:rPr>
      </w:pPr>
    </w:p>
    <w:p w14:paraId="600EA42D" w14:textId="3B4CB4EB" w:rsidR="00D27F2D" w:rsidRDefault="7C544DEA" w:rsidP="00D27F2D">
      <w:pPr>
        <w:pStyle w:val="Heading2"/>
      </w:pPr>
      <w:r>
        <w:t xml:space="preserve"> </w:t>
      </w:r>
      <w:bookmarkStart w:id="1683" w:name="_Toc442745618"/>
      <w:r>
        <w:t>Security Considerations + 9.1.1 Data Privacy &amp; HIPAA</w:t>
      </w:r>
      <w:bookmarkEnd w:id="1683"/>
      <w:r>
        <w:t xml:space="preserve"> </w:t>
      </w:r>
    </w:p>
    <w:p w14:paraId="2CBD4643" w14:textId="77777777" w:rsidR="00D27F2D" w:rsidRPr="00453C19" w:rsidRDefault="00D27F2D" w:rsidP="00D27F2D">
      <w:pPr>
        <w:pStyle w:val="Heading2"/>
        <w:numPr>
          <w:ilvl w:val="0"/>
          <w:numId w:val="0"/>
        </w:numPr>
        <w:ind w:left="576"/>
      </w:pPr>
    </w:p>
    <w:p w14:paraId="743D521A" w14:textId="77777777" w:rsidR="00D27F2D" w:rsidRPr="00453C19" w:rsidRDefault="00D27F2D" w:rsidP="00D27F2D">
      <w:pPr>
        <w:spacing w:after="180"/>
        <w:rPr>
          <w:sz w:val="24"/>
          <w:szCs w:val="24"/>
        </w:rPr>
      </w:pPr>
      <w:r w:rsidRPr="00453C19">
        <w:rPr>
          <w:sz w:val="24"/>
          <w:szCs w:val="24"/>
        </w:rPr>
        <w:t>Privacy posture.</w:t>
      </w:r>
    </w:p>
    <w:p w14:paraId="6F83A082" w14:textId="77777777" w:rsidR="00D27F2D" w:rsidRPr="00453C19" w:rsidRDefault="00D27F2D" w:rsidP="00D27F2D">
      <w:pPr>
        <w:pStyle w:val="ListParagraph"/>
        <w:numPr>
          <w:ilvl w:val="0"/>
          <w:numId w:val="77"/>
        </w:numPr>
        <w:rPr>
          <w:sz w:val="24"/>
          <w:szCs w:val="24"/>
        </w:rPr>
      </w:pPr>
      <w:r w:rsidRPr="00453C19">
        <w:rPr>
          <w:sz w:val="24"/>
          <w:szCs w:val="24"/>
        </w:rPr>
        <w:t>Local‑first notes storage; OCR text treated as sensitive; enforce minimum necessary access.</w:t>
      </w:r>
    </w:p>
    <w:p w14:paraId="27B19F2D" w14:textId="77777777" w:rsidR="00D27F2D" w:rsidRPr="00453C19" w:rsidRDefault="00D27F2D" w:rsidP="00D27F2D">
      <w:pPr>
        <w:pStyle w:val="ListParagraph"/>
        <w:numPr>
          <w:ilvl w:val="0"/>
          <w:numId w:val="77"/>
        </w:numPr>
        <w:rPr>
          <w:sz w:val="24"/>
          <w:szCs w:val="24"/>
        </w:rPr>
      </w:pPr>
      <w:r w:rsidRPr="00453C19">
        <w:rPr>
          <w:sz w:val="24"/>
          <w:szCs w:val="24"/>
        </w:rPr>
        <w:t>Data labeling: AI‑derived Calendar entries carry immutable label for later review.</w:t>
      </w:r>
    </w:p>
    <w:p w14:paraId="6434563D" w14:textId="77777777" w:rsidR="00D27F2D" w:rsidRDefault="00D27F2D" w:rsidP="00D27F2D">
      <w:pPr>
        <w:pStyle w:val="ListParagraph"/>
        <w:numPr>
          <w:ilvl w:val="0"/>
          <w:numId w:val="77"/>
        </w:numPr>
        <w:rPr>
          <w:sz w:val="24"/>
          <w:szCs w:val="24"/>
        </w:rPr>
      </w:pPr>
      <w:r w:rsidRPr="00453C19">
        <w:rPr>
          <w:sz w:val="24"/>
          <w:szCs w:val="24"/>
        </w:rPr>
        <w:t>Breach surface minimized by avoiding long‑term storage of raw mail images.</w:t>
      </w:r>
    </w:p>
    <w:p w14:paraId="46DD5AA5" w14:textId="77777777" w:rsidR="00D27F2D" w:rsidRPr="00453C19" w:rsidRDefault="00D27F2D" w:rsidP="00D27F2D">
      <w:pPr>
        <w:pStyle w:val="ListParagraph"/>
        <w:ind w:left="720"/>
        <w:rPr>
          <w:sz w:val="24"/>
          <w:szCs w:val="24"/>
        </w:rPr>
      </w:pPr>
    </w:p>
    <w:p w14:paraId="34EB48C7" w14:textId="77777777" w:rsidR="00D27F2D" w:rsidRPr="00453C19" w:rsidRDefault="7C544DEA" w:rsidP="00D27F2D">
      <w:pPr>
        <w:spacing w:after="180"/>
        <w:rPr>
          <w:sz w:val="24"/>
          <w:szCs w:val="24"/>
        </w:rPr>
      </w:pPr>
      <w:r w:rsidRPr="65D27D43">
        <w:rPr>
          <w:sz w:val="24"/>
          <w:szCs w:val="24"/>
        </w:rPr>
        <w:t>HIPAA‑aligned safeguards (administrative, physical, technical): access controls (8.3), audit controls (6.7), integrity controls (checksums on notes/OCR), transmission security (TLS 1.3), and person/entity authentication (Cognito). (WCAG 2.2 remains a non‑discrimination/accessibility guardrail.)</w:t>
      </w:r>
    </w:p>
    <w:p w14:paraId="054FD085" w14:textId="118F25B3" w:rsidR="4291C9C6" w:rsidRDefault="4291C9C6" w:rsidP="4291C9C6">
      <w:pPr>
        <w:spacing w:after="180"/>
        <w:rPr>
          <w:sz w:val="24"/>
          <w:szCs w:val="24"/>
        </w:rPr>
      </w:pPr>
    </w:p>
    <w:p w14:paraId="71A0278B" w14:textId="4CEA3D46" w:rsidR="5C76852A" w:rsidRDefault="3816DF79" w:rsidP="65D27D43">
      <w:pPr>
        <w:pStyle w:val="Heading1"/>
        <w:numPr>
          <w:ilvl w:val="0"/>
          <w:numId w:val="0"/>
        </w:numPr>
      </w:pPr>
      <w:bookmarkStart w:id="1684" w:name="_Toc1890733680"/>
      <w:r>
        <w:t xml:space="preserve">7 </w:t>
      </w:r>
      <w:r w:rsidR="5991BCC7">
        <w:t>Defects &amp; Issues</w:t>
      </w:r>
      <w:bookmarkEnd w:id="1684"/>
    </w:p>
    <w:p w14:paraId="79E8DA2C" w14:textId="0E8CE3CF" w:rsidR="68445B9F" w:rsidRDefault="5991BCC7" w:rsidP="65D27D43">
      <w:pPr>
        <w:pStyle w:val="Heading1"/>
        <w:ind w:left="0"/>
        <w:rPr>
          <w:sz w:val="24"/>
          <w:szCs w:val="24"/>
        </w:rPr>
      </w:pPr>
      <w:bookmarkStart w:id="1685" w:name="_Toc140359580"/>
      <w:r w:rsidRPr="65D27D43">
        <w:rPr>
          <w:sz w:val="24"/>
          <w:szCs w:val="24"/>
        </w:rPr>
        <w:t>Defects and issues may be classified by level of severity. A table of sever ity level and description can be viewed below:</w:t>
      </w:r>
      <w:bookmarkEnd w:id="1685"/>
    </w:p>
    <w:p w14:paraId="01BB541B" w14:textId="3546AF58" w:rsidR="4291C9C6" w:rsidRDefault="4291C9C6" w:rsidP="65D27D43">
      <w:pPr>
        <w:ind w:hanging="432"/>
        <w:rPr>
          <w:sz w:val="24"/>
          <w:szCs w:val="24"/>
        </w:rPr>
      </w:pPr>
    </w:p>
    <w:p w14:paraId="2D5A8DF7" w14:textId="060CB2B8" w:rsidR="68445B9F" w:rsidRDefault="5991BCC7" w:rsidP="65D27D43">
      <w:pPr>
        <w:pStyle w:val="Heading1"/>
        <w:ind w:left="0"/>
        <w:rPr>
          <w:sz w:val="24"/>
          <w:szCs w:val="24"/>
        </w:rPr>
      </w:pPr>
      <w:bookmarkStart w:id="1686" w:name="_Toc1347442729"/>
      <w:r w:rsidRPr="65D27D43">
        <w:rPr>
          <w:b/>
          <w:bCs/>
          <w:sz w:val="24"/>
          <w:szCs w:val="24"/>
        </w:rPr>
        <w:t>Table 3</w:t>
      </w:r>
      <w:bookmarkEnd w:id="1686"/>
    </w:p>
    <w:p w14:paraId="0D9F1996" w14:textId="1643A3D8" w:rsidR="4291C9C6" w:rsidRDefault="4291C9C6" w:rsidP="65D27D43">
      <w:pPr>
        <w:ind w:hanging="432"/>
        <w:rPr>
          <w:sz w:val="24"/>
          <w:szCs w:val="24"/>
        </w:rPr>
      </w:pPr>
    </w:p>
    <w:p w14:paraId="470D37A3" w14:textId="27DA72C2" w:rsidR="68445B9F" w:rsidRDefault="5991BCC7" w:rsidP="65D27D43">
      <w:pPr>
        <w:pStyle w:val="Heading1"/>
        <w:ind w:left="0"/>
        <w:rPr>
          <w:sz w:val="24"/>
          <w:szCs w:val="24"/>
        </w:rPr>
      </w:pPr>
      <w:bookmarkStart w:id="1687" w:name="_Toc847792868"/>
      <w:r w:rsidRPr="65D27D43">
        <w:rPr>
          <w:i/>
          <w:iCs/>
          <w:sz w:val="24"/>
          <w:szCs w:val="24"/>
        </w:rPr>
        <w:t>Severity Level Table</w:t>
      </w:r>
      <w:bookmarkEnd w:id="1687"/>
    </w:p>
    <w:p w14:paraId="46758B7B" w14:textId="13B67B8A" w:rsidR="4291C9C6" w:rsidRDefault="4291C9C6" w:rsidP="65D27D43">
      <w:pPr>
        <w:ind w:hanging="432"/>
        <w:rPr>
          <w:sz w:val="24"/>
          <w:szCs w:val="24"/>
        </w:rPr>
      </w:pPr>
    </w:p>
    <w:tbl>
      <w:tblPr>
        <w:tblStyle w:val="TableGrid"/>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360"/>
        <w:gridCol w:w="3360"/>
        <w:gridCol w:w="3360"/>
      </w:tblGrid>
      <w:tr w:rsidR="4291C9C6" w14:paraId="2A285FA3" w14:textId="77777777" w:rsidTr="65D27D43">
        <w:trPr>
          <w:trHeight w:val="300"/>
        </w:trPr>
        <w:tc>
          <w:tcPr>
            <w:tcW w:w="3360" w:type="dxa"/>
            <w:tcMar>
              <w:left w:w="105" w:type="dxa"/>
              <w:right w:w="105" w:type="dxa"/>
            </w:tcMar>
          </w:tcPr>
          <w:p w14:paraId="1DC4FF70" w14:textId="227E920D" w:rsidR="4291C9C6" w:rsidRDefault="6FC2C820">
            <w:pPr>
              <w:rPr>
                <w:sz w:val="24"/>
                <w:szCs w:val="24"/>
              </w:rPr>
            </w:pPr>
            <w:r w:rsidRPr="65D27D43">
              <w:rPr>
                <w:b/>
                <w:bCs/>
                <w:sz w:val="24"/>
                <w:szCs w:val="24"/>
              </w:rPr>
              <w:t>Severity Level</w:t>
            </w:r>
          </w:p>
        </w:tc>
        <w:tc>
          <w:tcPr>
            <w:tcW w:w="3360" w:type="dxa"/>
            <w:tcMar>
              <w:left w:w="105" w:type="dxa"/>
              <w:right w:w="105" w:type="dxa"/>
            </w:tcMar>
          </w:tcPr>
          <w:p w14:paraId="218C22D2" w14:textId="0DA7A665" w:rsidR="4291C9C6" w:rsidRDefault="6FC2C820">
            <w:pPr>
              <w:rPr>
                <w:sz w:val="24"/>
                <w:szCs w:val="24"/>
              </w:rPr>
            </w:pPr>
            <w:r w:rsidRPr="65D27D43">
              <w:rPr>
                <w:b/>
                <w:bCs/>
                <w:sz w:val="24"/>
                <w:szCs w:val="24"/>
              </w:rPr>
              <w:t>Description</w:t>
            </w:r>
          </w:p>
        </w:tc>
        <w:tc>
          <w:tcPr>
            <w:tcW w:w="3360" w:type="dxa"/>
            <w:tcMar>
              <w:left w:w="105" w:type="dxa"/>
              <w:right w:w="105" w:type="dxa"/>
            </w:tcMar>
          </w:tcPr>
          <w:p w14:paraId="5439DB42" w14:textId="11C84107" w:rsidR="4291C9C6" w:rsidRDefault="6FC2C820">
            <w:pPr>
              <w:rPr>
                <w:sz w:val="24"/>
                <w:szCs w:val="24"/>
              </w:rPr>
            </w:pPr>
            <w:r w:rsidRPr="65D27D43">
              <w:rPr>
                <w:b/>
                <w:bCs/>
                <w:sz w:val="24"/>
                <w:szCs w:val="24"/>
              </w:rPr>
              <w:t>Example</w:t>
            </w:r>
          </w:p>
        </w:tc>
      </w:tr>
      <w:tr w:rsidR="4291C9C6" w14:paraId="5B8F235A" w14:textId="77777777" w:rsidTr="65D27D43">
        <w:trPr>
          <w:trHeight w:val="300"/>
        </w:trPr>
        <w:tc>
          <w:tcPr>
            <w:tcW w:w="3360" w:type="dxa"/>
            <w:tcMar>
              <w:left w:w="105" w:type="dxa"/>
              <w:right w:w="105" w:type="dxa"/>
            </w:tcMar>
          </w:tcPr>
          <w:p w14:paraId="689B06EC" w14:textId="1F3B0FDC" w:rsidR="4291C9C6" w:rsidRDefault="6FC2C820">
            <w:pPr>
              <w:rPr>
                <w:sz w:val="24"/>
                <w:szCs w:val="24"/>
              </w:rPr>
            </w:pPr>
            <w:r w:rsidRPr="65D27D43">
              <w:rPr>
                <w:sz w:val="24"/>
                <w:szCs w:val="24"/>
              </w:rPr>
              <w:t>Critical</w:t>
            </w:r>
          </w:p>
        </w:tc>
        <w:tc>
          <w:tcPr>
            <w:tcW w:w="3360" w:type="dxa"/>
            <w:tcMar>
              <w:left w:w="105" w:type="dxa"/>
              <w:right w:w="105" w:type="dxa"/>
            </w:tcMar>
          </w:tcPr>
          <w:p w14:paraId="728EF100" w14:textId="36473A63" w:rsidR="4291C9C6" w:rsidRDefault="6FC2C820">
            <w:pPr>
              <w:rPr>
                <w:sz w:val="24"/>
                <w:szCs w:val="24"/>
              </w:rPr>
            </w:pPr>
            <w:r w:rsidRPr="65D27D43">
              <w:rPr>
                <w:sz w:val="24"/>
                <w:szCs w:val="24"/>
              </w:rPr>
              <w:t>Severe issues that block core</w:t>
            </w:r>
          </w:p>
          <w:p w14:paraId="7A957ACC" w14:textId="0418DB13" w:rsidR="4291C9C6" w:rsidRDefault="6FC2C820">
            <w:pPr>
              <w:rPr>
                <w:sz w:val="24"/>
                <w:szCs w:val="24"/>
              </w:rPr>
            </w:pPr>
            <w:r w:rsidRPr="65D27D43">
              <w:rPr>
                <w:sz w:val="24"/>
                <w:szCs w:val="24"/>
              </w:rPr>
              <w:t>application functionality and</w:t>
            </w:r>
          </w:p>
          <w:p w14:paraId="64424727" w14:textId="364DF26E" w:rsidR="4291C9C6" w:rsidRDefault="6FC2C820">
            <w:pPr>
              <w:rPr>
                <w:sz w:val="24"/>
                <w:szCs w:val="24"/>
              </w:rPr>
            </w:pPr>
            <w:r w:rsidRPr="65D27D43">
              <w:rPr>
                <w:sz w:val="24"/>
                <w:szCs w:val="24"/>
              </w:rPr>
              <w:t>require immediate resolution.</w:t>
            </w:r>
          </w:p>
        </w:tc>
        <w:tc>
          <w:tcPr>
            <w:tcW w:w="3360" w:type="dxa"/>
            <w:tcMar>
              <w:left w:w="105" w:type="dxa"/>
              <w:right w:w="105" w:type="dxa"/>
            </w:tcMar>
          </w:tcPr>
          <w:p w14:paraId="65778B81" w14:textId="7E0F6491" w:rsidR="4291C9C6" w:rsidRDefault="6FC2C820">
            <w:pPr>
              <w:rPr>
                <w:sz w:val="24"/>
                <w:szCs w:val="24"/>
              </w:rPr>
            </w:pPr>
            <w:r w:rsidRPr="65D27D43">
              <w:rPr>
                <w:sz w:val="24"/>
                <w:szCs w:val="24"/>
              </w:rPr>
              <w:t>App crashes immediately</w:t>
            </w:r>
          </w:p>
          <w:p w14:paraId="0B715F47" w14:textId="29E0CAD8" w:rsidR="4291C9C6" w:rsidRDefault="6FC2C820">
            <w:pPr>
              <w:rPr>
                <w:sz w:val="24"/>
                <w:szCs w:val="24"/>
              </w:rPr>
            </w:pPr>
            <w:r w:rsidRPr="65D27D43">
              <w:rPr>
                <w:sz w:val="24"/>
                <w:szCs w:val="24"/>
              </w:rPr>
              <w:t>upon launch.</w:t>
            </w:r>
          </w:p>
        </w:tc>
      </w:tr>
      <w:tr w:rsidR="4291C9C6" w14:paraId="07CF96D9" w14:textId="77777777" w:rsidTr="65D27D43">
        <w:trPr>
          <w:trHeight w:val="300"/>
        </w:trPr>
        <w:tc>
          <w:tcPr>
            <w:tcW w:w="3360" w:type="dxa"/>
            <w:tcMar>
              <w:left w:w="105" w:type="dxa"/>
              <w:right w:w="105" w:type="dxa"/>
            </w:tcMar>
          </w:tcPr>
          <w:p w14:paraId="5CA5456D" w14:textId="6C791534" w:rsidR="4291C9C6" w:rsidRDefault="6FC2C820">
            <w:pPr>
              <w:rPr>
                <w:sz w:val="24"/>
                <w:szCs w:val="24"/>
              </w:rPr>
            </w:pPr>
            <w:r w:rsidRPr="65D27D43">
              <w:rPr>
                <w:sz w:val="24"/>
                <w:szCs w:val="24"/>
              </w:rPr>
              <w:t>High</w:t>
            </w:r>
          </w:p>
        </w:tc>
        <w:tc>
          <w:tcPr>
            <w:tcW w:w="3360" w:type="dxa"/>
            <w:tcMar>
              <w:left w:w="105" w:type="dxa"/>
              <w:right w:w="105" w:type="dxa"/>
            </w:tcMar>
          </w:tcPr>
          <w:p w14:paraId="45C57EB9" w14:textId="275D709B" w:rsidR="4291C9C6" w:rsidRDefault="6FC2C820">
            <w:pPr>
              <w:rPr>
                <w:sz w:val="24"/>
                <w:szCs w:val="24"/>
              </w:rPr>
            </w:pPr>
            <w:r w:rsidRPr="65D27D43">
              <w:rPr>
                <w:sz w:val="24"/>
                <w:szCs w:val="24"/>
              </w:rPr>
              <w:t>Major feature failures that significantly impact the user experience or prevent key tasks.</w:t>
            </w:r>
          </w:p>
        </w:tc>
        <w:tc>
          <w:tcPr>
            <w:tcW w:w="3360" w:type="dxa"/>
            <w:tcMar>
              <w:left w:w="105" w:type="dxa"/>
              <w:right w:w="105" w:type="dxa"/>
            </w:tcMar>
          </w:tcPr>
          <w:p w14:paraId="20A58A54" w14:textId="604DE9A8" w:rsidR="4291C9C6" w:rsidRDefault="6FC2C820">
            <w:pPr>
              <w:rPr>
                <w:sz w:val="24"/>
                <w:szCs w:val="24"/>
              </w:rPr>
            </w:pPr>
            <w:r w:rsidRPr="65D27D43">
              <w:rPr>
                <w:sz w:val="24"/>
                <w:szCs w:val="24"/>
              </w:rPr>
              <w:t>Caregivers are unable to add patients.</w:t>
            </w:r>
          </w:p>
        </w:tc>
      </w:tr>
      <w:tr w:rsidR="4291C9C6" w14:paraId="5F067F30" w14:textId="77777777" w:rsidTr="65D27D43">
        <w:trPr>
          <w:trHeight w:val="300"/>
        </w:trPr>
        <w:tc>
          <w:tcPr>
            <w:tcW w:w="3360" w:type="dxa"/>
            <w:tcMar>
              <w:left w:w="105" w:type="dxa"/>
              <w:right w:w="105" w:type="dxa"/>
            </w:tcMar>
          </w:tcPr>
          <w:p w14:paraId="4E2556EC" w14:textId="79781620" w:rsidR="4291C9C6" w:rsidRDefault="6FC2C820">
            <w:pPr>
              <w:rPr>
                <w:sz w:val="24"/>
                <w:szCs w:val="24"/>
              </w:rPr>
            </w:pPr>
            <w:r w:rsidRPr="65D27D43">
              <w:rPr>
                <w:sz w:val="24"/>
                <w:szCs w:val="24"/>
              </w:rPr>
              <w:t>Medium</w:t>
            </w:r>
          </w:p>
        </w:tc>
        <w:tc>
          <w:tcPr>
            <w:tcW w:w="3360" w:type="dxa"/>
            <w:tcMar>
              <w:left w:w="105" w:type="dxa"/>
              <w:right w:w="105" w:type="dxa"/>
            </w:tcMar>
          </w:tcPr>
          <w:p w14:paraId="2FE3F200" w14:textId="66FEE464" w:rsidR="4291C9C6" w:rsidRDefault="6FC2C820">
            <w:pPr>
              <w:rPr>
                <w:sz w:val="24"/>
                <w:szCs w:val="24"/>
              </w:rPr>
            </w:pPr>
            <w:r w:rsidRPr="65D27D43">
              <w:rPr>
                <w:sz w:val="24"/>
                <w:szCs w:val="24"/>
              </w:rPr>
              <w:t xml:space="preserve">Moderate issues affecting non-essential features, typically with </w:t>
            </w:r>
            <w:r w:rsidRPr="65D27D43">
              <w:rPr>
                <w:sz w:val="24"/>
                <w:szCs w:val="24"/>
              </w:rPr>
              <w:lastRenderedPageBreak/>
              <w:t>available workarounds.</w:t>
            </w:r>
          </w:p>
        </w:tc>
        <w:tc>
          <w:tcPr>
            <w:tcW w:w="3360" w:type="dxa"/>
            <w:tcMar>
              <w:left w:w="105" w:type="dxa"/>
              <w:right w:w="105" w:type="dxa"/>
            </w:tcMar>
          </w:tcPr>
          <w:p w14:paraId="02E1FA55" w14:textId="5BCB9B29" w:rsidR="4291C9C6" w:rsidRDefault="6FC2C820">
            <w:pPr>
              <w:rPr>
                <w:sz w:val="24"/>
                <w:szCs w:val="24"/>
              </w:rPr>
            </w:pPr>
            <w:r w:rsidRPr="65D27D43">
              <w:rPr>
                <w:sz w:val="24"/>
                <w:szCs w:val="24"/>
              </w:rPr>
              <w:lastRenderedPageBreak/>
              <w:t>File categories do not match uploaded files.</w:t>
            </w:r>
          </w:p>
        </w:tc>
      </w:tr>
      <w:tr w:rsidR="4291C9C6" w14:paraId="64A63A65" w14:textId="77777777" w:rsidTr="65D27D43">
        <w:trPr>
          <w:trHeight w:val="300"/>
        </w:trPr>
        <w:tc>
          <w:tcPr>
            <w:tcW w:w="3360" w:type="dxa"/>
            <w:tcMar>
              <w:left w:w="105" w:type="dxa"/>
              <w:right w:w="105" w:type="dxa"/>
            </w:tcMar>
          </w:tcPr>
          <w:p w14:paraId="28907C12" w14:textId="1E81BBF2" w:rsidR="4291C9C6" w:rsidRDefault="6FC2C820">
            <w:pPr>
              <w:rPr>
                <w:sz w:val="24"/>
                <w:szCs w:val="24"/>
              </w:rPr>
            </w:pPr>
            <w:r w:rsidRPr="65D27D43">
              <w:rPr>
                <w:sz w:val="24"/>
                <w:szCs w:val="24"/>
              </w:rPr>
              <w:t>Low</w:t>
            </w:r>
          </w:p>
        </w:tc>
        <w:tc>
          <w:tcPr>
            <w:tcW w:w="3360" w:type="dxa"/>
            <w:tcMar>
              <w:left w:w="105" w:type="dxa"/>
              <w:right w:w="105" w:type="dxa"/>
            </w:tcMar>
          </w:tcPr>
          <w:p w14:paraId="5874DA2E" w14:textId="0FC6B3D5" w:rsidR="4291C9C6" w:rsidRDefault="6FC2C820">
            <w:pPr>
              <w:rPr>
                <w:sz w:val="24"/>
                <w:szCs w:val="24"/>
              </w:rPr>
            </w:pPr>
            <w:r w:rsidRPr="65D27D43">
              <w:rPr>
                <w:sz w:val="24"/>
                <w:szCs w:val="24"/>
              </w:rPr>
              <w:t>Minor cosmetic or UI-related issues that do not affect core functionality.</w:t>
            </w:r>
          </w:p>
        </w:tc>
        <w:tc>
          <w:tcPr>
            <w:tcW w:w="3360" w:type="dxa"/>
            <w:tcMar>
              <w:left w:w="105" w:type="dxa"/>
              <w:right w:w="105" w:type="dxa"/>
            </w:tcMar>
          </w:tcPr>
          <w:p w14:paraId="2F894109" w14:textId="2544FA8F" w:rsidR="4291C9C6" w:rsidRDefault="6FC2C820">
            <w:pPr>
              <w:rPr>
                <w:sz w:val="24"/>
                <w:szCs w:val="24"/>
              </w:rPr>
            </w:pPr>
            <w:r w:rsidRPr="65D27D43">
              <w:rPr>
                <w:sz w:val="24"/>
                <w:szCs w:val="24"/>
              </w:rPr>
              <w:t>Button misalignment on certain screens.</w:t>
            </w:r>
          </w:p>
        </w:tc>
      </w:tr>
    </w:tbl>
    <w:p w14:paraId="4AC923A3" w14:textId="4EF408E4" w:rsidR="4291C9C6" w:rsidRDefault="4291C9C6" w:rsidP="65D27D43">
      <w:pPr>
        <w:spacing w:line="259" w:lineRule="auto"/>
        <w:rPr>
          <w:sz w:val="24"/>
          <w:szCs w:val="24"/>
        </w:rPr>
      </w:pPr>
    </w:p>
    <w:p w14:paraId="2D157D58" w14:textId="137A7B1B" w:rsidR="68445B9F" w:rsidRDefault="5991BCC7" w:rsidP="65D27D43">
      <w:pPr>
        <w:pStyle w:val="Heading1"/>
        <w:ind w:left="0"/>
        <w:rPr>
          <w:sz w:val="24"/>
          <w:szCs w:val="24"/>
        </w:rPr>
      </w:pPr>
      <w:bookmarkStart w:id="1688" w:name="_Toc1592462"/>
      <w:r w:rsidRPr="65D27D43">
        <w:rPr>
          <w:b/>
          <w:bCs/>
          <w:sz w:val="24"/>
          <w:szCs w:val="24"/>
        </w:rPr>
        <w:t>Table 4</w:t>
      </w:r>
      <w:bookmarkEnd w:id="1688"/>
    </w:p>
    <w:p w14:paraId="5F6ADAC8" w14:textId="6FAEA3E0" w:rsidR="4291C9C6" w:rsidRDefault="4291C9C6" w:rsidP="65D27D43">
      <w:pPr>
        <w:ind w:hanging="432"/>
        <w:rPr>
          <w:sz w:val="24"/>
          <w:szCs w:val="24"/>
        </w:rPr>
      </w:pPr>
    </w:p>
    <w:p w14:paraId="15FF41AC" w14:textId="79CFA71C" w:rsidR="68445B9F" w:rsidRDefault="5991BCC7" w:rsidP="65D27D43">
      <w:pPr>
        <w:pStyle w:val="Heading1"/>
        <w:ind w:left="0"/>
        <w:rPr>
          <w:sz w:val="24"/>
          <w:szCs w:val="24"/>
        </w:rPr>
      </w:pPr>
      <w:bookmarkStart w:id="1689" w:name="_Toc1248918121"/>
      <w:r w:rsidRPr="65D27D43">
        <w:rPr>
          <w:i/>
          <w:iCs/>
          <w:sz w:val="24"/>
          <w:szCs w:val="24"/>
        </w:rPr>
        <w:t>Defects Table</w:t>
      </w:r>
      <w:bookmarkEnd w:id="1689"/>
    </w:p>
    <w:p w14:paraId="07483A5D" w14:textId="6382723D" w:rsidR="4291C9C6" w:rsidRDefault="4291C9C6" w:rsidP="65D27D43">
      <w:pPr>
        <w:spacing w:line="259" w:lineRule="auto"/>
        <w:rPr>
          <w:sz w:val="24"/>
          <w:szCs w:val="24"/>
        </w:rPr>
      </w:pPr>
    </w:p>
    <w:tbl>
      <w:tblPr>
        <w:tblStyle w:val="TableGrid"/>
        <w:tblW w:w="0" w:type="auto"/>
        <w:tblInd w:w="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10"/>
        <w:gridCol w:w="2010"/>
        <w:gridCol w:w="2010"/>
        <w:gridCol w:w="2010"/>
        <w:gridCol w:w="2010"/>
      </w:tblGrid>
      <w:tr w:rsidR="4291C9C6" w14:paraId="7BAD2A63" w14:textId="77777777" w:rsidTr="65D27D43">
        <w:trPr>
          <w:trHeight w:val="300"/>
        </w:trPr>
        <w:tc>
          <w:tcPr>
            <w:tcW w:w="2010" w:type="dxa"/>
            <w:tcMar>
              <w:left w:w="105" w:type="dxa"/>
              <w:right w:w="105" w:type="dxa"/>
            </w:tcMar>
          </w:tcPr>
          <w:p w14:paraId="49D37861" w14:textId="4D48ED23" w:rsidR="4291C9C6" w:rsidRDefault="6FC2C820">
            <w:pPr>
              <w:rPr>
                <w:sz w:val="24"/>
                <w:szCs w:val="24"/>
              </w:rPr>
            </w:pPr>
            <w:r w:rsidRPr="65D27D43">
              <w:rPr>
                <w:b/>
                <w:bCs/>
                <w:sz w:val="24"/>
                <w:szCs w:val="24"/>
              </w:rPr>
              <w:t>Defect ID</w:t>
            </w:r>
          </w:p>
        </w:tc>
        <w:tc>
          <w:tcPr>
            <w:tcW w:w="2010" w:type="dxa"/>
            <w:tcMar>
              <w:left w:w="105" w:type="dxa"/>
              <w:right w:w="105" w:type="dxa"/>
            </w:tcMar>
          </w:tcPr>
          <w:p w14:paraId="6A91CA09" w14:textId="616D07E6" w:rsidR="4291C9C6" w:rsidRDefault="6FC2C820">
            <w:pPr>
              <w:rPr>
                <w:sz w:val="24"/>
                <w:szCs w:val="24"/>
              </w:rPr>
            </w:pPr>
            <w:r w:rsidRPr="65D27D43">
              <w:rPr>
                <w:b/>
                <w:bCs/>
                <w:sz w:val="24"/>
                <w:szCs w:val="24"/>
              </w:rPr>
              <w:t>Description</w:t>
            </w:r>
          </w:p>
        </w:tc>
        <w:tc>
          <w:tcPr>
            <w:tcW w:w="2010" w:type="dxa"/>
            <w:tcMar>
              <w:left w:w="105" w:type="dxa"/>
              <w:right w:w="105" w:type="dxa"/>
            </w:tcMar>
          </w:tcPr>
          <w:p w14:paraId="674BA233" w14:textId="0AD8A76B" w:rsidR="4291C9C6" w:rsidRDefault="6FC2C820">
            <w:pPr>
              <w:rPr>
                <w:sz w:val="24"/>
                <w:szCs w:val="24"/>
              </w:rPr>
            </w:pPr>
            <w:r w:rsidRPr="65D27D43">
              <w:rPr>
                <w:b/>
                <w:bCs/>
                <w:sz w:val="24"/>
                <w:szCs w:val="24"/>
              </w:rPr>
              <w:t>Severity</w:t>
            </w:r>
          </w:p>
        </w:tc>
        <w:tc>
          <w:tcPr>
            <w:tcW w:w="2010" w:type="dxa"/>
            <w:tcMar>
              <w:left w:w="105" w:type="dxa"/>
              <w:right w:w="105" w:type="dxa"/>
            </w:tcMar>
          </w:tcPr>
          <w:p w14:paraId="21D055FD" w14:textId="55038550" w:rsidR="4291C9C6" w:rsidRDefault="6FC2C820">
            <w:pPr>
              <w:rPr>
                <w:sz w:val="24"/>
                <w:szCs w:val="24"/>
              </w:rPr>
            </w:pPr>
            <w:r w:rsidRPr="65D27D43">
              <w:rPr>
                <w:b/>
                <w:bCs/>
                <w:sz w:val="24"/>
                <w:szCs w:val="24"/>
              </w:rPr>
              <w:t>Test Case ID</w:t>
            </w:r>
          </w:p>
        </w:tc>
        <w:tc>
          <w:tcPr>
            <w:tcW w:w="2010" w:type="dxa"/>
            <w:tcMar>
              <w:left w:w="105" w:type="dxa"/>
              <w:right w:w="105" w:type="dxa"/>
            </w:tcMar>
          </w:tcPr>
          <w:p w14:paraId="1CC63CB9" w14:textId="00EFACE7" w:rsidR="4291C9C6" w:rsidRDefault="6FC2C820">
            <w:pPr>
              <w:rPr>
                <w:sz w:val="24"/>
                <w:szCs w:val="24"/>
              </w:rPr>
            </w:pPr>
            <w:r w:rsidRPr="65D27D43">
              <w:rPr>
                <w:b/>
                <w:bCs/>
                <w:sz w:val="24"/>
                <w:szCs w:val="24"/>
              </w:rPr>
              <w:t>Status</w:t>
            </w:r>
          </w:p>
        </w:tc>
      </w:tr>
      <w:tr w:rsidR="4291C9C6" w14:paraId="4B63542C" w14:textId="77777777" w:rsidTr="65D27D43">
        <w:trPr>
          <w:trHeight w:val="300"/>
        </w:trPr>
        <w:tc>
          <w:tcPr>
            <w:tcW w:w="2010" w:type="dxa"/>
            <w:tcMar>
              <w:left w:w="105" w:type="dxa"/>
              <w:right w:w="105" w:type="dxa"/>
            </w:tcMar>
          </w:tcPr>
          <w:p w14:paraId="2F87AB98" w14:textId="7085E376" w:rsidR="4291C9C6" w:rsidRDefault="3BC29634">
            <w:pPr>
              <w:rPr>
                <w:sz w:val="24"/>
                <w:szCs w:val="24"/>
              </w:rPr>
            </w:pPr>
            <w:r w:rsidRPr="65D27D43">
              <w:rPr>
                <w:sz w:val="24"/>
                <w:szCs w:val="24"/>
              </w:rPr>
              <w:t>DEF-01</w:t>
            </w:r>
          </w:p>
        </w:tc>
        <w:tc>
          <w:tcPr>
            <w:tcW w:w="2010" w:type="dxa"/>
            <w:tcMar>
              <w:left w:w="105" w:type="dxa"/>
              <w:right w:w="105" w:type="dxa"/>
            </w:tcMar>
          </w:tcPr>
          <w:p w14:paraId="6E7CBA7F" w14:textId="04798ED7" w:rsidR="4291C9C6" w:rsidRDefault="3BC29634">
            <w:pPr>
              <w:rPr>
                <w:sz w:val="24"/>
                <w:szCs w:val="24"/>
              </w:rPr>
            </w:pPr>
            <w:r w:rsidRPr="65D27D43">
              <w:rPr>
                <w:sz w:val="24"/>
                <w:szCs w:val="24"/>
              </w:rPr>
              <w:t>.xlsx is the only option for exporting invoices</w:t>
            </w:r>
          </w:p>
        </w:tc>
        <w:tc>
          <w:tcPr>
            <w:tcW w:w="2010" w:type="dxa"/>
            <w:tcMar>
              <w:left w:w="105" w:type="dxa"/>
              <w:right w:w="105" w:type="dxa"/>
            </w:tcMar>
          </w:tcPr>
          <w:p w14:paraId="67BD522C" w14:textId="18C37BF3" w:rsidR="4291C9C6" w:rsidRDefault="3BC29634" w:rsidP="65D27D43">
            <w:pPr>
              <w:spacing w:line="259" w:lineRule="auto"/>
            </w:pPr>
            <w:r w:rsidRPr="65D27D43">
              <w:rPr>
                <w:sz w:val="24"/>
                <w:szCs w:val="24"/>
              </w:rPr>
              <w:t>Medium</w:t>
            </w:r>
          </w:p>
        </w:tc>
        <w:tc>
          <w:tcPr>
            <w:tcW w:w="2010" w:type="dxa"/>
            <w:tcMar>
              <w:left w:w="105" w:type="dxa"/>
              <w:right w:w="105" w:type="dxa"/>
            </w:tcMar>
          </w:tcPr>
          <w:p w14:paraId="7E64F513" w14:textId="5EE244CE" w:rsidR="4291C9C6" w:rsidRDefault="3BC29634">
            <w:pPr>
              <w:rPr>
                <w:sz w:val="24"/>
                <w:szCs w:val="24"/>
              </w:rPr>
            </w:pPr>
            <w:r w:rsidRPr="65D27D43">
              <w:rPr>
                <w:sz w:val="24"/>
                <w:szCs w:val="24"/>
              </w:rPr>
              <w:t>TC-9, TC-10</w:t>
            </w:r>
          </w:p>
        </w:tc>
        <w:tc>
          <w:tcPr>
            <w:tcW w:w="2010" w:type="dxa"/>
            <w:tcMar>
              <w:left w:w="105" w:type="dxa"/>
              <w:right w:w="105" w:type="dxa"/>
            </w:tcMar>
          </w:tcPr>
          <w:p w14:paraId="1A33321F" w14:textId="52831DBE" w:rsidR="4291C9C6" w:rsidRDefault="4291C9C6" w:rsidP="65D27D43">
            <w:pPr>
              <w:spacing w:line="259" w:lineRule="auto"/>
              <w:rPr>
                <w:sz w:val="24"/>
                <w:szCs w:val="24"/>
              </w:rPr>
            </w:pPr>
          </w:p>
        </w:tc>
      </w:tr>
      <w:tr w:rsidR="4291C9C6" w14:paraId="78CB57D9" w14:textId="77777777" w:rsidTr="65D27D43">
        <w:trPr>
          <w:trHeight w:val="300"/>
        </w:trPr>
        <w:tc>
          <w:tcPr>
            <w:tcW w:w="2010" w:type="dxa"/>
            <w:tcMar>
              <w:left w:w="105" w:type="dxa"/>
              <w:right w:w="105" w:type="dxa"/>
            </w:tcMar>
          </w:tcPr>
          <w:p w14:paraId="08A6D2F7" w14:textId="2A0110DC" w:rsidR="4291C9C6" w:rsidRDefault="4291C9C6">
            <w:pPr>
              <w:rPr>
                <w:sz w:val="24"/>
                <w:szCs w:val="24"/>
              </w:rPr>
            </w:pPr>
          </w:p>
        </w:tc>
        <w:tc>
          <w:tcPr>
            <w:tcW w:w="2010" w:type="dxa"/>
            <w:tcMar>
              <w:left w:w="105" w:type="dxa"/>
              <w:right w:w="105" w:type="dxa"/>
            </w:tcMar>
          </w:tcPr>
          <w:p w14:paraId="5F6352ED" w14:textId="731FD225" w:rsidR="4291C9C6" w:rsidRDefault="4291C9C6">
            <w:pPr>
              <w:rPr>
                <w:sz w:val="24"/>
                <w:szCs w:val="24"/>
              </w:rPr>
            </w:pPr>
          </w:p>
        </w:tc>
        <w:tc>
          <w:tcPr>
            <w:tcW w:w="2010" w:type="dxa"/>
            <w:tcMar>
              <w:left w:w="105" w:type="dxa"/>
              <w:right w:w="105" w:type="dxa"/>
            </w:tcMar>
          </w:tcPr>
          <w:p w14:paraId="64A97290" w14:textId="6A4F833F" w:rsidR="4291C9C6" w:rsidRDefault="4291C9C6">
            <w:pPr>
              <w:rPr>
                <w:sz w:val="24"/>
                <w:szCs w:val="24"/>
              </w:rPr>
            </w:pPr>
          </w:p>
        </w:tc>
        <w:tc>
          <w:tcPr>
            <w:tcW w:w="2010" w:type="dxa"/>
            <w:tcMar>
              <w:left w:w="105" w:type="dxa"/>
              <w:right w:w="105" w:type="dxa"/>
            </w:tcMar>
          </w:tcPr>
          <w:p w14:paraId="24807E8B" w14:textId="09026924" w:rsidR="4291C9C6" w:rsidRDefault="4291C9C6">
            <w:pPr>
              <w:rPr>
                <w:sz w:val="24"/>
                <w:szCs w:val="24"/>
              </w:rPr>
            </w:pPr>
          </w:p>
        </w:tc>
        <w:tc>
          <w:tcPr>
            <w:tcW w:w="2010" w:type="dxa"/>
            <w:tcMar>
              <w:left w:w="105" w:type="dxa"/>
              <w:right w:w="105" w:type="dxa"/>
            </w:tcMar>
          </w:tcPr>
          <w:p w14:paraId="4AE3F446" w14:textId="5434F071" w:rsidR="4291C9C6" w:rsidRDefault="4291C9C6" w:rsidP="65D27D43">
            <w:pPr>
              <w:spacing w:line="259" w:lineRule="auto"/>
              <w:rPr>
                <w:sz w:val="24"/>
                <w:szCs w:val="24"/>
              </w:rPr>
            </w:pPr>
          </w:p>
        </w:tc>
      </w:tr>
      <w:tr w:rsidR="4291C9C6" w14:paraId="08ACCC96" w14:textId="77777777" w:rsidTr="65D27D43">
        <w:trPr>
          <w:trHeight w:val="300"/>
        </w:trPr>
        <w:tc>
          <w:tcPr>
            <w:tcW w:w="2010" w:type="dxa"/>
            <w:tcMar>
              <w:left w:w="105" w:type="dxa"/>
              <w:right w:w="105" w:type="dxa"/>
            </w:tcMar>
          </w:tcPr>
          <w:p w14:paraId="45CB8F1C" w14:textId="457C5DE7" w:rsidR="4291C9C6" w:rsidRDefault="4291C9C6">
            <w:pPr>
              <w:rPr>
                <w:sz w:val="24"/>
                <w:szCs w:val="24"/>
              </w:rPr>
            </w:pPr>
          </w:p>
        </w:tc>
        <w:tc>
          <w:tcPr>
            <w:tcW w:w="2010" w:type="dxa"/>
            <w:tcMar>
              <w:left w:w="105" w:type="dxa"/>
              <w:right w:w="105" w:type="dxa"/>
            </w:tcMar>
          </w:tcPr>
          <w:p w14:paraId="7A34DFAB" w14:textId="480367F7" w:rsidR="4291C9C6" w:rsidRDefault="4291C9C6">
            <w:pPr>
              <w:rPr>
                <w:sz w:val="24"/>
                <w:szCs w:val="24"/>
              </w:rPr>
            </w:pPr>
          </w:p>
        </w:tc>
        <w:tc>
          <w:tcPr>
            <w:tcW w:w="2010" w:type="dxa"/>
            <w:tcMar>
              <w:left w:w="105" w:type="dxa"/>
              <w:right w:w="105" w:type="dxa"/>
            </w:tcMar>
          </w:tcPr>
          <w:p w14:paraId="082FD478" w14:textId="4BC7638E" w:rsidR="4291C9C6" w:rsidRDefault="4291C9C6">
            <w:pPr>
              <w:rPr>
                <w:sz w:val="24"/>
                <w:szCs w:val="24"/>
              </w:rPr>
            </w:pPr>
          </w:p>
        </w:tc>
        <w:tc>
          <w:tcPr>
            <w:tcW w:w="2010" w:type="dxa"/>
            <w:tcMar>
              <w:left w:w="105" w:type="dxa"/>
              <w:right w:w="105" w:type="dxa"/>
            </w:tcMar>
          </w:tcPr>
          <w:p w14:paraId="7A43F101" w14:textId="7A94DC6E" w:rsidR="4291C9C6" w:rsidRDefault="4291C9C6">
            <w:pPr>
              <w:rPr>
                <w:sz w:val="24"/>
                <w:szCs w:val="24"/>
              </w:rPr>
            </w:pPr>
          </w:p>
        </w:tc>
        <w:tc>
          <w:tcPr>
            <w:tcW w:w="2010" w:type="dxa"/>
            <w:tcMar>
              <w:left w:w="105" w:type="dxa"/>
              <w:right w:w="105" w:type="dxa"/>
            </w:tcMar>
          </w:tcPr>
          <w:p w14:paraId="033D9403" w14:textId="7A71811E" w:rsidR="4291C9C6" w:rsidRDefault="4291C9C6">
            <w:pPr>
              <w:rPr>
                <w:sz w:val="24"/>
                <w:szCs w:val="24"/>
              </w:rPr>
            </w:pPr>
          </w:p>
        </w:tc>
      </w:tr>
    </w:tbl>
    <w:p w14:paraId="4E3B4A43" w14:textId="6655D6BF" w:rsidR="4291C9C6" w:rsidRDefault="4291C9C6" w:rsidP="65D27D43">
      <w:pPr>
        <w:spacing w:line="259" w:lineRule="auto"/>
        <w:rPr>
          <w:sz w:val="24"/>
          <w:szCs w:val="24"/>
        </w:rPr>
      </w:pPr>
    </w:p>
    <w:p w14:paraId="4E825C9E" w14:textId="536F9BD8" w:rsidR="5B03E1F5" w:rsidRDefault="0474C583" w:rsidP="65D27D43">
      <w:pPr>
        <w:pStyle w:val="Heading1"/>
        <w:numPr>
          <w:ilvl w:val="0"/>
          <w:numId w:val="0"/>
        </w:numPr>
        <w:ind w:hanging="432"/>
      </w:pPr>
      <w:bookmarkStart w:id="1690" w:name="_Toc996655851"/>
      <w:r>
        <w:t xml:space="preserve">8 </w:t>
      </w:r>
      <w:r w:rsidR="5991BCC7">
        <w:t>Conclusion &amp; Suggested Actions</w:t>
      </w:r>
      <w:bookmarkEnd w:id="1690"/>
    </w:p>
    <w:p w14:paraId="0EDB82E1" w14:textId="040D7B29" w:rsidR="5FD6809F" w:rsidRDefault="23939A05" w:rsidP="65D27D43">
      <w:pPr>
        <w:pStyle w:val="Heading2"/>
        <w:numPr>
          <w:ilvl w:val="0"/>
          <w:numId w:val="0"/>
        </w:numPr>
      </w:pPr>
      <w:bookmarkStart w:id="1691" w:name="_Toc560868164"/>
      <w:r>
        <w:t xml:space="preserve">8.1 </w:t>
      </w:r>
      <w:r w:rsidR="5991BCC7">
        <w:t>Recommended next steps:</w:t>
      </w:r>
      <w:bookmarkEnd w:id="1691"/>
    </w:p>
    <w:p w14:paraId="0FE33C03" w14:textId="75A35818" w:rsidR="68445B9F" w:rsidRDefault="5991BCC7" w:rsidP="65D27D43">
      <w:pPr>
        <w:pStyle w:val="Heading3"/>
      </w:pPr>
      <w:r>
        <w:t>The following items are the current recommendations for future work of CareConnect:</w:t>
      </w:r>
    </w:p>
    <w:p w14:paraId="39FE18E8" w14:textId="73C3A3D5" w:rsidR="68445B9F" w:rsidRDefault="5991BCC7" w:rsidP="65D27D43">
      <w:pPr>
        <w:pStyle w:val="Heading3"/>
      </w:pPr>
      <w:r>
        <w:t>Establish alternative measures for features with issues</w:t>
      </w:r>
    </w:p>
    <w:p w14:paraId="460CC0BB" w14:textId="1CCC4C37" w:rsidR="68445B9F" w:rsidRDefault="5991BCC7" w:rsidP="65D27D43">
      <w:pPr>
        <w:pStyle w:val="Heading3"/>
      </w:pPr>
      <w:r>
        <w:t>Caching or pre-fetching file references when opening Ask AI feature</w:t>
      </w:r>
    </w:p>
    <w:p w14:paraId="22A23CB7" w14:textId="3BE0BE9E" w:rsidR="4291C9C6" w:rsidRDefault="5991BCC7" w:rsidP="65D27D43">
      <w:pPr>
        <w:pStyle w:val="Heading3"/>
      </w:pPr>
      <w:r>
        <w:t>Improving testing strategies</w:t>
      </w:r>
    </w:p>
    <w:p w14:paraId="7C2ED8AB" w14:textId="38B9ECF7" w:rsidR="001D3EB5" w:rsidRDefault="6CC61F95" w:rsidP="4291C9C6">
      <w:pPr>
        <w:pStyle w:val="Heading1"/>
        <w:numPr>
          <w:ilvl w:val="0"/>
          <w:numId w:val="0"/>
        </w:numPr>
      </w:pPr>
      <w:bookmarkStart w:id="1692" w:name="_Toc1753605669"/>
      <w:bookmarkStart w:id="1693" w:name="_Toc149518713"/>
      <w:r>
        <w:rPr>
          <w:spacing w:val="-2"/>
        </w:rPr>
        <w:t xml:space="preserve">9 </w:t>
      </w:r>
      <w:r w:rsidR="45F504CB">
        <w:rPr>
          <w:spacing w:val="-2"/>
        </w:rPr>
        <w:t>Appendix</w:t>
      </w:r>
      <w:r w:rsidR="0FF77A31">
        <w:t xml:space="preserve"> (- updated in 2.0)</w:t>
      </w:r>
      <w:bookmarkEnd w:id="1692"/>
      <w:bookmarkEnd w:id="1693"/>
    </w:p>
    <w:p w14:paraId="7C2ED8AC" w14:textId="76549085" w:rsidR="001D3EB5" w:rsidRDefault="5B99433C" w:rsidP="4291C9C6">
      <w:pPr>
        <w:pStyle w:val="Heading2"/>
        <w:numPr>
          <w:ilvl w:val="0"/>
          <w:numId w:val="0"/>
        </w:numPr>
      </w:pPr>
      <w:bookmarkStart w:id="1694" w:name="_Toc1179129163"/>
      <w:bookmarkStart w:id="1695" w:name="_Toc872187317"/>
      <w:r>
        <w:t xml:space="preserve">9.1 </w:t>
      </w:r>
      <w:r w:rsidR="38837A4E">
        <w:t>Acronym</w:t>
      </w:r>
      <w:r w:rsidR="38837A4E">
        <w:rPr>
          <w:spacing w:val="-14"/>
        </w:rPr>
        <w:t xml:space="preserve"> </w:t>
      </w:r>
      <w:r w:rsidR="38837A4E">
        <w:rPr>
          <w:spacing w:val="-4"/>
        </w:rPr>
        <w:t>List</w:t>
      </w:r>
      <w:bookmarkEnd w:id="1694"/>
      <w:bookmarkEnd w:id="1695"/>
    </w:p>
    <w:p w14:paraId="647D9636" w14:textId="289402C3" w:rsidR="559C63D2" w:rsidRPr="00025451" w:rsidRDefault="003F63B5" w:rsidP="00025451">
      <w:pPr>
        <w:pStyle w:val="ListParagraph"/>
        <w:numPr>
          <w:ilvl w:val="0"/>
          <w:numId w:val="9"/>
        </w:numPr>
        <w:spacing w:before="240" w:after="240"/>
        <w:rPr>
          <w:rFonts w:eastAsia="Aptos"/>
          <w:color w:val="000000" w:themeColor="text1"/>
          <w:sz w:val="24"/>
          <w:szCs w:val="24"/>
        </w:rPr>
      </w:pPr>
      <w:r w:rsidRPr="00025451" w:rsidDel="5BFFBE20">
        <w:rPr>
          <w:b/>
          <w:color w:val="000000" w:themeColor="text1"/>
          <w:sz w:val="24"/>
          <w:szCs w:val="24"/>
        </w:rPr>
        <w:t>AI</w:t>
      </w:r>
      <w:r w:rsidR="5556A825" w:rsidRPr="00025451">
        <w:rPr>
          <w:color w:val="000000" w:themeColor="text1"/>
          <w:sz w:val="24"/>
          <w:szCs w:val="24"/>
        </w:rPr>
        <w:t xml:space="preserve"> –</w:t>
      </w:r>
      <w:r w:rsidRPr="00025451" w:rsidDel="5BFFBE20">
        <w:rPr>
          <w:color w:val="000000" w:themeColor="text1"/>
          <w:sz w:val="24"/>
          <w:szCs w:val="24"/>
        </w:rPr>
        <w:t xml:space="preserve"> Artificial Intelligence. </w:t>
      </w:r>
      <w:r w:rsidR="559C63D2" w:rsidRPr="00025451">
        <w:rPr>
          <w:rFonts w:eastAsia="Aptos"/>
          <w:color w:val="000000" w:themeColor="text1"/>
          <w:sz w:val="24"/>
          <w:szCs w:val="24"/>
        </w:rPr>
        <w:t>Techniques enabling software to perform tasks typically requiring human intelligence.</w:t>
      </w:r>
    </w:p>
    <w:p w14:paraId="2C66557B" w14:textId="2EB0400F"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API</w:t>
      </w:r>
      <w:r w:rsidRPr="00025451">
        <w:rPr>
          <w:rFonts w:eastAsia="Aptos"/>
          <w:color w:val="000000" w:themeColor="text1"/>
          <w:sz w:val="24"/>
          <w:szCs w:val="24"/>
        </w:rPr>
        <w:t xml:space="preserve"> – Application Programming Interface. </w:t>
      </w:r>
      <w:r w:rsidR="2003BC5B" w:rsidRPr="00025451">
        <w:rPr>
          <w:rFonts w:eastAsia="Aptos"/>
          <w:color w:val="000000" w:themeColor="text1"/>
          <w:sz w:val="24"/>
          <w:szCs w:val="24"/>
        </w:rPr>
        <w:t>A set of rules that allows one software component to interact with another.</w:t>
      </w:r>
    </w:p>
    <w:p w14:paraId="522C6634" w14:textId="2B98FE00"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ASL</w:t>
      </w:r>
      <w:r w:rsidRPr="00025451">
        <w:rPr>
          <w:rFonts w:eastAsia="Aptos"/>
          <w:color w:val="000000" w:themeColor="text1"/>
          <w:sz w:val="24"/>
          <w:szCs w:val="24"/>
        </w:rPr>
        <w:t xml:space="preserve"> – American Sign Language. A natural language used in the Deaf community; CareConnect integrates ASL conversion from speech.</w:t>
      </w:r>
    </w:p>
    <w:p w14:paraId="106EB909" w14:textId="1B7FA59B"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AWS</w:t>
      </w:r>
      <w:r w:rsidRPr="00025451">
        <w:rPr>
          <w:rFonts w:eastAsia="Aptos"/>
          <w:color w:val="000000" w:themeColor="text1"/>
          <w:sz w:val="24"/>
          <w:szCs w:val="24"/>
        </w:rPr>
        <w:t xml:space="preserve"> – Amazon Web Services. A cloud platform offering various on-demand computing services (used to host CareConnect’s backend).</w:t>
      </w:r>
    </w:p>
    <w:p w14:paraId="640CB64D" w14:textId="3FFD6FAC"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CI/CD</w:t>
      </w:r>
      <w:r w:rsidRPr="00025451">
        <w:rPr>
          <w:rFonts w:eastAsia="Aptos"/>
          <w:color w:val="000000" w:themeColor="text1"/>
          <w:sz w:val="24"/>
          <w:szCs w:val="24"/>
        </w:rPr>
        <w:t xml:space="preserve"> – Continuous Integration / Continuous Deployment. A set of practices that enable frequent code integration, automated testing, and automated deployment.</w:t>
      </w:r>
    </w:p>
    <w:p w14:paraId="30B3BDAC" w14:textId="19FF9B94"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DBMS</w:t>
      </w:r>
      <w:r w:rsidRPr="00025451">
        <w:rPr>
          <w:rFonts w:eastAsia="Aptos"/>
          <w:color w:val="000000" w:themeColor="text1"/>
          <w:sz w:val="24"/>
          <w:szCs w:val="24"/>
        </w:rPr>
        <w:t xml:space="preserve"> – Database Management System. Software used to store, retrieve, and manage data.</w:t>
      </w:r>
    </w:p>
    <w:p w14:paraId="3016732D" w14:textId="5BAF32F9"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DOB</w:t>
      </w:r>
      <w:r w:rsidRPr="00025451">
        <w:rPr>
          <w:rFonts w:eastAsia="Aptos"/>
          <w:color w:val="000000" w:themeColor="text1"/>
          <w:sz w:val="24"/>
          <w:szCs w:val="24"/>
        </w:rPr>
        <w:t xml:space="preserve"> – Date of Birth. A standard personal identifier used during user registration.</w:t>
      </w:r>
    </w:p>
    <w:p w14:paraId="7F7D4544" w14:textId="13920E85"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DynamoDB</w:t>
      </w:r>
      <w:r w:rsidRPr="00025451">
        <w:rPr>
          <w:rFonts w:eastAsia="Aptos"/>
          <w:color w:val="000000" w:themeColor="text1"/>
          <w:sz w:val="24"/>
          <w:szCs w:val="24"/>
        </w:rPr>
        <w:t xml:space="preserve"> – A managed NoSQL database service (Amazon DynamoDB) used for scalable, </w:t>
      </w:r>
      <w:r w:rsidRPr="00025451">
        <w:rPr>
          <w:rFonts w:eastAsia="Aptos"/>
          <w:color w:val="000000" w:themeColor="text1"/>
          <w:sz w:val="24"/>
          <w:szCs w:val="24"/>
        </w:rPr>
        <w:lastRenderedPageBreak/>
        <w:t>high-throughput data storage.</w:t>
      </w:r>
    </w:p>
    <w:p w14:paraId="6461E80A" w14:textId="00702CA5"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EUF</w:t>
      </w:r>
      <w:r w:rsidRPr="00025451">
        <w:rPr>
          <w:rFonts w:eastAsia="Aptos"/>
          <w:color w:val="000000" w:themeColor="text1"/>
          <w:sz w:val="24"/>
          <w:szCs w:val="24"/>
        </w:rPr>
        <w:t xml:space="preserve"> – External User Functionality. Features available to end users such as patients and caregivers (e.g., messaging, logging mood).</w:t>
      </w:r>
    </w:p>
    <w:p w14:paraId="38B739AF" w14:textId="7CF380CD"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FDA</w:t>
      </w:r>
      <w:r w:rsidRPr="00025451">
        <w:rPr>
          <w:rFonts w:eastAsia="Aptos"/>
          <w:color w:val="000000" w:themeColor="text1"/>
          <w:sz w:val="24"/>
          <w:szCs w:val="24"/>
        </w:rPr>
        <w:t xml:space="preserve"> – Food and Drug Administration. A U.S. agency; OpenFDA provides APIs for accessing medication data.</w:t>
      </w:r>
    </w:p>
    <w:p w14:paraId="0E4B35C4" w14:textId="19451DDD"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HIPAA</w:t>
      </w:r>
      <w:r w:rsidRPr="00025451">
        <w:rPr>
          <w:rFonts w:eastAsia="Aptos"/>
          <w:color w:val="000000" w:themeColor="text1"/>
          <w:sz w:val="24"/>
          <w:szCs w:val="24"/>
        </w:rPr>
        <w:t xml:space="preserve"> – Health Insurance Portability and Accountability Act. U.S. legislation that sets standards for protecting sensitive patient health information.</w:t>
      </w:r>
    </w:p>
    <w:p w14:paraId="1D6E6608" w14:textId="4136EE95"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iOS</w:t>
      </w:r>
      <w:r w:rsidRPr="00025451">
        <w:rPr>
          <w:rFonts w:eastAsia="Aptos"/>
          <w:color w:val="000000" w:themeColor="text1"/>
          <w:sz w:val="24"/>
          <w:szCs w:val="24"/>
        </w:rPr>
        <w:t xml:space="preserve"> – Apple’s mobile operating system used on iPhones and iPads.</w:t>
      </w:r>
    </w:p>
    <w:p w14:paraId="3E530C43" w14:textId="077D1355"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IUF</w:t>
      </w:r>
      <w:r w:rsidRPr="00025451">
        <w:rPr>
          <w:rFonts w:eastAsia="Aptos"/>
          <w:color w:val="000000" w:themeColor="text1"/>
          <w:sz w:val="24"/>
          <w:szCs w:val="24"/>
        </w:rPr>
        <w:t xml:space="preserve"> – Internal User Functionality. Backend or administrative functions not directly exposed to end users.</w:t>
      </w:r>
    </w:p>
    <w:p w14:paraId="604F8F0A" w14:textId="25F4D15B"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NDC</w:t>
      </w:r>
      <w:r w:rsidRPr="00025451">
        <w:rPr>
          <w:rFonts w:eastAsia="Aptos"/>
          <w:color w:val="000000" w:themeColor="text1"/>
          <w:sz w:val="24"/>
          <w:szCs w:val="24"/>
        </w:rPr>
        <w:t xml:space="preserve"> – National Drug Code. A unique identifier for medications; scanning an NDC barcode allows the app to add a medication to a care plan.</w:t>
      </w:r>
    </w:p>
    <w:p w14:paraId="6969E1AE" w14:textId="556A4DB5"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OAuth</w:t>
      </w:r>
      <w:r w:rsidRPr="00025451">
        <w:rPr>
          <w:rFonts w:eastAsia="Aptos"/>
          <w:color w:val="000000" w:themeColor="text1"/>
          <w:sz w:val="24"/>
          <w:szCs w:val="24"/>
        </w:rPr>
        <w:t xml:space="preserve"> – Open Authorization. A standard protocol for delegated authorization, used for secure login via Google SSO.</w:t>
      </w:r>
    </w:p>
    <w:p w14:paraId="75ABF725" w14:textId="78D4009C"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OTP</w:t>
      </w:r>
      <w:r w:rsidRPr="00025451">
        <w:rPr>
          <w:rFonts w:eastAsia="Aptos"/>
          <w:color w:val="000000" w:themeColor="text1"/>
          <w:sz w:val="24"/>
          <w:szCs w:val="24"/>
        </w:rPr>
        <w:t xml:space="preserve"> – One-Time Password. A short-lived code used to verify a user’s identity during authentication.</w:t>
      </w:r>
    </w:p>
    <w:p w14:paraId="1D3C984C" w14:textId="28981A6C"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PD</w:t>
      </w:r>
      <w:r w:rsidRPr="00025451">
        <w:rPr>
          <w:rFonts w:eastAsia="Aptos"/>
          <w:color w:val="000000" w:themeColor="text1"/>
          <w:sz w:val="24"/>
          <w:szCs w:val="24"/>
        </w:rPr>
        <w:t xml:space="preserve"> – Patient Dashboard. The area of the application where patients view tasks, notifications, and health data.</w:t>
      </w:r>
    </w:p>
    <w:p w14:paraId="02BD947D" w14:textId="7508C8FE"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PHI</w:t>
      </w:r>
      <w:r w:rsidRPr="00025451">
        <w:rPr>
          <w:rFonts w:eastAsia="Aptos"/>
          <w:color w:val="000000" w:themeColor="text1"/>
          <w:sz w:val="24"/>
          <w:szCs w:val="24"/>
        </w:rPr>
        <w:t xml:space="preserve"> – Protected Health Information. Any individually identifiable health data regulated under HIPAA.</w:t>
      </w:r>
    </w:p>
    <w:p w14:paraId="3700027E" w14:textId="46811A50"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QR</w:t>
      </w:r>
      <w:r w:rsidRPr="00025451">
        <w:rPr>
          <w:rFonts w:eastAsia="Aptos"/>
          <w:color w:val="000000" w:themeColor="text1"/>
          <w:sz w:val="24"/>
          <w:szCs w:val="24"/>
        </w:rPr>
        <w:t xml:space="preserve"> – Quick Response (code). A matrix barcode that can be scanned to trigger an action.</w:t>
      </w:r>
    </w:p>
    <w:p w14:paraId="163644B2" w14:textId="2DA3EB94"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RDS</w:t>
      </w:r>
      <w:r w:rsidRPr="00025451">
        <w:rPr>
          <w:rFonts w:eastAsia="Aptos"/>
          <w:color w:val="000000" w:themeColor="text1"/>
          <w:sz w:val="24"/>
          <w:szCs w:val="24"/>
        </w:rPr>
        <w:t xml:space="preserve"> – Relational Database Service. A managed database service used to store structured application data.</w:t>
      </w:r>
    </w:p>
    <w:p w14:paraId="14AB9561" w14:textId="732A711A"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RBAC</w:t>
      </w:r>
      <w:r w:rsidRPr="00025451">
        <w:rPr>
          <w:rFonts w:eastAsia="Aptos"/>
          <w:color w:val="000000" w:themeColor="text1"/>
          <w:sz w:val="24"/>
          <w:szCs w:val="24"/>
        </w:rPr>
        <w:t xml:space="preserve"> – Role-Based Access Control. A method of restricting system access based on a user’s role or permissions.</w:t>
      </w:r>
    </w:p>
    <w:p w14:paraId="68186EB6" w14:textId="58B1D17A"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REST API</w:t>
      </w:r>
      <w:r w:rsidRPr="00025451">
        <w:rPr>
          <w:rFonts w:eastAsia="Aptos"/>
          <w:color w:val="000000" w:themeColor="text1"/>
          <w:sz w:val="24"/>
          <w:szCs w:val="24"/>
        </w:rPr>
        <w:t xml:space="preserve"> – Representational State Transfer API. A web service that uses HTTP methods to perform actions on resources.</w:t>
      </w:r>
    </w:p>
    <w:p w14:paraId="56E4501F" w14:textId="04A42D70"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RTM</w:t>
      </w:r>
      <w:r w:rsidRPr="00025451">
        <w:rPr>
          <w:rFonts w:eastAsia="Aptos"/>
          <w:color w:val="000000" w:themeColor="text1"/>
          <w:sz w:val="24"/>
          <w:szCs w:val="24"/>
        </w:rPr>
        <w:t xml:space="preserve"> – Requirements Traceability Matrix. A table mapping each requirement to its corresponding test case(s).</w:t>
      </w:r>
    </w:p>
    <w:p w14:paraId="558B2E17" w14:textId="22D20C7A"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SMS</w:t>
      </w:r>
      <w:r w:rsidRPr="00025451">
        <w:rPr>
          <w:rFonts w:eastAsia="Aptos"/>
          <w:color w:val="000000" w:themeColor="text1"/>
          <w:sz w:val="24"/>
          <w:szCs w:val="24"/>
        </w:rPr>
        <w:t xml:space="preserve"> – Short Message Service. A text-messaging service used for sending alerts or notifications.</w:t>
      </w:r>
    </w:p>
    <w:p w14:paraId="3E415863" w14:textId="038E42CA"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SOS</w:t>
      </w:r>
      <w:r w:rsidRPr="00025451">
        <w:rPr>
          <w:rFonts w:eastAsia="Aptos"/>
          <w:color w:val="000000" w:themeColor="text1"/>
          <w:sz w:val="24"/>
          <w:szCs w:val="24"/>
        </w:rPr>
        <w:t xml:space="preserve"> – A distress signal; in CareConnect, triggers an emergency alert to a caregiver.</w:t>
      </w:r>
    </w:p>
    <w:p w14:paraId="63109836" w14:textId="07C63EC7"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SRS</w:t>
      </w:r>
      <w:r w:rsidRPr="00025451">
        <w:rPr>
          <w:rFonts w:eastAsia="Aptos"/>
          <w:color w:val="000000" w:themeColor="text1"/>
          <w:sz w:val="24"/>
          <w:szCs w:val="24"/>
        </w:rPr>
        <w:t xml:space="preserve"> – Software Requirements Specification. A document detailing functional and nonfunctional requirements for the system.</w:t>
      </w:r>
    </w:p>
    <w:p w14:paraId="70484EBA" w14:textId="7EAF83C9"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lastRenderedPageBreak/>
        <w:t>SSO</w:t>
      </w:r>
      <w:r w:rsidRPr="00025451">
        <w:rPr>
          <w:rFonts w:eastAsia="Aptos"/>
          <w:color w:val="000000" w:themeColor="text1"/>
          <w:sz w:val="24"/>
          <w:szCs w:val="24"/>
        </w:rPr>
        <w:t xml:space="preserve"> – Single Sign-On. A mechanism that allows users to authenticate once and access multiple systems or applications.</w:t>
      </w:r>
    </w:p>
    <w:p w14:paraId="7805DF66" w14:textId="7AFA27DC"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STP</w:t>
      </w:r>
      <w:r w:rsidRPr="00025451">
        <w:rPr>
          <w:rFonts w:eastAsia="Aptos"/>
          <w:color w:val="000000" w:themeColor="text1"/>
          <w:sz w:val="24"/>
          <w:szCs w:val="24"/>
        </w:rPr>
        <w:t xml:space="preserve"> – Software Test Plan. A document outlining the testing strategy, scope, resources, and schedule for a project.</w:t>
      </w:r>
    </w:p>
    <w:p w14:paraId="637A46E2" w14:textId="54B77C3C"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TBD</w:t>
      </w:r>
      <w:r w:rsidRPr="00025451">
        <w:rPr>
          <w:rFonts w:eastAsia="Aptos"/>
          <w:color w:val="000000" w:themeColor="text1"/>
          <w:sz w:val="24"/>
          <w:szCs w:val="24"/>
        </w:rPr>
        <w:t xml:space="preserve"> – To Be Determined. Placeholder for information not yet finalized.</w:t>
      </w:r>
    </w:p>
    <w:p w14:paraId="4086E65C" w14:textId="381400EF"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TDD</w:t>
      </w:r>
      <w:r w:rsidRPr="00025451">
        <w:rPr>
          <w:rFonts w:eastAsia="Aptos"/>
          <w:color w:val="000000" w:themeColor="text1"/>
          <w:sz w:val="24"/>
          <w:szCs w:val="24"/>
        </w:rPr>
        <w:t xml:space="preserve"> – Technical Design Document. A document that describes the architecture, design, and major components of the system.</w:t>
      </w:r>
    </w:p>
    <w:p w14:paraId="400893CC" w14:textId="4F3C232A"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UAT</w:t>
      </w:r>
      <w:r w:rsidRPr="00025451">
        <w:rPr>
          <w:rFonts w:eastAsia="Aptos"/>
          <w:color w:val="000000" w:themeColor="text1"/>
          <w:sz w:val="24"/>
          <w:szCs w:val="24"/>
        </w:rPr>
        <w:t xml:space="preserve"> – User Acceptance Testing. Validation performed by end users to ensure the software meets their needs.</w:t>
      </w:r>
    </w:p>
    <w:p w14:paraId="5605A686" w14:textId="15BB9ECF" w:rsidR="559C63D2" w:rsidRPr="00025451" w:rsidRDefault="559C63D2" w:rsidP="00025451">
      <w:pPr>
        <w:pStyle w:val="ListParagraph"/>
        <w:numPr>
          <w:ilvl w:val="0"/>
          <w:numId w:val="9"/>
        </w:numPr>
        <w:spacing w:before="240" w:after="240"/>
        <w:rPr>
          <w:rFonts w:eastAsia="Aptos"/>
          <w:color w:val="000000" w:themeColor="text1"/>
          <w:sz w:val="24"/>
          <w:szCs w:val="24"/>
        </w:rPr>
      </w:pPr>
      <w:r w:rsidRPr="00025451">
        <w:rPr>
          <w:rFonts w:eastAsia="Aptos"/>
          <w:b/>
          <w:color w:val="000000" w:themeColor="text1"/>
          <w:sz w:val="24"/>
          <w:szCs w:val="24"/>
        </w:rPr>
        <w:t>UI / UX</w:t>
      </w:r>
      <w:r w:rsidRPr="00025451">
        <w:rPr>
          <w:rFonts w:eastAsia="Aptos"/>
          <w:color w:val="000000" w:themeColor="text1"/>
          <w:sz w:val="24"/>
          <w:szCs w:val="24"/>
        </w:rPr>
        <w:t xml:space="preserve"> – User Interface / User Experience. The visual elements and overall experience of interacting with the software.</w:t>
      </w:r>
    </w:p>
    <w:p w14:paraId="211AFA29" w14:textId="55B69B4E" w:rsidR="4E172C6F" w:rsidRPr="00513005" w:rsidRDefault="559C63D2" w:rsidP="00025451">
      <w:pPr>
        <w:pStyle w:val="ListParagraph"/>
        <w:numPr>
          <w:ilvl w:val="0"/>
          <w:numId w:val="9"/>
        </w:numPr>
        <w:spacing w:before="240" w:after="240"/>
      </w:pPr>
      <w:r w:rsidRPr="00025451">
        <w:rPr>
          <w:rFonts w:eastAsia="Aptos"/>
          <w:b/>
          <w:color w:val="000000" w:themeColor="text1"/>
          <w:sz w:val="24"/>
          <w:szCs w:val="24"/>
        </w:rPr>
        <w:t>WCAG</w:t>
      </w:r>
      <w:r w:rsidRPr="00025451">
        <w:rPr>
          <w:rFonts w:eastAsia="Aptos"/>
          <w:color w:val="000000" w:themeColor="text1"/>
          <w:sz w:val="24"/>
          <w:szCs w:val="24"/>
        </w:rPr>
        <w:t xml:space="preserve"> – Web Content Accessibility Guidelines. International standards for accessible web content.</w:t>
      </w:r>
    </w:p>
    <w:p w14:paraId="505823E2" w14:textId="43F63EBF" w:rsidR="00513005" w:rsidRDefault="00513005" w:rsidP="00025451">
      <w:pPr>
        <w:pStyle w:val="ListParagraph"/>
        <w:numPr>
          <w:ilvl w:val="0"/>
          <w:numId w:val="9"/>
        </w:numPr>
        <w:spacing w:before="240" w:after="240"/>
      </w:pPr>
      <w:r w:rsidRPr="00513005">
        <w:rPr>
          <w:b/>
          <w:bCs/>
        </w:rPr>
        <w:t>OCR – Optical Character Recognition.</w:t>
      </w:r>
      <w:r w:rsidRPr="00513005">
        <w:t xml:space="preserve"> Technology used to extract text data from scanned invoices or documents.</w:t>
      </w:r>
    </w:p>
    <w:p w14:paraId="6465335F" w14:textId="45FAC423" w:rsidR="00536778" w:rsidRDefault="00536778" w:rsidP="00025451">
      <w:pPr>
        <w:pStyle w:val="ListParagraph"/>
        <w:numPr>
          <w:ilvl w:val="0"/>
          <w:numId w:val="9"/>
        </w:numPr>
        <w:spacing w:before="240" w:after="240"/>
      </w:pPr>
      <w:r w:rsidRPr="00536778">
        <w:rPr>
          <w:b/>
          <w:bCs/>
        </w:rPr>
        <w:t>QR – Quick Response.</w:t>
      </w:r>
      <w:r w:rsidRPr="00536778">
        <w:t xml:space="preserve"> A machine-readable code used to redirect users to URLs or payment pages via</w:t>
      </w:r>
      <w:r w:rsidR="002B2289">
        <w:t xml:space="preserve"> scanning.</w:t>
      </w:r>
    </w:p>
    <w:p w14:paraId="72C27F66" w14:textId="27061753" w:rsidR="002B2289" w:rsidRPr="00453C19" w:rsidRDefault="002B2289" w:rsidP="00025451">
      <w:pPr>
        <w:pStyle w:val="ListParagraph"/>
        <w:numPr>
          <w:ilvl w:val="0"/>
          <w:numId w:val="9"/>
        </w:numPr>
        <w:spacing w:before="240" w:after="240"/>
      </w:pPr>
      <w:r w:rsidRPr="002B2289">
        <w:rPr>
          <w:b/>
          <w:bCs/>
        </w:rPr>
        <w:t>ACH – Automated Clearing House.</w:t>
      </w:r>
      <w:r w:rsidRPr="002B2289">
        <w:t xml:space="preserve"> An electronic network for processing payments such as direct deposits and bill payments.</w:t>
      </w:r>
    </w:p>
    <w:p w14:paraId="7F49C748" w14:textId="2F6AE152" w:rsidR="559C63D2" w:rsidRPr="00453C19" w:rsidRDefault="559C63D2" w:rsidP="6FA64F12">
      <w:pPr>
        <w:spacing w:before="240" w:after="240"/>
        <w:rPr>
          <w:rFonts w:eastAsia="Aptos"/>
          <w:b/>
          <w:color w:val="222222"/>
          <w:sz w:val="31"/>
          <w:szCs w:val="31"/>
        </w:rPr>
      </w:pPr>
    </w:p>
    <w:sectPr w:rsidR="559C63D2" w:rsidRPr="00453C19">
      <w:footerReference w:type="default" r:id="rId129"/>
      <w:headerReference w:type="first" r:id="rId130"/>
      <w:footerReference w:type="first" r:id="rId131"/>
      <w:pgSz w:w="12240" w:h="15840"/>
      <w:pgMar w:top="1320" w:right="720" w:bottom="280" w:left="1440" w:header="72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4444D" w14:textId="77777777" w:rsidR="004E2A48" w:rsidRDefault="004E2A48">
      <w:r>
        <w:separator/>
      </w:r>
    </w:p>
  </w:endnote>
  <w:endnote w:type="continuationSeparator" w:id="0">
    <w:p w14:paraId="3E31BDED" w14:textId="77777777" w:rsidR="004E2A48" w:rsidRDefault="004E2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pleSystemUIFont">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4FEAB05" w14:textId="77777777" w:rsidTr="63B5DFD1">
      <w:trPr>
        <w:trHeight w:val="300"/>
      </w:trPr>
      <w:tc>
        <w:tcPr>
          <w:tcW w:w="3360" w:type="dxa"/>
        </w:tcPr>
        <w:p w14:paraId="6D0D1E87" w14:textId="13A50775" w:rsidR="63B5DFD1" w:rsidRDefault="63B5DFD1" w:rsidP="63B5DFD1">
          <w:pPr>
            <w:pStyle w:val="Header"/>
            <w:ind w:left="-115"/>
          </w:pPr>
        </w:p>
      </w:tc>
      <w:tc>
        <w:tcPr>
          <w:tcW w:w="3360" w:type="dxa"/>
        </w:tcPr>
        <w:p w14:paraId="24813687" w14:textId="007596A1" w:rsidR="63B5DFD1" w:rsidRDefault="63B5DFD1" w:rsidP="63B5DFD1">
          <w:pPr>
            <w:pStyle w:val="Header"/>
            <w:jc w:val="center"/>
          </w:pPr>
        </w:p>
      </w:tc>
      <w:tc>
        <w:tcPr>
          <w:tcW w:w="3360" w:type="dxa"/>
        </w:tcPr>
        <w:p w14:paraId="7ACF451E" w14:textId="1C10CC27" w:rsidR="63B5DFD1" w:rsidRDefault="63B5DFD1" w:rsidP="63B5DFD1">
          <w:pPr>
            <w:pStyle w:val="Header"/>
            <w:ind w:right="-115"/>
            <w:jc w:val="right"/>
          </w:pPr>
        </w:p>
      </w:tc>
    </w:tr>
  </w:tbl>
  <w:p w14:paraId="7F1B5103" w14:textId="12D42D1F" w:rsidR="63B5DFD1" w:rsidRDefault="63B5DFD1" w:rsidP="63B5DF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A77616A" w14:textId="77777777" w:rsidTr="63B5DFD1">
      <w:trPr>
        <w:trHeight w:val="300"/>
      </w:trPr>
      <w:tc>
        <w:tcPr>
          <w:tcW w:w="3360" w:type="dxa"/>
        </w:tcPr>
        <w:p w14:paraId="204CBEFD" w14:textId="23EEE654" w:rsidR="63B5DFD1" w:rsidRDefault="63B5DFD1" w:rsidP="63B5DFD1">
          <w:pPr>
            <w:pStyle w:val="Header"/>
            <w:ind w:left="-115"/>
          </w:pPr>
        </w:p>
      </w:tc>
      <w:tc>
        <w:tcPr>
          <w:tcW w:w="3360" w:type="dxa"/>
        </w:tcPr>
        <w:p w14:paraId="25C01BFE" w14:textId="2E62C5E6" w:rsidR="63B5DFD1" w:rsidRDefault="63B5DFD1" w:rsidP="63B5DFD1">
          <w:pPr>
            <w:pStyle w:val="Header"/>
            <w:jc w:val="center"/>
          </w:pPr>
        </w:p>
      </w:tc>
      <w:tc>
        <w:tcPr>
          <w:tcW w:w="3360" w:type="dxa"/>
        </w:tcPr>
        <w:p w14:paraId="353B2A92" w14:textId="354CA7A4" w:rsidR="63B5DFD1" w:rsidRDefault="63B5DFD1" w:rsidP="63B5DFD1">
          <w:pPr>
            <w:pStyle w:val="Header"/>
            <w:ind w:right="-115"/>
            <w:jc w:val="right"/>
          </w:pPr>
        </w:p>
      </w:tc>
    </w:tr>
  </w:tbl>
  <w:p w14:paraId="747D3BB4" w14:textId="417F8A5C" w:rsidR="63B5DFD1" w:rsidRDefault="63B5DFD1" w:rsidP="63B5DF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46D9D75" w14:textId="77777777" w:rsidTr="63B5DFD1">
      <w:trPr>
        <w:trHeight w:val="300"/>
      </w:trPr>
      <w:tc>
        <w:tcPr>
          <w:tcW w:w="3360" w:type="dxa"/>
        </w:tcPr>
        <w:p w14:paraId="46581064" w14:textId="114BDDE7" w:rsidR="63B5DFD1" w:rsidRDefault="63B5DFD1" w:rsidP="63B5DFD1">
          <w:pPr>
            <w:pStyle w:val="Header"/>
            <w:ind w:left="-115"/>
          </w:pPr>
        </w:p>
      </w:tc>
      <w:tc>
        <w:tcPr>
          <w:tcW w:w="3360" w:type="dxa"/>
        </w:tcPr>
        <w:p w14:paraId="6F7533E1" w14:textId="512F5161" w:rsidR="63B5DFD1" w:rsidRDefault="63B5DFD1" w:rsidP="63B5DFD1">
          <w:pPr>
            <w:pStyle w:val="Header"/>
            <w:jc w:val="center"/>
          </w:pPr>
        </w:p>
      </w:tc>
      <w:tc>
        <w:tcPr>
          <w:tcW w:w="3360" w:type="dxa"/>
        </w:tcPr>
        <w:p w14:paraId="76D6CD49" w14:textId="3130168A" w:rsidR="63B5DFD1" w:rsidRDefault="63B5DFD1" w:rsidP="63B5DFD1">
          <w:pPr>
            <w:pStyle w:val="Header"/>
            <w:ind w:right="-115"/>
            <w:jc w:val="right"/>
          </w:pPr>
        </w:p>
      </w:tc>
    </w:tr>
  </w:tbl>
  <w:p w14:paraId="372A6378" w14:textId="409D6CC4" w:rsidR="63B5DFD1" w:rsidRDefault="63B5DFD1" w:rsidP="63B5DF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43487F4" w14:textId="77777777" w:rsidTr="63B5DFD1">
      <w:trPr>
        <w:trHeight w:val="300"/>
      </w:trPr>
      <w:tc>
        <w:tcPr>
          <w:tcW w:w="3360" w:type="dxa"/>
        </w:tcPr>
        <w:p w14:paraId="62E87458" w14:textId="75976426" w:rsidR="63B5DFD1" w:rsidRDefault="63B5DFD1" w:rsidP="63B5DFD1">
          <w:pPr>
            <w:pStyle w:val="Header"/>
            <w:ind w:left="-115"/>
          </w:pPr>
        </w:p>
      </w:tc>
      <w:tc>
        <w:tcPr>
          <w:tcW w:w="3360" w:type="dxa"/>
        </w:tcPr>
        <w:p w14:paraId="4CA0C30E" w14:textId="3437488D" w:rsidR="63B5DFD1" w:rsidRDefault="63B5DFD1" w:rsidP="63B5DFD1">
          <w:pPr>
            <w:pStyle w:val="Header"/>
            <w:jc w:val="center"/>
          </w:pPr>
        </w:p>
      </w:tc>
      <w:tc>
        <w:tcPr>
          <w:tcW w:w="3360" w:type="dxa"/>
        </w:tcPr>
        <w:p w14:paraId="695DFED6" w14:textId="50EE491F" w:rsidR="63B5DFD1" w:rsidRDefault="63B5DFD1" w:rsidP="63B5DFD1">
          <w:pPr>
            <w:pStyle w:val="Header"/>
            <w:ind w:right="-115"/>
            <w:jc w:val="right"/>
          </w:pPr>
        </w:p>
      </w:tc>
    </w:tr>
  </w:tbl>
  <w:p w14:paraId="523D3C77" w14:textId="116102F6" w:rsidR="63B5DFD1" w:rsidRDefault="63B5DFD1" w:rsidP="63B5DF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130DED2" w14:textId="77777777" w:rsidTr="63B5DFD1">
      <w:trPr>
        <w:trHeight w:val="300"/>
      </w:trPr>
      <w:tc>
        <w:tcPr>
          <w:tcW w:w="3360" w:type="dxa"/>
        </w:tcPr>
        <w:p w14:paraId="61184692" w14:textId="1806F9D1" w:rsidR="63B5DFD1" w:rsidRDefault="63B5DFD1" w:rsidP="63B5DFD1">
          <w:pPr>
            <w:pStyle w:val="Header"/>
            <w:ind w:left="-115"/>
          </w:pPr>
        </w:p>
      </w:tc>
      <w:tc>
        <w:tcPr>
          <w:tcW w:w="3360" w:type="dxa"/>
        </w:tcPr>
        <w:p w14:paraId="31CABEDF" w14:textId="1172B5CD" w:rsidR="63B5DFD1" w:rsidRDefault="63B5DFD1" w:rsidP="63B5DFD1">
          <w:pPr>
            <w:pStyle w:val="Header"/>
            <w:jc w:val="center"/>
          </w:pPr>
        </w:p>
      </w:tc>
      <w:tc>
        <w:tcPr>
          <w:tcW w:w="3360" w:type="dxa"/>
        </w:tcPr>
        <w:p w14:paraId="26B30595" w14:textId="1A295283" w:rsidR="63B5DFD1" w:rsidRDefault="63B5DFD1" w:rsidP="63B5DFD1">
          <w:pPr>
            <w:pStyle w:val="Header"/>
            <w:ind w:right="-115"/>
            <w:jc w:val="right"/>
          </w:pPr>
        </w:p>
      </w:tc>
    </w:tr>
  </w:tbl>
  <w:p w14:paraId="3E39DDC3" w14:textId="37D1FA99" w:rsidR="63B5DFD1" w:rsidRDefault="63B5DFD1" w:rsidP="63B5DF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D94F19A" w14:textId="77777777" w:rsidTr="63B5DFD1">
      <w:trPr>
        <w:trHeight w:val="300"/>
      </w:trPr>
      <w:tc>
        <w:tcPr>
          <w:tcW w:w="3360" w:type="dxa"/>
        </w:tcPr>
        <w:p w14:paraId="296A2D49" w14:textId="59E861BA" w:rsidR="63B5DFD1" w:rsidRDefault="63B5DFD1" w:rsidP="63B5DFD1">
          <w:pPr>
            <w:pStyle w:val="Header"/>
            <w:ind w:left="-115"/>
          </w:pPr>
        </w:p>
      </w:tc>
      <w:tc>
        <w:tcPr>
          <w:tcW w:w="3360" w:type="dxa"/>
        </w:tcPr>
        <w:p w14:paraId="5BE786B2" w14:textId="2E15A15E" w:rsidR="63B5DFD1" w:rsidRDefault="63B5DFD1" w:rsidP="63B5DFD1">
          <w:pPr>
            <w:pStyle w:val="Header"/>
            <w:jc w:val="center"/>
          </w:pPr>
        </w:p>
      </w:tc>
      <w:tc>
        <w:tcPr>
          <w:tcW w:w="3360" w:type="dxa"/>
        </w:tcPr>
        <w:p w14:paraId="2AA808C2" w14:textId="551AD7F3" w:rsidR="63B5DFD1" w:rsidRDefault="63B5DFD1" w:rsidP="63B5DFD1">
          <w:pPr>
            <w:pStyle w:val="Header"/>
            <w:ind w:right="-115"/>
            <w:jc w:val="right"/>
          </w:pPr>
        </w:p>
      </w:tc>
    </w:tr>
  </w:tbl>
  <w:p w14:paraId="23E38B74" w14:textId="5B91176E" w:rsidR="63B5DFD1" w:rsidRDefault="63B5DFD1" w:rsidP="63B5DFD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5D3EBCF" w14:textId="77777777" w:rsidTr="63B5DFD1">
      <w:trPr>
        <w:trHeight w:val="300"/>
      </w:trPr>
      <w:tc>
        <w:tcPr>
          <w:tcW w:w="3360" w:type="dxa"/>
        </w:tcPr>
        <w:p w14:paraId="29253FF3" w14:textId="31342AFC" w:rsidR="63B5DFD1" w:rsidRDefault="63B5DFD1" w:rsidP="63B5DFD1">
          <w:pPr>
            <w:pStyle w:val="Header"/>
            <w:ind w:left="-115"/>
          </w:pPr>
        </w:p>
      </w:tc>
      <w:tc>
        <w:tcPr>
          <w:tcW w:w="3360" w:type="dxa"/>
        </w:tcPr>
        <w:p w14:paraId="22100CEC" w14:textId="44BFAC07" w:rsidR="63B5DFD1" w:rsidRDefault="63B5DFD1" w:rsidP="63B5DFD1">
          <w:pPr>
            <w:pStyle w:val="Header"/>
            <w:jc w:val="center"/>
          </w:pPr>
        </w:p>
      </w:tc>
      <w:tc>
        <w:tcPr>
          <w:tcW w:w="3360" w:type="dxa"/>
        </w:tcPr>
        <w:p w14:paraId="6B08B2BC" w14:textId="7E2588C9" w:rsidR="63B5DFD1" w:rsidRDefault="63B5DFD1" w:rsidP="63B5DFD1">
          <w:pPr>
            <w:pStyle w:val="Header"/>
            <w:ind w:right="-115"/>
            <w:jc w:val="right"/>
          </w:pPr>
        </w:p>
      </w:tc>
    </w:tr>
  </w:tbl>
  <w:p w14:paraId="51712F8B" w14:textId="18234348" w:rsidR="63B5DFD1" w:rsidRDefault="63B5DFD1" w:rsidP="63B5DFD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1CB4D56" w14:textId="77777777" w:rsidTr="63B5DFD1">
      <w:trPr>
        <w:trHeight w:val="300"/>
      </w:trPr>
      <w:tc>
        <w:tcPr>
          <w:tcW w:w="3360" w:type="dxa"/>
        </w:tcPr>
        <w:p w14:paraId="1A48FDAD" w14:textId="0F61B3EA" w:rsidR="63B5DFD1" w:rsidRDefault="63B5DFD1" w:rsidP="63B5DFD1">
          <w:pPr>
            <w:pStyle w:val="Header"/>
            <w:ind w:left="-115"/>
          </w:pPr>
        </w:p>
      </w:tc>
      <w:tc>
        <w:tcPr>
          <w:tcW w:w="3360" w:type="dxa"/>
        </w:tcPr>
        <w:p w14:paraId="72ABF4AB" w14:textId="09441CA8" w:rsidR="63B5DFD1" w:rsidRDefault="63B5DFD1" w:rsidP="63B5DFD1">
          <w:pPr>
            <w:pStyle w:val="Header"/>
            <w:jc w:val="center"/>
          </w:pPr>
        </w:p>
      </w:tc>
      <w:tc>
        <w:tcPr>
          <w:tcW w:w="3360" w:type="dxa"/>
        </w:tcPr>
        <w:p w14:paraId="5DBF9AF3" w14:textId="6FF05F3F" w:rsidR="63B5DFD1" w:rsidRDefault="63B5DFD1" w:rsidP="63B5DFD1">
          <w:pPr>
            <w:pStyle w:val="Header"/>
            <w:ind w:right="-115"/>
            <w:jc w:val="right"/>
          </w:pPr>
        </w:p>
      </w:tc>
    </w:tr>
  </w:tbl>
  <w:p w14:paraId="4438BA83" w14:textId="7C2098A5" w:rsidR="63B5DFD1" w:rsidRDefault="63B5DFD1" w:rsidP="63B5DFD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0203B6C" w14:textId="77777777" w:rsidTr="63B5DFD1">
      <w:trPr>
        <w:trHeight w:val="300"/>
      </w:trPr>
      <w:tc>
        <w:tcPr>
          <w:tcW w:w="3360" w:type="dxa"/>
        </w:tcPr>
        <w:p w14:paraId="5F21DBE5" w14:textId="0C27C687" w:rsidR="63B5DFD1" w:rsidRDefault="63B5DFD1" w:rsidP="63B5DFD1">
          <w:pPr>
            <w:pStyle w:val="Header"/>
            <w:ind w:left="-115"/>
          </w:pPr>
        </w:p>
      </w:tc>
      <w:tc>
        <w:tcPr>
          <w:tcW w:w="3360" w:type="dxa"/>
        </w:tcPr>
        <w:p w14:paraId="070E6378" w14:textId="3721B40E" w:rsidR="63B5DFD1" w:rsidRDefault="63B5DFD1" w:rsidP="63B5DFD1">
          <w:pPr>
            <w:pStyle w:val="Header"/>
            <w:jc w:val="center"/>
          </w:pPr>
        </w:p>
      </w:tc>
      <w:tc>
        <w:tcPr>
          <w:tcW w:w="3360" w:type="dxa"/>
        </w:tcPr>
        <w:p w14:paraId="2E9293A7" w14:textId="6365AA0E" w:rsidR="63B5DFD1" w:rsidRDefault="63B5DFD1" w:rsidP="63B5DFD1">
          <w:pPr>
            <w:pStyle w:val="Header"/>
            <w:ind w:right="-115"/>
            <w:jc w:val="right"/>
          </w:pPr>
        </w:p>
      </w:tc>
    </w:tr>
  </w:tbl>
  <w:p w14:paraId="456BCBEB" w14:textId="142DA505" w:rsidR="63B5DFD1" w:rsidRDefault="63B5DFD1" w:rsidP="63B5DFD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451F411" w14:textId="77777777" w:rsidTr="63B5DFD1">
      <w:trPr>
        <w:trHeight w:val="300"/>
      </w:trPr>
      <w:tc>
        <w:tcPr>
          <w:tcW w:w="3360" w:type="dxa"/>
        </w:tcPr>
        <w:p w14:paraId="215DCA91" w14:textId="114E61A9" w:rsidR="63B5DFD1" w:rsidRDefault="63B5DFD1" w:rsidP="63B5DFD1">
          <w:pPr>
            <w:pStyle w:val="Header"/>
            <w:ind w:left="-115"/>
          </w:pPr>
        </w:p>
      </w:tc>
      <w:tc>
        <w:tcPr>
          <w:tcW w:w="3360" w:type="dxa"/>
        </w:tcPr>
        <w:p w14:paraId="7A76ED3B" w14:textId="2E459F45" w:rsidR="63B5DFD1" w:rsidRDefault="63B5DFD1" w:rsidP="63B5DFD1">
          <w:pPr>
            <w:pStyle w:val="Header"/>
            <w:jc w:val="center"/>
          </w:pPr>
        </w:p>
      </w:tc>
      <w:tc>
        <w:tcPr>
          <w:tcW w:w="3360" w:type="dxa"/>
        </w:tcPr>
        <w:p w14:paraId="082A4E19" w14:textId="169ED36A" w:rsidR="63B5DFD1" w:rsidRDefault="63B5DFD1" w:rsidP="63B5DFD1">
          <w:pPr>
            <w:pStyle w:val="Header"/>
            <w:ind w:right="-115"/>
            <w:jc w:val="right"/>
          </w:pPr>
        </w:p>
      </w:tc>
    </w:tr>
  </w:tbl>
  <w:p w14:paraId="0AD651C4" w14:textId="53941849" w:rsidR="63B5DFD1" w:rsidRDefault="63B5DFD1" w:rsidP="63B5DFD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97AF777" w14:textId="77777777" w:rsidTr="63B5DFD1">
      <w:trPr>
        <w:trHeight w:val="300"/>
      </w:trPr>
      <w:tc>
        <w:tcPr>
          <w:tcW w:w="3360" w:type="dxa"/>
        </w:tcPr>
        <w:p w14:paraId="25476214" w14:textId="57E93BD7" w:rsidR="63B5DFD1" w:rsidRDefault="63B5DFD1" w:rsidP="63B5DFD1">
          <w:pPr>
            <w:pStyle w:val="Header"/>
            <w:ind w:left="-115"/>
          </w:pPr>
        </w:p>
      </w:tc>
      <w:tc>
        <w:tcPr>
          <w:tcW w:w="3360" w:type="dxa"/>
        </w:tcPr>
        <w:p w14:paraId="652AE088" w14:textId="38C0A757" w:rsidR="63B5DFD1" w:rsidRDefault="63B5DFD1" w:rsidP="63B5DFD1">
          <w:pPr>
            <w:pStyle w:val="Header"/>
            <w:jc w:val="center"/>
          </w:pPr>
        </w:p>
      </w:tc>
      <w:tc>
        <w:tcPr>
          <w:tcW w:w="3360" w:type="dxa"/>
        </w:tcPr>
        <w:p w14:paraId="4519513E" w14:textId="4F5EA3D1" w:rsidR="63B5DFD1" w:rsidRDefault="63B5DFD1" w:rsidP="63B5DFD1">
          <w:pPr>
            <w:pStyle w:val="Header"/>
            <w:ind w:right="-115"/>
            <w:jc w:val="right"/>
          </w:pPr>
        </w:p>
      </w:tc>
    </w:tr>
  </w:tbl>
  <w:p w14:paraId="077CEB88" w14:textId="17C0BE37" w:rsidR="63B5DFD1" w:rsidRDefault="63B5DFD1" w:rsidP="63B5DFD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2F58F00" w14:textId="77777777" w:rsidTr="63B5DFD1">
      <w:trPr>
        <w:trHeight w:val="300"/>
      </w:trPr>
      <w:tc>
        <w:tcPr>
          <w:tcW w:w="3360" w:type="dxa"/>
        </w:tcPr>
        <w:p w14:paraId="748B8E1E" w14:textId="658C8828" w:rsidR="63B5DFD1" w:rsidRDefault="63B5DFD1" w:rsidP="63B5DFD1">
          <w:pPr>
            <w:pStyle w:val="Header"/>
            <w:ind w:left="-115"/>
          </w:pPr>
        </w:p>
      </w:tc>
      <w:tc>
        <w:tcPr>
          <w:tcW w:w="3360" w:type="dxa"/>
        </w:tcPr>
        <w:p w14:paraId="70C3BDA5" w14:textId="3A44361B" w:rsidR="63B5DFD1" w:rsidRDefault="63B5DFD1" w:rsidP="63B5DFD1">
          <w:pPr>
            <w:pStyle w:val="Header"/>
            <w:jc w:val="center"/>
          </w:pPr>
        </w:p>
      </w:tc>
      <w:tc>
        <w:tcPr>
          <w:tcW w:w="3360" w:type="dxa"/>
        </w:tcPr>
        <w:p w14:paraId="1C5559CA" w14:textId="47A03D32" w:rsidR="63B5DFD1" w:rsidRDefault="63B5DFD1" w:rsidP="63B5DFD1">
          <w:pPr>
            <w:pStyle w:val="Header"/>
            <w:ind w:right="-115"/>
            <w:jc w:val="right"/>
          </w:pPr>
        </w:p>
      </w:tc>
    </w:tr>
  </w:tbl>
  <w:p w14:paraId="7265177F" w14:textId="223FE2B5" w:rsidR="63B5DFD1" w:rsidRDefault="63B5DFD1" w:rsidP="63B5DFD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2A90BEA" w14:textId="77777777" w:rsidTr="63B5DFD1">
      <w:trPr>
        <w:trHeight w:val="300"/>
      </w:trPr>
      <w:tc>
        <w:tcPr>
          <w:tcW w:w="3360" w:type="dxa"/>
        </w:tcPr>
        <w:p w14:paraId="51D0DE66" w14:textId="0E11843B" w:rsidR="63B5DFD1" w:rsidRDefault="63B5DFD1" w:rsidP="63B5DFD1">
          <w:pPr>
            <w:pStyle w:val="Header"/>
            <w:ind w:left="-115"/>
          </w:pPr>
        </w:p>
      </w:tc>
      <w:tc>
        <w:tcPr>
          <w:tcW w:w="3360" w:type="dxa"/>
        </w:tcPr>
        <w:p w14:paraId="277E0EA6" w14:textId="7DA15642" w:rsidR="63B5DFD1" w:rsidRDefault="63B5DFD1" w:rsidP="63B5DFD1">
          <w:pPr>
            <w:pStyle w:val="Header"/>
            <w:jc w:val="center"/>
          </w:pPr>
        </w:p>
      </w:tc>
      <w:tc>
        <w:tcPr>
          <w:tcW w:w="3360" w:type="dxa"/>
        </w:tcPr>
        <w:p w14:paraId="3716EF4C" w14:textId="14322599" w:rsidR="63B5DFD1" w:rsidRDefault="63B5DFD1" w:rsidP="63B5DFD1">
          <w:pPr>
            <w:pStyle w:val="Header"/>
            <w:ind w:right="-115"/>
            <w:jc w:val="right"/>
          </w:pPr>
        </w:p>
      </w:tc>
    </w:tr>
  </w:tbl>
  <w:p w14:paraId="7996D77B" w14:textId="44A61CA8" w:rsidR="63B5DFD1" w:rsidRDefault="63B5DFD1" w:rsidP="63B5DFD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377CAE5" w14:textId="77777777" w:rsidTr="63B5DFD1">
      <w:trPr>
        <w:trHeight w:val="300"/>
      </w:trPr>
      <w:tc>
        <w:tcPr>
          <w:tcW w:w="3360" w:type="dxa"/>
        </w:tcPr>
        <w:p w14:paraId="066F66F3" w14:textId="70DDB54B" w:rsidR="63B5DFD1" w:rsidRDefault="63B5DFD1" w:rsidP="63B5DFD1">
          <w:pPr>
            <w:pStyle w:val="Header"/>
            <w:ind w:left="-115"/>
          </w:pPr>
        </w:p>
      </w:tc>
      <w:tc>
        <w:tcPr>
          <w:tcW w:w="3360" w:type="dxa"/>
        </w:tcPr>
        <w:p w14:paraId="35457EA1" w14:textId="5792C2EE" w:rsidR="63B5DFD1" w:rsidRDefault="63B5DFD1" w:rsidP="63B5DFD1">
          <w:pPr>
            <w:pStyle w:val="Header"/>
            <w:jc w:val="center"/>
          </w:pPr>
        </w:p>
      </w:tc>
      <w:tc>
        <w:tcPr>
          <w:tcW w:w="3360" w:type="dxa"/>
        </w:tcPr>
        <w:p w14:paraId="051ECE44" w14:textId="50F8E84E" w:rsidR="63B5DFD1" w:rsidRDefault="63B5DFD1" w:rsidP="63B5DFD1">
          <w:pPr>
            <w:pStyle w:val="Header"/>
            <w:ind w:right="-115"/>
            <w:jc w:val="right"/>
          </w:pPr>
        </w:p>
      </w:tc>
    </w:tr>
  </w:tbl>
  <w:p w14:paraId="73FB2B8F" w14:textId="46CDB4A3" w:rsidR="63B5DFD1" w:rsidRDefault="63B5DFD1" w:rsidP="63B5DFD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DCA3763" w14:textId="77777777" w:rsidTr="63B5DFD1">
      <w:trPr>
        <w:trHeight w:val="300"/>
      </w:trPr>
      <w:tc>
        <w:tcPr>
          <w:tcW w:w="3360" w:type="dxa"/>
        </w:tcPr>
        <w:p w14:paraId="721E930F" w14:textId="31DE441C" w:rsidR="63B5DFD1" w:rsidRDefault="63B5DFD1" w:rsidP="63B5DFD1">
          <w:pPr>
            <w:pStyle w:val="Header"/>
            <w:ind w:left="-115"/>
          </w:pPr>
        </w:p>
      </w:tc>
      <w:tc>
        <w:tcPr>
          <w:tcW w:w="3360" w:type="dxa"/>
        </w:tcPr>
        <w:p w14:paraId="1FADBD5E" w14:textId="3C1AF846" w:rsidR="63B5DFD1" w:rsidRDefault="63B5DFD1" w:rsidP="63B5DFD1">
          <w:pPr>
            <w:pStyle w:val="Header"/>
            <w:jc w:val="center"/>
          </w:pPr>
        </w:p>
      </w:tc>
      <w:tc>
        <w:tcPr>
          <w:tcW w:w="3360" w:type="dxa"/>
        </w:tcPr>
        <w:p w14:paraId="626DDA91" w14:textId="034242F0" w:rsidR="63B5DFD1" w:rsidRDefault="63B5DFD1" w:rsidP="63B5DFD1">
          <w:pPr>
            <w:pStyle w:val="Header"/>
            <w:ind w:right="-115"/>
            <w:jc w:val="right"/>
          </w:pPr>
        </w:p>
      </w:tc>
    </w:tr>
  </w:tbl>
  <w:p w14:paraId="6A1F7547" w14:textId="53F97BE7" w:rsidR="63B5DFD1" w:rsidRDefault="63B5DFD1" w:rsidP="63B5DFD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278EB60" w14:textId="77777777" w:rsidTr="63B5DFD1">
      <w:trPr>
        <w:trHeight w:val="300"/>
      </w:trPr>
      <w:tc>
        <w:tcPr>
          <w:tcW w:w="3360" w:type="dxa"/>
        </w:tcPr>
        <w:p w14:paraId="747AB3B3" w14:textId="1E91D9F1" w:rsidR="63B5DFD1" w:rsidRDefault="63B5DFD1" w:rsidP="63B5DFD1">
          <w:pPr>
            <w:pStyle w:val="Header"/>
            <w:ind w:left="-115"/>
          </w:pPr>
        </w:p>
      </w:tc>
      <w:tc>
        <w:tcPr>
          <w:tcW w:w="3360" w:type="dxa"/>
        </w:tcPr>
        <w:p w14:paraId="067817AA" w14:textId="2DDAD882" w:rsidR="63B5DFD1" w:rsidRDefault="63B5DFD1" w:rsidP="63B5DFD1">
          <w:pPr>
            <w:pStyle w:val="Header"/>
            <w:jc w:val="center"/>
          </w:pPr>
        </w:p>
      </w:tc>
      <w:tc>
        <w:tcPr>
          <w:tcW w:w="3360" w:type="dxa"/>
        </w:tcPr>
        <w:p w14:paraId="6FFE15A7" w14:textId="083F4CED" w:rsidR="63B5DFD1" w:rsidRDefault="63B5DFD1" w:rsidP="63B5DFD1">
          <w:pPr>
            <w:pStyle w:val="Header"/>
            <w:ind w:right="-115"/>
            <w:jc w:val="right"/>
          </w:pPr>
        </w:p>
      </w:tc>
    </w:tr>
  </w:tbl>
  <w:p w14:paraId="40057C58" w14:textId="7B5C58B1" w:rsidR="63B5DFD1" w:rsidRDefault="63B5DFD1" w:rsidP="63B5DFD1">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53157CB" w14:textId="77777777" w:rsidTr="63B5DFD1">
      <w:trPr>
        <w:trHeight w:val="300"/>
      </w:trPr>
      <w:tc>
        <w:tcPr>
          <w:tcW w:w="3360" w:type="dxa"/>
        </w:tcPr>
        <w:p w14:paraId="66F3EFA1" w14:textId="0AF88FF3" w:rsidR="63B5DFD1" w:rsidRDefault="63B5DFD1" w:rsidP="63B5DFD1">
          <w:pPr>
            <w:pStyle w:val="Header"/>
            <w:ind w:left="-115"/>
          </w:pPr>
        </w:p>
      </w:tc>
      <w:tc>
        <w:tcPr>
          <w:tcW w:w="3360" w:type="dxa"/>
        </w:tcPr>
        <w:p w14:paraId="5AC19FC9" w14:textId="6FDFCF03" w:rsidR="63B5DFD1" w:rsidRDefault="63B5DFD1" w:rsidP="63B5DFD1">
          <w:pPr>
            <w:pStyle w:val="Header"/>
            <w:jc w:val="center"/>
          </w:pPr>
        </w:p>
      </w:tc>
      <w:tc>
        <w:tcPr>
          <w:tcW w:w="3360" w:type="dxa"/>
        </w:tcPr>
        <w:p w14:paraId="6D423380" w14:textId="767903B4" w:rsidR="63B5DFD1" w:rsidRDefault="63B5DFD1" w:rsidP="63B5DFD1">
          <w:pPr>
            <w:pStyle w:val="Header"/>
            <w:ind w:right="-115"/>
            <w:jc w:val="right"/>
          </w:pPr>
        </w:p>
      </w:tc>
    </w:tr>
  </w:tbl>
  <w:p w14:paraId="3CE3A841" w14:textId="316B78CF" w:rsidR="63B5DFD1" w:rsidRDefault="63B5DFD1" w:rsidP="63B5DFD1">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7403101D" w14:textId="77777777" w:rsidTr="63B5DFD1">
      <w:trPr>
        <w:trHeight w:val="300"/>
      </w:trPr>
      <w:tc>
        <w:tcPr>
          <w:tcW w:w="3360" w:type="dxa"/>
        </w:tcPr>
        <w:p w14:paraId="67AFFA72" w14:textId="306CE448" w:rsidR="63B5DFD1" w:rsidRDefault="63B5DFD1" w:rsidP="63B5DFD1">
          <w:pPr>
            <w:pStyle w:val="Header"/>
            <w:ind w:left="-115"/>
          </w:pPr>
        </w:p>
      </w:tc>
      <w:tc>
        <w:tcPr>
          <w:tcW w:w="3360" w:type="dxa"/>
        </w:tcPr>
        <w:p w14:paraId="1AAAE557" w14:textId="3BB96441" w:rsidR="63B5DFD1" w:rsidRDefault="63B5DFD1" w:rsidP="63B5DFD1">
          <w:pPr>
            <w:pStyle w:val="Header"/>
            <w:jc w:val="center"/>
          </w:pPr>
        </w:p>
      </w:tc>
      <w:tc>
        <w:tcPr>
          <w:tcW w:w="3360" w:type="dxa"/>
        </w:tcPr>
        <w:p w14:paraId="2013E42E" w14:textId="0916D949" w:rsidR="63B5DFD1" w:rsidRDefault="63B5DFD1" w:rsidP="63B5DFD1">
          <w:pPr>
            <w:pStyle w:val="Header"/>
            <w:ind w:right="-115"/>
            <w:jc w:val="right"/>
          </w:pPr>
        </w:p>
      </w:tc>
    </w:tr>
  </w:tbl>
  <w:p w14:paraId="42005FBD" w14:textId="3B35DAD9" w:rsidR="63B5DFD1" w:rsidRDefault="63B5DFD1" w:rsidP="63B5DFD1">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EF3D73B" w14:textId="77777777" w:rsidTr="63B5DFD1">
      <w:trPr>
        <w:trHeight w:val="300"/>
      </w:trPr>
      <w:tc>
        <w:tcPr>
          <w:tcW w:w="3360" w:type="dxa"/>
        </w:tcPr>
        <w:p w14:paraId="07E95857" w14:textId="36A147E0" w:rsidR="63B5DFD1" w:rsidRDefault="63B5DFD1" w:rsidP="63B5DFD1">
          <w:pPr>
            <w:pStyle w:val="Header"/>
            <w:ind w:left="-115"/>
          </w:pPr>
        </w:p>
      </w:tc>
      <w:tc>
        <w:tcPr>
          <w:tcW w:w="3360" w:type="dxa"/>
        </w:tcPr>
        <w:p w14:paraId="71355BCE" w14:textId="41086A21" w:rsidR="63B5DFD1" w:rsidRDefault="63B5DFD1" w:rsidP="63B5DFD1">
          <w:pPr>
            <w:pStyle w:val="Header"/>
            <w:jc w:val="center"/>
          </w:pPr>
        </w:p>
      </w:tc>
      <w:tc>
        <w:tcPr>
          <w:tcW w:w="3360" w:type="dxa"/>
        </w:tcPr>
        <w:p w14:paraId="6AE834D3" w14:textId="758719BA" w:rsidR="63B5DFD1" w:rsidRDefault="63B5DFD1" w:rsidP="63B5DFD1">
          <w:pPr>
            <w:pStyle w:val="Header"/>
            <w:ind w:right="-115"/>
            <w:jc w:val="right"/>
          </w:pPr>
        </w:p>
      </w:tc>
    </w:tr>
  </w:tbl>
  <w:p w14:paraId="7DD76A40" w14:textId="7EFADE56" w:rsidR="63B5DFD1" w:rsidRDefault="63B5DFD1" w:rsidP="63B5DFD1">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A61D6B7" w14:textId="77777777" w:rsidTr="63B5DFD1">
      <w:trPr>
        <w:trHeight w:val="300"/>
      </w:trPr>
      <w:tc>
        <w:tcPr>
          <w:tcW w:w="3360" w:type="dxa"/>
        </w:tcPr>
        <w:p w14:paraId="09C8857B" w14:textId="23C99FE1" w:rsidR="63B5DFD1" w:rsidRDefault="63B5DFD1" w:rsidP="63B5DFD1">
          <w:pPr>
            <w:pStyle w:val="Header"/>
            <w:ind w:left="-115"/>
          </w:pPr>
        </w:p>
      </w:tc>
      <w:tc>
        <w:tcPr>
          <w:tcW w:w="3360" w:type="dxa"/>
        </w:tcPr>
        <w:p w14:paraId="347BEF99" w14:textId="6F1CCA01" w:rsidR="63B5DFD1" w:rsidRDefault="63B5DFD1" w:rsidP="63B5DFD1">
          <w:pPr>
            <w:pStyle w:val="Header"/>
            <w:jc w:val="center"/>
          </w:pPr>
        </w:p>
      </w:tc>
      <w:tc>
        <w:tcPr>
          <w:tcW w:w="3360" w:type="dxa"/>
        </w:tcPr>
        <w:p w14:paraId="4F887CDF" w14:textId="7917B3F3" w:rsidR="63B5DFD1" w:rsidRDefault="63B5DFD1" w:rsidP="63B5DFD1">
          <w:pPr>
            <w:pStyle w:val="Header"/>
            <w:ind w:right="-115"/>
            <w:jc w:val="right"/>
          </w:pPr>
        </w:p>
      </w:tc>
    </w:tr>
  </w:tbl>
  <w:p w14:paraId="27A2F006" w14:textId="580A2948" w:rsidR="63B5DFD1" w:rsidRDefault="63B5DFD1" w:rsidP="63B5DFD1">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3E9B7A0" w14:textId="77777777" w:rsidTr="63B5DFD1">
      <w:trPr>
        <w:trHeight w:val="300"/>
      </w:trPr>
      <w:tc>
        <w:tcPr>
          <w:tcW w:w="3360" w:type="dxa"/>
        </w:tcPr>
        <w:p w14:paraId="1DE75859" w14:textId="7BF522CB" w:rsidR="63B5DFD1" w:rsidRDefault="63B5DFD1" w:rsidP="63B5DFD1">
          <w:pPr>
            <w:pStyle w:val="Header"/>
            <w:ind w:left="-115"/>
          </w:pPr>
        </w:p>
      </w:tc>
      <w:tc>
        <w:tcPr>
          <w:tcW w:w="3360" w:type="dxa"/>
        </w:tcPr>
        <w:p w14:paraId="58295A07" w14:textId="2CB461A9" w:rsidR="63B5DFD1" w:rsidRDefault="63B5DFD1" w:rsidP="63B5DFD1">
          <w:pPr>
            <w:pStyle w:val="Header"/>
            <w:jc w:val="center"/>
          </w:pPr>
        </w:p>
      </w:tc>
      <w:tc>
        <w:tcPr>
          <w:tcW w:w="3360" w:type="dxa"/>
        </w:tcPr>
        <w:p w14:paraId="758BE3DC" w14:textId="70E15564" w:rsidR="63B5DFD1" w:rsidRDefault="63B5DFD1" w:rsidP="63B5DFD1">
          <w:pPr>
            <w:pStyle w:val="Header"/>
            <w:ind w:right="-115"/>
            <w:jc w:val="right"/>
          </w:pPr>
        </w:p>
      </w:tc>
    </w:tr>
  </w:tbl>
  <w:p w14:paraId="422AE9E2" w14:textId="2E976C5F" w:rsidR="63B5DFD1" w:rsidRDefault="63B5DFD1" w:rsidP="63B5DFD1">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AE2C344" w14:textId="77777777" w:rsidTr="63B5DFD1">
      <w:trPr>
        <w:trHeight w:val="300"/>
      </w:trPr>
      <w:tc>
        <w:tcPr>
          <w:tcW w:w="3360" w:type="dxa"/>
        </w:tcPr>
        <w:p w14:paraId="3AC80D80" w14:textId="2B2D8F96" w:rsidR="63B5DFD1" w:rsidRDefault="63B5DFD1" w:rsidP="63B5DFD1">
          <w:pPr>
            <w:pStyle w:val="Header"/>
            <w:ind w:left="-115"/>
          </w:pPr>
        </w:p>
      </w:tc>
      <w:tc>
        <w:tcPr>
          <w:tcW w:w="3360" w:type="dxa"/>
        </w:tcPr>
        <w:p w14:paraId="584588E3" w14:textId="72476C50" w:rsidR="63B5DFD1" w:rsidRDefault="63B5DFD1" w:rsidP="63B5DFD1">
          <w:pPr>
            <w:pStyle w:val="Header"/>
            <w:jc w:val="center"/>
          </w:pPr>
        </w:p>
      </w:tc>
      <w:tc>
        <w:tcPr>
          <w:tcW w:w="3360" w:type="dxa"/>
        </w:tcPr>
        <w:p w14:paraId="1FC25B02" w14:textId="5A7F5851" w:rsidR="63B5DFD1" w:rsidRDefault="63B5DFD1" w:rsidP="63B5DFD1">
          <w:pPr>
            <w:pStyle w:val="Header"/>
            <w:ind w:right="-115"/>
            <w:jc w:val="right"/>
          </w:pPr>
        </w:p>
      </w:tc>
    </w:tr>
  </w:tbl>
  <w:p w14:paraId="2F4BE233" w14:textId="0A83F193" w:rsidR="63B5DFD1" w:rsidRDefault="63B5DFD1" w:rsidP="63B5DFD1">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679D3D2" w14:textId="77777777" w:rsidTr="63B5DFD1">
      <w:trPr>
        <w:trHeight w:val="300"/>
      </w:trPr>
      <w:tc>
        <w:tcPr>
          <w:tcW w:w="3360" w:type="dxa"/>
        </w:tcPr>
        <w:p w14:paraId="3308BBEB" w14:textId="4DD825F1" w:rsidR="63B5DFD1" w:rsidRDefault="63B5DFD1" w:rsidP="63B5DFD1">
          <w:pPr>
            <w:pStyle w:val="Header"/>
            <w:ind w:left="-115"/>
          </w:pPr>
        </w:p>
      </w:tc>
      <w:tc>
        <w:tcPr>
          <w:tcW w:w="3360" w:type="dxa"/>
        </w:tcPr>
        <w:p w14:paraId="4A9CC029" w14:textId="115FA990" w:rsidR="63B5DFD1" w:rsidRDefault="63B5DFD1" w:rsidP="63B5DFD1">
          <w:pPr>
            <w:pStyle w:val="Header"/>
            <w:jc w:val="center"/>
          </w:pPr>
        </w:p>
      </w:tc>
      <w:tc>
        <w:tcPr>
          <w:tcW w:w="3360" w:type="dxa"/>
        </w:tcPr>
        <w:p w14:paraId="15999C3C" w14:textId="033AC2A5" w:rsidR="63B5DFD1" w:rsidRDefault="63B5DFD1" w:rsidP="63B5DFD1">
          <w:pPr>
            <w:pStyle w:val="Header"/>
            <w:ind w:right="-115"/>
            <w:jc w:val="right"/>
          </w:pPr>
        </w:p>
      </w:tc>
    </w:tr>
  </w:tbl>
  <w:p w14:paraId="734349CE" w14:textId="6CF53F11" w:rsidR="63B5DFD1" w:rsidRDefault="63B5DFD1" w:rsidP="63B5DFD1">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728D1FE" w14:textId="77777777" w:rsidTr="63B5DFD1">
      <w:trPr>
        <w:trHeight w:val="300"/>
      </w:trPr>
      <w:tc>
        <w:tcPr>
          <w:tcW w:w="3360" w:type="dxa"/>
        </w:tcPr>
        <w:p w14:paraId="5556EF91" w14:textId="51E097C7" w:rsidR="63B5DFD1" w:rsidRDefault="63B5DFD1" w:rsidP="63B5DFD1">
          <w:pPr>
            <w:pStyle w:val="Header"/>
            <w:ind w:left="-115"/>
          </w:pPr>
        </w:p>
      </w:tc>
      <w:tc>
        <w:tcPr>
          <w:tcW w:w="3360" w:type="dxa"/>
        </w:tcPr>
        <w:p w14:paraId="017354B5" w14:textId="08F50107" w:rsidR="63B5DFD1" w:rsidRDefault="63B5DFD1" w:rsidP="63B5DFD1">
          <w:pPr>
            <w:pStyle w:val="Header"/>
            <w:jc w:val="center"/>
          </w:pPr>
        </w:p>
      </w:tc>
      <w:tc>
        <w:tcPr>
          <w:tcW w:w="3360" w:type="dxa"/>
        </w:tcPr>
        <w:p w14:paraId="1BF64524" w14:textId="483A6EA2" w:rsidR="63B5DFD1" w:rsidRDefault="63B5DFD1" w:rsidP="63B5DFD1">
          <w:pPr>
            <w:pStyle w:val="Header"/>
            <w:ind w:right="-115"/>
            <w:jc w:val="right"/>
          </w:pPr>
        </w:p>
      </w:tc>
    </w:tr>
  </w:tbl>
  <w:p w14:paraId="760CC23D" w14:textId="4F81DF32" w:rsidR="63B5DFD1" w:rsidRDefault="63B5DFD1" w:rsidP="63B5DFD1">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6B3EBE1" w14:textId="77777777" w:rsidTr="63B5DFD1">
      <w:trPr>
        <w:trHeight w:val="300"/>
      </w:trPr>
      <w:tc>
        <w:tcPr>
          <w:tcW w:w="3360" w:type="dxa"/>
        </w:tcPr>
        <w:p w14:paraId="0A41C12D" w14:textId="56237235" w:rsidR="63B5DFD1" w:rsidRDefault="63B5DFD1" w:rsidP="63B5DFD1">
          <w:pPr>
            <w:pStyle w:val="Header"/>
            <w:ind w:left="-115"/>
          </w:pPr>
        </w:p>
      </w:tc>
      <w:tc>
        <w:tcPr>
          <w:tcW w:w="3360" w:type="dxa"/>
        </w:tcPr>
        <w:p w14:paraId="712D2121" w14:textId="238C61CB" w:rsidR="63B5DFD1" w:rsidRDefault="63B5DFD1" w:rsidP="63B5DFD1">
          <w:pPr>
            <w:pStyle w:val="Header"/>
            <w:jc w:val="center"/>
          </w:pPr>
        </w:p>
      </w:tc>
      <w:tc>
        <w:tcPr>
          <w:tcW w:w="3360" w:type="dxa"/>
        </w:tcPr>
        <w:p w14:paraId="39E242B0" w14:textId="23D0B2B1" w:rsidR="63B5DFD1" w:rsidRDefault="63B5DFD1" w:rsidP="63B5DFD1">
          <w:pPr>
            <w:pStyle w:val="Header"/>
            <w:ind w:right="-115"/>
            <w:jc w:val="right"/>
          </w:pPr>
        </w:p>
      </w:tc>
    </w:tr>
  </w:tbl>
  <w:p w14:paraId="12C48C0F" w14:textId="2A23BF1E" w:rsidR="63B5DFD1" w:rsidRDefault="63B5DFD1" w:rsidP="63B5DFD1">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EDB80FC" w14:textId="77777777" w:rsidTr="63B5DFD1">
      <w:trPr>
        <w:trHeight w:val="300"/>
      </w:trPr>
      <w:tc>
        <w:tcPr>
          <w:tcW w:w="3360" w:type="dxa"/>
        </w:tcPr>
        <w:p w14:paraId="3C1AAD4E" w14:textId="51213E88" w:rsidR="63B5DFD1" w:rsidRDefault="63B5DFD1" w:rsidP="63B5DFD1">
          <w:pPr>
            <w:pStyle w:val="Header"/>
            <w:ind w:left="-115"/>
          </w:pPr>
        </w:p>
      </w:tc>
      <w:tc>
        <w:tcPr>
          <w:tcW w:w="3360" w:type="dxa"/>
        </w:tcPr>
        <w:p w14:paraId="218371F8" w14:textId="3641BF34" w:rsidR="63B5DFD1" w:rsidRDefault="63B5DFD1" w:rsidP="63B5DFD1">
          <w:pPr>
            <w:pStyle w:val="Header"/>
            <w:jc w:val="center"/>
          </w:pPr>
        </w:p>
      </w:tc>
      <w:tc>
        <w:tcPr>
          <w:tcW w:w="3360" w:type="dxa"/>
        </w:tcPr>
        <w:p w14:paraId="00B80F65" w14:textId="01775F0B" w:rsidR="63B5DFD1" w:rsidRDefault="63B5DFD1" w:rsidP="63B5DFD1">
          <w:pPr>
            <w:pStyle w:val="Header"/>
            <w:ind w:right="-115"/>
            <w:jc w:val="right"/>
          </w:pPr>
        </w:p>
      </w:tc>
    </w:tr>
  </w:tbl>
  <w:p w14:paraId="79C339B8" w14:textId="1F1A0685" w:rsidR="63B5DFD1" w:rsidRDefault="63B5DFD1" w:rsidP="63B5DFD1">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79F35FCF" w14:textId="77777777" w:rsidTr="63B5DFD1">
      <w:trPr>
        <w:trHeight w:val="300"/>
      </w:trPr>
      <w:tc>
        <w:tcPr>
          <w:tcW w:w="3360" w:type="dxa"/>
        </w:tcPr>
        <w:p w14:paraId="6355655D" w14:textId="5A009E81" w:rsidR="63B5DFD1" w:rsidRDefault="63B5DFD1" w:rsidP="63B5DFD1">
          <w:pPr>
            <w:pStyle w:val="Header"/>
            <w:ind w:left="-115"/>
          </w:pPr>
        </w:p>
      </w:tc>
      <w:tc>
        <w:tcPr>
          <w:tcW w:w="3360" w:type="dxa"/>
        </w:tcPr>
        <w:p w14:paraId="5B03CBE9" w14:textId="09AC1B50" w:rsidR="63B5DFD1" w:rsidRDefault="63B5DFD1" w:rsidP="63B5DFD1">
          <w:pPr>
            <w:pStyle w:val="Header"/>
            <w:jc w:val="center"/>
          </w:pPr>
        </w:p>
      </w:tc>
      <w:tc>
        <w:tcPr>
          <w:tcW w:w="3360" w:type="dxa"/>
        </w:tcPr>
        <w:p w14:paraId="3ADA21B0" w14:textId="1013879D" w:rsidR="63B5DFD1" w:rsidRDefault="63B5DFD1" w:rsidP="63B5DFD1">
          <w:pPr>
            <w:pStyle w:val="Header"/>
            <w:ind w:right="-115"/>
            <w:jc w:val="right"/>
          </w:pPr>
        </w:p>
      </w:tc>
    </w:tr>
  </w:tbl>
  <w:p w14:paraId="737E3FA4" w14:textId="3D6FB4FF" w:rsidR="63B5DFD1" w:rsidRDefault="63B5DFD1" w:rsidP="63B5DFD1">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2758BFB" w14:textId="77777777" w:rsidTr="63B5DFD1">
      <w:trPr>
        <w:trHeight w:val="300"/>
      </w:trPr>
      <w:tc>
        <w:tcPr>
          <w:tcW w:w="3360" w:type="dxa"/>
        </w:tcPr>
        <w:p w14:paraId="70E7C7CC" w14:textId="4FAD325A" w:rsidR="63B5DFD1" w:rsidRDefault="63B5DFD1" w:rsidP="63B5DFD1">
          <w:pPr>
            <w:pStyle w:val="Header"/>
            <w:ind w:left="-115"/>
          </w:pPr>
        </w:p>
      </w:tc>
      <w:tc>
        <w:tcPr>
          <w:tcW w:w="3360" w:type="dxa"/>
        </w:tcPr>
        <w:p w14:paraId="7F30F472" w14:textId="3975719C" w:rsidR="63B5DFD1" w:rsidRDefault="63B5DFD1" w:rsidP="63B5DFD1">
          <w:pPr>
            <w:pStyle w:val="Header"/>
            <w:jc w:val="center"/>
          </w:pPr>
        </w:p>
      </w:tc>
      <w:tc>
        <w:tcPr>
          <w:tcW w:w="3360" w:type="dxa"/>
        </w:tcPr>
        <w:p w14:paraId="4A196A42" w14:textId="7C3ED4C8" w:rsidR="63B5DFD1" w:rsidRDefault="63B5DFD1" w:rsidP="63B5DFD1">
          <w:pPr>
            <w:pStyle w:val="Header"/>
            <w:ind w:right="-115"/>
            <w:jc w:val="right"/>
          </w:pPr>
        </w:p>
      </w:tc>
    </w:tr>
  </w:tbl>
  <w:p w14:paraId="3231CD99" w14:textId="1FC2E55F" w:rsidR="63B5DFD1" w:rsidRDefault="63B5DFD1" w:rsidP="63B5DFD1">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DE357C7" w14:textId="77777777" w:rsidTr="63B5DFD1">
      <w:trPr>
        <w:trHeight w:val="300"/>
      </w:trPr>
      <w:tc>
        <w:tcPr>
          <w:tcW w:w="3360" w:type="dxa"/>
        </w:tcPr>
        <w:p w14:paraId="19B57E8F" w14:textId="7648E7A4" w:rsidR="63B5DFD1" w:rsidRDefault="63B5DFD1" w:rsidP="63B5DFD1">
          <w:pPr>
            <w:pStyle w:val="Header"/>
            <w:ind w:left="-115"/>
          </w:pPr>
        </w:p>
      </w:tc>
      <w:tc>
        <w:tcPr>
          <w:tcW w:w="3360" w:type="dxa"/>
        </w:tcPr>
        <w:p w14:paraId="2A8E9184" w14:textId="6B7409B9" w:rsidR="63B5DFD1" w:rsidRDefault="63B5DFD1" w:rsidP="63B5DFD1">
          <w:pPr>
            <w:pStyle w:val="Header"/>
            <w:jc w:val="center"/>
          </w:pPr>
        </w:p>
      </w:tc>
      <w:tc>
        <w:tcPr>
          <w:tcW w:w="3360" w:type="dxa"/>
        </w:tcPr>
        <w:p w14:paraId="7903CB40" w14:textId="03372291" w:rsidR="63B5DFD1" w:rsidRDefault="63B5DFD1" w:rsidP="63B5DFD1">
          <w:pPr>
            <w:pStyle w:val="Header"/>
            <w:ind w:right="-115"/>
            <w:jc w:val="right"/>
          </w:pPr>
        </w:p>
      </w:tc>
    </w:tr>
  </w:tbl>
  <w:p w14:paraId="6537DD28" w14:textId="77BAB8C1" w:rsidR="63B5DFD1" w:rsidRDefault="63B5DFD1" w:rsidP="63B5DFD1">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1A026AA" w14:textId="77777777" w:rsidTr="63B5DFD1">
      <w:trPr>
        <w:trHeight w:val="300"/>
      </w:trPr>
      <w:tc>
        <w:tcPr>
          <w:tcW w:w="3360" w:type="dxa"/>
        </w:tcPr>
        <w:p w14:paraId="0F0857FD" w14:textId="12CE8739" w:rsidR="63B5DFD1" w:rsidRDefault="63B5DFD1" w:rsidP="63B5DFD1">
          <w:pPr>
            <w:pStyle w:val="Header"/>
            <w:ind w:left="-115"/>
          </w:pPr>
        </w:p>
      </w:tc>
      <w:tc>
        <w:tcPr>
          <w:tcW w:w="3360" w:type="dxa"/>
        </w:tcPr>
        <w:p w14:paraId="6CF50FB0" w14:textId="220069D2" w:rsidR="63B5DFD1" w:rsidRDefault="63B5DFD1" w:rsidP="63B5DFD1">
          <w:pPr>
            <w:pStyle w:val="Header"/>
            <w:jc w:val="center"/>
          </w:pPr>
        </w:p>
      </w:tc>
      <w:tc>
        <w:tcPr>
          <w:tcW w:w="3360" w:type="dxa"/>
        </w:tcPr>
        <w:p w14:paraId="1FA31EC7" w14:textId="7624536E" w:rsidR="63B5DFD1" w:rsidRDefault="63B5DFD1" w:rsidP="63B5DFD1">
          <w:pPr>
            <w:pStyle w:val="Header"/>
            <w:ind w:right="-115"/>
            <w:jc w:val="right"/>
          </w:pPr>
        </w:p>
      </w:tc>
    </w:tr>
  </w:tbl>
  <w:p w14:paraId="27DF918A" w14:textId="59B3E4D5" w:rsidR="63B5DFD1" w:rsidRDefault="63B5DFD1" w:rsidP="63B5DFD1">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71DD2947" w14:textId="77777777" w:rsidTr="63B5DFD1">
      <w:trPr>
        <w:trHeight w:val="300"/>
      </w:trPr>
      <w:tc>
        <w:tcPr>
          <w:tcW w:w="3360" w:type="dxa"/>
        </w:tcPr>
        <w:p w14:paraId="1425C580" w14:textId="5A6D777F" w:rsidR="63B5DFD1" w:rsidRDefault="63B5DFD1" w:rsidP="63B5DFD1">
          <w:pPr>
            <w:pStyle w:val="Header"/>
            <w:ind w:left="-115"/>
          </w:pPr>
        </w:p>
      </w:tc>
      <w:tc>
        <w:tcPr>
          <w:tcW w:w="3360" w:type="dxa"/>
        </w:tcPr>
        <w:p w14:paraId="31D481F2" w14:textId="51AC95E7" w:rsidR="63B5DFD1" w:rsidRDefault="63B5DFD1" w:rsidP="63B5DFD1">
          <w:pPr>
            <w:pStyle w:val="Header"/>
            <w:jc w:val="center"/>
          </w:pPr>
        </w:p>
      </w:tc>
      <w:tc>
        <w:tcPr>
          <w:tcW w:w="3360" w:type="dxa"/>
        </w:tcPr>
        <w:p w14:paraId="24F3C01A" w14:textId="6DA24462" w:rsidR="63B5DFD1" w:rsidRDefault="63B5DFD1" w:rsidP="63B5DFD1">
          <w:pPr>
            <w:pStyle w:val="Header"/>
            <w:ind w:right="-115"/>
            <w:jc w:val="right"/>
          </w:pPr>
        </w:p>
      </w:tc>
    </w:tr>
  </w:tbl>
  <w:p w14:paraId="165877F8" w14:textId="723F56C9" w:rsidR="63B5DFD1" w:rsidRDefault="63B5DFD1" w:rsidP="63B5DFD1">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4CBA34E" w14:textId="77777777" w:rsidTr="63B5DFD1">
      <w:trPr>
        <w:trHeight w:val="300"/>
      </w:trPr>
      <w:tc>
        <w:tcPr>
          <w:tcW w:w="3360" w:type="dxa"/>
        </w:tcPr>
        <w:p w14:paraId="357E6756" w14:textId="37F9FFAD" w:rsidR="63B5DFD1" w:rsidRDefault="63B5DFD1" w:rsidP="63B5DFD1">
          <w:pPr>
            <w:pStyle w:val="Header"/>
            <w:ind w:left="-115"/>
          </w:pPr>
        </w:p>
      </w:tc>
      <w:tc>
        <w:tcPr>
          <w:tcW w:w="3360" w:type="dxa"/>
        </w:tcPr>
        <w:p w14:paraId="4533C697" w14:textId="536B8960" w:rsidR="63B5DFD1" w:rsidRDefault="63B5DFD1" w:rsidP="63B5DFD1">
          <w:pPr>
            <w:pStyle w:val="Header"/>
            <w:jc w:val="center"/>
          </w:pPr>
        </w:p>
      </w:tc>
      <w:tc>
        <w:tcPr>
          <w:tcW w:w="3360" w:type="dxa"/>
        </w:tcPr>
        <w:p w14:paraId="0C51C5B7" w14:textId="49805D83" w:rsidR="63B5DFD1" w:rsidRDefault="63B5DFD1" w:rsidP="63B5DFD1">
          <w:pPr>
            <w:pStyle w:val="Header"/>
            <w:ind w:right="-115"/>
            <w:jc w:val="right"/>
          </w:pPr>
        </w:p>
      </w:tc>
    </w:tr>
  </w:tbl>
  <w:p w14:paraId="23B72CBA" w14:textId="3D625650" w:rsidR="63B5DFD1" w:rsidRDefault="63B5DFD1" w:rsidP="63B5DFD1">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086653A" w14:textId="77777777" w:rsidTr="63B5DFD1">
      <w:trPr>
        <w:trHeight w:val="300"/>
      </w:trPr>
      <w:tc>
        <w:tcPr>
          <w:tcW w:w="3360" w:type="dxa"/>
        </w:tcPr>
        <w:p w14:paraId="7B37502B" w14:textId="0828A868" w:rsidR="63B5DFD1" w:rsidRDefault="63B5DFD1" w:rsidP="63B5DFD1">
          <w:pPr>
            <w:pStyle w:val="Header"/>
            <w:ind w:left="-115"/>
          </w:pPr>
        </w:p>
      </w:tc>
      <w:tc>
        <w:tcPr>
          <w:tcW w:w="3360" w:type="dxa"/>
        </w:tcPr>
        <w:p w14:paraId="1F0CC40E" w14:textId="62D4CFD8" w:rsidR="63B5DFD1" w:rsidRDefault="63B5DFD1" w:rsidP="63B5DFD1">
          <w:pPr>
            <w:pStyle w:val="Header"/>
            <w:jc w:val="center"/>
          </w:pPr>
        </w:p>
      </w:tc>
      <w:tc>
        <w:tcPr>
          <w:tcW w:w="3360" w:type="dxa"/>
        </w:tcPr>
        <w:p w14:paraId="200E2C50" w14:textId="3CBD7F00" w:rsidR="63B5DFD1" w:rsidRDefault="63B5DFD1" w:rsidP="63B5DFD1">
          <w:pPr>
            <w:pStyle w:val="Header"/>
            <w:ind w:right="-115"/>
            <w:jc w:val="right"/>
          </w:pPr>
        </w:p>
      </w:tc>
    </w:tr>
  </w:tbl>
  <w:p w14:paraId="37B97D3A" w14:textId="725DF2A4" w:rsidR="63B5DFD1" w:rsidRDefault="63B5DFD1" w:rsidP="63B5DFD1">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C61F85D" w14:textId="77777777" w:rsidTr="63B5DFD1">
      <w:trPr>
        <w:trHeight w:val="300"/>
      </w:trPr>
      <w:tc>
        <w:tcPr>
          <w:tcW w:w="3360" w:type="dxa"/>
        </w:tcPr>
        <w:p w14:paraId="0F130273" w14:textId="3158F164" w:rsidR="63B5DFD1" w:rsidRDefault="63B5DFD1" w:rsidP="63B5DFD1">
          <w:pPr>
            <w:pStyle w:val="Header"/>
            <w:ind w:left="-115"/>
          </w:pPr>
        </w:p>
      </w:tc>
      <w:tc>
        <w:tcPr>
          <w:tcW w:w="3360" w:type="dxa"/>
        </w:tcPr>
        <w:p w14:paraId="07EFBEC4" w14:textId="311EE2C5" w:rsidR="63B5DFD1" w:rsidRDefault="63B5DFD1" w:rsidP="63B5DFD1">
          <w:pPr>
            <w:pStyle w:val="Header"/>
            <w:jc w:val="center"/>
          </w:pPr>
        </w:p>
      </w:tc>
      <w:tc>
        <w:tcPr>
          <w:tcW w:w="3360" w:type="dxa"/>
        </w:tcPr>
        <w:p w14:paraId="00B60AD8" w14:textId="2F6DECEB" w:rsidR="63B5DFD1" w:rsidRDefault="63B5DFD1" w:rsidP="63B5DFD1">
          <w:pPr>
            <w:pStyle w:val="Header"/>
            <w:ind w:right="-115"/>
            <w:jc w:val="right"/>
          </w:pPr>
        </w:p>
      </w:tc>
    </w:tr>
  </w:tbl>
  <w:p w14:paraId="66C377D7" w14:textId="2D6335D4" w:rsidR="63B5DFD1" w:rsidRDefault="63B5DFD1" w:rsidP="63B5DFD1">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631B6EB" w14:textId="77777777" w:rsidTr="63B5DFD1">
      <w:trPr>
        <w:trHeight w:val="300"/>
      </w:trPr>
      <w:tc>
        <w:tcPr>
          <w:tcW w:w="3360" w:type="dxa"/>
        </w:tcPr>
        <w:p w14:paraId="3D8EEF75" w14:textId="55C78D9D" w:rsidR="63B5DFD1" w:rsidRDefault="63B5DFD1" w:rsidP="63B5DFD1">
          <w:pPr>
            <w:pStyle w:val="Header"/>
            <w:ind w:left="-115"/>
          </w:pPr>
        </w:p>
      </w:tc>
      <w:tc>
        <w:tcPr>
          <w:tcW w:w="3360" w:type="dxa"/>
        </w:tcPr>
        <w:p w14:paraId="141C053A" w14:textId="117451B1" w:rsidR="63B5DFD1" w:rsidRDefault="63B5DFD1" w:rsidP="63B5DFD1">
          <w:pPr>
            <w:pStyle w:val="Header"/>
            <w:jc w:val="center"/>
          </w:pPr>
        </w:p>
      </w:tc>
      <w:tc>
        <w:tcPr>
          <w:tcW w:w="3360" w:type="dxa"/>
        </w:tcPr>
        <w:p w14:paraId="160FFB9D" w14:textId="3C2C3CC7" w:rsidR="63B5DFD1" w:rsidRDefault="63B5DFD1" w:rsidP="63B5DFD1">
          <w:pPr>
            <w:pStyle w:val="Header"/>
            <w:ind w:right="-115"/>
            <w:jc w:val="right"/>
          </w:pPr>
        </w:p>
      </w:tc>
    </w:tr>
  </w:tbl>
  <w:p w14:paraId="754237D2" w14:textId="4C31D732" w:rsidR="63B5DFD1" w:rsidRDefault="63B5DFD1" w:rsidP="63B5DFD1">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43ED00E" w14:textId="77777777" w:rsidTr="63B5DFD1">
      <w:trPr>
        <w:trHeight w:val="300"/>
      </w:trPr>
      <w:tc>
        <w:tcPr>
          <w:tcW w:w="3360" w:type="dxa"/>
        </w:tcPr>
        <w:p w14:paraId="1CEC76D2" w14:textId="7AEE7E61" w:rsidR="63B5DFD1" w:rsidRDefault="63B5DFD1" w:rsidP="63B5DFD1">
          <w:pPr>
            <w:pStyle w:val="Header"/>
            <w:ind w:left="-115"/>
          </w:pPr>
        </w:p>
      </w:tc>
      <w:tc>
        <w:tcPr>
          <w:tcW w:w="3360" w:type="dxa"/>
        </w:tcPr>
        <w:p w14:paraId="5CF2CE74" w14:textId="2134BBC3" w:rsidR="63B5DFD1" w:rsidRDefault="63B5DFD1" w:rsidP="63B5DFD1">
          <w:pPr>
            <w:pStyle w:val="Header"/>
            <w:jc w:val="center"/>
          </w:pPr>
        </w:p>
      </w:tc>
      <w:tc>
        <w:tcPr>
          <w:tcW w:w="3360" w:type="dxa"/>
        </w:tcPr>
        <w:p w14:paraId="7ED5BDEB" w14:textId="6154D06B" w:rsidR="63B5DFD1" w:rsidRDefault="63B5DFD1" w:rsidP="63B5DFD1">
          <w:pPr>
            <w:pStyle w:val="Header"/>
            <w:ind w:right="-115"/>
            <w:jc w:val="right"/>
          </w:pPr>
        </w:p>
      </w:tc>
    </w:tr>
  </w:tbl>
  <w:p w14:paraId="53B0A14C" w14:textId="2C87F6D0" w:rsidR="63B5DFD1" w:rsidRDefault="63B5DFD1" w:rsidP="63B5DFD1">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C07841B" w14:textId="77777777" w:rsidTr="63B5DFD1">
      <w:trPr>
        <w:trHeight w:val="300"/>
      </w:trPr>
      <w:tc>
        <w:tcPr>
          <w:tcW w:w="3360" w:type="dxa"/>
        </w:tcPr>
        <w:p w14:paraId="0DAA309A" w14:textId="71412041" w:rsidR="63B5DFD1" w:rsidRDefault="63B5DFD1" w:rsidP="63B5DFD1">
          <w:pPr>
            <w:pStyle w:val="Header"/>
            <w:ind w:left="-115"/>
          </w:pPr>
        </w:p>
      </w:tc>
      <w:tc>
        <w:tcPr>
          <w:tcW w:w="3360" w:type="dxa"/>
        </w:tcPr>
        <w:p w14:paraId="5B71CF0E" w14:textId="52EC8C4A" w:rsidR="63B5DFD1" w:rsidRDefault="63B5DFD1" w:rsidP="63B5DFD1">
          <w:pPr>
            <w:pStyle w:val="Header"/>
            <w:jc w:val="center"/>
          </w:pPr>
        </w:p>
      </w:tc>
      <w:tc>
        <w:tcPr>
          <w:tcW w:w="3360" w:type="dxa"/>
        </w:tcPr>
        <w:p w14:paraId="7288FB19" w14:textId="02751EB9" w:rsidR="63B5DFD1" w:rsidRDefault="63B5DFD1" w:rsidP="63B5DFD1">
          <w:pPr>
            <w:pStyle w:val="Header"/>
            <w:ind w:right="-115"/>
            <w:jc w:val="right"/>
          </w:pPr>
        </w:p>
      </w:tc>
    </w:tr>
  </w:tbl>
  <w:p w14:paraId="73DB120D" w14:textId="24A9CA41" w:rsidR="63B5DFD1" w:rsidRDefault="63B5DFD1" w:rsidP="63B5DFD1">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C20F0D5" w14:textId="77777777" w:rsidTr="63B5DFD1">
      <w:trPr>
        <w:trHeight w:val="300"/>
      </w:trPr>
      <w:tc>
        <w:tcPr>
          <w:tcW w:w="3360" w:type="dxa"/>
        </w:tcPr>
        <w:p w14:paraId="33BBF798" w14:textId="16D87253" w:rsidR="63B5DFD1" w:rsidRDefault="63B5DFD1" w:rsidP="63B5DFD1">
          <w:pPr>
            <w:pStyle w:val="Header"/>
            <w:ind w:left="-115"/>
          </w:pPr>
        </w:p>
      </w:tc>
      <w:tc>
        <w:tcPr>
          <w:tcW w:w="3360" w:type="dxa"/>
        </w:tcPr>
        <w:p w14:paraId="1D5E05EE" w14:textId="0949C0D1" w:rsidR="63B5DFD1" w:rsidRDefault="63B5DFD1" w:rsidP="63B5DFD1">
          <w:pPr>
            <w:pStyle w:val="Header"/>
            <w:jc w:val="center"/>
          </w:pPr>
        </w:p>
      </w:tc>
      <w:tc>
        <w:tcPr>
          <w:tcW w:w="3360" w:type="dxa"/>
        </w:tcPr>
        <w:p w14:paraId="184A57DC" w14:textId="1B92F5FF" w:rsidR="63B5DFD1" w:rsidRDefault="63B5DFD1" w:rsidP="63B5DFD1">
          <w:pPr>
            <w:pStyle w:val="Header"/>
            <w:ind w:right="-115"/>
            <w:jc w:val="right"/>
          </w:pPr>
        </w:p>
      </w:tc>
    </w:tr>
  </w:tbl>
  <w:p w14:paraId="3EB1D14A" w14:textId="04CD2A75" w:rsidR="63B5DFD1" w:rsidRDefault="63B5DFD1" w:rsidP="63B5DFD1">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2110283" w14:textId="77777777" w:rsidTr="63B5DFD1">
      <w:trPr>
        <w:trHeight w:val="300"/>
      </w:trPr>
      <w:tc>
        <w:tcPr>
          <w:tcW w:w="3360" w:type="dxa"/>
        </w:tcPr>
        <w:p w14:paraId="65F35200" w14:textId="6D5F9895" w:rsidR="63B5DFD1" w:rsidRDefault="63B5DFD1" w:rsidP="63B5DFD1">
          <w:pPr>
            <w:pStyle w:val="Header"/>
            <w:ind w:left="-115"/>
          </w:pPr>
        </w:p>
      </w:tc>
      <w:tc>
        <w:tcPr>
          <w:tcW w:w="3360" w:type="dxa"/>
        </w:tcPr>
        <w:p w14:paraId="414490E4" w14:textId="4A9EC2AC" w:rsidR="63B5DFD1" w:rsidRDefault="63B5DFD1" w:rsidP="63B5DFD1">
          <w:pPr>
            <w:pStyle w:val="Header"/>
            <w:jc w:val="center"/>
          </w:pPr>
        </w:p>
      </w:tc>
      <w:tc>
        <w:tcPr>
          <w:tcW w:w="3360" w:type="dxa"/>
        </w:tcPr>
        <w:p w14:paraId="6E42DA8C" w14:textId="26887154" w:rsidR="63B5DFD1" w:rsidRDefault="63B5DFD1" w:rsidP="63B5DFD1">
          <w:pPr>
            <w:pStyle w:val="Header"/>
            <w:ind w:right="-115"/>
            <w:jc w:val="right"/>
          </w:pPr>
        </w:p>
      </w:tc>
    </w:tr>
  </w:tbl>
  <w:p w14:paraId="043BC6EB" w14:textId="2B0539F2" w:rsidR="63B5DFD1" w:rsidRDefault="63B5DFD1" w:rsidP="63B5DFD1">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19DDAE1" w14:textId="77777777" w:rsidTr="63B5DFD1">
      <w:trPr>
        <w:trHeight w:val="300"/>
      </w:trPr>
      <w:tc>
        <w:tcPr>
          <w:tcW w:w="3360" w:type="dxa"/>
        </w:tcPr>
        <w:p w14:paraId="103E1905" w14:textId="2AA715D6" w:rsidR="63B5DFD1" w:rsidRDefault="63B5DFD1" w:rsidP="63B5DFD1">
          <w:pPr>
            <w:pStyle w:val="Header"/>
            <w:ind w:left="-115"/>
          </w:pPr>
        </w:p>
      </w:tc>
      <w:tc>
        <w:tcPr>
          <w:tcW w:w="3360" w:type="dxa"/>
        </w:tcPr>
        <w:p w14:paraId="12AF3094" w14:textId="33A073A1" w:rsidR="63B5DFD1" w:rsidRDefault="63B5DFD1" w:rsidP="63B5DFD1">
          <w:pPr>
            <w:pStyle w:val="Header"/>
            <w:jc w:val="center"/>
          </w:pPr>
        </w:p>
      </w:tc>
      <w:tc>
        <w:tcPr>
          <w:tcW w:w="3360" w:type="dxa"/>
        </w:tcPr>
        <w:p w14:paraId="3FCC94B0" w14:textId="27FBA387" w:rsidR="63B5DFD1" w:rsidRDefault="63B5DFD1" w:rsidP="63B5DFD1">
          <w:pPr>
            <w:pStyle w:val="Header"/>
            <w:ind w:right="-115"/>
            <w:jc w:val="right"/>
          </w:pPr>
        </w:p>
      </w:tc>
    </w:tr>
  </w:tbl>
  <w:p w14:paraId="46992505" w14:textId="159DD060" w:rsidR="63B5DFD1" w:rsidRDefault="63B5DFD1" w:rsidP="63B5DFD1">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EF085E7" w14:textId="77777777" w:rsidTr="63B5DFD1">
      <w:trPr>
        <w:trHeight w:val="300"/>
      </w:trPr>
      <w:tc>
        <w:tcPr>
          <w:tcW w:w="3360" w:type="dxa"/>
        </w:tcPr>
        <w:p w14:paraId="58BC6B02" w14:textId="640C9D64" w:rsidR="63B5DFD1" w:rsidRDefault="63B5DFD1" w:rsidP="63B5DFD1">
          <w:pPr>
            <w:pStyle w:val="Header"/>
            <w:ind w:left="-115"/>
          </w:pPr>
        </w:p>
      </w:tc>
      <w:tc>
        <w:tcPr>
          <w:tcW w:w="3360" w:type="dxa"/>
        </w:tcPr>
        <w:p w14:paraId="63C3A17A" w14:textId="569A581D" w:rsidR="63B5DFD1" w:rsidRDefault="63B5DFD1" w:rsidP="63B5DFD1">
          <w:pPr>
            <w:pStyle w:val="Header"/>
            <w:jc w:val="center"/>
          </w:pPr>
        </w:p>
      </w:tc>
      <w:tc>
        <w:tcPr>
          <w:tcW w:w="3360" w:type="dxa"/>
        </w:tcPr>
        <w:p w14:paraId="3EA9ABF2" w14:textId="2602F814" w:rsidR="63B5DFD1" w:rsidRDefault="63B5DFD1" w:rsidP="63B5DFD1">
          <w:pPr>
            <w:pStyle w:val="Header"/>
            <w:ind w:right="-115"/>
            <w:jc w:val="right"/>
          </w:pPr>
        </w:p>
      </w:tc>
    </w:tr>
  </w:tbl>
  <w:p w14:paraId="393C2EEA" w14:textId="249A13F0" w:rsidR="63B5DFD1" w:rsidRDefault="63B5DFD1" w:rsidP="63B5DFD1">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4B690B5" w14:textId="77777777" w:rsidTr="63B5DFD1">
      <w:trPr>
        <w:trHeight w:val="300"/>
      </w:trPr>
      <w:tc>
        <w:tcPr>
          <w:tcW w:w="3360" w:type="dxa"/>
        </w:tcPr>
        <w:p w14:paraId="1D516E23" w14:textId="0B366046" w:rsidR="63B5DFD1" w:rsidRDefault="63B5DFD1" w:rsidP="63B5DFD1">
          <w:pPr>
            <w:pStyle w:val="Header"/>
            <w:ind w:left="-115"/>
          </w:pPr>
        </w:p>
      </w:tc>
      <w:tc>
        <w:tcPr>
          <w:tcW w:w="3360" w:type="dxa"/>
        </w:tcPr>
        <w:p w14:paraId="6FD6B9C4" w14:textId="043415DB" w:rsidR="63B5DFD1" w:rsidRDefault="63B5DFD1" w:rsidP="63B5DFD1">
          <w:pPr>
            <w:pStyle w:val="Header"/>
            <w:jc w:val="center"/>
          </w:pPr>
        </w:p>
      </w:tc>
      <w:tc>
        <w:tcPr>
          <w:tcW w:w="3360" w:type="dxa"/>
        </w:tcPr>
        <w:p w14:paraId="45AC5065" w14:textId="41DC63EF" w:rsidR="63B5DFD1" w:rsidRDefault="63B5DFD1" w:rsidP="63B5DFD1">
          <w:pPr>
            <w:pStyle w:val="Header"/>
            <w:ind w:right="-115"/>
            <w:jc w:val="right"/>
          </w:pPr>
        </w:p>
      </w:tc>
    </w:tr>
  </w:tbl>
  <w:p w14:paraId="37F8EB20" w14:textId="3AEA70D6" w:rsidR="63B5DFD1" w:rsidRDefault="63B5DFD1" w:rsidP="63B5DFD1">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F4B7C7A" w14:textId="77777777" w:rsidTr="63B5DFD1">
      <w:trPr>
        <w:trHeight w:val="300"/>
      </w:trPr>
      <w:tc>
        <w:tcPr>
          <w:tcW w:w="3360" w:type="dxa"/>
        </w:tcPr>
        <w:p w14:paraId="64B010FA" w14:textId="315634B5" w:rsidR="63B5DFD1" w:rsidRDefault="63B5DFD1" w:rsidP="63B5DFD1">
          <w:pPr>
            <w:pStyle w:val="Header"/>
            <w:ind w:left="-115"/>
          </w:pPr>
        </w:p>
      </w:tc>
      <w:tc>
        <w:tcPr>
          <w:tcW w:w="3360" w:type="dxa"/>
        </w:tcPr>
        <w:p w14:paraId="7679D69D" w14:textId="275A34B2" w:rsidR="63B5DFD1" w:rsidRDefault="63B5DFD1" w:rsidP="63B5DFD1">
          <w:pPr>
            <w:pStyle w:val="Header"/>
            <w:jc w:val="center"/>
          </w:pPr>
        </w:p>
      </w:tc>
      <w:tc>
        <w:tcPr>
          <w:tcW w:w="3360" w:type="dxa"/>
        </w:tcPr>
        <w:p w14:paraId="7B7784DB" w14:textId="6E829DF9" w:rsidR="63B5DFD1" w:rsidRDefault="63B5DFD1" w:rsidP="63B5DFD1">
          <w:pPr>
            <w:pStyle w:val="Header"/>
            <w:ind w:right="-115"/>
            <w:jc w:val="right"/>
          </w:pPr>
        </w:p>
      </w:tc>
    </w:tr>
  </w:tbl>
  <w:p w14:paraId="35898D7D" w14:textId="23C24FE6" w:rsidR="63B5DFD1" w:rsidRDefault="63B5DFD1" w:rsidP="63B5DFD1">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6A70C41" w14:textId="77777777" w:rsidTr="63B5DFD1">
      <w:trPr>
        <w:trHeight w:val="300"/>
      </w:trPr>
      <w:tc>
        <w:tcPr>
          <w:tcW w:w="3360" w:type="dxa"/>
        </w:tcPr>
        <w:p w14:paraId="116AF45D" w14:textId="59285FBE" w:rsidR="63B5DFD1" w:rsidRDefault="63B5DFD1" w:rsidP="63B5DFD1">
          <w:pPr>
            <w:pStyle w:val="Header"/>
            <w:ind w:left="-115"/>
          </w:pPr>
        </w:p>
      </w:tc>
      <w:tc>
        <w:tcPr>
          <w:tcW w:w="3360" w:type="dxa"/>
        </w:tcPr>
        <w:p w14:paraId="610E18F8" w14:textId="79389CB8" w:rsidR="63B5DFD1" w:rsidRDefault="63B5DFD1" w:rsidP="63B5DFD1">
          <w:pPr>
            <w:pStyle w:val="Header"/>
            <w:jc w:val="center"/>
          </w:pPr>
        </w:p>
      </w:tc>
      <w:tc>
        <w:tcPr>
          <w:tcW w:w="3360" w:type="dxa"/>
        </w:tcPr>
        <w:p w14:paraId="0D3DF25F" w14:textId="063905A2" w:rsidR="63B5DFD1" w:rsidRDefault="63B5DFD1" w:rsidP="63B5DFD1">
          <w:pPr>
            <w:pStyle w:val="Header"/>
            <w:ind w:right="-115"/>
            <w:jc w:val="right"/>
          </w:pPr>
        </w:p>
      </w:tc>
    </w:tr>
  </w:tbl>
  <w:p w14:paraId="7626164C" w14:textId="1710706F" w:rsidR="63B5DFD1" w:rsidRDefault="63B5DFD1" w:rsidP="63B5DFD1">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750E3EA2" w14:textId="77777777" w:rsidTr="63B5DFD1">
      <w:trPr>
        <w:trHeight w:val="300"/>
      </w:trPr>
      <w:tc>
        <w:tcPr>
          <w:tcW w:w="3360" w:type="dxa"/>
        </w:tcPr>
        <w:p w14:paraId="1229D8C2" w14:textId="28C3CFA0" w:rsidR="63B5DFD1" w:rsidRDefault="63B5DFD1" w:rsidP="63B5DFD1">
          <w:pPr>
            <w:pStyle w:val="Header"/>
            <w:ind w:left="-115"/>
          </w:pPr>
        </w:p>
      </w:tc>
      <w:tc>
        <w:tcPr>
          <w:tcW w:w="3360" w:type="dxa"/>
        </w:tcPr>
        <w:p w14:paraId="2C9DAAB3" w14:textId="3A6F3798" w:rsidR="63B5DFD1" w:rsidRDefault="63B5DFD1" w:rsidP="63B5DFD1">
          <w:pPr>
            <w:pStyle w:val="Header"/>
            <w:jc w:val="center"/>
          </w:pPr>
        </w:p>
      </w:tc>
      <w:tc>
        <w:tcPr>
          <w:tcW w:w="3360" w:type="dxa"/>
        </w:tcPr>
        <w:p w14:paraId="645C08A8" w14:textId="7339553A" w:rsidR="63B5DFD1" w:rsidRDefault="63B5DFD1" w:rsidP="63B5DFD1">
          <w:pPr>
            <w:pStyle w:val="Header"/>
            <w:ind w:right="-115"/>
            <w:jc w:val="right"/>
          </w:pPr>
        </w:p>
      </w:tc>
    </w:tr>
  </w:tbl>
  <w:p w14:paraId="2FBDDD92" w14:textId="008F5377" w:rsidR="63B5DFD1" w:rsidRDefault="63B5DFD1" w:rsidP="63B5DFD1">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38F8824" w14:textId="77777777" w:rsidTr="63B5DFD1">
      <w:trPr>
        <w:trHeight w:val="300"/>
      </w:trPr>
      <w:tc>
        <w:tcPr>
          <w:tcW w:w="3360" w:type="dxa"/>
        </w:tcPr>
        <w:p w14:paraId="4381FE93" w14:textId="68B94191" w:rsidR="63B5DFD1" w:rsidRDefault="63B5DFD1" w:rsidP="63B5DFD1">
          <w:pPr>
            <w:pStyle w:val="Header"/>
            <w:ind w:left="-115"/>
          </w:pPr>
        </w:p>
      </w:tc>
      <w:tc>
        <w:tcPr>
          <w:tcW w:w="3360" w:type="dxa"/>
        </w:tcPr>
        <w:p w14:paraId="65365A0D" w14:textId="399167AF" w:rsidR="63B5DFD1" w:rsidRDefault="63B5DFD1" w:rsidP="63B5DFD1">
          <w:pPr>
            <w:pStyle w:val="Header"/>
            <w:jc w:val="center"/>
          </w:pPr>
        </w:p>
      </w:tc>
      <w:tc>
        <w:tcPr>
          <w:tcW w:w="3360" w:type="dxa"/>
        </w:tcPr>
        <w:p w14:paraId="28F2AE9D" w14:textId="282211C0" w:rsidR="63B5DFD1" w:rsidRDefault="63B5DFD1" w:rsidP="63B5DFD1">
          <w:pPr>
            <w:pStyle w:val="Header"/>
            <w:ind w:right="-115"/>
            <w:jc w:val="right"/>
          </w:pPr>
        </w:p>
      </w:tc>
    </w:tr>
  </w:tbl>
  <w:p w14:paraId="3271D9B3" w14:textId="68799133" w:rsidR="63B5DFD1" w:rsidRDefault="63B5DFD1" w:rsidP="63B5DFD1">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9D22B5D" w14:textId="77777777" w:rsidTr="63B5DFD1">
      <w:trPr>
        <w:trHeight w:val="300"/>
      </w:trPr>
      <w:tc>
        <w:tcPr>
          <w:tcW w:w="3360" w:type="dxa"/>
        </w:tcPr>
        <w:p w14:paraId="6B22638C" w14:textId="5B43CCF3" w:rsidR="63B5DFD1" w:rsidRDefault="63B5DFD1" w:rsidP="63B5DFD1">
          <w:pPr>
            <w:pStyle w:val="Header"/>
            <w:ind w:left="-115"/>
          </w:pPr>
        </w:p>
      </w:tc>
      <w:tc>
        <w:tcPr>
          <w:tcW w:w="3360" w:type="dxa"/>
        </w:tcPr>
        <w:p w14:paraId="76932B22" w14:textId="580BFD24" w:rsidR="63B5DFD1" w:rsidRDefault="63B5DFD1" w:rsidP="63B5DFD1">
          <w:pPr>
            <w:pStyle w:val="Header"/>
            <w:jc w:val="center"/>
          </w:pPr>
        </w:p>
      </w:tc>
      <w:tc>
        <w:tcPr>
          <w:tcW w:w="3360" w:type="dxa"/>
        </w:tcPr>
        <w:p w14:paraId="38723074" w14:textId="4C90415D" w:rsidR="63B5DFD1" w:rsidRDefault="63B5DFD1" w:rsidP="63B5DFD1">
          <w:pPr>
            <w:pStyle w:val="Header"/>
            <w:ind w:right="-115"/>
            <w:jc w:val="right"/>
          </w:pPr>
        </w:p>
      </w:tc>
    </w:tr>
  </w:tbl>
  <w:p w14:paraId="5BDE2B37" w14:textId="6813277E" w:rsidR="63B5DFD1" w:rsidRDefault="63B5DFD1" w:rsidP="63B5DFD1">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F2841C8" w14:textId="77777777" w:rsidTr="63B5DFD1">
      <w:trPr>
        <w:trHeight w:val="300"/>
      </w:trPr>
      <w:tc>
        <w:tcPr>
          <w:tcW w:w="3360" w:type="dxa"/>
        </w:tcPr>
        <w:p w14:paraId="5CD20D7B" w14:textId="15D61F8D" w:rsidR="63B5DFD1" w:rsidRDefault="63B5DFD1" w:rsidP="63B5DFD1">
          <w:pPr>
            <w:pStyle w:val="Header"/>
            <w:ind w:left="-115"/>
          </w:pPr>
        </w:p>
      </w:tc>
      <w:tc>
        <w:tcPr>
          <w:tcW w:w="3360" w:type="dxa"/>
        </w:tcPr>
        <w:p w14:paraId="302F2F84" w14:textId="2ED720F2" w:rsidR="63B5DFD1" w:rsidRDefault="63B5DFD1" w:rsidP="63B5DFD1">
          <w:pPr>
            <w:pStyle w:val="Header"/>
            <w:jc w:val="center"/>
          </w:pPr>
        </w:p>
      </w:tc>
      <w:tc>
        <w:tcPr>
          <w:tcW w:w="3360" w:type="dxa"/>
        </w:tcPr>
        <w:p w14:paraId="07A6218B" w14:textId="079C5FD9" w:rsidR="63B5DFD1" w:rsidRDefault="63B5DFD1" w:rsidP="63B5DFD1">
          <w:pPr>
            <w:pStyle w:val="Header"/>
            <w:ind w:right="-115"/>
            <w:jc w:val="right"/>
          </w:pPr>
        </w:p>
      </w:tc>
    </w:tr>
  </w:tbl>
  <w:p w14:paraId="4CC35D39" w14:textId="260FDF7C" w:rsidR="63B5DFD1" w:rsidRDefault="63B5DFD1" w:rsidP="63B5DFD1">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BFE62A9" w14:textId="77777777" w:rsidTr="63B5DFD1">
      <w:trPr>
        <w:trHeight w:val="300"/>
      </w:trPr>
      <w:tc>
        <w:tcPr>
          <w:tcW w:w="3360" w:type="dxa"/>
        </w:tcPr>
        <w:p w14:paraId="60D286B9" w14:textId="79D9B685" w:rsidR="63B5DFD1" w:rsidRDefault="63B5DFD1" w:rsidP="63B5DFD1">
          <w:pPr>
            <w:pStyle w:val="Header"/>
            <w:ind w:left="-115"/>
          </w:pPr>
        </w:p>
      </w:tc>
      <w:tc>
        <w:tcPr>
          <w:tcW w:w="3360" w:type="dxa"/>
        </w:tcPr>
        <w:p w14:paraId="0EB3F6F7" w14:textId="03547403" w:rsidR="63B5DFD1" w:rsidRDefault="63B5DFD1" w:rsidP="63B5DFD1">
          <w:pPr>
            <w:pStyle w:val="Header"/>
            <w:jc w:val="center"/>
          </w:pPr>
        </w:p>
      </w:tc>
      <w:tc>
        <w:tcPr>
          <w:tcW w:w="3360" w:type="dxa"/>
        </w:tcPr>
        <w:p w14:paraId="1AA3081F" w14:textId="461D5E96" w:rsidR="63B5DFD1" w:rsidRDefault="63B5DFD1" w:rsidP="63B5DFD1">
          <w:pPr>
            <w:pStyle w:val="Header"/>
            <w:ind w:right="-115"/>
            <w:jc w:val="right"/>
          </w:pPr>
        </w:p>
      </w:tc>
    </w:tr>
  </w:tbl>
  <w:p w14:paraId="5A676EF2" w14:textId="5B3683C8" w:rsidR="63B5DFD1" w:rsidRDefault="63B5DFD1" w:rsidP="63B5DFD1">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392BC7A" w14:textId="77777777" w:rsidTr="63B5DFD1">
      <w:trPr>
        <w:trHeight w:val="300"/>
      </w:trPr>
      <w:tc>
        <w:tcPr>
          <w:tcW w:w="3360" w:type="dxa"/>
        </w:tcPr>
        <w:p w14:paraId="7E18CC97" w14:textId="345C5CB4" w:rsidR="63B5DFD1" w:rsidRDefault="63B5DFD1" w:rsidP="63B5DFD1">
          <w:pPr>
            <w:pStyle w:val="Header"/>
            <w:ind w:left="-115"/>
          </w:pPr>
        </w:p>
      </w:tc>
      <w:tc>
        <w:tcPr>
          <w:tcW w:w="3360" w:type="dxa"/>
        </w:tcPr>
        <w:p w14:paraId="07D2FAA6" w14:textId="2DE95396" w:rsidR="63B5DFD1" w:rsidRDefault="63B5DFD1" w:rsidP="63B5DFD1">
          <w:pPr>
            <w:pStyle w:val="Header"/>
            <w:jc w:val="center"/>
          </w:pPr>
        </w:p>
      </w:tc>
      <w:tc>
        <w:tcPr>
          <w:tcW w:w="3360" w:type="dxa"/>
        </w:tcPr>
        <w:p w14:paraId="52C98876" w14:textId="56B04783" w:rsidR="63B5DFD1" w:rsidRDefault="63B5DFD1" w:rsidP="63B5DFD1">
          <w:pPr>
            <w:pStyle w:val="Header"/>
            <w:ind w:right="-115"/>
            <w:jc w:val="right"/>
          </w:pPr>
        </w:p>
      </w:tc>
    </w:tr>
  </w:tbl>
  <w:p w14:paraId="108A4BD6" w14:textId="245A06CB" w:rsidR="63B5DFD1" w:rsidRDefault="63B5DFD1" w:rsidP="63B5DFD1">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39FD25B" w14:textId="77777777" w:rsidTr="63B5DFD1">
      <w:trPr>
        <w:trHeight w:val="300"/>
      </w:trPr>
      <w:tc>
        <w:tcPr>
          <w:tcW w:w="3360" w:type="dxa"/>
        </w:tcPr>
        <w:p w14:paraId="4F72B172" w14:textId="0BD63EEF" w:rsidR="63B5DFD1" w:rsidRDefault="63B5DFD1" w:rsidP="63B5DFD1">
          <w:pPr>
            <w:pStyle w:val="Header"/>
            <w:ind w:left="-115"/>
          </w:pPr>
        </w:p>
      </w:tc>
      <w:tc>
        <w:tcPr>
          <w:tcW w:w="3360" w:type="dxa"/>
        </w:tcPr>
        <w:p w14:paraId="1C03E8B6" w14:textId="675ACF6C" w:rsidR="63B5DFD1" w:rsidRDefault="63B5DFD1" w:rsidP="63B5DFD1">
          <w:pPr>
            <w:pStyle w:val="Header"/>
            <w:jc w:val="center"/>
          </w:pPr>
        </w:p>
      </w:tc>
      <w:tc>
        <w:tcPr>
          <w:tcW w:w="3360" w:type="dxa"/>
        </w:tcPr>
        <w:p w14:paraId="693FA307" w14:textId="160409E5" w:rsidR="63B5DFD1" w:rsidRDefault="63B5DFD1" w:rsidP="63B5DFD1">
          <w:pPr>
            <w:pStyle w:val="Header"/>
            <w:ind w:right="-115"/>
            <w:jc w:val="right"/>
          </w:pPr>
        </w:p>
      </w:tc>
    </w:tr>
  </w:tbl>
  <w:p w14:paraId="5662C927" w14:textId="5D970EB0" w:rsidR="63B5DFD1" w:rsidRDefault="63B5DFD1" w:rsidP="63B5DFD1">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32B41F5" w14:textId="77777777" w:rsidTr="63B5DFD1">
      <w:trPr>
        <w:trHeight w:val="300"/>
      </w:trPr>
      <w:tc>
        <w:tcPr>
          <w:tcW w:w="3360" w:type="dxa"/>
        </w:tcPr>
        <w:p w14:paraId="6FE50504" w14:textId="6CC88220" w:rsidR="63B5DFD1" w:rsidRDefault="63B5DFD1" w:rsidP="63B5DFD1">
          <w:pPr>
            <w:pStyle w:val="Header"/>
            <w:ind w:left="-115"/>
          </w:pPr>
        </w:p>
      </w:tc>
      <w:tc>
        <w:tcPr>
          <w:tcW w:w="3360" w:type="dxa"/>
        </w:tcPr>
        <w:p w14:paraId="37D5594D" w14:textId="267F7CD8" w:rsidR="63B5DFD1" w:rsidRDefault="63B5DFD1" w:rsidP="63B5DFD1">
          <w:pPr>
            <w:pStyle w:val="Header"/>
            <w:jc w:val="center"/>
          </w:pPr>
        </w:p>
      </w:tc>
      <w:tc>
        <w:tcPr>
          <w:tcW w:w="3360" w:type="dxa"/>
        </w:tcPr>
        <w:p w14:paraId="1AB45496" w14:textId="5203437D" w:rsidR="63B5DFD1" w:rsidRDefault="63B5DFD1" w:rsidP="63B5DFD1">
          <w:pPr>
            <w:pStyle w:val="Header"/>
            <w:ind w:right="-115"/>
            <w:jc w:val="right"/>
          </w:pPr>
        </w:p>
      </w:tc>
    </w:tr>
  </w:tbl>
  <w:p w14:paraId="6B1A8D09" w14:textId="7AC6BF59" w:rsidR="63B5DFD1" w:rsidRDefault="63B5DFD1" w:rsidP="63B5DFD1">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6B2FD62" w14:textId="77777777" w:rsidTr="63B5DFD1">
      <w:trPr>
        <w:trHeight w:val="300"/>
      </w:trPr>
      <w:tc>
        <w:tcPr>
          <w:tcW w:w="3360" w:type="dxa"/>
        </w:tcPr>
        <w:p w14:paraId="40197959" w14:textId="57C68D83" w:rsidR="63B5DFD1" w:rsidRDefault="63B5DFD1" w:rsidP="63B5DFD1">
          <w:pPr>
            <w:pStyle w:val="Header"/>
            <w:ind w:left="-115"/>
          </w:pPr>
        </w:p>
      </w:tc>
      <w:tc>
        <w:tcPr>
          <w:tcW w:w="3360" w:type="dxa"/>
        </w:tcPr>
        <w:p w14:paraId="1CA320A1" w14:textId="44317102" w:rsidR="63B5DFD1" w:rsidRDefault="63B5DFD1" w:rsidP="63B5DFD1">
          <w:pPr>
            <w:pStyle w:val="Header"/>
            <w:jc w:val="center"/>
          </w:pPr>
        </w:p>
      </w:tc>
      <w:tc>
        <w:tcPr>
          <w:tcW w:w="3360" w:type="dxa"/>
        </w:tcPr>
        <w:p w14:paraId="21AD0D2E" w14:textId="2C6B2AFD" w:rsidR="63B5DFD1" w:rsidRDefault="63B5DFD1" w:rsidP="63B5DFD1">
          <w:pPr>
            <w:pStyle w:val="Header"/>
            <w:ind w:right="-115"/>
            <w:jc w:val="right"/>
          </w:pPr>
        </w:p>
      </w:tc>
    </w:tr>
  </w:tbl>
  <w:p w14:paraId="38C4935F" w14:textId="3EC5217A" w:rsidR="63B5DFD1" w:rsidRDefault="63B5DFD1" w:rsidP="63B5DFD1">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2540886" w14:textId="77777777" w:rsidTr="63B5DFD1">
      <w:trPr>
        <w:trHeight w:val="300"/>
      </w:trPr>
      <w:tc>
        <w:tcPr>
          <w:tcW w:w="3360" w:type="dxa"/>
        </w:tcPr>
        <w:p w14:paraId="31627582" w14:textId="43B66CE1" w:rsidR="63B5DFD1" w:rsidRDefault="63B5DFD1" w:rsidP="63B5DFD1">
          <w:pPr>
            <w:pStyle w:val="Header"/>
            <w:ind w:left="-115"/>
          </w:pPr>
        </w:p>
      </w:tc>
      <w:tc>
        <w:tcPr>
          <w:tcW w:w="3360" w:type="dxa"/>
        </w:tcPr>
        <w:p w14:paraId="2CF5699A" w14:textId="69E014CD" w:rsidR="63B5DFD1" w:rsidRDefault="63B5DFD1" w:rsidP="63B5DFD1">
          <w:pPr>
            <w:pStyle w:val="Header"/>
            <w:jc w:val="center"/>
          </w:pPr>
        </w:p>
      </w:tc>
      <w:tc>
        <w:tcPr>
          <w:tcW w:w="3360" w:type="dxa"/>
        </w:tcPr>
        <w:p w14:paraId="26FE96D9" w14:textId="658BD4C2" w:rsidR="63B5DFD1" w:rsidRDefault="63B5DFD1" w:rsidP="63B5DFD1">
          <w:pPr>
            <w:pStyle w:val="Header"/>
            <w:ind w:right="-115"/>
            <w:jc w:val="right"/>
          </w:pPr>
        </w:p>
      </w:tc>
    </w:tr>
  </w:tbl>
  <w:p w14:paraId="2BA9797A" w14:textId="4358D837" w:rsidR="63B5DFD1" w:rsidRDefault="63B5DFD1" w:rsidP="63B5DFD1">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E475F95" w14:textId="77777777" w:rsidTr="63B5DFD1">
      <w:trPr>
        <w:trHeight w:val="300"/>
      </w:trPr>
      <w:tc>
        <w:tcPr>
          <w:tcW w:w="3360" w:type="dxa"/>
        </w:tcPr>
        <w:p w14:paraId="2050ABA8" w14:textId="479D6B73" w:rsidR="63B5DFD1" w:rsidRDefault="63B5DFD1" w:rsidP="63B5DFD1">
          <w:pPr>
            <w:pStyle w:val="Header"/>
            <w:ind w:left="-115"/>
          </w:pPr>
        </w:p>
      </w:tc>
      <w:tc>
        <w:tcPr>
          <w:tcW w:w="3360" w:type="dxa"/>
        </w:tcPr>
        <w:p w14:paraId="7050DEF7" w14:textId="435099FE" w:rsidR="63B5DFD1" w:rsidRDefault="63B5DFD1" w:rsidP="63B5DFD1">
          <w:pPr>
            <w:pStyle w:val="Header"/>
            <w:jc w:val="center"/>
          </w:pPr>
        </w:p>
      </w:tc>
      <w:tc>
        <w:tcPr>
          <w:tcW w:w="3360" w:type="dxa"/>
        </w:tcPr>
        <w:p w14:paraId="18F0254B" w14:textId="6EF50310" w:rsidR="63B5DFD1" w:rsidRDefault="63B5DFD1" w:rsidP="63B5DFD1">
          <w:pPr>
            <w:pStyle w:val="Header"/>
            <w:ind w:right="-115"/>
            <w:jc w:val="right"/>
          </w:pPr>
        </w:p>
      </w:tc>
    </w:tr>
  </w:tbl>
  <w:p w14:paraId="03E24CB0" w14:textId="1DDB954A" w:rsidR="63B5DFD1" w:rsidRDefault="63B5DFD1" w:rsidP="63B5DFD1">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579C14C" w14:textId="77777777" w:rsidTr="63B5DFD1">
      <w:trPr>
        <w:trHeight w:val="300"/>
      </w:trPr>
      <w:tc>
        <w:tcPr>
          <w:tcW w:w="3360" w:type="dxa"/>
        </w:tcPr>
        <w:p w14:paraId="5675A07C" w14:textId="7B658870" w:rsidR="63B5DFD1" w:rsidRDefault="63B5DFD1" w:rsidP="63B5DFD1">
          <w:pPr>
            <w:pStyle w:val="Header"/>
            <w:ind w:left="-115"/>
          </w:pPr>
        </w:p>
      </w:tc>
      <w:tc>
        <w:tcPr>
          <w:tcW w:w="3360" w:type="dxa"/>
        </w:tcPr>
        <w:p w14:paraId="570BFE7C" w14:textId="2AF181DF" w:rsidR="63B5DFD1" w:rsidRDefault="63B5DFD1" w:rsidP="63B5DFD1">
          <w:pPr>
            <w:pStyle w:val="Header"/>
            <w:jc w:val="center"/>
          </w:pPr>
        </w:p>
      </w:tc>
      <w:tc>
        <w:tcPr>
          <w:tcW w:w="3360" w:type="dxa"/>
        </w:tcPr>
        <w:p w14:paraId="327C1A01" w14:textId="3B22EB23" w:rsidR="63B5DFD1" w:rsidRDefault="63B5DFD1" w:rsidP="63B5DFD1">
          <w:pPr>
            <w:pStyle w:val="Header"/>
            <w:ind w:right="-115"/>
            <w:jc w:val="right"/>
          </w:pPr>
        </w:p>
      </w:tc>
    </w:tr>
  </w:tbl>
  <w:p w14:paraId="2764DAF9" w14:textId="3EEB40F3" w:rsidR="63B5DFD1" w:rsidRDefault="63B5DFD1" w:rsidP="63B5DFD1">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0ABE5BF" w14:textId="77777777" w:rsidTr="63B5DFD1">
      <w:trPr>
        <w:trHeight w:val="300"/>
      </w:trPr>
      <w:tc>
        <w:tcPr>
          <w:tcW w:w="3360" w:type="dxa"/>
        </w:tcPr>
        <w:p w14:paraId="2FDAD4DB" w14:textId="593B06AC" w:rsidR="63B5DFD1" w:rsidRDefault="63B5DFD1" w:rsidP="63B5DFD1">
          <w:pPr>
            <w:pStyle w:val="Header"/>
            <w:ind w:left="-115"/>
          </w:pPr>
        </w:p>
      </w:tc>
      <w:tc>
        <w:tcPr>
          <w:tcW w:w="3360" w:type="dxa"/>
        </w:tcPr>
        <w:p w14:paraId="3A9B2667" w14:textId="49CC8B47" w:rsidR="63B5DFD1" w:rsidRDefault="63B5DFD1" w:rsidP="63B5DFD1">
          <w:pPr>
            <w:pStyle w:val="Header"/>
            <w:jc w:val="center"/>
          </w:pPr>
        </w:p>
      </w:tc>
      <w:tc>
        <w:tcPr>
          <w:tcW w:w="3360" w:type="dxa"/>
        </w:tcPr>
        <w:p w14:paraId="630B5477" w14:textId="426F9A60" w:rsidR="63B5DFD1" w:rsidRDefault="63B5DFD1" w:rsidP="63B5DFD1">
          <w:pPr>
            <w:pStyle w:val="Header"/>
            <w:ind w:right="-115"/>
            <w:jc w:val="right"/>
          </w:pPr>
        </w:p>
      </w:tc>
    </w:tr>
  </w:tbl>
  <w:p w14:paraId="43AB378C" w14:textId="15365823" w:rsidR="63B5DFD1" w:rsidRDefault="63B5DFD1" w:rsidP="63B5DFD1">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C8A2119" w14:textId="77777777" w:rsidTr="63B5DFD1">
      <w:trPr>
        <w:trHeight w:val="300"/>
      </w:trPr>
      <w:tc>
        <w:tcPr>
          <w:tcW w:w="3360" w:type="dxa"/>
        </w:tcPr>
        <w:p w14:paraId="5A8B38FA" w14:textId="022004E9" w:rsidR="63B5DFD1" w:rsidRDefault="63B5DFD1" w:rsidP="63B5DFD1">
          <w:pPr>
            <w:pStyle w:val="Header"/>
            <w:ind w:left="-115"/>
          </w:pPr>
        </w:p>
      </w:tc>
      <w:tc>
        <w:tcPr>
          <w:tcW w:w="3360" w:type="dxa"/>
        </w:tcPr>
        <w:p w14:paraId="1FE3B4E9" w14:textId="6F3F4C32" w:rsidR="63B5DFD1" w:rsidRDefault="63B5DFD1" w:rsidP="63B5DFD1">
          <w:pPr>
            <w:pStyle w:val="Header"/>
            <w:jc w:val="center"/>
          </w:pPr>
        </w:p>
      </w:tc>
      <w:tc>
        <w:tcPr>
          <w:tcW w:w="3360" w:type="dxa"/>
        </w:tcPr>
        <w:p w14:paraId="0241D4D1" w14:textId="15DFEC26" w:rsidR="63B5DFD1" w:rsidRDefault="63B5DFD1" w:rsidP="63B5DFD1">
          <w:pPr>
            <w:pStyle w:val="Header"/>
            <w:ind w:right="-115"/>
            <w:jc w:val="right"/>
          </w:pPr>
        </w:p>
      </w:tc>
    </w:tr>
  </w:tbl>
  <w:p w14:paraId="607D893D" w14:textId="79B25DE6" w:rsidR="63B5DFD1" w:rsidRDefault="63B5DFD1" w:rsidP="63B5DFD1">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B116527" w14:textId="77777777" w:rsidTr="63B5DFD1">
      <w:trPr>
        <w:trHeight w:val="300"/>
      </w:trPr>
      <w:tc>
        <w:tcPr>
          <w:tcW w:w="3360" w:type="dxa"/>
        </w:tcPr>
        <w:p w14:paraId="7C1AA0F4" w14:textId="78BF6FBF" w:rsidR="63B5DFD1" w:rsidRDefault="63B5DFD1" w:rsidP="63B5DFD1">
          <w:pPr>
            <w:pStyle w:val="Header"/>
            <w:ind w:left="-115"/>
          </w:pPr>
        </w:p>
      </w:tc>
      <w:tc>
        <w:tcPr>
          <w:tcW w:w="3360" w:type="dxa"/>
        </w:tcPr>
        <w:p w14:paraId="11C1C6EB" w14:textId="1181E839" w:rsidR="63B5DFD1" w:rsidRDefault="63B5DFD1" w:rsidP="63B5DFD1">
          <w:pPr>
            <w:pStyle w:val="Header"/>
            <w:jc w:val="center"/>
          </w:pPr>
        </w:p>
      </w:tc>
      <w:tc>
        <w:tcPr>
          <w:tcW w:w="3360" w:type="dxa"/>
        </w:tcPr>
        <w:p w14:paraId="727FA18F" w14:textId="53D3E90C" w:rsidR="63B5DFD1" w:rsidRDefault="63B5DFD1" w:rsidP="63B5DFD1">
          <w:pPr>
            <w:pStyle w:val="Header"/>
            <w:ind w:right="-115"/>
            <w:jc w:val="right"/>
          </w:pPr>
        </w:p>
      </w:tc>
    </w:tr>
  </w:tbl>
  <w:p w14:paraId="45AB214E" w14:textId="5F2DFC58" w:rsidR="63B5DFD1" w:rsidRDefault="63B5DFD1" w:rsidP="63B5DFD1">
    <w:pPr>
      <w:pStyle w:val="Foo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4CFE3A7" w14:textId="77777777" w:rsidTr="63B5DFD1">
      <w:trPr>
        <w:trHeight w:val="300"/>
      </w:trPr>
      <w:tc>
        <w:tcPr>
          <w:tcW w:w="3360" w:type="dxa"/>
        </w:tcPr>
        <w:p w14:paraId="4E5718A1" w14:textId="51010137" w:rsidR="63B5DFD1" w:rsidRDefault="63B5DFD1" w:rsidP="63B5DFD1">
          <w:pPr>
            <w:pStyle w:val="Header"/>
            <w:ind w:left="-115"/>
          </w:pPr>
        </w:p>
      </w:tc>
      <w:tc>
        <w:tcPr>
          <w:tcW w:w="3360" w:type="dxa"/>
        </w:tcPr>
        <w:p w14:paraId="5D6F0C74" w14:textId="49F6AF45" w:rsidR="63B5DFD1" w:rsidRDefault="63B5DFD1" w:rsidP="63B5DFD1">
          <w:pPr>
            <w:pStyle w:val="Header"/>
            <w:jc w:val="center"/>
          </w:pPr>
        </w:p>
      </w:tc>
      <w:tc>
        <w:tcPr>
          <w:tcW w:w="3360" w:type="dxa"/>
        </w:tcPr>
        <w:p w14:paraId="3C55AACB" w14:textId="7D6C1DA2" w:rsidR="63B5DFD1" w:rsidRDefault="63B5DFD1" w:rsidP="63B5DFD1">
          <w:pPr>
            <w:pStyle w:val="Header"/>
            <w:ind w:right="-115"/>
            <w:jc w:val="right"/>
          </w:pPr>
        </w:p>
      </w:tc>
    </w:tr>
  </w:tbl>
  <w:p w14:paraId="45C4BB0C" w14:textId="03532060" w:rsidR="63B5DFD1" w:rsidRDefault="63B5DFD1" w:rsidP="63B5DFD1">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B22E6B0" w14:textId="77777777" w:rsidTr="63B5DFD1">
      <w:trPr>
        <w:trHeight w:val="300"/>
      </w:trPr>
      <w:tc>
        <w:tcPr>
          <w:tcW w:w="3360" w:type="dxa"/>
        </w:tcPr>
        <w:p w14:paraId="3DD01876" w14:textId="66E2C460" w:rsidR="63B5DFD1" w:rsidRDefault="63B5DFD1" w:rsidP="63B5DFD1">
          <w:pPr>
            <w:pStyle w:val="Header"/>
            <w:ind w:left="-115"/>
          </w:pPr>
        </w:p>
      </w:tc>
      <w:tc>
        <w:tcPr>
          <w:tcW w:w="3360" w:type="dxa"/>
        </w:tcPr>
        <w:p w14:paraId="1AAB4A66" w14:textId="143F8F84" w:rsidR="63B5DFD1" w:rsidRDefault="63B5DFD1" w:rsidP="63B5DFD1">
          <w:pPr>
            <w:pStyle w:val="Header"/>
            <w:jc w:val="center"/>
          </w:pPr>
        </w:p>
      </w:tc>
      <w:tc>
        <w:tcPr>
          <w:tcW w:w="3360" w:type="dxa"/>
        </w:tcPr>
        <w:p w14:paraId="631D71CF" w14:textId="0A23A6F3" w:rsidR="63B5DFD1" w:rsidRDefault="63B5DFD1" w:rsidP="63B5DFD1">
          <w:pPr>
            <w:pStyle w:val="Header"/>
            <w:ind w:right="-115"/>
            <w:jc w:val="right"/>
          </w:pPr>
        </w:p>
      </w:tc>
    </w:tr>
  </w:tbl>
  <w:p w14:paraId="18938D04" w14:textId="30042970" w:rsidR="63B5DFD1" w:rsidRDefault="63B5DFD1" w:rsidP="63B5DFD1">
    <w:pPr>
      <w:pStyle w:val="Foote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0F76963" w14:textId="77777777" w:rsidTr="63B5DFD1">
      <w:trPr>
        <w:trHeight w:val="300"/>
      </w:trPr>
      <w:tc>
        <w:tcPr>
          <w:tcW w:w="3360" w:type="dxa"/>
        </w:tcPr>
        <w:p w14:paraId="6BF6CA06" w14:textId="08E4D748" w:rsidR="63B5DFD1" w:rsidRDefault="63B5DFD1" w:rsidP="63B5DFD1">
          <w:pPr>
            <w:pStyle w:val="Header"/>
            <w:ind w:left="-115"/>
          </w:pPr>
        </w:p>
      </w:tc>
      <w:tc>
        <w:tcPr>
          <w:tcW w:w="3360" w:type="dxa"/>
        </w:tcPr>
        <w:p w14:paraId="07A39DEB" w14:textId="1A776DD0" w:rsidR="63B5DFD1" w:rsidRDefault="63B5DFD1" w:rsidP="63B5DFD1">
          <w:pPr>
            <w:pStyle w:val="Header"/>
            <w:jc w:val="center"/>
          </w:pPr>
        </w:p>
      </w:tc>
      <w:tc>
        <w:tcPr>
          <w:tcW w:w="3360" w:type="dxa"/>
        </w:tcPr>
        <w:p w14:paraId="6E4C84E7" w14:textId="7E18372E" w:rsidR="63B5DFD1" w:rsidRDefault="63B5DFD1" w:rsidP="63B5DFD1">
          <w:pPr>
            <w:pStyle w:val="Header"/>
            <w:ind w:right="-115"/>
            <w:jc w:val="right"/>
          </w:pPr>
        </w:p>
      </w:tc>
    </w:tr>
  </w:tbl>
  <w:p w14:paraId="3586F809" w14:textId="42E1B671" w:rsidR="63B5DFD1" w:rsidRDefault="63B5DFD1" w:rsidP="63B5DFD1">
    <w:pPr>
      <w:pStyle w:val="Foote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EA09BAD" w14:textId="77777777" w:rsidTr="63B5DFD1">
      <w:trPr>
        <w:trHeight w:val="300"/>
      </w:trPr>
      <w:tc>
        <w:tcPr>
          <w:tcW w:w="3360" w:type="dxa"/>
        </w:tcPr>
        <w:p w14:paraId="584DCB7C" w14:textId="4FED5392" w:rsidR="63B5DFD1" w:rsidRDefault="63B5DFD1" w:rsidP="63B5DFD1">
          <w:pPr>
            <w:pStyle w:val="Header"/>
            <w:ind w:left="-115"/>
          </w:pPr>
        </w:p>
      </w:tc>
      <w:tc>
        <w:tcPr>
          <w:tcW w:w="3360" w:type="dxa"/>
        </w:tcPr>
        <w:p w14:paraId="5E1DB60C" w14:textId="60232471" w:rsidR="63B5DFD1" w:rsidRDefault="63B5DFD1" w:rsidP="63B5DFD1">
          <w:pPr>
            <w:pStyle w:val="Header"/>
            <w:jc w:val="center"/>
          </w:pPr>
        </w:p>
      </w:tc>
      <w:tc>
        <w:tcPr>
          <w:tcW w:w="3360" w:type="dxa"/>
        </w:tcPr>
        <w:p w14:paraId="38877A50" w14:textId="6B224659" w:rsidR="63B5DFD1" w:rsidRDefault="63B5DFD1" w:rsidP="63B5DFD1">
          <w:pPr>
            <w:pStyle w:val="Header"/>
            <w:ind w:right="-115"/>
            <w:jc w:val="right"/>
          </w:pPr>
        </w:p>
      </w:tc>
    </w:tr>
  </w:tbl>
  <w:p w14:paraId="7FD2C760" w14:textId="37C904DA" w:rsidR="63B5DFD1" w:rsidRDefault="63B5DFD1" w:rsidP="63B5DFD1">
    <w:pPr>
      <w:pStyle w:val="Foo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F21771A" w14:textId="77777777" w:rsidTr="63B5DFD1">
      <w:trPr>
        <w:trHeight w:val="300"/>
      </w:trPr>
      <w:tc>
        <w:tcPr>
          <w:tcW w:w="3360" w:type="dxa"/>
        </w:tcPr>
        <w:p w14:paraId="6F0F2C27" w14:textId="1C677299" w:rsidR="63B5DFD1" w:rsidRDefault="63B5DFD1" w:rsidP="63B5DFD1">
          <w:pPr>
            <w:pStyle w:val="Header"/>
            <w:ind w:left="-115"/>
          </w:pPr>
        </w:p>
      </w:tc>
      <w:tc>
        <w:tcPr>
          <w:tcW w:w="3360" w:type="dxa"/>
        </w:tcPr>
        <w:p w14:paraId="0A33E2AC" w14:textId="4A95BB06" w:rsidR="63B5DFD1" w:rsidRDefault="63B5DFD1" w:rsidP="63B5DFD1">
          <w:pPr>
            <w:pStyle w:val="Header"/>
            <w:jc w:val="center"/>
          </w:pPr>
        </w:p>
      </w:tc>
      <w:tc>
        <w:tcPr>
          <w:tcW w:w="3360" w:type="dxa"/>
        </w:tcPr>
        <w:p w14:paraId="3808D352" w14:textId="3241E9A1" w:rsidR="63B5DFD1" w:rsidRDefault="63B5DFD1" w:rsidP="63B5DFD1">
          <w:pPr>
            <w:pStyle w:val="Header"/>
            <w:ind w:right="-115"/>
            <w:jc w:val="right"/>
          </w:pPr>
        </w:p>
      </w:tc>
    </w:tr>
  </w:tbl>
  <w:p w14:paraId="31DBDA67" w14:textId="17A84F2D" w:rsidR="63B5DFD1" w:rsidRDefault="63B5DFD1" w:rsidP="63B5DFD1">
    <w:pPr>
      <w:pStyle w:val="Foote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682552B" w14:textId="77777777" w:rsidTr="63B5DFD1">
      <w:trPr>
        <w:trHeight w:val="300"/>
      </w:trPr>
      <w:tc>
        <w:tcPr>
          <w:tcW w:w="3360" w:type="dxa"/>
        </w:tcPr>
        <w:p w14:paraId="26DC820A" w14:textId="120B6805" w:rsidR="63B5DFD1" w:rsidRDefault="63B5DFD1" w:rsidP="63B5DFD1">
          <w:pPr>
            <w:pStyle w:val="Header"/>
            <w:ind w:left="-115"/>
          </w:pPr>
        </w:p>
      </w:tc>
      <w:tc>
        <w:tcPr>
          <w:tcW w:w="3360" w:type="dxa"/>
        </w:tcPr>
        <w:p w14:paraId="6D2503F9" w14:textId="447CEC55" w:rsidR="63B5DFD1" w:rsidRDefault="63B5DFD1" w:rsidP="63B5DFD1">
          <w:pPr>
            <w:pStyle w:val="Header"/>
            <w:jc w:val="center"/>
          </w:pPr>
        </w:p>
      </w:tc>
      <w:tc>
        <w:tcPr>
          <w:tcW w:w="3360" w:type="dxa"/>
        </w:tcPr>
        <w:p w14:paraId="77AE0830" w14:textId="78997E49" w:rsidR="63B5DFD1" w:rsidRDefault="63B5DFD1" w:rsidP="63B5DFD1">
          <w:pPr>
            <w:pStyle w:val="Header"/>
            <w:ind w:right="-115"/>
            <w:jc w:val="right"/>
          </w:pPr>
        </w:p>
      </w:tc>
    </w:tr>
  </w:tbl>
  <w:p w14:paraId="7BD688DA" w14:textId="56B38D87" w:rsidR="63B5DFD1" w:rsidRDefault="63B5DFD1" w:rsidP="63B5DFD1">
    <w:pPr>
      <w:pStyle w:val="Foo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80BB9BF" w14:textId="77777777" w:rsidTr="63B5DFD1">
      <w:trPr>
        <w:trHeight w:val="300"/>
      </w:trPr>
      <w:tc>
        <w:tcPr>
          <w:tcW w:w="3360" w:type="dxa"/>
        </w:tcPr>
        <w:p w14:paraId="69BE76B7" w14:textId="04DEB98B" w:rsidR="63B5DFD1" w:rsidRDefault="63B5DFD1" w:rsidP="63B5DFD1">
          <w:pPr>
            <w:pStyle w:val="Header"/>
            <w:ind w:left="-115"/>
          </w:pPr>
        </w:p>
      </w:tc>
      <w:tc>
        <w:tcPr>
          <w:tcW w:w="3360" w:type="dxa"/>
        </w:tcPr>
        <w:p w14:paraId="5985716D" w14:textId="3F62F11A" w:rsidR="63B5DFD1" w:rsidRDefault="63B5DFD1" w:rsidP="63B5DFD1">
          <w:pPr>
            <w:pStyle w:val="Header"/>
            <w:jc w:val="center"/>
          </w:pPr>
        </w:p>
      </w:tc>
      <w:tc>
        <w:tcPr>
          <w:tcW w:w="3360" w:type="dxa"/>
        </w:tcPr>
        <w:p w14:paraId="324ED710" w14:textId="78116F9E" w:rsidR="63B5DFD1" w:rsidRDefault="63B5DFD1" w:rsidP="63B5DFD1">
          <w:pPr>
            <w:pStyle w:val="Header"/>
            <w:ind w:right="-115"/>
            <w:jc w:val="right"/>
          </w:pPr>
        </w:p>
      </w:tc>
    </w:tr>
  </w:tbl>
  <w:p w14:paraId="166EC2D1" w14:textId="3B860258" w:rsidR="63B5DFD1" w:rsidRDefault="63B5DFD1" w:rsidP="63B5DFD1">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823DE9D" w14:textId="77777777" w:rsidTr="63B5DFD1">
      <w:trPr>
        <w:trHeight w:val="300"/>
      </w:trPr>
      <w:tc>
        <w:tcPr>
          <w:tcW w:w="3360" w:type="dxa"/>
        </w:tcPr>
        <w:p w14:paraId="20CA9E72" w14:textId="140F5FFA" w:rsidR="63B5DFD1" w:rsidRDefault="63B5DFD1" w:rsidP="63B5DFD1">
          <w:pPr>
            <w:pStyle w:val="Header"/>
            <w:ind w:left="-115"/>
          </w:pPr>
        </w:p>
      </w:tc>
      <w:tc>
        <w:tcPr>
          <w:tcW w:w="3360" w:type="dxa"/>
        </w:tcPr>
        <w:p w14:paraId="582F1661" w14:textId="350FAF23" w:rsidR="63B5DFD1" w:rsidRDefault="63B5DFD1" w:rsidP="63B5DFD1">
          <w:pPr>
            <w:pStyle w:val="Header"/>
            <w:jc w:val="center"/>
          </w:pPr>
        </w:p>
      </w:tc>
      <w:tc>
        <w:tcPr>
          <w:tcW w:w="3360" w:type="dxa"/>
        </w:tcPr>
        <w:p w14:paraId="55624823" w14:textId="09EB915B" w:rsidR="63B5DFD1" w:rsidRDefault="63B5DFD1" w:rsidP="63B5DFD1">
          <w:pPr>
            <w:pStyle w:val="Header"/>
            <w:ind w:right="-115"/>
            <w:jc w:val="right"/>
          </w:pPr>
        </w:p>
      </w:tc>
    </w:tr>
  </w:tbl>
  <w:p w14:paraId="01611728" w14:textId="1EBB1307" w:rsidR="63B5DFD1" w:rsidRDefault="63B5DFD1" w:rsidP="63B5DFD1">
    <w:pPr>
      <w:pStyle w:val="Foote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2DA8507" w14:textId="77777777" w:rsidTr="63B5DFD1">
      <w:trPr>
        <w:trHeight w:val="300"/>
      </w:trPr>
      <w:tc>
        <w:tcPr>
          <w:tcW w:w="3360" w:type="dxa"/>
        </w:tcPr>
        <w:p w14:paraId="2193A551" w14:textId="1C20FFFF" w:rsidR="63B5DFD1" w:rsidRDefault="63B5DFD1" w:rsidP="63B5DFD1">
          <w:pPr>
            <w:pStyle w:val="Header"/>
            <w:ind w:left="-115"/>
          </w:pPr>
        </w:p>
      </w:tc>
      <w:tc>
        <w:tcPr>
          <w:tcW w:w="3360" w:type="dxa"/>
        </w:tcPr>
        <w:p w14:paraId="101C4EE0" w14:textId="41A08164" w:rsidR="63B5DFD1" w:rsidRDefault="63B5DFD1" w:rsidP="63B5DFD1">
          <w:pPr>
            <w:pStyle w:val="Header"/>
            <w:jc w:val="center"/>
          </w:pPr>
        </w:p>
      </w:tc>
      <w:tc>
        <w:tcPr>
          <w:tcW w:w="3360" w:type="dxa"/>
        </w:tcPr>
        <w:p w14:paraId="68EEB376" w14:textId="245332BD" w:rsidR="63B5DFD1" w:rsidRDefault="63B5DFD1" w:rsidP="63B5DFD1">
          <w:pPr>
            <w:pStyle w:val="Header"/>
            <w:ind w:right="-115"/>
            <w:jc w:val="right"/>
          </w:pPr>
        </w:p>
      </w:tc>
    </w:tr>
  </w:tbl>
  <w:p w14:paraId="092A8161" w14:textId="693D81FA" w:rsidR="63B5DFD1" w:rsidRDefault="63B5DFD1" w:rsidP="63B5DFD1">
    <w:pPr>
      <w:pStyle w:val="Foote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2AF1DC0" w14:textId="77777777" w:rsidTr="63B5DFD1">
      <w:trPr>
        <w:trHeight w:val="300"/>
      </w:trPr>
      <w:tc>
        <w:tcPr>
          <w:tcW w:w="3360" w:type="dxa"/>
        </w:tcPr>
        <w:p w14:paraId="6E3F455E" w14:textId="171C52F7" w:rsidR="63B5DFD1" w:rsidRDefault="63B5DFD1" w:rsidP="63B5DFD1">
          <w:pPr>
            <w:pStyle w:val="Header"/>
            <w:ind w:left="-115"/>
          </w:pPr>
        </w:p>
      </w:tc>
      <w:tc>
        <w:tcPr>
          <w:tcW w:w="3360" w:type="dxa"/>
        </w:tcPr>
        <w:p w14:paraId="6504AEA4" w14:textId="40C6640C" w:rsidR="63B5DFD1" w:rsidRDefault="63B5DFD1" w:rsidP="63B5DFD1">
          <w:pPr>
            <w:pStyle w:val="Header"/>
            <w:jc w:val="center"/>
          </w:pPr>
        </w:p>
      </w:tc>
      <w:tc>
        <w:tcPr>
          <w:tcW w:w="3360" w:type="dxa"/>
        </w:tcPr>
        <w:p w14:paraId="56DBBDE3" w14:textId="497211F1" w:rsidR="63B5DFD1" w:rsidRDefault="63B5DFD1" w:rsidP="63B5DFD1">
          <w:pPr>
            <w:pStyle w:val="Header"/>
            <w:ind w:right="-115"/>
            <w:jc w:val="right"/>
          </w:pPr>
        </w:p>
      </w:tc>
    </w:tr>
  </w:tbl>
  <w:p w14:paraId="466CCF4A" w14:textId="6851A008" w:rsidR="63B5DFD1" w:rsidRDefault="63B5DFD1" w:rsidP="63B5DFD1">
    <w:pPr>
      <w:pStyle w:val="Foo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F5D0F68" w14:textId="77777777" w:rsidTr="63B5DFD1">
      <w:trPr>
        <w:trHeight w:val="300"/>
      </w:trPr>
      <w:tc>
        <w:tcPr>
          <w:tcW w:w="3360" w:type="dxa"/>
        </w:tcPr>
        <w:p w14:paraId="1798F64D" w14:textId="4D2F72AC" w:rsidR="63B5DFD1" w:rsidRDefault="63B5DFD1" w:rsidP="63B5DFD1">
          <w:pPr>
            <w:pStyle w:val="Header"/>
            <w:ind w:left="-115"/>
          </w:pPr>
        </w:p>
      </w:tc>
      <w:tc>
        <w:tcPr>
          <w:tcW w:w="3360" w:type="dxa"/>
        </w:tcPr>
        <w:p w14:paraId="02FC3497" w14:textId="772586E2" w:rsidR="63B5DFD1" w:rsidRDefault="63B5DFD1" w:rsidP="63B5DFD1">
          <w:pPr>
            <w:pStyle w:val="Header"/>
            <w:jc w:val="center"/>
          </w:pPr>
        </w:p>
      </w:tc>
      <w:tc>
        <w:tcPr>
          <w:tcW w:w="3360" w:type="dxa"/>
        </w:tcPr>
        <w:p w14:paraId="23C74BF6" w14:textId="11E7AD36" w:rsidR="63B5DFD1" w:rsidRDefault="63B5DFD1" w:rsidP="63B5DFD1">
          <w:pPr>
            <w:pStyle w:val="Header"/>
            <w:ind w:right="-115"/>
            <w:jc w:val="right"/>
          </w:pPr>
        </w:p>
      </w:tc>
    </w:tr>
  </w:tbl>
  <w:p w14:paraId="586419FF" w14:textId="3300C0BB" w:rsidR="63B5DFD1" w:rsidRDefault="63B5DFD1" w:rsidP="63B5DFD1">
    <w:pPr>
      <w:pStyle w:val="Foote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62C0A70" w14:textId="77777777" w:rsidTr="63B5DFD1">
      <w:trPr>
        <w:trHeight w:val="300"/>
      </w:trPr>
      <w:tc>
        <w:tcPr>
          <w:tcW w:w="3360" w:type="dxa"/>
        </w:tcPr>
        <w:p w14:paraId="7EC5CE5D" w14:textId="7CDFC968" w:rsidR="63B5DFD1" w:rsidRDefault="63B5DFD1" w:rsidP="63B5DFD1">
          <w:pPr>
            <w:pStyle w:val="Header"/>
            <w:ind w:left="-115"/>
          </w:pPr>
        </w:p>
      </w:tc>
      <w:tc>
        <w:tcPr>
          <w:tcW w:w="3360" w:type="dxa"/>
        </w:tcPr>
        <w:p w14:paraId="0155AEA0" w14:textId="33938301" w:rsidR="63B5DFD1" w:rsidRDefault="63B5DFD1" w:rsidP="63B5DFD1">
          <w:pPr>
            <w:pStyle w:val="Header"/>
            <w:jc w:val="center"/>
          </w:pPr>
        </w:p>
      </w:tc>
      <w:tc>
        <w:tcPr>
          <w:tcW w:w="3360" w:type="dxa"/>
        </w:tcPr>
        <w:p w14:paraId="15066B41" w14:textId="48C4D1B6" w:rsidR="63B5DFD1" w:rsidRDefault="63B5DFD1" w:rsidP="63B5DFD1">
          <w:pPr>
            <w:pStyle w:val="Header"/>
            <w:ind w:right="-115"/>
            <w:jc w:val="right"/>
          </w:pPr>
        </w:p>
      </w:tc>
    </w:tr>
  </w:tbl>
  <w:p w14:paraId="2AA74AC1" w14:textId="6532709B" w:rsidR="63B5DFD1" w:rsidRDefault="63B5DFD1" w:rsidP="63B5DFD1">
    <w:pPr>
      <w:pStyle w:val="Foote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80A7AD0" w14:textId="77777777" w:rsidTr="63B5DFD1">
      <w:trPr>
        <w:trHeight w:val="300"/>
      </w:trPr>
      <w:tc>
        <w:tcPr>
          <w:tcW w:w="3360" w:type="dxa"/>
        </w:tcPr>
        <w:p w14:paraId="79AAC468" w14:textId="63444F26" w:rsidR="63B5DFD1" w:rsidRDefault="63B5DFD1" w:rsidP="63B5DFD1">
          <w:pPr>
            <w:pStyle w:val="Header"/>
            <w:ind w:left="-115"/>
          </w:pPr>
        </w:p>
      </w:tc>
      <w:tc>
        <w:tcPr>
          <w:tcW w:w="3360" w:type="dxa"/>
        </w:tcPr>
        <w:p w14:paraId="277F5177" w14:textId="353780DA" w:rsidR="63B5DFD1" w:rsidRDefault="63B5DFD1" w:rsidP="63B5DFD1">
          <w:pPr>
            <w:pStyle w:val="Header"/>
            <w:jc w:val="center"/>
          </w:pPr>
        </w:p>
      </w:tc>
      <w:tc>
        <w:tcPr>
          <w:tcW w:w="3360" w:type="dxa"/>
        </w:tcPr>
        <w:p w14:paraId="14C1F07C" w14:textId="74F54CFF" w:rsidR="63B5DFD1" w:rsidRDefault="63B5DFD1" w:rsidP="63B5DFD1">
          <w:pPr>
            <w:pStyle w:val="Header"/>
            <w:ind w:right="-115"/>
            <w:jc w:val="right"/>
          </w:pPr>
        </w:p>
      </w:tc>
    </w:tr>
  </w:tbl>
  <w:p w14:paraId="7CED7828" w14:textId="42B6D544" w:rsidR="63B5DFD1" w:rsidRDefault="63B5DFD1" w:rsidP="63B5DFD1">
    <w:pPr>
      <w:pStyle w:val="Foo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B2F4786" w14:textId="77777777" w:rsidTr="63B5DFD1">
      <w:trPr>
        <w:trHeight w:val="300"/>
      </w:trPr>
      <w:tc>
        <w:tcPr>
          <w:tcW w:w="3360" w:type="dxa"/>
        </w:tcPr>
        <w:p w14:paraId="5AAB3FFB" w14:textId="1FDA05DD" w:rsidR="63B5DFD1" w:rsidRDefault="63B5DFD1" w:rsidP="63B5DFD1">
          <w:pPr>
            <w:pStyle w:val="Header"/>
            <w:ind w:left="-115"/>
          </w:pPr>
        </w:p>
      </w:tc>
      <w:tc>
        <w:tcPr>
          <w:tcW w:w="3360" w:type="dxa"/>
        </w:tcPr>
        <w:p w14:paraId="7B8A6685" w14:textId="202AF51B" w:rsidR="63B5DFD1" w:rsidRDefault="63B5DFD1" w:rsidP="63B5DFD1">
          <w:pPr>
            <w:pStyle w:val="Header"/>
            <w:jc w:val="center"/>
          </w:pPr>
        </w:p>
      </w:tc>
      <w:tc>
        <w:tcPr>
          <w:tcW w:w="3360" w:type="dxa"/>
        </w:tcPr>
        <w:p w14:paraId="116FE715" w14:textId="0169C257" w:rsidR="63B5DFD1" w:rsidRDefault="63B5DFD1" w:rsidP="63B5DFD1">
          <w:pPr>
            <w:pStyle w:val="Header"/>
            <w:ind w:right="-115"/>
            <w:jc w:val="right"/>
          </w:pPr>
        </w:p>
      </w:tc>
    </w:tr>
  </w:tbl>
  <w:p w14:paraId="7E6C0D43" w14:textId="2628B70E" w:rsidR="63B5DFD1" w:rsidRDefault="63B5DFD1" w:rsidP="63B5DFD1">
    <w:pPr>
      <w:pStyle w:val="Foote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77A3F275" w14:textId="77777777" w:rsidTr="63B5DFD1">
      <w:trPr>
        <w:trHeight w:val="300"/>
      </w:trPr>
      <w:tc>
        <w:tcPr>
          <w:tcW w:w="3360" w:type="dxa"/>
        </w:tcPr>
        <w:p w14:paraId="10F97F11" w14:textId="2771A081" w:rsidR="63B5DFD1" w:rsidRDefault="63B5DFD1" w:rsidP="63B5DFD1">
          <w:pPr>
            <w:pStyle w:val="Header"/>
            <w:ind w:left="-115"/>
          </w:pPr>
        </w:p>
      </w:tc>
      <w:tc>
        <w:tcPr>
          <w:tcW w:w="3360" w:type="dxa"/>
        </w:tcPr>
        <w:p w14:paraId="1B8DED7B" w14:textId="0686A83A" w:rsidR="63B5DFD1" w:rsidRDefault="63B5DFD1" w:rsidP="63B5DFD1">
          <w:pPr>
            <w:pStyle w:val="Header"/>
            <w:jc w:val="center"/>
          </w:pPr>
        </w:p>
      </w:tc>
      <w:tc>
        <w:tcPr>
          <w:tcW w:w="3360" w:type="dxa"/>
        </w:tcPr>
        <w:p w14:paraId="2A7B9D99" w14:textId="2BCDD0C3" w:rsidR="63B5DFD1" w:rsidRDefault="63B5DFD1" w:rsidP="63B5DFD1">
          <w:pPr>
            <w:pStyle w:val="Header"/>
            <w:ind w:right="-115"/>
            <w:jc w:val="right"/>
          </w:pPr>
        </w:p>
      </w:tc>
    </w:tr>
  </w:tbl>
  <w:p w14:paraId="676F314E" w14:textId="7B43BFEF" w:rsidR="63B5DFD1" w:rsidRDefault="63B5DFD1" w:rsidP="63B5DFD1">
    <w:pPr>
      <w:pStyle w:val="Foote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CD42CE0" w14:textId="77777777" w:rsidTr="63B5DFD1">
      <w:trPr>
        <w:trHeight w:val="300"/>
      </w:trPr>
      <w:tc>
        <w:tcPr>
          <w:tcW w:w="3360" w:type="dxa"/>
        </w:tcPr>
        <w:p w14:paraId="44FBFE26" w14:textId="065A459D" w:rsidR="63B5DFD1" w:rsidRDefault="63B5DFD1" w:rsidP="63B5DFD1">
          <w:pPr>
            <w:pStyle w:val="Header"/>
            <w:ind w:left="-115"/>
          </w:pPr>
        </w:p>
      </w:tc>
      <w:tc>
        <w:tcPr>
          <w:tcW w:w="3360" w:type="dxa"/>
        </w:tcPr>
        <w:p w14:paraId="085E7550" w14:textId="4D9C5DD9" w:rsidR="63B5DFD1" w:rsidRDefault="63B5DFD1" w:rsidP="63B5DFD1">
          <w:pPr>
            <w:pStyle w:val="Header"/>
            <w:jc w:val="center"/>
          </w:pPr>
        </w:p>
      </w:tc>
      <w:tc>
        <w:tcPr>
          <w:tcW w:w="3360" w:type="dxa"/>
        </w:tcPr>
        <w:p w14:paraId="56F0C456" w14:textId="540D3965" w:rsidR="63B5DFD1" w:rsidRDefault="63B5DFD1" w:rsidP="63B5DFD1">
          <w:pPr>
            <w:pStyle w:val="Header"/>
            <w:ind w:right="-115"/>
            <w:jc w:val="right"/>
          </w:pPr>
        </w:p>
      </w:tc>
    </w:tr>
  </w:tbl>
  <w:p w14:paraId="77194112" w14:textId="6EB52C67" w:rsidR="63B5DFD1" w:rsidRDefault="63B5DFD1" w:rsidP="63B5DFD1">
    <w:pPr>
      <w:pStyle w:val="Foo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22BB2DB" w14:textId="77777777" w:rsidTr="63B5DFD1">
      <w:trPr>
        <w:trHeight w:val="300"/>
      </w:trPr>
      <w:tc>
        <w:tcPr>
          <w:tcW w:w="3360" w:type="dxa"/>
        </w:tcPr>
        <w:p w14:paraId="65CECA2B" w14:textId="76668D83" w:rsidR="63B5DFD1" w:rsidRDefault="63B5DFD1" w:rsidP="63B5DFD1">
          <w:pPr>
            <w:pStyle w:val="Header"/>
            <w:ind w:left="-115"/>
          </w:pPr>
        </w:p>
      </w:tc>
      <w:tc>
        <w:tcPr>
          <w:tcW w:w="3360" w:type="dxa"/>
        </w:tcPr>
        <w:p w14:paraId="63CE2EA9" w14:textId="720035A1" w:rsidR="63B5DFD1" w:rsidRDefault="63B5DFD1" w:rsidP="63B5DFD1">
          <w:pPr>
            <w:pStyle w:val="Header"/>
            <w:jc w:val="center"/>
          </w:pPr>
        </w:p>
      </w:tc>
      <w:tc>
        <w:tcPr>
          <w:tcW w:w="3360" w:type="dxa"/>
        </w:tcPr>
        <w:p w14:paraId="5C4EE218" w14:textId="2369D2B5" w:rsidR="63B5DFD1" w:rsidRDefault="63B5DFD1" w:rsidP="63B5DFD1">
          <w:pPr>
            <w:pStyle w:val="Header"/>
            <w:ind w:right="-115"/>
            <w:jc w:val="right"/>
          </w:pPr>
        </w:p>
      </w:tc>
    </w:tr>
  </w:tbl>
  <w:p w14:paraId="3DDF06E3" w14:textId="7BB1A853" w:rsidR="63B5DFD1" w:rsidRDefault="63B5DFD1" w:rsidP="63B5D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6C1A9" w14:textId="77777777" w:rsidR="004E2A48" w:rsidRDefault="004E2A48">
      <w:r>
        <w:separator/>
      </w:r>
    </w:p>
  </w:footnote>
  <w:footnote w:type="continuationSeparator" w:id="0">
    <w:p w14:paraId="3FF38F54" w14:textId="77777777" w:rsidR="004E2A48" w:rsidRDefault="004E2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8CB" w14:textId="1273CDE8" w:rsidR="001D3EB5" w:rsidRDefault="003F63B5" w:rsidP="5D860972">
    <w:pPr>
      <w:pStyle w:val="Header"/>
      <w:jc w:val="right"/>
    </w:pPr>
    <w:r>
      <w:rPr>
        <w:noProof/>
        <w:sz w:val="20"/>
      </w:rPr>
      <mc:AlternateContent>
        <mc:Choice Requires="wps">
          <w:drawing>
            <wp:anchor distT="0" distB="0" distL="0" distR="0" simplePos="0" relativeHeight="251658240" behindDoc="1" locked="0" layoutInCell="1" allowOverlap="1" wp14:anchorId="7C2ED8CC" wp14:editId="7C2ED8CD">
              <wp:simplePos x="0" y="0"/>
              <wp:positionH relativeFrom="page">
                <wp:posOffset>895908</wp:posOffset>
              </wp:positionH>
              <wp:positionV relativeFrom="page">
                <wp:posOffset>446108</wp:posOffset>
              </wp:positionV>
              <wp:extent cx="224853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8535" cy="194310"/>
                      </a:xfrm>
                      <a:prstGeom prst="rect">
                        <a:avLst/>
                      </a:prstGeom>
                    </wps:spPr>
                    <wps:txbx>
                      <w:txbxContent>
                        <w:p w14:paraId="7C2ED8D1" w14:textId="1768645D" w:rsidR="001D3EB5" w:rsidRDefault="003F63B5">
                          <w:pPr>
                            <w:pStyle w:val="BodyText"/>
                            <w:spacing w:before="10"/>
                            <w:ind w:left="20"/>
                          </w:pPr>
                          <w:r>
                            <w:t>CareConnect</w:t>
                          </w:r>
                          <w:r>
                            <w:rPr>
                              <w:spacing w:val="2"/>
                            </w:rPr>
                            <w:t xml:space="preserve"> </w:t>
                          </w:r>
                          <w:r w:rsidR="005E356A">
                            <w:t xml:space="preserve">Software </w:t>
                          </w:r>
                          <w:r>
                            <w:t xml:space="preserve">Test </w:t>
                          </w:r>
                          <w:r w:rsidR="005E356A">
                            <w:t>Plan</w:t>
                          </w:r>
                        </w:p>
                      </w:txbxContent>
                    </wps:txbx>
                    <wps:bodyPr wrap="square" lIns="0" tIns="0" rIns="0" bIns="0" rtlCol="0">
                      <a:noAutofit/>
                    </wps:bodyPr>
                  </wps:wsp>
                </a:graphicData>
              </a:graphic>
            </wp:anchor>
          </w:drawing>
        </mc:Choice>
        <mc:Fallback>
          <w:pict>
            <v:shapetype w14:anchorId="7C2ED8CC" id="_x0000_t202" coordsize="21600,21600" o:spt="202" path="m,l,21600r21600,l21600,xe">
              <v:stroke joinstyle="miter"/>
              <v:path gradientshapeok="t" o:connecttype="rect"/>
            </v:shapetype>
            <v:shape id="Textbox 1" o:spid="_x0000_s1026" type="#_x0000_t202" style="position:absolute;left:0;text-align:left;margin-left:70.55pt;margin-top:35.15pt;width:177.0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" filled="f" stroked="f">
              <v:textbox inset="0,0,0,0">
                <w:txbxContent>
                  <w:p w14:paraId="7C2ED8D1" w14:textId="1768645D" w:rsidR="001D3EB5" w:rsidRDefault="003F63B5">
                    <w:pPr>
                      <w:pStyle w:val="BodyText"/>
                      <w:spacing w:before="10"/>
                      <w:ind w:left="20"/>
                    </w:pPr>
                    <w:r>
                      <w:t>CareConnect</w:t>
                    </w:r>
                    <w:r>
                      <w:rPr>
                        <w:spacing w:val="2"/>
                      </w:rPr>
                      <w:t xml:space="preserve"> </w:t>
                    </w:r>
                    <w:r w:rsidR="005E356A">
                      <w:t xml:space="preserve">Software </w:t>
                    </w:r>
                    <w:r>
                      <w:t xml:space="preserve">Test </w:t>
                    </w:r>
                    <w:r w:rsidR="005E356A">
                      <w:t>Plan</w:t>
                    </w:r>
                  </w:p>
                </w:txbxContent>
              </v:textbox>
              <w10:wrap anchorx="page" anchory="page"/>
            </v:shape>
          </w:pict>
        </mc:Fallback>
      </mc:AlternateContent>
    </w:r>
    <w:r>
      <w:fldChar w:fldCharType="begin"/>
    </w:r>
    <w:r>
      <w:instrText>PAGE</w:instrText>
    </w:r>
    <w:r>
      <w:fldChar w:fldCharType="separate"/>
    </w:r>
    <w:r w:rsidR="008A3EF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76A1365" w14:textId="77777777" w:rsidTr="63B5DFD1">
      <w:trPr>
        <w:trHeight w:val="300"/>
      </w:trPr>
      <w:tc>
        <w:tcPr>
          <w:tcW w:w="3360" w:type="dxa"/>
        </w:tcPr>
        <w:p w14:paraId="38D1014E" w14:textId="36BF02D2" w:rsidR="63B5DFD1" w:rsidRDefault="63B5DFD1" w:rsidP="63B5DFD1">
          <w:pPr>
            <w:pStyle w:val="Header"/>
            <w:ind w:left="-115"/>
          </w:pPr>
        </w:p>
      </w:tc>
      <w:tc>
        <w:tcPr>
          <w:tcW w:w="3360" w:type="dxa"/>
        </w:tcPr>
        <w:p w14:paraId="68E46DA6" w14:textId="600C160B" w:rsidR="63B5DFD1" w:rsidRDefault="63B5DFD1" w:rsidP="63B5DFD1">
          <w:pPr>
            <w:pStyle w:val="Header"/>
            <w:jc w:val="center"/>
          </w:pPr>
        </w:p>
      </w:tc>
      <w:tc>
        <w:tcPr>
          <w:tcW w:w="3360" w:type="dxa"/>
        </w:tcPr>
        <w:p w14:paraId="629C21AF" w14:textId="1CDCCC3F" w:rsidR="63B5DFD1" w:rsidRDefault="63B5DFD1" w:rsidP="63B5DFD1">
          <w:pPr>
            <w:pStyle w:val="Header"/>
            <w:ind w:right="-115"/>
            <w:jc w:val="right"/>
          </w:pPr>
        </w:p>
      </w:tc>
    </w:tr>
  </w:tbl>
  <w:p w14:paraId="4111316A" w14:textId="6AEE1585" w:rsidR="63B5DFD1" w:rsidRDefault="63B5DFD1" w:rsidP="63B5DF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1C7BF9E" w14:textId="77777777" w:rsidTr="63B5DFD1">
      <w:trPr>
        <w:trHeight w:val="300"/>
      </w:trPr>
      <w:tc>
        <w:tcPr>
          <w:tcW w:w="3360" w:type="dxa"/>
        </w:tcPr>
        <w:p w14:paraId="3418A875" w14:textId="368DD867" w:rsidR="63B5DFD1" w:rsidRDefault="63B5DFD1" w:rsidP="63B5DFD1">
          <w:pPr>
            <w:pStyle w:val="Header"/>
            <w:ind w:left="-115"/>
          </w:pPr>
        </w:p>
      </w:tc>
      <w:tc>
        <w:tcPr>
          <w:tcW w:w="3360" w:type="dxa"/>
        </w:tcPr>
        <w:p w14:paraId="4C76F457" w14:textId="082A512B" w:rsidR="63B5DFD1" w:rsidRDefault="63B5DFD1" w:rsidP="63B5DFD1">
          <w:pPr>
            <w:pStyle w:val="Header"/>
            <w:jc w:val="center"/>
          </w:pPr>
        </w:p>
      </w:tc>
      <w:tc>
        <w:tcPr>
          <w:tcW w:w="3360" w:type="dxa"/>
        </w:tcPr>
        <w:p w14:paraId="47E4AF14" w14:textId="39650977" w:rsidR="63B5DFD1" w:rsidRDefault="63B5DFD1" w:rsidP="63B5DFD1">
          <w:pPr>
            <w:pStyle w:val="Header"/>
            <w:ind w:right="-115"/>
            <w:jc w:val="right"/>
          </w:pPr>
        </w:p>
      </w:tc>
    </w:tr>
  </w:tbl>
  <w:p w14:paraId="65AC78FF" w14:textId="371210E4" w:rsidR="63B5DFD1" w:rsidRDefault="63B5DFD1" w:rsidP="63B5DF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F87EF67" w14:textId="77777777" w:rsidTr="63B5DFD1">
      <w:trPr>
        <w:trHeight w:val="300"/>
      </w:trPr>
      <w:tc>
        <w:tcPr>
          <w:tcW w:w="3360" w:type="dxa"/>
        </w:tcPr>
        <w:p w14:paraId="778106AA" w14:textId="31950AF3" w:rsidR="63B5DFD1" w:rsidRDefault="63B5DFD1" w:rsidP="63B5DFD1">
          <w:pPr>
            <w:pStyle w:val="Header"/>
            <w:ind w:left="-115"/>
          </w:pPr>
        </w:p>
      </w:tc>
      <w:tc>
        <w:tcPr>
          <w:tcW w:w="3360" w:type="dxa"/>
        </w:tcPr>
        <w:p w14:paraId="3BDF4153" w14:textId="2927EC64" w:rsidR="63B5DFD1" w:rsidRDefault="63B5DFD1" w:rsidP="63B5DFD1">
          <w:pPr>
            <w:pStyle w:val="Header"/>
            <w:jc w:val="center"/>
          </w:pPr>
        </w:p>
      </w:tc>
      <w:tc>
        <w:tcPr>
          <w:tcW w:w="3360" w:type="dxa"/>
        </w:tcPr>
        <w:p w14:paraId="47A5A45F" w14:textId="67E8A6C2" w:rsidR="63B5DFD1" w:rsidRDefault="63B5DFD1" w:rsidP="63B5DFD1">
          <w:pPr>
            <w:pStyle w:val="Header"/>
            <w:ind w:right="-115"/>
            <w:jc w:val="right"/>
          </w:pPr>
        </w:p>
      </w:tc>
    </w:tr>
  </w:tbl>
  <w:p w14:paraId="16976583" w14:textId="41FAC8CF" w:rsidR="63B5DFD1" w:rsidRDefault="63B5DFD1" w:rsidP="63B5DFD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7D157C30" w14:textId="77777777" w:rsidTr="63B5DFD1">
      <w:trPr>
        <w:trHeight w:val="300"/>
      </w:trPr>
      <w:tc>
        <w:tcPr>
          <w:tcW w:w="3360" w:type="dxa"/>
        </w:tcPr>
        <w:p w14:paraId="68E44757" w14:textId="1EFABB16" w:rsidR="63B5DFD1" w:rsidRDefault="63B5DFD1" w:rsidP="63B5DFD1">
          <w:pPr>
            <w:pStyle w:val="Header"/>
            <w:ind w:left="-115"/>
          </w:pPr>
        </w:p>
      </w:tc>
      <w:tc>
        <w:tcPr>
          <w:tcW w:w="3360" w:type="dxa"/>
        </w:tcPr>
        <w:p w14:paraId="48F0C1CC" w14:textId="63AF8437" w:rsidR="63B5DFD1" w:rsidRDefault="63B5DFD1" w:rsidP="63B5DFD1">
          <w:pPr>
            <w:pStyle w:val="Header"/>
            <w:jc w:val="center"/>
          </w:pPr>
        </w:p>
      </w:tc>
      <w:tc>
        <w:tcPr>
          <w:tcW w:w="3360" w:type="dxa"/>
        </w:tcPr>
        <w:p w14:paraId="3427EA73" w14:textId="187AFE85" w:rsidR="63B5DFD1" w:rsidRDefault="63B5DFD1" w:rsidP="63B5DFD1">
          <w:pPr>
            <w:pStyle w:val="Header"/>
            <w:ind w:right="-115"/>
            <w:jc w:val="right"/>
          </w:pPr>
        </w:p>
      </w:tc>
    </w:tr>
  </w:tbl>
  <w:p w14:paraId="7FED8C35" w14:textId="662850C9" w:rsidR="63B5DFD1" w:rsidRDefault="63B5DFD1" w:rsidP="63B5DFD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3408456" w14:textId="77777777" w:rsidTr="63B5DFD1">
      <w:trPr>
        <w:trHeight w:val="300"/>
      </w:trPr>
      <w:tc>
        <w:tcPr>
          <w:tcW w:w="3360" w:type="dxa"/>
        </w:tcPr>
        <w:p w14:paraId="53E29D0A" w14:textId="17BA5E2F" w:rsidR="63B5DFD1" w:rsidRDefault="63B5DFD1" w:rsidP="63B5DFD1">
          <w:pPr>
            <w:pStyle w:val="Header"/>
            <w:ind w:left="-115"/>
          </w:pPr>
        </w:p>
      </w:tc>
      <w:tc>
        <w:tcPr>
          <w:tcW w:w="3360" w:type="dxa"/>
        </w:tcPr>
        <w:p w14:paraId="3F27070F" w14:textId="00B87122" w:rsidR="63B5DFD1" w:rsidRDefault="63B5DFD1" w:rsidP="63B5DFD1">
          <w:pPr>
            <w:pStyle w:val="Header"/>
            <w:jc w:val="center"/>
          </w:pPr>
        </w:p>
      </w:tc>
      <w:tc>
        <w:tcPr>
          <w:tcW w:w="3360" w:type="dxa"/>
        </w:tcPr>
        <w:p w14:paraId="1766CDB8" w14:textId="2C3C9AEF" w:rsidR="63B5DFD1" w:rsidRDefault="63B5DFD1" w:rsidP="63B5DFD1">
          <w:pPr>
            <w:pStyle w:val="Header"/>
            <w:ind w:right="-115"/>
            <w:jc w:val="right"/>
          </w:pPr>
        </w:p>
      </w:tc>
    </w:tr>
  </w:tbl>
  <w:p w14:paraId="435446F5" w14:textId="61A9AF70" w:rsidR="63B5DFD1" w:rsidRDefault="63B5DFD1" w:rsidP="63B5DFD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A3E375F" w14:textId="77777777" w:rsidTr="63B5DFD1">
      <w:trPr>
        <w:trHeight w:val="300"/>
      </w:trPr>
      <w:tc>
        <w:tcPr>
          <w:tcW w:w="3360" w:type="dxa"/>
        </w:tcPr>
        <w:p w14:paraId="6F426327" w14:textId="20E52A0B" w:rsidR="63B5DFD1" w:rsidRDefault="63B5DFD1" w:rsidP="63B5DFD1">
          <w:pPr>
            <w:pStyle w:val="Header"/>
            <w:ind w:left="-115"/>
          </w:pPr>
        </w:p>
      </w:tc>
      <w:tc>
        <w:tcPr>
          <w:tcW w:w="3360" w:type="dxa"/>
        </w:tcPr>
        <w:p w14:paraId="0191BA87" w14:textId="026510C4" w:rsidR="63B5DFD1" w:rsidRDefault="63B5DFD1" w:rsidP="63B5DFD1">
          <w:pPr>
            <w:pStyle w:val="Header"/>
            <w:jc w:val="center"/>
          </w:pPr>
        </w:p>
      </w:tc>
      <w:tc>
        <w:tcPr>
          <w:tcW w:w="3360" w:type="dxa"/>
        </w:tcPr>
        <w:p w14:paraId="0978B58D" w14:textId="3A145899" w:rsidR="63B5DFD1" w:rsidRDefault="63B5DFD1" w:rsidP="63B5DFD1">
          <w:pPr>
            <w:pStyle w:val="Header"/>
            <w:ind w:right="-115"/>
            <w:jc w:val="right"/>
          </w:pPr>
        </w:p>
      </w:tc>
    </w:tr>
  </w:tbl>
  <w:p w14:paraId="787278EB" w14:textId="047CBF98" w:rsidR="63B5DFD1" w:rsidRDefault="63B5DFD1" w:rsidP="63B5DFD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B5A06E4" w14:textId="77777777" w:rsidTr="63B5DFD1">
      <w:trPr>
        <w:trHeight w:val="300"/>
      </w:trPr>
      <w:tc>
        <w:tcPr>
          <w:tcW w:w="3360" w:type="dxa"/>
        </w:tcPr>
        <w:p w14:paraId="63032866" w14:textId="78182C40" w:rsidR="63B5DFD1" w:rsidRDefault="63B5DFD1" w:rsidP="63B5DFD1">
          <w:pPr>
            <w:pStyle w:val="Header"/>
            <w:ind w:left="-115"/>
          </w:pPr>
        </w:p>
      </w:tc>
      <w:tc>
        <w:tcPr>
          <w:tcW w:w="3360" w:type="dxa"/>
        </w:tcPr>
        <w:p w14:paraId="6A411162" w14:textId="0A78FA87" w:rsidR="63B5DFD1" w:rsidRDefault="63B5DFD1" w:rsidP="63B5DFD1">
          <w:pPr>
            <w:pStyle w:val="Header"/>
            <w:jc w:val="center"/>
          </w:pPr>
        </w:p>
      </w:tc>
      <w:tc>
        <w:tcPr>
          <w:tcW w:w="3360" w:type="dxa"/>
        </w:tcPr>
        <w:p w14:paraId="09B0203A" w14:textId="57FBC483" w:rsidR="63B5DFD1" w:rsidRDefault="63B5DFD1" w:rsidP="63B5DFD1">
          <w:pPr>
            <w:pStyle w:val="Header"/>
            <w:ind w:right="-115"/>
            <w:jc w:val="right"/>
          </w:pPr>
        </w:p>
      </w:tc>
    </w:tr>
  </w:tbl>
  <w:p w14:paraId="43184BAD" w14:textId="0D19B019" w:rsidR="63B5DFD1" w:rsidRDefault="63B5DFD1" w:rsidP="63B5DFD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C0EAC41" w14:textId="77777777" w:rsidTr="63B5DFD1">
      <w:trPr>
        <w:trHeight w:val="300"/>
      </w:trPr>
      <w:tc>
        <w:tcPr>
          <w:tcW w:w="3360" w:type="dxa"/>
        </w:tcPr>
        <w:p w14:paraId="28B0599C" w14:textId="4F578698" w:rsidR="63B5DFD1" w:rsidRDefault="63B5DFD1" w:rsidP="63B5DFD1">
          <w:pPr>
            <w:pStyle w:val="Header"/>
            <w:ind w:left="-115"/>
          </w:pPr>
        </w:p>
      </w:tc>
      <w:tc>
        <w:tcPr>
          <w:tcW w:w="3360" w:type="dxa"/>
        </w:tcPr>
        <w:p w14:paraId="019F59FA" w14:textId="5CC865DE" w:rsidR="63B5DFD1" w:rsidRDefault="63B5DFD1" w:rsidP="63B5DFD1">
          <w:pPr>
            <w:pStyle w:val="Header"/>
            <w:jc w:val="center"/>
          </w:pPr>
        </w:p>
      </w:tc>
      <w:tc>
        <w:tcPr>
          <w:tcW w:w="3360" w:type="dxa"/>
        </w:tcPr>
        <w:p w14:paraId="015E17E2" w14:textId="5DF7CCE3" w:rsidR="63B5DFD1" w:rsidRDefault="63B5DFD1" w:rsidP="63B5DFD1">
          <w:pPr>
            <w:pStyle w:val="Header"/>
            <w:ind w:right="-115"/>
            <w:jc w:val="right"/>
          </w:pPr>
        </w:p>
      </w:tc>
    </w:tr>
  </w:tbl>
  <w:p w14:paraId="136D817A" w14:textId="0291E3C5" w:rsidR="63B5DFD1" w:rsidRDefault="63B5DFD1" w:rsidP="63B5DFD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448F261" w14:textId="77777777" w:rsidTr="63B5DFD1">
      <w:trPr>
        <w:trHeight w:val="300"/>
      </w:trPr>
      <w:tc>
        <w:tcPr>
          <w:tcW w:w="3360" w:type="dxa"/>
        </w:tcPr>
        <w:p w14:paraId="5CBF8B2F" w14:textId="73484097" w:rsidR="63B5DFD1" w:rsidRDefault="63B5DFD1" w:rsidP="63B5DFD1">
          <w:pPr>
            <w:pStyle w:val="Header"/>
            <w:ind w:left="-115"/>
          </w:pPr>
        </w:p>
      </w:tc>
      <w:tc>
        <w:tcPr>
          <w:tcW w:w="3360" w:type="dxa"/>
        </w:tcPr>
        <w:p w14:paraId="72781195" w14:textId="733C5795" w:rsidR="63B5DFD1" w:rsidRDefault="63B5DFD1" w:rsidP="63B5DFD1">
          <w:pPr>
            <w:pStyle w:val="Header"/>
            <w:jc w:val="center"/>
          </w:pPr>
        </w:p>
      </w:tc>
      <w:tc>
        <w:tcPr>
          <w:tcW w:w="3360" w:type="dxa"/>
        </w:tcPr>
        <w:p w14:paraId="041B32B6" w14:textId="624AF397" w:rsidR="63B5DFD1" w:rsidRDefault="63B5DFD1" w:rsidP="63B5DFD1">
          <w:pPr>
            <w:pStyle w:val="Header"/>
            <w:ind w:right="-115"/>
            <w:jc w:val="right"/>
          </w:pPr>
        </w:p>
      </w:tc>
    </w:tr>
  </w:tbl>
  <w:p w14:paraId="6501D198" w14:textId="50F838FE" w:rsidR="63B5DFD1" w:rsidRDefault="63B5DFD1" w:rsidP="63B5DFD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DA627EF" w14:textId="77777777" w:rsidTr="63B5DFD1">
      <w:trPr>
        <w:trHeight w:val="300"/>
      </w:trPr>
      <w:tc>
        <w:tcPr>
          <w:tcW w:w="3360" w:type="dxa"/>
        </w:tcPr>
        <w:p w14:paraId="447F9412" w14:textId="4B8B70C5" w:rsidR="63B5DFD1" w:rsidRDefault="63B5DFD1" w:rsidP="63B5DFD1">
          <w:pPr>
            <w:pStyle w:val="Header"/>
            <w:ind w:left="-115"/>
          </w:pPr>
        </w:p>
      </w:tc>
      <w:tc>
        <w:tcPr>
          <w:tcW w:w="3360" w:type="dxa"/>
        </w:tcPr>
        <w:p w14:paraId="582DE3BD" w14:textId="675A1EE4" w:rsidR="63B5DFD1" w:rsidRDefault="63B5DFD1" w:rsidP="63B5DFD1">
          <w:pPr>
            <w:pStyle w:val="Header"/>
            <w:jc w:val="center"/>
          </w:pPr>
        </w:p>
      </w:tc>
      <w:tc>
        <w:tcPr>
          <w:tcW w:w="3360" w:type="dxa"/>
        </w:tcPr>
        <w:p w14:paraId="4CE7C119" w14:textId="02B85AD3" w:rsidR="63B5DFD1" w:rsidRDefault="63B5DFD1" w:rsidP="63B5DFD1">
          <w:pPr>
            <w:pStyle w:val="Header"/>
            <w:ind w:right="-115"/>
            <w:jc w:val="right"/>
          </w:pPr>
        </w:p>
      </w:tc>
    </w:tr>
  </w:tbl>
  <w:p w14:paraId="3393F0A0" w14:textId="6F792C44" w:rsidR="63B5DFD1" w:rsidRDefault="63B5DFD1" w:rsidP="63B5DFD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EBCA179" w14:textId="77777777" w:rsidTr="63B5DFD1">
      <w:trPr>
        <w:trHeight w:val="300"/>
      </w:trPr>
      <w:tc>
        <w:tcPr>
          <w:tcW w:w="3360" w:type="dxa"/>
        </w:tcPr>
        <w:p w14:paraId="0E535CD5" w14:textId="63AD9EA6" w:rsidR="63B5DFD1" w:rsidRDefault="63B5DFD1" w:rsidP="63B5DFD1">
          <w:pPr>
            <w:pStyle w:val="Header"/>
            <w:ind w:left="-115"/>
          </w:pPr>
        </w:p>
      </w:tc>
      <w:tc>
        <w:tcPr>
          <w:tcW w:w="3360" w:type="dxa"/>
        </w:tcPr>
        <w:p w14:paraId="61759847" w14:textId="28688DF4" w:rsidR="63B5DFD1" w:rsidRDefault="63B5DFD1" w:rsidP="63B5DFD1">
          <w:pPr>
            <w:pStyle w:val="Header"/>
            <w:jc w:val="center"/>
          </w:pPr>
        </w:p>
      </w:tc>
      <w:tc>
        <w:tcPr>
          <w:tcW w:w="3360" w:type="dxa"/>
        </w:tcPr>
        <w:p w14:paraId="0A30C0CC" w14:textId="733C1F7D" w:rsidR="63B5DFD1" w:rsidRDefault="63B5DFD1" w:rsidP="63B5DFD1">
          <w:pPr>
            <w:pStyle w:val="Header"/>
            <w:ind w:right="-115"/>
            <w:jc w:val="right"/>
          </w:pPr>
        </w:p>
      </w:tc>
    </w:tr>
  </w:tbl>
  <w:p w14:paraId="593175D7" w14:textId="5B088B86" w:rsidR="63B5DFD1" w:rsidRDefault="63B5DFD1" w:rsidP="63B5DFD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F0D242A" w14:textId="77777777" w:rsidTr="63B5DFD1">
      <w:trPr>
        <w:trHeight w:val="300"/>
      </w:trPr>
      <w:tc>
        <w:tcPr>
          <w:tcW w:w="3360" w:type="dxa"/>
        </w:tcPr>
        <w:p w14:paraId="04632B38" w14:textId="66A3DD5B" w:rsidR="63B5DFD1" w:rsidRDefault="63B5DFD1" w:rsidP="63B5DFD1">
          <w:pPr>
            <w:pStyle w:val="Header"/>
            <w:ind w:left="-115"/>
          </w:pPr>
        </w:p>
      </w:tc>
      <w:tc>
        <w:tcPr>
          <w:tcW w:w="3360" w:type="dxa"/>
        </w:tcPr>
        <w:p w14:paraId="4D9C2D9C" w14:textId="18D38A61" w:rsidR="63B5DFD1" w:rsidRDefault="63B5DFD1" w:rsidP="63B5DFD1">
          <w:pPr>
            <w:pStyle w:val="Header"/>
            <w:jc w:val="center"/>
          </w:pPr>
        </w:p>
      </w:tc>
      <w:tc>
        <w:tcPr>
          <w:tcW w:w="3360" w:type="dxa"/>
        </w:tcPr>
        <w:p w14:paraId="51C56FC4" w14:textId="593F6B40" w:rsidR="63B5DFD1" w:rsidRDefault="63B5DFD1" w:rsidP="63B5DFD1">
          <w:pPr>
            <w:pStyle w:val="Header"/>
            <w:ind w:right="-115"/>
            <w:jc w:val="right"/>
          </w:pPr>
        </w:p>
      </w:tc>
    </w:tr>
  </w:tbl>
  <w:p w14:paraId="4638D63F" w14:textId="62969148" w:rsidR="63B5DFD1" w:rsidRDefault="63B5DFD1" w:rsidP="63B5DFD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139F1FEC" w14:textId="77777777" w:rsidTr="63B5DFD1">
      <w:trPr>
        <w:trHeight w:val="300"/>
      </w:trPr>
      <w:tc>
        <w:tcPr>
          <w:tcW w:w="3360" w:type="dxa"/>
        </w:tcPr>
        <w:p w14:paraId="5A49B3C7" w14:textId="2C19E9CC" w:rsidR="63B5DFD1" w:rsidRDefault="63B5DFD1" w:rsidP="63B5DFD1">
          <w:pPr>
            <w:pStyle w:val="Header"/>
            <w:ind w:left="-115"/>
          </w:pPr>
        </w:p>
      </w:tc>
      <w:tc>
        <w:tcPr>
          <w:tcW w:w="3360" w:type="dxa"/>
        </w:tcPr>
        <w:p w14:paraId="1FF2DD87" w14:textId="011988DD" w:rsidR="63B5DFD1" w:rsidRDefault="63B5DFD1" w:rsidP="63B5DFD1">
          <w:pPr>
            <w:pStyle w:val="Header"/>
            <w:jc w:val="center"/>
          </w:pPr>
        </w:p>
      </w:tc>
      <w:tc>
        <w:tcPr>
          <w:tcW w:w="3360" w:type="dxa"/>
        </w:tcPr>
        <w:p w14:paraId="70229FE8" w14:textId="5936FA59" w:rsidR="63B5DFD1" w:rsidRDefault="63B5DFD1" w:rsidP="63B5DFD1">
          <w:pPr>
            <w:pStyle w:val="Header"/>
            <w:ind w:right="-115"/>
            <w:jc w:val="right"/>
          </w:pPr>
        </w:p>
      </w:tc>
    </w:tr>
  </w:tbl>
  <w:p w14:paraId="6640B045" w14:textId="67309039" w:rsidR="63B5DFD1" w:rsidRDefault="63B5DFD1" w:rsidP="63B5DFD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B2A0648" w14:textId="77777777" w:rsidTr="63B5DFD1">
      <w:trPr>
        <w:trHeight w:val="300"/>
      </w:trPr>
      <w:tc>
        <w:tcPr>
          <w:tcW w:w="3360" w:type="dxa"/>
        </w:tcPr>
        <w:p w14:paraId="30C01119" w14:textId="6CBCBCAE" w:rsidR="63B5DFD1" w:rsidRDefault="63B5DFD1" w:rsidP="63B5DFD1">
          <w:pPr>
            <w:pStyle w:val="Header"/>
            <w:ind w:left="-115"/>
          </w:pPr>
        </w:p>
      </w:tc>
      <w:tc>
        <w:tcPr>
          <w:tcW w:w="3360" w:type="dxa"/>
        </w:tcPr>
        <w:p w14:paraId="66F1A2CD" w14:textId="362AFD79" w:rsidR="63B5DFD1" w:rsidRDefault="63B5DFD1" w:rsidP="63B5DFD1">
          <w:pPr>
            <w:pStyle w:val="Header"/>
            <w:jc w:val="center"/>
          </w:pPr>
        </w:p>
      </w:tc>
      <w:tc>
        <w:tcPr>
          <w:tcW w:w="3360" w:type="dxa"/>
        </w:tcPr>
        <w:p w14:paraId="02715007" w14:textId="38C7101C" w:rsidR="63B5DFD1" w:rsidRDefault="63B5DFD1" w:rsidP="63B5DFD1">
          <w:pPr>
            <w:pStyle w:val="Header"/>
            <w:ind w:right="-115"/>
            <w:jc w:val="right"/>
          </w:pPr>
        </w:p>
      </w:tc>
    </w:tr>
  </w:tbl>
  <w:p w14:paraId="4D2DC7A8" w14:textId="6B5BB400" w:rsidR="63B5DFD1" w:rsidRDefault="63B5DFD1" w:rsidP="63B5DFD1">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6432463" w14:textId="77777777" w:rsidTr="63B5DFD1">
      <w:trPr>
        <w:trHeight w:val="300"/>
      </w:trPr>
      <w:tc>
        <w:tcPr>
          <w:tcW w:w="3360" w:type="dxa"/>
        </w:tcPr>
        <w:p w14:paraId="75B885B6" w14:textId="182629B8" w:rsidR="63B5DFD1" w:rsidRDefault="63B5DFD1" w:rsidP="63B5DFD1">
          <w:pPr>
            <w:pStyle w:val="Header"/>
            <w:ind w:left="-115"/>
          </w:pPr>
        </w:p>
      </w:tc>
      <w:tc>
        <w:tcPr>
          <w:tcW w:w="3360" w:type="dxa"/>
        </w:tcPr>
        <w:p w14:paraId="14AD676F" w14:textId="46C995D3" w:rsidR="63B5DFD1" w:rsidRDefault="63B5DFD1" w:rsidP="63B5DFD1">
          <w:pPr>
            <w:pStyle w:val="Header"/>
            <w:jc w:val="center"/>
          </w:pPr>
        </w:p>
      </w:tc>
      <w:tc>
        <w:tcPr>
          <w:tcW w:w="3360" w:type="dxa"/>
        </w:tcPr>
        <w:p w14:paraId="2C25D6FE" w14:textId="210D7632" w:rsidR="63B5DFD1" w:rsidRDefault="63B5DFD1" w:rsidP="63B5DFD1">
          <w:pPr>
            <w:pStyle w:val="Header"/>
            <w:ind w:right="-115"/>
            <w:jc w:val="right"/>
          </w:pPr>
        </w:p>
      </w:tc>
    </w:tr>
  </w:tbl>
  <w:p w14:paraId="1B364D87" w14:textId="25E3FE90" w:rsidR="63B5DFD1" w:rsidRDefault="63B5DFD1" w:rsidP="63B5DFD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71F18EDA" w14:textId="77777777" w:rsidTr="63B5DFD1">
      <w:trPr>
        <w:trHeight w:val="300"/>
      </w:trPr>
      <w:tc>
        <w:tcPr>
          <w:tcW w:w="3360" w:type="dxa"/>
        </w:tcPr>
        <w:p w14:paraId="3319630F" w14:textId="69C5051F" w:rsidR="63B5DFD1" w:rsidRDefault="63B5DFD1" w:rsidP="63B5DFD1">
          <w:pPr>
            <w:pStyle w:val="Header"/>
            <w:ind w:left="-115"/>
          </w:pPr>
        </w:p>
      </w:tc>
      <w:tc>
        <w:tcPr>
          <w:tcW w:w="3360" w:type="dxa"/>
        </w:tcPr>
        <w:p w14:paraId="32CB43F2" w14:textId="2152CF61" w:rsidR="63B5DFD1" w:rsidRDefault="63B5DFD1" w:rsidP="63B5DFD1">
          <w:pPr>
            <w:pStyle w:val="Header"/>
            <w:jc w:val="center"/>
          </w:pPr>
        </w:p>
      </w:tc>
      <w:tc>
        <w:tcPr>
          <w:tcW w:w="3360" w:type="dxa"/>
        </w:tcPr>
        <w:p w14:paraId="5835CCFF" w14:textId="66005070" w:rsidR="63B5DFD1" w:rsidRDefault="63B5DFD1" w:rsidP="63B5DFD1">
          <w:pPr>
            <w:pStyle w:val="Header"/>
            <w:ind w:right="-115"/>
            <w:jc w:val="right"/>
          </w:pPr>
        </w:p>
      </w:tc>
    </w:tr>
  </w:tbl>
  <w:p w14:paraId="54714C57" w14:textId="38A365EC" w:rsidR="63B5DFD1" w:rsidRDefault="63B5DFD1" w:rsidP="63B5DFD1">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7934ED37" w14:textId="77777777" w:rsidTr="63B5DFD1">
      <w:trPr>
        <w:trHeight w:val="300"/>
      </w:trPr>
      <w:tc>
        <w:tcPr>
          <w:tcW w:w="3360" w:type="dxa"/>
        </w:tcPr>
        <w:p w14:paraId="556249E7" w14:textId="4FED1DC7" w:rsidR="63B5DFD1" w:rsidRDefault="63B5DFD1" w:rsidP="63B5DFD1">
          <w:pPr>
            <w:pStyle w:val="Header"/>
            <w:ind w:left="-115"/>
          </w:pPr>
        </w:p>
      </w:tc>
      <w:tc>
        <w:tcPr>
          <w:tcW w:w="3360" w:type="dxa"/>
        </w:tcPr>
        <w:p w14:paraId="5547DBD1" w14:textId="5D237CF5" w:rsidR="63B5DFD1" w:rsidRDefault="63B5DFD1" w:rsidP="63B5DFD1">
          <w:pPr>
            <w:pStyle w:val="Header"/>
            <w:jc w:val="center"/>
          </w:pPr>
        </w:p>
      </w:tc>
      <w:tc>
        <w:tcPr>
          <w:tcW w:w="3360" w:type="dxa"/>
        </w:tcPr>
        <w:p w14:paraId="6835DEAB" w14:textId="0006F512" w:rsidR="63B5DFD1" w:rsidRDefault="63B5DFD1" w:rsidP="63B5DFD1">
          <w:pPr>
            <w:pStyle w:val="Header"/>
            <w:ind w:right="-115"/>
            <w:jc w:val="right"/>
          </w:pPr>
        </w:p>
      </w:tc>
    </w:tr>
  </w:tbl>
  <w:p w14:paraId="55B05BE7" w14:textId="183BA7D7" w:rsidR="63B5DFD1" w:rsidRDefault="63B5DFD1" w:rsidP="63B5DFD1">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7C86DC5" w14:textId="77777777" w:rsidTr="63B5DFD1">
      <w:trPr>
        <w:trHeight w:val="300"/>
      </w:trPr>
      <w:tc>
        <w:tcPr>
          <w:tcW w:w="3360" w:type="dxa"/>
        </w:tcPr>
        <w:p w14:paraId="2D82F5C6" w14:textId="14664D3D" w:rsidR="63B5DFD1" w:rsidRDefault="63B5DFD1" w:rsidP="63B5DFD1">
          <w:pPr>
            <w:pStyle w:val="Header"/>
            <w:ind w:left="-115"/>
          </w:pPr>
        </w:p>
      </w:tc>
      <w:tc>
        <w:tcPr>
          <w:tcW w:w="3360" w:type="dxa"/>
        </w:tcPr>
        <w:p w14:paraId="5867DE1B" w14:textId="618F22F1" w:rsidR="63B5DFD1" w:rsidRDefault="63B5DFD1" w:rsidP="63B5DFD1">
          <w:pPr>
            <w:pStyle w:val="Header"/>
            <w:jc w:val="center"/>
          </w:pPr>
        </w:p>
      </w:tc>
      <w:tc>
        <w:tcPr>
          <w:tcW w:w="3360" w:type="dxa"/>
        </w:tcPr>
        <w:p w14:paraId="1EED60F0" w14:textId="0B6FFA3B" w:rsidR="63B5DFD1" w:rsidRDefault="63B5DFD1" w:rsidP="63B5DFD1">
          <w:pPr>
            <w:pStyle w:val="Header"/>
            <w:ind w:right="-115"/>
            <w:jc w:val="right"/>
          </w:pPr>
        </w:p>
      </w:tc>
    </w:tr>
  </w:tbl>
  <w:p w14:paraId="78D85F76" w14:textId="5491C3C9" w:rsidR="63B5DFD1" w:rsidRDefault="63B5DFD1" w:rsidP="63B5DFD1">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6D38A3B8" w14:textId="77777777" w:rsidTr="63B5DFD1">
      <w:trPr>
        <w:trHeight w:val="300"/>
      </w:trPr>
      <w:tc>
        <w:tcPr>
          <w:tcW w:w="3360" w:type="dxa"/>
        </w:tcPr>
        <w:p w14:paraId="7912CC13" w14:textId="0EC44E36" w:rsidR="63B5DFD1" w:rsidRDefault="63B5DFD1" w:rsidP="63B5DFD1">
          <w:pPr>
            <w:pStyle w:val="Header"/>
            <w:ind w:left="-115"/>
          </w:pPr>
        </w:p>
      </w:tc>
      <w:tc>
        <w:tcPr>
          <w:tcW w:w="3360" w:type="dxa"/>
        </w:tcPr>
        <w:p w14:paraId="1A78A2EC" w14:textId="2163EDB5" w:rsidR="63B5DFD1" w:rsidRDefault="63B5DFD1" w:rsidP="63B5DFD1">
          <w:pPr>
            <w:pStyle w:val="Header"/>
            <w:jc w:val="center"/>
          </w:pPr>
        </w:p>
      </w:tc>
      <w:tc>
        <w:tcPr>
          <w:tcW w:w="3360" w:type="dxa"/>
        </w:tcPr>
        <w:p w14:paraId="469588BC" w14:textId="188415C8" w:rsidR="63B5DFD1" w:rsidRDefault="63B5DFD1" w:rsidP="63B5DFD1">
          <w:pPr>
            <w:pStyle w:val="Header"/>
            <w:ind w:right="-115"/>
            <w:jc w:val="right"/>
          </w:pPr>
        </w:p>
      </w:tc>
    </w:tr>
  </w:tbl>
  <w:p w14:paraId="5C07A124" w14:textId="15DDAC3F" w:rsidR="63B5DFD1" w:rsidRDefault="63B5DFD1" w:rsidP="63B5DFD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29D6740B" w14:textId="77777777" w:rsidTr="63B5DFD1">
      <w:trPr>
        <w:trHeight w:val="300"/>
      </w:trPr>
      <w:tc>
        <w:tcPr>
          <w:tcW w:w="3360" w:type="dxa"/>
        </w:tcPr>
        <w:p w14:paraId="139FE625" w14:textId="6150AAB6" w:rsidR="63B5DFD1" w:rsidRDefault="63B5DFD1" w:rsidP="63B5DFD1">
          <w:pPr>
            <w:pStyle w:val="Header"/>
            <w:ind w:left="-115"/>
          </w:pPr>
        </w:p>
      </w:tc>
      <w:tc>
        <w:tcPr>
          <w:tcW w:w="3360" w:type="dxa"/>
        </w:tcPr>
        <w:p w14:paraId="3D85ABE8" w14:textId="2750E76C" w:rsidR="63B5DFD1" w:rsidRDefault="63B5DFD1" w:rsidP="63B5DFD1">
          <w:pPr>
            <w:pStyle w:val="Header"/>
            <w:jc w:val="center"/>
          </w:pPr>
        </w:p>
      </w:tc>
      <w:tc>
        <w:tcPr>
          <w:tcW w:w="3360" w:type="dxa"/>
        </w:tcPr>
        <w:p w14:paraId="18F8B826" w14:textId="7C623290" w:rsidR="63B5DFD1" w:rsidRDefault="63B5DFD1" w:rsidP="63B5DFD1">
          <w:pPr>
            <w:pStyle w:val="Header"/>
            <w:ind w:right="-115"/>
            <w:jc w:val="right"/>
          </w:pPr>
        </w:p>
      </w:tc>
    </w:tr>
  </w:tbl>
  <w:p w14:paraId="7C2D8255" w14:textId="629E3968" w:rsidR="63B5DFD1" w:rsidRDefault="63B5DFD1" w:rsidP="63B5DFD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A83526E" w14:textId="77777777" w:rsidTr="63B5DFD1">
      <w:trPr>
        <w:trHeight w:val="300"/>
      </w:trPr>
      <w:tc>
        <w:tcPr>
          <w:tcW w:w="3360" w:type="dxa"/>
        </w:tcPr>
        <w:p w14:paraId="5404A79C" w14:textId="6D738A68" w:rsidR="63B5DFD1" w:rsidRDefault="63B5DFD1" w:rsidP="63B5DFD1">
          <w:pPr>
            <w:pStyle w:val="Header"/>
            <w:ind w:left="-115"/>
          </w:pPr>
        </w:p>
      </w:tc>
      <w:tc>
        <w:tcPr>
          <w:tcW w:w="3360" w:type="dxa"/>
        </w:tcPr>
        <w:p w14:paraId="5C163129" w14:textId="685A1022" w:rsidR="63B5DFD1" w:rsidRDefault="63B5DFD1" w:rsidP="63B5DFD1">
          <w:pPr>
            <w:pStyle w:val="Header"/>
            <w:jc w:val="center"/>
          </w:pPr>
        </w:p>
      </w:tc>
      <w:tc>
        <w:tcPr>
          <w:tcW w:w="3360" w:type="dxa"/>
        </w:tcPr>
        <w:p w14:paraId="7B570D03" w14:textId="792C7F21" w:rsidR="63B5DFD1" w:rsidRDefault="63B5DFD1" w:rsidP="63B5DFD1">
          <w:pPr>
            <w:pStyle w:val="Header"/>
            <w:ind w:right="-115"/>
            <w:jc w:val="right"/>
          </w:pPr>
        </w:p>
      </w:tc>
    </w:tr>
  </w:tbl>
  <w:p w14:paraId="46337848" w14:textId="56818019" w:rsidR="63B5DFD1" w:rsidRDefault="63B5DFD1" w:rsidP="63B5DFD1">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A53AB29" w14:textId="77777777" w:rsidTr="63B5DFD1">
      <w:trPr>
        <w:trHeight w:val="300"/>
      </w:trPr>
      <w:tc>
        <w:tcPr>
          <w:tcW w:w="3360" w:type="dxa"/>
        </w:tcPr>
        <w:p w14:paraId="125A4C7A" w14:textId="1AB5B266" w:rsidR="63B5DFD1" w:rsidRDefault="63B5DFD1" w:rsidP="63B5DFD1">
          <w:pPr>
            <w:pStyle w:val="Header"/>
            <w:ind w:left="-115"/>
          </w:pPr>
        </w:p>
      </w:tc>
      <w:tc>
        <w:tcPr>
          <w:tcW w:w="3360" w:type="dxa"/>
        </w:tcPr>
        <w:p w14:paraId="0280EA80" w14:textId="611A3F89" w:rsidR="63B5DFD1" w:rsidRDefault="63B5DFD1" w:rsidP="63B5DFD1">
          <w:pPr>
            <w:pStyle w:val="Header"/>
            <w:jc w:val="center"/>
          </w:pPr>
        </w:p>
      </w:tc>
      <w:tc>
        <w:tcPr>
          <w:tcW w:w="3360" w:type="dxa"/>
        </w:tcPr>
        <w:p w14:paraId="581A8103" w14:textId="572AB86E" w:rsidR="63B5DFD1" w:rsidRDefault="63B5DFD1" w:rsidP="63B5DFD1">
          <w:pPr>
            <w:pStyle w:val="Header"/>
            <w:ind w:right="-115"/>
            <w:jc w:val="right"/>
          </w:pPr>
        </w:p>
      </w:tc>
    </w:tr>
  </w:tbl>
  <w:p w14:paraId="05ED8245" w14:textId="1FED15D5" w:rsidR="63B5DFD1" w:rsidRDefault="63B5DFD1" w:rsidP="63B5DFD1">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002FA1A" w14:textId="77777777" w:rsidTr="63B5DFD1">
      <w:trPr>
        <w:trHeight w:val="300"/>
      </w:trPr>
      <w:tc>
        <w:tcPr>
          <w:tcW w:w="3360" w:type="dxa"/>
        </w:tcPr>
        <w:p w14:paraId="0B849324" w14:textId="69848864" w:rsidR="63B5DFD1" w:rsidRDefault="63B5DFD1" w:rsidP="63B5DFD1">
          <w:pPr>
            <w:pStyle w:val="Header"/>
            <w:ind w:left="-115"/>
          </w:pPr>
        </w:p>
      </w:tc>
      <w:tc>
        <w:tcPr>
          <w:tcW w:w="3360" w:type="dxa"/>
        </w:tcPr>
        <w:p w14:paraId="07F47FF1" w14:textId="21651B62" w:rsidR="63B5DFD1" w:rsidRDefault="63B5DFD1" w:rsidP="63B5DFD1">
          <w:pPr>
            <w:pStyle w:val="Header"/>
            <w:jc w:val="center"/>
          </w:pPr>
        </w:p>
      </w:tc>
      <w:tc>
        <w:tcPr>
          <w:tcW w:w="3360" w:type="dxa"/>
        </w:tcPr>
        <w:p w14:paraId="49FE4850" w14:textId="4652389E" w:rsidR="63B5DFD1" w:rsidRDefault="63B5DFD1" w:rsidP="63B5DFD1">
          <w:pPr>
            <w:pStyle w:val="Header"/>
            <w:ind w:right="-115"/>
            <w:jc w:val="right"/>
          </w:pPr>
        </w:p>
      </w:tc>
    </w:tr>
  </w:tbl>
  <w:p w14:paraId="22CADA0D" w14:textId="56D0932E" w:rsidR="63B5DFD1" w:rsidRDefault="63B5DFD1" w:rsidP="63B5DFD1">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03E68A3" w14:textId="77777777" w:rsidTr="63B5DFD1">
      <w:trPr>
        <w:trHeight w:val="300"/>
      </w:trPr>
      <w:tc>
        <w:tcPr>
          <w:tcW w:w="3360" w:type="dxa"/>
        </w:tcPr>
        <w:p w14:paraId="5ADEF7C6" w14:textId="0EF5BEC9" w:rsidR="63B5DFD1" w:rsidRDefault="63B5DFD1" w:rsidP="63B5DFD1">
          <w:pPr>
            <w:pStyle w:val="Header"/>
            <w:ind w:left="-115"/>
          </w:pPr>
        </w:p>
      </w:tc>
      <w:tc>
        <w:tcPr>
          <w:tcW w:w="3360" w:type="dxa"/>
        </w:tcPr>
        <w:p w14:paraId="5AB2C922" w14:textId="53D22F98" w:rsidR="63B5DFD1" w:rsidRDefault="63B5DFD1" w:rsidP="63B5DFD1">
          <w:pPr>
            <w:pStyle w:val="Header"/>
            <w:jc w:val="center"/>
          </w:pPr>
        </w:p>
      </w:tc>
      <w:tc>
        <w:tcPr>
          <w:tcW w:w="3360" w:type="dxa"/>
        </w:tcPr>
        <w:p w14:paraId="03C6B99A" w14:textId="1951E70D" w:rsidR="63B5DFD1" w:rsidRDefault="63B5DFD1" w:rsidP="63B5DFD1">
          <w:pPr>
            <w:pStyle w:val="Header"/>
            <w:ind w:right="-115"/>
            <w:jc w:val="right"/>
          </w:pPr>
        </w:p>
      </w:tc>
    </w:tr>
  </w:tbl>
  <w:p w14:paraId="627DB65E" w14:textId="0283A56B" w:rsidR="63B5DFD1" w:rsidRDefault="63B5DFD1" w:rsidP="63B5DFD1">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941461D" w14:textId="77777777" w:rsidTr="63B5DFD1">
      <w:trPr>
        <w:trHeight w:val="300"/>
      </w:trPr>
      <w:tc>
        <w:tcPr>
          <w:tcW w:w="3360" w:type="dxa"/>
        </w:tcPr>
        <w:p w14:paraId="46F564DD" w14:textId="7AA3C70A" w:rsidR="63B5DFD1" w:rsidRDefault="63B5DFD1" w:rsidP="63B5DFD1">
          <w:pPr>
            <w:pStyle w:val="Header"/>
            <w:ind w:left="-115"/>
          </w:pPr>
        </w:p>
      </w:tc>
      <w:tc>
        <w:tcPr>
          <w:tcW w:w="3360" w:type="dxa"/>
        </w:tcPr>
        <w:p w14:paraId="3E3E7847" w14:textId="63960174" w:rsidR="63B5DFD1" w:rsidRDefault="63B5DFD1" w:rsidP="63B5DFD1">
          <w:pPr>
            <w:pStyle w:val="Header"/>
            <w:jc w:val="center"/>
          </w:pPr>
        </w:p>
      </w:tc>
      <w:tc>
        <w:tcPr>
          <w:tcW w:w="3360" w:type="dxa"/>
        </w:tcPr>
        <w:p w14:paraId="3C44DF5C" w14:textId="63F5655B" w:rsidR="63B5DFD1" w:rsidRDefault="63B5DFD1" w:rsidP="63B5DFD1">
          <w:pPr>
            <w:pStyle w:val="Header"/>
            <w:ind w:right="-115"/>
            <w:jc w:val="right"/>
          </w:pPr>
        </w:p>
      </w:tc>
    </w:tr>
  </w:tbl>
  <w:p w14:paraId="662B5836" w14:textId="097F2FE3" w:rsidR="63B5DFD1" w:rsidRDefault="63B5DFD1" w:rsidP="63B5DFD1">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9631101" w14:textId="77777777" w:rsidTr="63B5DFD1">
      <w:trPr>
        <w:trHeight w:val="300"/>
      </w:trPr>
      <w:tc>
        <w:tcPr>
          <w:tcW w:w="3360" w:type="dxa"/>
        </w:tcPr>
        <w:p w14:paraId="433BC3CF" w14:textId="09988088" w:rsidR="63B5DFD1" w:rsidRDefault="63B5DFD1" w:rsidP="63B5DFD1">
          <w:pPr>
            <w:pStyle w:val="Header"/>
            <w:ind w:left="-115"/>
          </w:pPr>
        </w:p>
      </w:tc>
      <w:tc>
        <w:tcPr>
          <w:tcW w:w="3360" w:type="dxa"/>
        </w:tcPr>
        <w:p w14:paraId="7C7EC2AD" w14:textId="6B84CE69" w:rsidR="63B5DFD1" w:rsidRDefault="63B5DFD1" w:rsidP="63B5DFD1">
          <w:pPr>
            <w:pStyle w:val="Header"/>
            <w:jc w:val="center"/>
          </w:pPr>
        </w:p>
      </w:tc>
      <w:tc>
        <w:tcPr>
          <w:tcW w:w="3360" w:type="dxa"/>
        </w:tcPr>
        <w:p w14:paraId="0E0B4FF7" w14:textId="457775AB" w:rsidR="63B5DFD1" w:rsidRDefault="63B5DFD1" w:rsidP="63B5DFD1">
          <w:pPr>
            <w:pStyle w:val="Header"/>
            <w:ind w:right="-115"/>
            <w:jc w:val="right"/>
          </w:pPr>
        </w:p>
      </w:tc>
    </w:tr>
  </w:tbl>
  <w:p w14:paraId="0B8EFFE1" w14:textId="17FD7C46" w:rsidR="63B5DFD1" w:rsidRDefault="63B5DFD1" w:rsidP="63B5DFD1">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C7ED9F0" w14:textId="77777777" w:rsidTr="63B5DFD1">
      <w:trPr>
        <w:trHeight w:val="300"/>
      </w:trPr>
      <w:tc>
        <w:tcPr>
          <w:tcW w:w="3360" w:type="dxa"/>
        </w:tcPr>
        <w:p w14:paraId="29FDCD57" w14:textId="1CAEADF3" w:rsidR="63B5DFD1" w:rsidRDefault="63B5DFD1" w:rsidP="63B5DFD1">
          <w:pPr>
            <w:pStyle w:val="Header"/>
            <w:ind w:left="-115"/>
          </w:pPr>
        </w:p>
      </w:tc>
      <w:tc>
        <w:tcPr>
          <w:tcW w:w="3360" w:type="dxa"/>
        </w:tcPr>
        <w:p w14:paraId="3BF398C9" w14:textId="333D2E96" w:rsidR="63B5DFD1" w:rsidRDefault="63B5DFD1" w:rsidP="63B5DFD1">
          <w:pPr>
            <w:pStyle w:val="Header"/>
            <w:jc w:val="center"/>
          </w:pPr>
        </w:p>
      </w:tc>
      <w:tc>
        <w:tcPr>
          <w:tcW w:w="3360" w:type="dxa"/>
        </w:tcPr>
        <w:p w14:paraId="65B10FA2" w14:textId="6533160E" w:rsidR="63B5DFD1" w:rsidRDefault="63B5DFD1" w:rsidP="63B5DFD1">
          <w:pPr>
            <w:pStyle w:val="Header"/>
            <w:ind w:right="-115"/>
            <w:jc w:val="right"/>
          </w:pPr>
        </w:p>
      </w:tc>
    </w:tr>
  </w:tbl>
  <w:p w14:paraId="4EDEE1B3" w14:textId="332D4F1F" w:rsidR="63B5DFD1" w:rsidRDefault="63B5DFD1" w:rsidP="63B5DFD1">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0BF398B" w14:textId="77777777" w:rsidTr="63B5DFD1">
      <w:trPr>
        <w:trHeight w:val="300"/>
      </w:trPr>
      <w:tc>
        <w:tcPr>
          <w:tcW w:w="3360" w:type="dxa"/>
        </w:tcPr>
        <w:p w14:paraId="17C6B624" w14:textId="3E2F3933" w:rsidR="63B5DFD1" w:rsidRDefault="63B5DFD1" w:rsidP="63B5DFD1">
          <w:pPr>
            <w:pStyle w:val="Header"/>
            <w:ind w:left="-115"/>
          </w:pPr>
        </w:p>
      </w:tc>
      <w:tc>
        <w:tcPr>
          <w:tcW w:w="3360" w:type="dxa"/>
        </w:tcPr>
        <w:p w14:paraId="770708AF" w14:textId="38D3E7A3" w:rsidR="63B5DFD1" w:rsidRDefault="63B5DFD1" w:rsidP="63B5DFD1">
          <w:pPr>
            <w:pStyle w:val="Header"/>
            <w:jc w:val="center"/>
          </w:pPr>
        </w:p>
      </w:tc>
      <w:tc>
        <w:tcPr>
          <w:tcW w:w="3360" w:type="dxa"/>
        </w:tcPr>
        <w:p w14:paraId="1C5AC1BF" w14:textId="44B86C48" w:rsidR="63B5DFD1" w:rsidRDefault="63B5DFD1" w:rsidP="63B5DFD1">
          <w:pPr>
            <w:pStyle w:val="Header"/>
            <w:ind w:right="-115"/>
            <w:jc w:val="right"/>
          </w:pPr>
        </w:p>
      </w:tc>
    </w:tr>
  </w:tbl>
  <w:p w14:paraId="691937EE" w14:textId="4DA5B9D4" w:rsidR="63B5DFD1" w:rsidRDefault="63B5DFD1" w:rsidP="63B5DFD1">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D2A9533" w14:textId="77777777" w:rsidTr="63B5DFD1">
      <w:trPr>
        <w:trHeight w:val="300"/>
      </w:trPr>
      <w:tc>
        <w:tcPr>
          <w:tcW w:w="3360" w:type="dxa"/>
        </w:tcPr>
        <w:p w14:paraId="736D57A9" w14:textId="589550ED" w:rsidR="63B5DFD1" w:rsidRDefault="63B5DFD1" w:rsidP="63B5DFD1">
          <w:pPr>
            <w:pStyle w:val="Header"/>
            <w:ind w:left="-115"/>
          </w:pPr>
        </w:p>
      </w:tc>
      <w:tc>
        <w:tcPr>
          <w:tcW w:w="3360" w:type="dxa"/>
        </w:tcPr>
        <w:p w14:paraId="62F46DC7" w14:textId="4983B8E5" w:rsidR="63B5DFD1" w:rsidRDefault="63B5DFD1" w:rsidP="63B5DFD1">
          <w:pPr>
            <w:pStyle w:val="Header"/>
            <w:jc w:val="center"/>
          </w:pPr>
        </w:p>
      </w:tc>
      <w:tc>
        <w:tcPr>
          <w:tcW w:w="3360" w:type="dxa"/>
        </w:tcPr>
        <w:p w14:paraId="1FD94CB1" w14:textId="6FF0B2FC" w:rsidR="63B5DFD1" w:rsidRDefault="63B5DFD1" w:rsidP="63B5DFD1">
          <w:pPr>
            <w:pStyle w:val="Header"/>
            <w:ind w:right="-115"/>
            <w:jc w:val="right"/>
          </w:pPr>
        </w:p>
      </w:tc>
    </w:tr>
  </w:tbl>
  <w:p w14:paraId="0CE38AF5" w14:textId="2BF3E77D" w:rsidR="63B5DFD1" w:rsidRDefault="63B5DFD1" w:rsidP="63B5DFD1">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7DCC61E3" w14:textId="77777777" w:rsidTr="63B5DFD1">
      <w:trPr>
        <w:trHeight w:val="300"/>
      </w:trPr>
      <w:tc>
        <w:tcPr>
          <w:tcW w:w="3360" w:type="dxa"/>
        </w:tcPr>
        <w:p w14:paraId="35A03F7C" w14:textId="51EAF533" w:rsidR="63B5DFD1" w:rsidRDefault="63B5DFD1" w:rsidP="63B5DFD1">
          <w:pPr>
            <w:pStyle w:val="Header"/>
            <w:ind w:left="-115"/>
          </w:pPr>
        </w:p>
      </w:tc>
      <w:tc>
        <w:tcPr>
          <w:tcW w:w="3360" w:type="dxa"/>
        </w:tcPr>
        <w:p w14:paraId="770C70C7" w14:textId="0DA02C80" w:rsidR="63B5DFD1" w:rsidRDefault="63B5DFD1" w:rsidP="63B5DFD1">
          <w:pPr>
            <w:pStyle w:val="Header"/>
            <w:jc w:val="center"/>
          </w:pPr>
        </w:p>
      </w:tc>
      <w:tc>
        <w:tcPr>
          <w:tcW w:w="3360" w:type="dxa"/>
        </w:tcPr>
        <w:p w14:paraId="634FB40A" w14:textId="4E1A018D" w:rsidR="63B5DFD1" w:rsidRDefault="63B5DFD1" w:rsidP="63B5DFD1">
          <w:pPr>
            <w:pStyle w:val="Header"/>
            <w:ind w:right="-115"/>
            <w:jc w:val="right"/>
          </w:pPr>
        </w:p>
      </w:tc>
    </w:tr>
  </w:tbl>
  <w:p w14:paraId="57C6626A" w14:textId="4D39D670" w:rsidR="63B5DFD1" w:rsidRDefault="63B5DFD1" w:rsidP="63B5DFD1">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43D1937C" w14:textId="77777777" w:rsidTr="63B5DFD1">
      <w:trPr>
        <w:trHeight w:val="300"/>
      </w:trPr>
      <w:tc>
        <w:tcPr>
          <w:tcW w:w="3360" w:type="dxa"/>
        </w:tcPr>
        <w:p w14:paraId="25528330" w14:textId="5FA45172" w:rsidR="63B5DFD1" w:rsidRDefault="63B5DFD1" w:rsidP="63B5DFD1">
          <w:pPr>
            <w:pStyle w:val="Header"/>
            <w:ind w:left="-115"/>
          </w:pPr>
        </w:p>
      </w:tc>
      <w:tc>
        <w:tcPr>
          <w:tcW w:w="3360" w:type="dxa"/>
        </w:tcPr>
        <w:p w14:paraId="0A385A1A" w14:textId="4971DD35" w:rsidR="63B5DFD1" w:rsidRDefault="63B5DFD1" w:rsidP="63B5DFD1">
          <w:pPr>
            <w:pStyle w:val="Header"/>
            <w:jc w:val="center"/>
          </w:pPr>
        </w:p>
      </w:tc>
      <w:tc>
        <w:tcPr>
          <w:tcW w:w="3360" w:type="dxa"/>
        </w:tcPr>
        <w:p w14:paraId="7B1BB68A" w14:textId="3EF15166" w:rsidR="63B5DFD1" w:rsidRDefault="63B5DFD1" w:rsidP="63B5DFD1">
          <w:pPr>
            <w:pStyle w:val="Header"/>
            <w:ind w:right="-115"/>
            <w:jc w:val="right"/>
          </w:pPr>
        </w:p>
      </w:tc>
    </w:tr>
  </w:tbl>
  <w:p w14:paraId="7EFE8422" w14:textId="5961E1ED" w:rsidR="63B5DFD1" w:rsidRDefault="63B5DFD1" w:rsidP="63B5DFD1">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03DB74E" w14:textId="77777777" w:rsidTr="63B5DFD1">
      <w:trPr>
        <w:trHeight w:val="300"/>
      </w:trPr>
      <w:tc>
        <w:tcPr>
          <w:tcW w:w="3360" w:type="dxa"/>
        </w:tcPr>
        <w:p w14:paraId="3385F3B0" w14:textId="04422B70" w:rsidR="63B5DFD1" w:rsidRDefault="63B5DFD1" w:rsidP="63B5DFD1">
          <w:pPr>
            <w:pStyle w:val="Header"/>
            <w:ind w:left="-115"/>
          </w:pPr>
        </w:p>
      </w:tc>
      <w:tc>
        <w:tcPr>
          <w:tcW w:w="3360" w:type="dxa"/>
        </w:tcPr>
        <w:p w14:paraId="666679FE" w14:textId="14CA2EDF" w:rsidR="63B5DFD1" w:rsidRDefault="63B5DFD1" w:rsidP="63B5DFD1">
          <w:pPr>
            <w:pStyle w:val="Header"/>
            <w:jc w:val="center"/>
          </w:pPr>
        </w:p>
      </w:tc>
      <w:tc>
        <w:tcPr>
          <w:tcW w:w="3360" w:type="dxa"/>
        </w:tcPr>
        <w:p w14:paraId="5F4EB5E3" w14:textId="60C97E0B" w:rsidR="63B5DFD1" w:rsidRDefault="63B5DFD1" w:rsidP="63B5DFD1">
          <w:pPr>
            <w:pStyle w:val="Header"/>
            <w:ind w:right="-115"/>
            <w:jc w:val="right"/>
          </w:pPr>
        </w:p>
      </w:tc>
    </w:tr>
  </w:tbl>
  <w:p w14:paraId="55C4221F" w14:textId="7061C33F" w:rsidR="63B5DFD1" w:rsidRDefault="63B5DFD1" w:rsidP="63B5DFD1">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A98103B" w14:textId="77777777" w:rsidTr="63B5DFD1">
      <w:trPr>
        <w:trHeight w:val="300"/>
      </w:trPr>
      <w:tc>
        <w:tcPr>
          <w:tcW w:w="3360" w:type="dxa"/>
        </w:tcPr>
        <w:p w14:paraId="1BB16923" w14:textId="71DA16A2" w:rsidR="63B5DFD1" w:rsidRDefault="63B5DFD1" w:rsidP="63B5DFD1">
          <w:pPr>
            <w:pStyle w:val="Header"/>
            <w:ind w:left="-115"/>
          </w:pPr>
        </w:p>
      </w:tc>
      <w:tc>
        <w:tcPr>
          <w:tcW w:w="3360" w:type="dxa"/>
        </w:tcPr>
        <w:p w14:paraId="3DD308F7" w14:textId="773EADFB" w:rsidR="63B5DFD1" w:rsidRDefault="63B5DFD1" w:rsidP="63B5DFD1">
          <w:pPr>
            <w:pStyle w:val="Header"/>
            <w:jc w:val="center"/>
          </w:pPr>
        </w:p>
      </w:tc>
      <w:tc>
        <w:tcPr>
          <w:tcW w:w="3360" w:type="dxa"/>
        </w:tcPr>
        <w:p w14:paraId="4EBD40D2" w14:textId="71B2DA3F" w:rsidR="63B5DFD1" w:rsidRDefault="63B5DFD1" w:rsidP="63B5DFD1">
          <w:pPr>
            <w:pStyle w:val="Header"/>
            <w:ind w:right="-115"/>
            <w:jc w:val="right"/>
          </w:pPr>
        </w:p>
      </w:tc>
    </w:tr>
  </w:tbl>
  <w:p w14:paraId="13D550EA" w14:textId="6DA55ED2" w:rsidR="63B5DFD1" w:rsidRDefault="63B5DFD1" w:rsidP="63B5DFD1">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423DA89" w14:textId="77777777" w:rsidTr="63B5DFD1">
      <w:trPr>
        <w:trHeight w:val="300"/>
      </w:trPr>
      <w:tc>
        <w:tcPr>
          <w:tcW w:w="3360" w:type="dxa"/>
        </w:tcPr>
        <w:p w14:paraId="53FB5C58" w14:textId="6D34CD75" w:rsidR="63B5DFD1" w:rsidRDefault="63B5DFD1" w:rsidP="63B5DFD1">
          <w:pPr>
            <w:pStyle w:val="Header"/>
            <w:ind w:left="-115"/>
          </w:pPr>
        </w:p>
      </w:tc>
      <w:tc>
        <w:tcPr>
          <w:tcW w:w="3360" w:type="dxa"/>
        </w:tcPr>
        <w:p w14:paraId="5087EF70" w14:textId="7EFF2A57" w:rsidR="63B5DFD1" w:rsidRDefault="63B5DFD1" w:rsidP="63B5DFD1">
          <w:pPr>
            <w:pStyle w:val="Header"/>
            <w:jc w:val="center"/>
          </w:pPr>
        </w:p>
      </w:tc>
      <w:tc>
        <w:tcPr>
          <w:tcW w:w="3360" w:type="dxa"/>
        </w:tcPr>
        <w:p w14:paraId="2A125646" w14:textId="2986A2EC" w:rsidR="63B5DFD1" w:rsidRDefault="63B5DFD1" w:rsidP="63B5DFD1">
          <w:pPr>
            <w:pStyle w:val="Header"/>
            <w:ind w:right="-115"/>
            <w:jc w:val="right"/>
          </w:pPr>
        </w:p>
      </w:tc>
    </w:tr>
  </w:tbl>
  <w:p w14:paraId="12945F25" w14:textId="0AA74564" w:rsidR="63B5DFD1" w:rsidRDefault="63B5DFD1" w:rsidP="63B5DFD1">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91A6328" w14:textId="77777777" w:rsidTr="63B5DFD1">
      <w:trPr>
        <w:trHeight w:val="300"/>
      </w:trPr>
      <w:tc>
        <w:tcPr>
          <w:tcW w:w="3360" w:type="dxa"/>
        </w:tcPr>
        <w:p w14:paraId="663D2E36" w14:textId="72F5059B" w:rsidR="63B5DFD1" w:rsidRDefault="63B5DFD1" w:rsidP="63B5DFD1">
          <w:pPr>
            <w:pStyle w:val="Header"/>
            <w:ind w:left="-115"/>
          </w:pPr>
        </w:p>
      </w:tc>
      <w:tc>
        <w:tcPr>
          <w:tcW w:w="3360" w:type="dxa"/>
        </w:tcPr>
        <w:p w14:paraId="0DE023E3" w14:textId="264D084C" w:rsidR="63B5DFD1" w:rsidRDefault="63B5DFD1" w:rsidP="63B5DFD1">
          <w:pPr>
            <w:pStyle w:val="Header"/>
            <w:jc w:val="center"/>
          </w:pPr>
        </w:p>
      </w:tc>
      <w:tc>
        <w:tcPr>
          <w:tcW w:w="3360" w:type="dxa"/>
        </w:tcPr>
        <w:p w14:paraId="73F9D246" w14:textId="70C4E4EB" w:rsidR="63B5DFD1" w:rsidRDefault="63B5DFD1" w:rsidP="63B5DFD1">
          <w:pPr>
            <w:pStyle w:val="Header"/>
            <w:ind w:right="-115"/>
            <w:jc w:val="right"/>
          </w:pPr>
        </w:p>
      </w:tc>
    </w:tr>
  </w:tbl>
  <w:p w14:paraId="776CB32E" w14:textId="024D3ACC" w:rsidR="63B5DFD1" w:rsidRDefault="63B5DFD1" w:rsidP="63B5DFD1">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565E087C" w14:textId="77777777" w:rsidTr="63B5DFD1">
      <w:trPr>
        <w:trHeight w:val="300"/>
      </w:trPr>
      <w:tc>
        <w:tcPr>
          <w:tcW w:w="3360" w:type="dxa"/>
        </w:tcPr>
        <w:p w14:paraId="0EB44201" w14:textId="4B9B7D27" w:rsidR="63B5DFD1" w:rsidRDefault="63B5DFD1" w:rsidP="63B5DFD1">
          <w:pPr>
            <w:pStyle w:val="Header"/>
            <w:ind w:left="-115"/>
          </w:pPr>
        </w:p>
      </w:tc>
      <w:tc>
        <w:tcPr>
          <w:tcW w:w="3360" w:type="dxa"/>
        </w:tcPr>
        <w:p w14:paraId="7AC1EA75" w14:textId="58683A52" w:rsidR="63B5DFD1" w:rsidRDefault="63B5DFD1" w:rsidP="63B5DFD1">
          <w:pPr>
            <w:pStyle w:val="Header"/>
            <w:jc w:val="center"/>
          </w:pPr>
        </w:p>
      </w:tc>
      <w:tc>
        <w:tcPr>
          <w:tcW w:w="3360" w:type="dxa"/>
        </w:tcPr>
        <w:p w14:paraId="7C979CA1" w14:textId="2FF7834E" w:rsidR="63B5DFD1" w:rsidRDefault="63B5DFD1" w:rsidP="63B5DFD1">
          <w:pPr>
            <w:pStyle w:val="Header"/>
            <w:ind w:right="-115"/>
            <w:jc w:val="right"/>
          </w:pPr>
        </w:p>
      </w:tc>
    </w:tr>
  </w:tbl>
  <w:p w14:paraId="3C59A2EB" w14:textId="2A02BEE1" w:rsidR="63B5DFD1" w:rsidRDefault="63B5DFD1" w:rsidP="63B5DFD1">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0706FBDE" w14:textId="77777777" w:rsidTr="63B5DFD1">
      <w:trPr>
        <w:trHeight w:val="300"/>
      </w:trPr>
      <w:tc>
        <w:tcPr>
          <w:tcW w:w="3360" w:type="dxa"/>
        </w:tcPr>
        <w:p w14:paraId="5FFFECE7" w14:textId="3847A9C2" w:rsidR="63B5DFD1" w:rsidRDefault="63B5DFD1" w:rsidP="63B5DFD1">
          <w:pPr>
            <w:pStyle w:val="Header"/>
            <w:ind w:left="-115"/>
          </w:pPr>
        </w:p>
      </w:tc>
      <w:tc>
        <w:tcPr>
          <w:tcW w:w="3360" w:type="dxa"/>
        </w:tcPr>
        <w:p w14:paraId="3B4BB2AF" w14:textId="2F9FD481" w:rsidR="63B5DFD1" w:rsidRDefault="63B5DFD1" w:rsidP="63B5DFD1">
          <w:pPr>
            <w:pStyle w:val="Header"/>
            <w:jc w:val="center"/>
          </w:pPr>
        </w:p>
      </w:tc>
      <w:tc>
        <w:tcPr>
          <w:tcW w:w="3360" w:type="dxa"/>
        </w:tcPr>
        <w:p w14:paraId="00520AEE" w14:textId="60A80373" w:rsidR="63B5DFD1" w:rsidRDefault="63B5DFD1" w:rsidP="63B5DFD1">
          <w:pPr>
            <w:pStyle w:val="Header"/>
            <w:ind w:right="-115"/>
            <w:jc w:val="right"/>
          </w:pPr>
        </w:p>
      </w:tc>
    </w:tr>
  </w:tbl>
  <w:p w14:paraId="44D942C8" w14:textId="2242174E" w:rsidR="63B5DFD1" w:rsidRDefault="63B5DFD1" w:rsidP="63B5DFD1">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63B5DFD1" w14:paraId="38C03EF8" w14:textId="77777777" w:rsidTr="63B5DFD1">
      <w:trPr>
        <w:trHeight w:val="300"/>
      </w:trPr>
      <w:tc>
        <w:tcPr>
          <w:tcW w:w="3360" w:type="dxa"/>
        </w:tcPr>
        <w:p w14:paraId="7B40F2F7" w14:textId="3B0088F1" w:rsidR="63B5DFD1" w:rsidRDefault="63B5DFD1" w:rsidP="63B5DFD1">
          <w:pPr>
            <w:pStyle w:val="Header"/>
            <w:ind w:left="-115"/>
          </w:pPr>
        </w:p>
      </w:tc>
      <w:tc>
        <w:tcPr>
          <w:tcW w:w="3360" w:type="dxa"/>
        </w:tcPr>
        <w:p w14:paraId="0E81E1F0" w14:textId="60A28A59" w:rsidR="63B5DFD1" w:rsidRDefault="63B5DFD1" w:rsidP="63B5DFD1">
          <w:pPr>
            <w:pStyle w:val="Header"/>
            <w:jc w:val="center"/>
          </w:pPr>
        </w:p>
      </w:tc>
      <w:tc>
        <w:tcPr>
          <w:tcW w:w="3360" w:type="dxa"/>
        </w:tcPr>
        <w:p w14:paraId="0472ACB2" w14:textId="759D279F" w:rsidR="63B5DFD1" w:rsidRDefault="63B5DFD1" w:rsidP="63B5DFD1">
          <w:pPr>
            <w:pStyle w:val="Header"/>
            <w:ind w:right="-115"/>
            <w:jc w:val="right"/>
          </w:pPr>
        </w:p>
      </w:tc>
    </w:tr>
  </w:tbl>
  <w:p w14:paraId="1FF70E3A" w14:textId="1D0ABCE9" w:rsidR="63B5DFD1" w:rsidRDefault="63B5DFD1" w:rsidP="63B5DFD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94lbJ7Z9" int2:invalidationBookmarkName="" int2:hashCode="P6QFTyFPD4Bj2P" int2:id="5UIrji2r">
      <int2:state int2:value="Rejected" int2:type="gram"/>
    </int2:bookmark>
    <int2:bookmark int2:bookmarkName="_Int_acCqbIFK" int2:invalidationBookmarkName="" int2:hashCode="VlMTZb2gSNsqDP" int2:id="6GvZrEiR">
      <int2:state int2:value="Rejected" int2:type="gram"/>
    </int2:bookmark>
    <int2:bookmark int2:bookmarkName="_Int_bfP3KJKd" int2:invalidationBookmarkName="" int2:hashCode="aLzYaxwFyUD7ML" int2:id="7icCj7LO">
      <int2:state int2:value="Rejected" int2:type="gram"/>
    </int2:bookmark>
    <int2:bookmark int2:bookmarkName="_Int_5WjWxF9F" int2:invalidationBookmarkName="" int2:hashCode="sbC43opiKPZQHA" int2:id="aePmlLNg">
      <int2:state int2:value="Rejected" int2:type="gram"/>
    </int2:bookmark>
    <int2:bookmark int2:bookmarkName="_Int_IPIsTrND" int2:invalidationBookmarkName="" int2:hashCode="Bxh2SfjudPonAS" int2:id="atU1gesT">
      <int2:state int2:value="Rejected" int2:type="gram"/>
    </int2:bookmark>
    <int2:bookmark int2:bookmarkName="_Int_zJHXOzoI" int2:invalidationBookmarkName="" int2:hashCode="M8MtsS5b15ORYS" int2:id="bEf5w18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00EBFC"/>
    <w:lvl w:ilvl="0">
      <w:start w:val="1"/>
      <w:numFmt w:val="bullet"/>
      <w:pStyle w:val="ListBullet"/>
      <w:lvlText w:val=""/>
      <w:lvlJc w:val="left"/>
      <w:pPr>
        <w:tabs>
          <w:tab w:val="num" w:pos="1530"/>
        </w:tabs>
        <w:ind w:left="1530" w:hanging="360"/>
      </w:pPr>
      <w:rPr>
        <w:rFonts w:ascii="Symbol" w:hAnsi="Symbol" w:hint="default"/>
      </w:rPr>
    </w:lvl>
  </w:abstractNum>
  <w:abstractNum w:abstractNumId="1" w15:restartNumberingAfterBreak="0">
    <w:nsid w:val="005409A6"/>
    <w:multiLevelType w:val="hybridMultilevel"/>
    <w:tmpl w:val="29C4A6CA"/>
    <w:lvl w:ilvl="0" w:tplc="40D23070">
      <w:start w:val="1"/>
      <w:numFmt w:val="bullet"/>
      <w:lvlText w:val=""/>
      <w:lvlJc w:val="left"/>
      <w:pPr>
        <w:ind w:left="720" w:hanging="360"/>
      </w:pPr>
      <w:rPr>
        <w:rFonts w:ascii="Symbol" w:hAnsi="Symbol" w:hint="default"/>
      </w:rPr>
    </w:lvl>
    <w:lvl w:ilvl="1" w:tplc="B5A4D3E8">
      <w:start w:val="1"/>
      <w:numFmt w:val="bullet"/>
      <w:lvlText w:val="o"/>
      <w:lvlJc w:val="left"/>
      <w:pPr>
        <w:ind w:left="1440" w:hanging="360"/>
      </w:pPr>
      <w:rPr>
        <w:rFonts w:ascii="Courier New" w:hAnsi="Courier New" w:hint="default"/>
      </w:rPr>
    </w:lvl>
    <w:lvl w:ilvl="2" w:tplc="F1167408">
      <w:start w:val="1"/>
      <w:numFmt w:val="bullet"/>
      <w:lvlText w:val=""/>
      <w:lvlJc w:val="left"/>
      <w:pPr>
        <w:ind w:left="2160" w:hanging="360"/>
      </w:pPr>
      <w:rPr>
        <w:rFonts w:ascii="Wingdings" w:hAnsi="Wingdings" w:hint="default"/>
      </w:rPr>
    </w:lvl>
    <w:lvl w:ilvl="3" w:tplc="BC06EA62">
      <w:start w:val="1"/>
      <w:numFmt w:val="bullet"/>
      <w:lvlText w:val=""/>
      <w:lvlJc w:val="left"/>
      <w:pPr>
        <w:ind w:left="2880" w:hanging="360"/>
      </w:pPr>
      <w:rPr>
        <w:rFonts w:ascii="Symbol" w:hAnsi="Symbol" w:hint="default"/>
      </w:rPr>
    </w:lvl>
    <w:lvl w:ilvl="4" w:tplc="3FA4E6F2">
      <w:start w:val="1"/>
      <w:numFmt w:val="bullet"/>
      <w:lvlText w:val="o"/>
      <w:lvlJc w:val="left"/>
      <w:pPr>
        <w:ind w:left="3600" w:hanging="360"/>
      </w:pPr>
      <w:rPr>
        <w:rFonts w:ascii="Courier New" w:hAnsi="Courier New" w:hint="default"/>
      </w:rPr>
    </w:lvl>
    <w:lvl w:ilvl="5" w:tplc="8E328D1A">
      <w:start w:val="1"/>
      <w:numFmt w:val="bullet"/>
      <w:lvlText w:val=""/>
      <w:lvlJc w:val="left"/>
      <w:pPr>
        <w:ind w:left="4320" w:hanging="360"/>
      </w:pPr>
      <w:rPr>
        <w:rFonts w:ascii="Wingdings" w:hAnsi="Wingdings" w:hint="default"/>
      </w:rPr>
    </w:lvl>
    <w:lvl w:ilvl="6" w:tplc="C8BED28E">
      <w:start w:val="1"/>
      <w:numFmt w:val="bullet"/>
      <w:lvlText w:val=""/>
      <w:lvlJc w:val="left"/>
      <w:pPr>
        <w:ind w:left="5040" w:hanging="360"/>
      </w:pPr>
      <w:rPr>
        <w:rFonts w:ascii="Symbol" w:hAnsi="Symbol" w:hint="default"/>
      </w:rPr>
    </w:lvl>
    <w:lvl w:ilvl="7" w:tplc="26446D34">
      <w:start w:val="1"/>
      <w:numFmt w:val="bullet"/>
      <w:lvlText w:val="o"/>
      <w:lvlJc w:val="left"/>
      <w:pPr>
        <w:ind w:left="5760" w:hanging="360"/>
      </w:pPr>
      <w:rPr>
        <w:rFonts w:ascii="Courier New" w:hAnsi="Courier New" w:hint="default"/>
      </w:rPr>
    </w:lvl>
    <w:lvl w:ilvl="8" w:tplc="FF3C4064">
      <w:start w:val="1"/>
      <w:numFmt w:val="bullet"/>
      <w:lvlText w:val=""/>
      <w:lvlJc w:val="left"/>
      <w:pPr>
        <w:ind w:left="6480" w:hanging="360"/>
      </w:pPr>
      <w:rPr>
        <w:rFonts w:ascii="Wingdings" w:hAnsi="Wingdings" w:hint="default"/>
      </w:rPr>
    </w:lvl>
  </w:abstractNum>
  <w:abstractNum w:abstractNumId="2" w15:restartNumberingAfterBreak="0">
    <w:nsid w:val="03F87C49"/>
    <w:multiLevelType w:val="hybridMultilevel"/>
    <w:tmpl w:val="856AA790"/>
    <w:lvl w:ilvl="0" w:tplc="B306899E">
      <w:numFmt w:val="bullet"/>
      <w:lvlText w:val=""/>
      <w:lvlJc w:val="left"/>
      <w:pPr>
        <w:ind w:left="811" w:hanging="360"/>
      </w:pPr>
      <w:rPr>
        <w:rFonts w:ascii="Symbol" w:eastAsia="Symbol" w:hAnsi="Symbol" w:cs="Symbol" w:hint="default"/>
        <w:b w:val="0"/>
        <w:bCs w:val="0"/>
        <w:i w:val="0"/>
        <w:iCs w:val="0"/>
        <w:spacing w:val="0"/>
        <w:w w:val="100"/>
        <w:sz w:val="22"/>
        <w:szCs w:val="22"/>
        <w:lang w:val="en-US" w:eastAsia="en-US" w:bidi="ar-SA"/>
      </w:rPr>
    </w:lvl>
    <w:lvl w:ilvl="1" w:tplc="F4305FBC">
      <w:numFmt w:val="bullet"/>
      <w:lvlText w:val="•"/>
      <w:lvlJc w:val="left"/>
      <w:pPr>
        <w:ind w:left="954" w:hanging="360"/>
      </w:pPr>
      <w:rPr>
        <w:rFonts w:hint="default"/>
        <w:lang w:val="en-US" w:eastAsia="en-US" w:bidi="ar-SA"/>
      </w:rPr>
    </w:lvl>
    <w:lvl w:ilvl="2" w:tplc="2A88138A">
      <w:numFmt w:val="bullet"/>
      <w:lvlText w:val="•"/>
      <w:lvlJc w:val="left"/>
      <w:pPr>
        <w:ind w:left="1088" w:hanging="360"/>
      </w:pPr>
      <w:rPr>
        <w:rFonts w:hint="default"/>
        <w:lang w:val="en-US" w:eastAsia="en-US" w:bidi="ar-SA"/>
      </w:rPr>
    </w:lvl>
    <w:lvl w:ilvl="3" w:tplc="DC7AD656">
      <w:numFmt w:val="bullet"/>
      <w:lvlText w:val="•"/>
      <w:lvlJc w:val="left"/>
      <w:pPr>
        <w:ind w:left="1222" w:hanging="360"/>
      </w:pPr>
      <w:rPr>
        <w:rFonts w:hint="default"/>
        <w:lang w:val="en-US" w:eastAsia="en-US" w:bidi="ar-SA"/>
      </w:rPr>
    </w:lvl>
    <w:lvl w:ilvl="4" w:tplc="1D6E6088">
      <w:numFmt w:val="bullet"/>
      <w:lvlText w:val="•"/>
      <w:lvlJc w:val="left"/>
      <w:pPr>
        <w:ind w:left="1356" w:hanging="360"/>
      </w:pPr>
      <w:rPr>
        <w:rFonts w:hint="default"/>
        <w:lang w:val="en-US" w:eastAsia="en-US" w:bidi="ar-SA"/>
      </w:rPr>
    </w:lvl>
    <w:lvl w:ilvl="5" w:tplc="E050FD26">
      <w:numFmt w:val="bullet"/>
      <w:lvlText w:val="•"/>
      <w:lvlJc w:val="left"/>
      <w:pPr>
        <w:ind w:left="1490" w:hanging="360"/>
      </w:pPr>
      <w:rPr>
        <w:rFonts w:hint="default"/>
        <w:lang w:val="en-US" w:eastAsia="en-US" w:bidi="ar-SA"/>
      </w:rPr>
    </w:lvl>
    <w:lvl w:ilvl="6" w:tplc="4DAE784E">
      <w:numFmt w:val="bullet"/>
      <w:lvlText w:val="•"/>
      <w:lvlJc w:val="left"/>
      <w:pPr>
        <w:ind w:left="1624" w:hanging="360"/>
      </w:pPr>
      <w:rPr>
        <w:rFonts w:hint="default"/>
        <w:lang w:val="en-US" w:eastAsia="en-US" w:bidi="ar-SA"/>
      </w:rPr>
    </w:lvl>
    <w:lvl w:ilvl="7" w:tplc="BA10ADDC">
      <w:numFmt w:val="bullet"/>
      <w:lvlText w:val="•"/>
      <w:lvlJc w:val="left"/>
      <w:pPr>
        <w:ind w:left="1758" w:hanging="360"/>
      </w:pPr>
      <w:rPr>
        <w:rFonts w:hint="default"/>
        <w:lang w:val="en-US" w:eastAsia="en-US" w:bidi="ar-SA"/>
      </w:rPr>
    </w:lvl>
    <w:lvl w:ilvl="8" w:tplc="6BC61EB6">
      <w:numFmt w:val="bullet"/>
      <w:lvlText w:val="•"/>
      <w:lvlJc w:val="left"/>
      <w:pPr>
        <w:ind w:left="1892" w:hanging="360"/>
      </w:pPr>
      <w:rPr>
        <w:rFonts w:hint="default"/>
        <w:lang w:val="en-US" w:eastAsia="en-US" w:bidi="ar-SA"/>
      </w:rPr>
    </w:lvl>
  </w:abstractNum>
  <w:abstractNum w:abstractNumId="3" w15:restartNumberingAfterBreak="0">
    <w:nsid w:val="0A02720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B098EAC"/>
    <w:multiLevelType w:val="hybridMultilevel"/>
    <w:tmpl w:val="8FE27D32"/>
    <w:lvl w:ilvl="0" w:tplc="706EB170">
      <w:start w:val="1"/>
      <w:numFmt w:val="bullet"/>
      <w:lvlText w:val=""/>
      <w:lvlJc w:val="left"/>
      <w:pPr>
        <w:ind w:left="720" w:hanging="360"/>
      </w:pPr>
      <w:rPr>
        <w:rFonts w:ascii="Symbol" w:hAnsi="Symbol" w:hint="default"/>
      </w:rPr>
    </w:lvl>
    <w:lvl w:ilvl="1" w:tplc="AA4EFEAC">
      <w:start w:val="1"/>
      <w:numFmt w:val="bullet"/>
      <w:lvlText w:val="o"/>
      <w:lvlJc w:val="left"/>
      <w:pPr>
        <w:ind w:left="1440" w:hanging="360"/>
      </w:pPr>
      <w:rPr>
        <w:rFonts w:ascii="Courier New" w:hAnsi="Courier New" w:hint="default"/>
      </w:rPr>
    </w:lvl>
    <w:lvl w:ilvl="2" w:tplc="D8AE1D60">
      <w:start w:val="1"/>
      <w:numFmt w:val="bullet"/>
      <w:lvlText w:val=""/>
      <w:lvlJc w:val="left"/>
      <w:pPr>
        <w:ind w:left="2160" w:hanging="360"/>
      </w:pPr>
      <w:rPr>
        <w:rFonts w:ascii="Wingdings" w:hAnsi="Wingdings" w:hint="default"/>
      </w:rPr>
    </w:lvl>
    <w:lvl w:ilvl="3" w:tplc="62D4E3C6">
      <w:start w:val="1"/>
      <w:numFmt w:val="bullet"/>
      <w:lvlText w:val=""/>
      <w:lvlJc w:val="left"/>
      <w:pPr>
        <w:ind w:left="2880" w:hanging="360"/>
      </w:pPr>
      <w:rPr>
        <w:rFonts w:ascii="Symbol" w:hAnsi="Symbol" w:hint="default"/>
      </w:rPr>
    </w:lvl>
    <w:lvl w:ilvl="4" w:tplc="E76EFA2A">
      <w:start w:val="1"/>
      <w:numFmt w:val="bullet"/>
      <w:lvlText w:val="o"/>
      <w:lvlJc w:val="left"/>
      <w:pPr>
        <w:ind w:left="3600" w:hanging="360"/>
      </w:pPr>
      <w:rPr>
        <w:rFonts w:ascii="Courier New" w:hAnsi="Courier New" w:hint="default"/>
      </w:rPr>
    </w:lvl>
    <w:lvl w:ilvl="5" w:tplc="A412BEB6">
      <w:start w:val="1"/>
      <w:numFmt w:val="bullet"/>
      <w:lvlText w:val=""/>
      <w:lvlJc w:val="left"/>
      <w:pPr>
        <w:ind w:left="4320" w:hanging="360"/>
      </w:pPr>
      <w:rPr>
        <w:rFonts w:ascii="Wingdings" w:hAnsi="Wingdings" w:hint="default"/>
      </w:rPr>
    </w:lvl>
    <w:lvl w:ilvl="6" w:tplc="D812E238">
      <w:start w:val="1"/>
      <w:numFmt w:val="bullet"/>
      <w:lvlText w:val=""/>
      <w:lvlJc w:val="left"/>
      <w:pPr>
        <w:ind w:left="5040" w:hanging="360"/>
      </w:pPr>
      <w:rPr>
        <w:rFonts w:ascii="Symbol" w:hAnsi="Symbol" w:hint="default"/>
      </w:rPr>
    </w:lvl>
    <w:lvl w:ilvl="7" w:tplc="09A0B58E">
      <w:start w:val="1"/>
      <w:numFmt w:val="bullet"/>
      <w:lvlText w:val="o"/>
      <w:lvlJc w:val="left"/>
      <w:pPr>
        <w:ind w:left="5760" w:hanging="360"/>
      </w:pPr>
      <w:rPr>
        <w:rFonts w:ascii="Courier New" w:hAnsi="Courier New" w:hint="default"/>
      </w:rPr>
    </w:lvl>
    <w:lvl w:ilvl="8" w:tplc="BC6C1FB8">
      <w:start w:val="1"/>
      <w:numFmt w:val="bullet"/>
      <w:lvlText w:val=""/>
      <w:lvlJc w:val="left"/>
      <w:pPr>
        <w:ind w:left="6480" w:hanging="360"/>
      </w:pPr>
      <w:rPr>
        <w:rFonts w:ascii="Wingdings" w:hAnsi="Wingdings" w:hint="default"/>
      </w:rPr>
    </w:lvl>
  </w:abstractNum>
  <w:abstractNum w:abstractNumId="5" w15:restartNumberingAfterBreak="0">
    <w:nsid w:val="0BB8389B"/>
    <w:multiLevelType w:val="hybridMultilevel"/>
    <w:tmpl w:val="C38EC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F4B19"/>
    <w:multiLevelType w:val="hybridMultilevel"/>
    <w:tmpl w:val="096CDC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D52401"/>
    <w:multiLevelType w:val="hybridMultilevel"/>
    <w:tmpl w:val="FEBC0724"/>
    <w:lvl w:ilvl="0" w:tplc="3C92105E">
      <w:numFmt w:val="bullet"/>
      <w:lvlText w:val=""/>
      <w:lvlJc w:val="left"/>
      <w:pPr>
        <w:ind w:left="1185" w:hanging="361"/>
      </w:pPr>
      <w:rPr>
        <w:rFonts w:ascii="Symbol" w:eastAsia="Symbol" w:hAnsi="Symbol" w:cs="Symbol" w:hint="default"/>
        <w:b w:val="0"/>
        <w:bCs w:val="0"/>
        <w:i w:val="0"/>
        <w:iCs w:val="0"/>
        <w:spacing w:val="0"/>
        <w:w w:val="100"/>
        <w:sz w:val="22"/>
        <w:szCs w:val="22"/>
        <w:lang w:val="en-US" w:eastAsia="en-US" w:bidi="ar-SA"/>
      </w:rPr>
    </w:lvl>
    <w:lvl w:ilvl="1" w:tplc="3A64595E">
      <w:numFmt w:val="bullet"/>
      <w:lvlText w:val="•"/>
      <w:lvlJc w:val="left"/>
      <w:pPr>
        <w:ind w:left="1335" w:hanging="361"/>
      </w:pPr>
      <w:rPr>
        <w:rFonts w:hint="default"/>
        <w:lang w:val="en-US" w:eastAsia="en-US" w:bidi="ar-SA"/>
      </w:rPr>
    </w:lvl>
    <w:lvl w:ilvl="2" w:tplc="C7C0900E">
      <w:numFmt w:val="bullet"/>
      <w:lvlText w:val="•"/>
      <w:lvlJc w:val="left"/>
      <w:pPr>
        <w:ind w:left="1490" w:hanging="361"/>
      </w:pPr>
      <w:rPr>
        <w:rFonts w:hint="default"/>
        <w:lang w:val="en-US" w:eastAsia="en-US" w:bidi="ar-SA"/>
      </w:rPr>
    </w:lvl>
    <w:lvl w:ilvl="3" w:tplc="FFEEF582">
      <w:numFmt w:val="bullet"/>
      <w:lvlText w:val="•"/>
      <w:lvlJc w:val="left"/>
      <w:pPr>
        <w:ind w:left="1645" w:hanging="361"/>
      </w:pPr>
      <w:rPr>
        <w:rFonts w:hint="default"/>
        <w:lang w:val="en-US" w:eastAsia="en-US" w:bidi="ar-SA"/>
      </w:rPr>
    </w:lvl>
    <w:lvl w:ilvl="4" w:tplc="3C62C426">
      <w:numFmt w:val="bullet"/>
      <w:lvlText w:val="•"/>
      <w:lvlJc w:val="left"/>
      <w:pPr>
        <w:ind w:left="1800" w:hanging="361"/>
      </w:pPr>
      <w:rPr>
        <w:rFonts w:hint="default"/>
        <w:lang w:val="en-US" w:eastAsia="en-US" w:bidi="ar-SA"/>
      </w:rPr>
    </w:lvl>
    <w:lvl w:ilvl="5" w:tplc="99549894">
      <w:numFmt w:val="bullet"/>
      <w:lvlText w:val="•"/>
      <w:lvlJc w:val="left"/>
      <w:pPr>
        <w:ind w:left="1955" w:hanging="361"/>
      </w:pPr>
      <w:rPr>
        <w:rFonts w:hint="default"/>
        <w:lang w:val="en-US" w:eastAsia="en-US" w:bidi="ar-SA"/>
      </w:rPr>
    </w:lvl>
    <w:lvl w:ilvl="6" w:tplc="DECE2C78">
      <w:numFmt w:val="bullet"/>
      <w:lvlText w:val="•"/>
      <w:lvlJc w:val="left"/>
      <w:pPr>
        <w:ind w:left="2110" w:hanging="361"/>
      </w:pPr>
      <w:rPr>
        <w:rFonts w:hint="default"/>
        <w:lang w:val="en-US" w:eastAsia="en-US" w:bidi="ar-SA"/>
      </w:rPr>
    </w:lvl>
    <w:lvl w:ilvl="7" w:tplc="828A6E10">
      <w:numFmt w:val="bullet"/>
      <w:lvlText w:val="•"/>
      <w:lvlJc w:val="left"/>
      <w:pPr>
        <w:ind w:left="2265" w:hanging="361"/>
      </w:pPr>
      <w:rPr>
        <w:rFonts w:hint="default"/>
        <w:lang w:val="en-US" w:eastAsia="en-US" w:bidi="ar-SA"/>
      </w:rPr>
    </w:lvl>
    <w:lvl w:ilvl="8" w:tplc="B8E0F704">
      <w:numFmt w:val="bullet"/>
      <w:lvlText w:val="•"/>
      <w:lvlJc w:val="left"/>
      <w:pPr>
        <w:ind w:left="2420" w:hanging="361"/>
      </w:pPr>
      <w:rPr>
        <w:rFonts w:hint="default"/>
        <w:lang w:val="en-US" w:eastAsia="en-US" w:bidi="ar-SA"/>
      </w:rPr>
    </w:lvl>
  </w:abstractNum>
  <w:abstractNum w:abstractNumId="8" w15:restartNumberingAfterBreak="0">
    <w:nsid w:val="0CEE5F3A"/>
    <w:multiLevelType w:val="hybridMultilevel"/>
    <w:tmpl w:val="FFFFFFFF"/>
    <w:lvl w:ilvl="0" w:tplc="FB7C5E90">
      <w:start w:val="1"/>
      <w:numFmt w:val="bullet"/>
      <w:lvlText w:val=""/>
      <w:lvlJc w:val="left"/>
      <w:pPr>
        <w:ind w:left="844" w:hanging="360"/>
      </w:pPr>
      <w:rPr>
        <w:rFonts w:ascii="Symbol" w:hAnsi="Symbol" w:hint="default"/>
      </w:rPr>
    </w:lvl>
    <w:lvl w:ilvl="1" w:tplc="2EA6E8CA">
      <w:start w:val="1"/>
      <w:numFmt w:val="bullet"/>
      <w:lvlText w:val="o"/>
      <w:lvlJc w:val="left"/>
      <w:pPr>
        <w:ind w:left="1564" w:hanging="360"/>
      </w:pPr>
      <w:rPr>
        <w:rFonts w:ascii="Courier New" w:hAnsi="Courier New" w:hint="default"/>
      </w:rPr>
    </w:lvl>
    <w:lvl w:ilvl="2" w:tplc="1F369AF4">
      <w:start w:val="1"/>
      <w:numFmt w:val="bullet"/>
      <w:lvlText w:val=""/>
      <w:lvlJc w:val="left"/>
      <w:pPr>
        <w:ind w:left="2284" w:hanging="360"/>
      </w:pPr>
      <w:rPr>
        <w:rFonts w:ascii="Wingdings" w:hAnsi="Wingdings" w:hint="default"/>
      </w:rPr>
    </w:lvl>
    <w:lvl w:ilvl="3" w:tplc="F01E3692">
      <w:start w:val="1"/>
      <w:numFmt w:val="bullet"/>
      <w:lvlText w:val=""/>
      <w:lvlJc w:val="left"/>
      <w:pPr>
        <w:ind w:left="3004" w:hanging="360"/>
      </w:pPr>
      <w:rPr>
        <w:rFonts w:ascii="Symbol" w:hAnsi="Symbol" w:hint="default"/>
      </w:rPr>
    </w:lvl>
    <w:lvl w:ilvl="4" w:tplc="CC00C3C6">
      <w:start w:val="1"/>
      <w:numFmt w:val="bullet"/>
      <w:lvlText w:val="o"/>
      <w:lvlJc w:val="left"/>
      <w:pPr>
        <w:ind w:left="3724" w:hanging="360"/>
      </w:pPr>
      <w:rPr>
        <w:rFonts w:ascii="Courier New" w:hAnsi="Courier New" w:hint="default"/>
      </w:rPr>
    </w:lvl>
    <w:lvl w:ilvl="5" w:tplc="F5E4DF80">
      <w:start w:val="1"/>
      <w:numFmt w:val="bullet"/>
      <w:lvlText w:val=""/>
      <w:lvlJc w:val="left"/>
      <w:pPr>
        <w:ind w:left="4444" w:hanging="360"/>
      </w:pPr>
      <w:rPr>
        <w:rFonts w:ascii="Wingdings" w:hAnsi="Wingdings" w:hint="default"/>
      </w:rPr>
    </w:lvl>
    <w:lvl w:ilvl="6" w:tplc="B6F693A6">
      <w:start w:val="1"/>
      <w:numFmt w:val="bullet"/>
      <w:lvlText w:val=""/>
      <w:lvlJc w:val="left"/>
      <w:pPr>
        <w:ind w:left="5164" w:hanging="360"/>
      </w:pPr>
      <w:rPr>
        <w:rFonts w:ascii="Symbol" w:hAnsi="Symbol" w:hint="default"/>
      </w:rPr>
    </w:lvl>
    <w:lvl w:ilvl="7" w:tplc="DCD8C44A">
      <w:start w:val="1"/>
      <w:numFmt w:val="bullet"/>
      <w:lvlText w:val="o"/>
      <w:lvlJc w:val="left"/>
      <w:pPr>
        <w:ind w:left="5884" w:hanging="360"/>
      </w:pPr>
      <w:rPr>
        <w:rFonts w:ascii="Courier New" w:hAnsi="Courier New" w:hint="default"/>
      </w:rPr>
    </w:lvl>
    <w:lvl w:ilvl="8" w:tplc="CA4A380C">
      <w:start w:val="1"/>
      <w:numFmt w:val="bullet"/>
      <w:lvlText w:val=""/>
      <w:lvlJc w:val="left"/>
      <w:pPr>
        <w:ind w:left="6604" w:hanging="360"/>
      </w:pPr>
      <w:rPr>
        <w:rFonts w:ascii="Wingdings" w:hAnsi="Wingdings" w:hint="default"/>
      </w:rPr>
    </w:lvl>
  </w:abstractNum>
  <w:abstractNum w:abstractNumId="9" w15:restartNumberingAfterBreak="0">
    <w:nsid w:val="0D372AAF"/>
    <w:multiLevelType w:val="hybridMultilevel"/>
    <w:tmpl w:val="E9761436"/>
    <w:lvl w:ilvl="0" w:tplc="DC983B2C">
      <w:start w:val="1"/>
      <w:numFmt w:val="bullet"/>
      <w:lvlText w:val=""/>
      <w:lvlJc w:val="left"/>
      <w:pPr>
        <w:ind w:left="720" w:hanging="360"/>
      </w:pPr>
      <w:rPr>
        <w:rFonts w:ascii="Symbol" w:hAnsi="Symbol" w:hint="default"/>
      </w:rPr>
    </w:lvl>
    <w:lvl w:ilvl="1" w:tplc="5696348C">
      <w:start w:val="1"/>
      <w:numFmt w:val="bullet"/>
      <w:lvlText w:val="o"/>
      <w:lvlJc w:val="left"/>
      <w:pPr>
        <w:ind w:left="1440" w:hanging="360"/>
      </w:pPr>
      <w:rPr>
        <w:rFonts w:ascii="Courier New" w:hAnsi="Courier New" w:hint="default"/>
      </w:rPr>
    </w:lvl>
    <w:lvl w:ilvl="2" w:tplc="32EABDF8">
      <w:start w:val="1"/>
      <w:numFmt w:val="bullet"/>
      <w:lvlText w:val=""/>
      <w:lvlJc w:val="left"/>
      <w:pPr>
        <w:ind w:left="2160" w:hanging="360"/>
      </w:pPr>
      <w:rPr>
        <w:rFonts w:ascii="Wingdings" w:hAnsi="Wingdings" w:hint="default"/>
      </w:rPr>
    </w:lvl>
    <w:lvl w:ilvl="3" w:tplc="62C8F922">
      <w:start w:val="1"/>
      <w:numFmt w:val="bullet"/>
      <w:lvlText w:val=""/>
      <w:lvlJc w:val="left"/>
      <w:pPr>
        <w:ind w:left="2880" w:hanging="360"/>
      </w:pPr>
      <w:rPr>
        <w:rFonts w:ascii="Symbol" w:hAnsi="Symbol" w:hint="default"/>
      </w:rPr>
    </w:lvl>
    <w:lvl w:ilvl="4" w:tplc="12F47DBA">
      <w:start w:val="1"/>
      <w:numFmt w:val="bullet"/>
      <w:lvlText w:val="o"/>
      <w:lvlJc w:val="left"/>
      <w:pPr>
        <w:ind w:left="3600" w:hanging="360"/>
      </w:pPr>
      <w:rPr>
        <w:rFonts w:ascii="Courier New" w:hAnsi="Courier New" w:hint="default"/>
      </w:rPr>
    </w:lvl>
    <w:lvl w:ilvl="5" w:tplc="D4CE70B6">
      <w:start w:val="1"/>
      <w:numFmt w:val="bullet"/>
      <w:lvlText w:val=""/>
      <w:lvlJc w:val="left"/>
      <w:pPr>
        <w:ind w:left="4320" w:hanging="360"/>
      </w:pPr>
      <w:rPr>
        <w:rFonts w:ascii="Wingdings" w:hAnsi="Wingdings" w:hint="default"/>
      </w:rPr>
    </w:lvl>
    <w:lvl w:ilvl="6" w:tplc="726880CC">
      <w:start w:val="1"/>
      <w:numFmt w:val="bullet"/>
      <w:lvlText w:val=""/>
      <w:lvlJc w:val="left"/>
      <w:pPr>
        <w:ind w:left="5040" w:hanging="360"/>
      </w:pPr>
      <w:rPr>
        <w:rFonts w:ascii="Symbol" w:hAnsi="Symbol" w:hint="default"/>
      </w:rPr>
    </w:lvl>
    <w:lvl w:ilvl="7" w:tplc="7EBA2D8E">
      <w:start w:val="1"/>
      <w:numFmt w:val="bullet"/>
      <w:lvlText w:val="o"/>
      <w:lvlJc w:val="left"/>
      <w:pPr>
        <w:ind w:left="5760" w:hanging="360"/>
      </w:pPr>
      <w:rPr>
        <w:rFonts w:ascii="Courier New" w:hAnsi="Courier New" w:hint="default"/>
      </w:rPr>
    </w:lvl>
    <w:lvl w:ilvl="8" w:tplc="0898FEE2">
      <w:start w:val="1"/>
      <w:numFmt w:val="bullet"/>
      <w:lvlText w:val=""/>
      <w:lvlJc w:val="left"/>
      <w:pPr>
        <w:ind w:left="6480" w:hanging="360"/>
      </w:pPr>
      <w:rPr>
        <w:rFonts w:ascii="Wingdings" w:hAnsi="Wingdings" w:hint="default"/>
      </w:rPr>
    </w:lvl>
  </w:abstractNum>
  <w:abstractNum w:abstractNumId="10" w15:restartNumberingAfterBreak="0">
    <w:nsid w:val="11260FEB"/>
    <w:multiLevelType w:val="hybridMultilevel"/>
    <w:tmpl w:val="CAA235BE"/>
    <w:lvl w:ilvl="0" w:tplc="0F7A3A58">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B5AE89C8">
      <w:numFmt w:val="bullet"/>
      <w:lvlText w:val="•"/>
      <w:lvlJc w:val="left"/>
      <w:pPr>
        <w:ind w:left="972" w:hanging="360"/>
      </w:pPr>
      <w:rPr>
        <w:rFonts w:hint="default"/>
        <w:lang w:val="en-US" w:eastAsia="en-US" w:bidi="ar-SA"/>
      </w:rPr>
    </w:lvl>
    <w:lvl w:ilvl="2" w:tplc="1DAA8228">
      <w:numFmt w:val="bullet"/>
      <w:lvlText w:val="•"/>
      <w:lvlJc w:val="left"/>
      <w:pPr>
        <w:ind w:left="1124" w:hanging="360"/>
      </w:pPr>
      <w:rPr>
        <w:rFonts w:hint="default"/>
        <w:lang w:val="en-US" w:eastAsia="en-US" w:bidi="ar-SA"/>
      </w:rPr>
    </w:lvl>
    <w:lvl w:ilvl="3" w:tplc="DFCAD706">
      <w:numFmt w:val="bullet"/>
      <w:lvlText w:val="•"/>
      <w:lvlJc w:val="left"/>
      <w:pPr>
        <w:ind w:left="1276" w:hanging="360"/>
      </w:pPr>
      <w:rPr>
        <w:rFonts w:hint="default"/>
        <w:lang w:val="en-US" w:eastAsia="en-US" w:bidi="ar-SA"/>
      </w:rPr>
    </w:lvl>
    <w:lvl w:ilvl="4" w:tplc="C1BE129C">
      <w:numFmt w:val="bullet"/>
      <w:lvlText w:val="•"/>
      <w:lvlJc w:val="left"/>
      <w:pPr>
        <w:ind w:left="1428" w:hanging="360"/>
      </w:pPr>
      <w:rPr>
        <w:rFonts w:hint="default"/>
        <w:lang w:val="en-US" w:eastAsia="en-US" w:bidi="ar-SA"/>
      </w:rPr>
    </w:lvl>
    <w:lvl w:ilvl="5" w:tplc="311440FC">
      <w:numFmt w:val="bullet"/>
      <w:lvlText w:val="•"/>
      <w:lvlJc w:val="left"/>
      <w:pPr>
        <w:ind w:left="1581" w:hanging="360"/>
      </w:pPr>
      <w:rPr>
        <w:rFonts w:hint="default"/>
        <w:lang w:val="en-US" w:eastAsia="en-US" w:bidi="ar-SA"/>
      </w:rPr>
    </w:lvl>
    <w:lvl w:ilvl="6" w:tplc="93F0DF68">
      <w:numFmt w:val="bullet"/>
      <w:lvlText w:val="•"/>
      <w:lvlJc w:val="left"/>
      <w:pPr>
        <w:ind w:left="1733" w:hanging="360"/>
      </w:pPr>
      <w:rPr>
        <w:rFonts w:hint="default"/>
        <w:lang w:val="en-US" w:eastAsia="en-US" w:bidi="ar-SA"/>
      </w:rPr>
    </w:lvl>
    <w:lvl w:ilvl="7" w:tplc="3FAAC33E">
      <w:numFmt w:val="bullet"/>
      <w:lvlText w:val="•"/>
      <w:lvlJc w:val="left"/>
      <w:pPr>
        <w:ind w:left="1885" w:hanging="360"/>
      </w:pPr>
      <w:rPr>
        <w:rFonts w:hint="default"/>
        <w:lang w:val="en-US" w:eastAsia="en-US" w:bidi="ar-SA"/>
      </w:rPr>
    </w:lvl>
    <w:lvl w:ilvl="8" w:tplc="D8A0FE4A">
      <w:numFmt w:val="bullet"/>
      <w:lvlText w:val="•"/>
      <w:lvlJc w:val="left"/>
      <w:pPr>
        <w:ind w:left="2037" w:hanging="360"/>
      </w:pPr>
      <w:rPr>
        <w:rFonts w:hint="default"/>
        <w:lang w:val="en-US" w:eastAsia="en-US" w:bidi="ar-SA"/>
      </w:rPr>
    </w:lvl>
  </w:abstractNum>
  <w:abstractNum w:abstractNumId="11" w15:restartNumberingAfterBreak="0">
    <w:nsid w:val="11C7322A"/>
    <w:multiLevelType w:val="hybridMultilevel"/>
    <w:tmpl w:val="855238B0"/>
    <w:lvl w:ilvl="0" w:tplc="106E8CD4">
      <w:numFmt w:val="bullet"/>
      <w:lvlText w:val=""/>
      <w:lvlJc w:val="left"/>
      <w:pPr>
        <w:ind w:left="832" w:hanging="360"/>
      </w:pPr>
      <w:rPr>
        <w:rFonts w:ascii="Symbol" w:eastAsia="Symbol" w:hAnsi="Symbol" w:cs="Symbol" w:hint="default"/>
        <w:b w:val="0"/>
        <w:bCs w:val="0"/>
        <w:i w:val="0"/>
        <w:iCs w:val="0"/>
        <w:spacing w:val="0"/>
        <w:w w:val="100"/>
        <w:sz w:val="22"/>
        <w:szCs w:val="22"/>
        <w:lang w:val="en-US" w:eastAsia="en-US" w:bidi="ar-SA"/>
      </w:rPr>
    </w:lvl>
    <w:lvl w:ilvl="1" w:tplc="4D320642">
      <w:numFmt w:val="bullet"/>
      <w:lvlText w:val="•"/>
      <w:lvlJc w:val="left"/>
      <w:pPr>
        <w:ind w:left="1241" w:hanging="360"/>
      </w:pPr>
      <w:rPr>
        <w:rFonts w:hint="default"/>
        <w:lang w:val="en-US" w:eastAsia="en-US" w:bidi="ar-SA"/>
      </w:rPr>
    </w:lvl>
    <w:lvl w:ilvl="2" w:tplc="7B4C9730">
      <w:numFmt w:val="bullet"/>
      <w:lvlText w:val="•"/>
      <w:lvlJc w:val="left"/>
      <w:pPr>
        <w:ind w:left="1643" w:hanging="360"/>
      </w:pPr>
      <w:rPr>
        <w:rFonts w:hint="default"/>
        <w:lang w:val="en-US" w:eastAsia="en-US" w:bidi="ar-SA"/>
      </w:rPr>
    </w:lvl>
    <w:lvl w:ilvl="3" w:tplc="79F06BD2">
      <w:numFmt w:val="bullet"/>
      <w:lvlText w:val="•"/>
      <w:lvlJc w:val="left"/>
      <w:pPr>
        <w:ind w:left="2044" w:hanging="360"/>
      </w:pPr>
      <w:rPr>
        <w:rFonts w:hint="default"/>
        <w:lang w:val="en-US" w:eastAsia="en-US" w:bidi="ar-SA"/>
      </w:rPr>
    </w:lvl>
    <w:lvl w:ilvl="4" w:tplc="CAD4B652">
      <w:numFmt w:val="bullet"/>
      <w:lvlText w:val="•"/>
      <w:lvlJc w:val="left"/>
      <w:pPr>
        <w:ind w:left="2446" w:hanging="360"/>
      </w:pPr>
      <w:rPr>
        <w:rFonts w:hint="default"/>
        <w:lang w:val="en-US" w:eastAsia="en-US" w:bidi="ar-SA"/>
      </w:rPr>
    </w:lvl>
    <w:lvl w:ilvl="5" w:tplc="EAE859A6">
      <w:numFmt w:val="bullet"/>
      <w:lvlText w:val="•"/>
      <w:lvlJc w:val="left"/>
      <w:pPr>
        <w:ind w:left="2848" w:hanging="360"/>
      </w:pPr>
      <w:rPr>
        <w:rFonts w:hint="default"/>
        <w:lang w:val="en-US" w:eastAsia="en-US" w:bidi="ar-SA"/>
      </w:rPr>
    </w:lvl>
    <w:lvl w:ilvl="6" w:tplc="BA421808">
      <w:numFmt w:val="bullet"/>
      <w:lvlText w:val="•"/>
      <w:lvlJc w:val="left"/>
      <w:pPr>
        <w:ind w:left="3249" w:hanging="360"/>
      </w:pPr>
      <w:rPr>
        <w:rFonts w:hint="default"/>
        <w:lang w:val="en-US" w:eastAsia="en-US" w:bidi="ar-SA"/>
      </w:rPr>
    </w:lvl>
    <w:lvl w:ilvl="7" w:tplc="57C0F324">
      <w:numFmt w:val="bullet"/>
      <w:lvlText w:val="•"/>
      <w:lvlJc w:val="left"/>
      <w:pPr>
        <w:ind w:left="3651" w:hanging="360"/>
      </w:pPr>
      <w:rPr>
        <w:rFonts w:hint="default"/>
        <w:lang w:val="en-US" w:eastAsia="en-US" w:bidi="ar-SA"/>
      </w:rPr>
    </w:lvl>
    <w:lvl w:ilvl="8" w:tplc="411E855C">
      <w:numFmt w:val="bullet"/>
      <w:lvlText w:val="•"/>
      <w:lvlJc w:val="left"/>
      <w:pPr>
        <w:ind w:left="4052" w:hanging="360"/>
      </w:pPr>
      <w:rPr>
        <w:rFonts w:hint="default"/>
        <w:lang w:val="en-US" w:eastAsia="en-US" w:bidi="ar-SA"/>
      </w:rPr>
    </w:lvl>
  </w:abstractNum>
  <w:abstractNum w:abstractNumId="12" w15:restartNumberingAfterBreak="0">
    <w:nsid w:val="11E65476"/>
    <w:multiLevelType w:val="hybridMultilevel"/>
    <w:tmpl w:val="FFE205B4"/>
    <w:lvl w:ilvl="0" w:tplc="0A28DDE6">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61880DE0">
      <w:numFmt w:val="bullet"/>
      <w:lvlText w:val="•"/>
      <w:lvlJc w:val="left"/>
      <w:pPr>
        <w:ind w:left="972" w:hanging="360"/>
      </w:pPr>
      <w:rPr>
        <w:rFonts w:hint="default"/>
        <w:lang w:val="en-US" w:eastAsia="en-US" w:bidi="ar-SA"/>
      </w:rPr>
    </w:lvl>
    <w:lvl w:ilvl="2" w:tplc="B7E67F88">
      <w:numFmt w:val="bullet"/>
      <w:lvlText w:val="•"/>
      <w:lvlJc w:val="left"/>
      <w:pPr>
        <w:ind w:left="1124" w:hanging="360"/>
      </w:pPr>
      <w:rPr>
        <w:rFonts w:hint="default"/>
        <w:lang w:val="en-US" w:eastAsia="en-US" w:bidi="ar-SA"/>
      </w:rPr>
    </w:lvl>
    <w:lvl w:ilvl="3" w:tplc="F99ED52C">
      <w:numFmt w:val="bullet"/>
      <w:lvlText w:val="•"/>
      <w:lvlJc w:val="left"/>
      <w:pPr>
        <w:ind w:left="1276" w:hanging="360"/>
      </w:pPr>
      <w:rPr>
        <w:rFonts w:hint="default"/>
        <w:lang w:val="en-US" w:eastAsia="en-US" w:bidi="ar-SA"/>
      </w:rPr>
    </w:lvl>
    <w:lvl w:ilvl="4" w:tplc="961E8850">
      <w:numFmt w:val="bullet"/>
      <w:lvlText w:val="•"/>
      <w:lvlJc w:val="left"/>
      <w:pPr>
        <w:ind w:left="1428" w:hanging="360"/>
      </w:pPr>
      <w:rPr>
        <w:rFonts w:hint="default"/>
        <w:lang w:val="en-US" w:eastAsia="en-US" w:bidi="ar-SA"/>
      </w:rPr>
    </w:lvl>
    <w:lvl w:ilvl="5" w:tplc="E9365B4C">
      <w:numFmt w:val="bullet"/>
      <w:lvlText w:val="•"/>
      <w:lvlJc w:val="left"/>
      <w:pPr>
        <w:ind w:left="1581" w:hanging="360"/>
      </w:pPr>
      <w:rPr>
        <w:rFonts w:hint="default"/>
        <w:lang w:val="en-US" w:eastAsia="en-US" w:bidi="ar-SA"/>
      </w:rPr>
    </w:lvl>
    <w:lvl w:ilvl="6" w:tplc="FA9020A8">
      <w:numFmt w:val="bullet"/>
      <w:lvlText w:val="•"/>
      <w:lvlJc w:val="left"/>
      <w:pPr>
        <w:ind w:left="1733" w:hanging="360"/>
      </w:pPr>
      <w:rPr>
        <w:rFonts w:hint="default"/>
        <w:lang w:val="en-US" w:eastAsia="en-US" w:bidi="ar-SA"/>
      </w:rPr>
    </w:lvl>
    <w:lvl w:ilvl="7" w:tplc="20ACCE8A">
      <w:numFmt w:val="bullet"/>
      <w:lvlText w:val="•"/>
      <w:lvlJc w:val="left"/>
      <w:pPr>
        <w:ind w:left="1885" w:hanging="360"/>
      </w:pPr>
      <w:rPr>
        <w:rFonts w:hint="default"/>
        <w:lang w:val="en-US" w:eastAsia="en-US" w:bidi="ar-SA"/>
      </w:rPr>
    </w:lvl>
    <w:lvl w:ilvl="8" w:tplc="07025A4A">
      <w:numFmt w:val="bullet"/>
      <w:lvlText w:val="•"/>
      <w:lvlJc w:val="left"/>
      <w:pPr>
        <w:ind w:left="2037" w:hanging="360"/>
      </w:pPr>
      <w:rPr>
        <w:rFonts w:hint="default"/>
        <w:lang w:val="en-US" w:eastAsia="en-US" w:bidi="ar-SA"/>
      </w:rPr>
    </w:lvl>
  </w:abstractNum>
  <w:abstractNum w:abstractNumId="13" w15:restartNumberingAfterBreak="0">
    <w:nsid w:val="122CA82E"/>
    <w:multiLevelType w:val="hybridMultilevel"/>
    <w:tmpl w:val="F39A174C"/>
    <w:lvl w:ilvl="0" w:tplc="1F6E0078">
      <w:start w:val="1"/>
      <w:numFmt w:val="bullet"/>
      <w:lvlText w:val=""/>
      <w:lvlJc w:val="left"/>
      <w:pPr>
        <w:ind w:left="720" w:hanging="360"/>
      </w:pPr>
      <w:rPr>
        <w:rFonts w:ascii="Symbol" w:hAnsi="Symbol" w:hint="default"/>
      </w:rPr>
    </w:lvl>
    <w:lvl w:ilvl="1" w:tplc="3A6EF12E">
      <w:start w:val="1"/>
      <w:numFmt w:val="bullet"/>
      <w:lvlText w:val="o"/>
      <w:lvlJc w:val="left"/>
      <w:pPr>
        <w:ind w:left="1440" w:hanging="360"/>
      </w:pPr>
      <w:rPr>
        <w:rFonts w:ascii="Courier New" w:hAnsi="Courier New" w:hint="default"/>
      </w:rPr>
    </w:lvl>
    <w:lvl w:ilvl="2" w:tplc="02BA12DE">
      <w:start w:val="1"/>
      <w:numFmt w:val="bullet"/>
      <w:lvlText w:val=""/>
      <w:lvlJc w:val="left"/>
      <w:pPr>
        <w:ind w:left="2160" w:hanging="360"/>
      </w:pPr>
      <w:rPr>
        <w:rFonts w:ascii="Wingdings" w:hAnsi="Wingdings" w:hint="default"/>
      </w:rPr>
    </w:lvl>
    <w:lvl w:ilvl="3" w:tplc="39FE2BA8">
      <w:start w:val="1"/>
      <w:numFmt w:val="bullet"/>
      <w:lvlText w:val=""/>
      <w:lvlJc w:val="left"/>
      <w:pPr>
        <w:ind w:left="2880" w:hanging="360"/>
      </w:pPr>
      <w:rPr>
        <w:rFonts w:ascii="Symbol" w:hAnsi="Symbol" w:hint="default"/>
      </w:rPr>
    </w:lvl>
    <w:lvl w:ilvl="4" w:tplc="51CEBA16">
      <w:start w:val="1"/>
      <w:numFmt w:val="bullet"/>
      <w:lvlText w:val="o"/>
      <w:lvlJc w:val="left"/>
      <w:pPr>
        <w:ind w:left="3600" w:hanging="360"/>
      </w:pPr>
      <w:rPr>
        <w:rFonts w:ascii="Courier New" w:hAnsi="Courier New" w:hint="default"/>
      </w:rPr>
    </w:lvl>
    <w:lvl w:ilvl="5" w:tplc="8DD6CA5C">
      <w:start w:val="1"/>
      <w:numFmt w:val="bullet"/>
      <w:lvlText w:val=""/>
      <w:lvlJc w:val="left"/>
      <w:pPr>
        <w:ind w:left="4320" w:hanging="360"/>
      </w:pPr>
      <w:rPr>
        <w:rFonts w:ascii="Wingdings" w:hAnsi="Wingdings" w:hint="default"/>
      </w:rPr>
    </w:lvl>
    <w:lvl w:ilvl="6" w:tplc="AB461C66">
      <w:start w:val="1"/>
      <w:numFmt w:val="bullet"/>
      <w:lvlText w:val=""/>
      <w:lvlJc w:val="left"/>
      <w:pPr>
        <w:ind w:left="5040" w:hanging="360"/>
      </w:pPr>
      <w:rPr>
        <w:rFonts w:ascii="Symbol" w:hAnsi="Symbol" w:hint="default"/>
      </w:rPr>
    </w:lvl>
    <w:lvl w:ilvl="7" w:tplc="C2943806">
      <w:start w:val="1"/>
      <w:numFmt w:val="bullet"/>
      <w:lvlText w:val="o"/>
      <w:lvlJc w:val="left"/>
      <w:pPr>
        <w:ind w:left="5760" w:hanging="360"/>
      </w:pPr>
      <w:rPr>
        <w:rFonts w:ascii="Courier New" w:hAnsi="Courier New" w:hint="default"/>
      </w:rPr>
    </w:lvl>
    <w:lvl w:ilvl="8" w:tplc="9E883AFE">
      <w:start w:val="1"/>
      <w:numFmt w:val="bullet"/>
      <w:lvlText w:val=""/>
      <w:lvlJc w:val="left"/>
      <w:pPr>
        <w:ind w:left="6480" w:hanging="360"/>
      </w:pPr>
      <w:rPr>
        <w:rFonts w:ascii="Wingdings" w:hAnsi="Wingdings" w:hint="default"/>
      </w:rPr>
    </w:lvl>
  </w:abstractNum>
  <w:abstractNum w:abstractNumId="14" w15:restartNumberingAfterBreak="0">
    <w:nsid w:val="139A888A"/>
    <w:multiLevelType w:val="hybridMultilevel"/>
    <w:tmpl w:val="E066527E"/>
    <w:lvl w:ilvl="0" w:tplc="350C6018">
      <w:start w:val="1"/>
      <w:numFmt w:val="bullet"/>
      <w:lvlText w:val=""/>
      <w:lvlJc w:val="left"/>
      <w:pPr>
        <w:ind w:left="720" w:hanging="360"/>
      </w:pPr>
      <w:rPr>
        <w:rFonts w:ascii="Symbol" w:hAnsi="Symbol" w:hint="default"/>
      </w:rPr>
    </w:lvl>
    <w:lvl w:ilvl="1" w:tplc="FD428586">
      <w:start w:val="1"/>
      <w:numFmt w:val="bullet"/>
      <w:lvlText w:val="o"/>
      <w:lvlJc w:val="left"/>
      <w:pPr>
        <w:ind w:left="1440" w:hanging="360"/>
      </w:pPr>
      <w:rPr>
        <w:rFonts w:ascii="Courier New" w:hAnsi="Courier New" w:hint="default"/>
      </w:rPr>
    </w:lvl>
    <w:lvl w:ilvl="2" w:tplc="09E61E26">
      <w:start w:val="1"/>
      <w:numFmt w:val="bullet"/>
      <w:lvlText w:val=""/>
      <w:lvlJc w:val="left"/>
      <w:pPr>
        <w:ind w:left="2160" w:hanging="360"/>
      </w:pPr>
      <w:rPr>
        <w:rFonts w:ascii="Wingdings" w:hAnsi="Wingdings" w:hint="default"/>
      </w:rPr>
    </w:lvl>
    <w:lvl w:ilvl="3" w:tplc="DF94EB24">
      <w:start w:val="1"/>
      <w:numFmt w:val="bullet"/>
      <w:lvlText w:val=""/>
      <w:lvlJc w:val="left"/>
      <w:pPr>
        <w:ind w:left="2880" w:hanging="360"/>
      </w:pPr>
      <w:rPr>
        <w:rFonts w:ascii="Symbol" w:hAnsi="Symbol" w:hint="default"/>
      </w:rPr>
    </w:lvl>
    <w:lvl w:ilvl="4" w:tplc="7B829A00">
      <w:start w:val="1"/>
      <w:numFmt w:val="bullet"/>
      <w:lvlText w:val="o"/>
      <w:lvlJc w:val="left"/>
      <w:pPr>
        <w:ind w:left="3600" w:hanging="360"/>
      </w:pPr>
      <w:rPr>
        <w:rFonts w:ascii="Courier New" w:hAnsi="Courier New" w:hint="default"/>
      </w:rPr>
    </w:lvl>
    <w:lvl w:ilvl="5" w:tplc="8356EAE0">
      <w:start w:val="1"/>
      <w:numFmt w:val="bullet"/>
      <w:lvlText w:val=""/>
      <w:lvlJc w:val="left"/>
      <w:pPr>
        <w:ind w:left="4320" w:hanging="360"/>
      </w:pPr>
      <w:rPr>
        <w:rFonts w:ascii="Wingdings" w:hAnsi="Wingdings" w:hint="default"/>
      </w:rPr>
    </w:lvl>
    <w:lvl w:ilvl="6" w:tplc="29341060">
      <w:start w:val="1"/>
      <w:numFmt w:val="bullet"/>
      <w:lvlText w:val=""/>
      <w:lvlJc w:val="left"/>
      <w:pPr>
        <w:ind w:left="5040" w:hanging="360"/>
      </w:pPr>
      <w:rPr>
        <w:rFonts w:ascii="Symbol" w:hAnsi="Symbol" w:hint="default"/>
      </w:rPr>
    </w:lvl>
    <w:lvl w:ilvl="7" w:tplc="AF12EF96">
      <w:start w:val="1"/>
      <w:numFmt w:val="bullet"/>
      <w:lvlText w:val="o"/>
      <w:lvlJc w:val="left"/>
      <w:pPr>
        <w:ind w:left="5760" w:hanging="360"/>
      </w:pPr>
      <w:rPr>
        <w:rFonts w:ascii="Courier New" w:hAnsi="Courier New" w:hint="default"/>
      </w:rPr>
    </w:lvl>
    <w:lvl w:ilvl="8" w:tplc="D0469B16">
      <w:start w:val="1"/>
      <w:numFmt w:val="bullet"/>
      <w:lvlText w:val=""/>
      <w:lvlJc w:val="left"/>
      <w:pPr>
        <w:ind w:left="6480" w:hanging="360"/>
      </w:pPr>
      <w:rPr>
        <w:rFonts w:ascii="Wingdings" w:hAnsi="Wingdings" w:hint="default"/>
      </w:rPr>
    </w:lvl>
  </w:abstractNum>
  <w:abstractNum w:abstractNumId="15" w15:restartNumberingAfterBreak="0">
    <w:nsid w:val="1501C72D"/>
    <w:multiLevelType w:val="hybridMultilevel"/>
    <w:tmpl w:val="E4A0882C"/>
    <w:lvl w:ilvl="0" w:tplc="9C223C38">
      <w:start w:val="1"/>
      <w:numFmt w:val="bullet"/>
      <w:lvlText w:val=""/>
      <w:lvlJc w:val="left"/>
      <w:pPr>
        <w:ind w:left="720" w:hanging="360"/>
      </w:pPr>
      <w:rPr>
        <w:rFonts w:ascii="Symbol" w:hAnsi="Symbol" w:hint="default"/>
      </w:rPr>
    </w:lvl>
    <w:lvl w:ilvl="1" w:tplc="C12AD94E">
      <w:start w:val="1"/>
      <w:numFmt w:val="bullet"/>
      <w:lvlText w:val="o"/>
      <w:lvlJc w:val="left"/>
      <w:pPr>
        <w:ind w:left="1440" w:hanging="360"/>
      </w:pPr>
      <w:rPr>
        <w:rFonts w:ascii="Courier New" w:hAnsi="Courier New" w:hint="default"/>
      </w:rPr>
    </w:lvl>
    <w:lvl w:ilvl="2" w:tplc="43EE4D40">
      <w:start w:val="1"/>
      <w:numFmt w:val="bullet"/>
      <w:lvlText w:val=""/>
      <w:lvlJc w:val="left"/>
      <w:pPr>
        <w:ind w:left="2160" w:hanging="360"/>
      </w:pPr>
      <w:rPr>
        <w:rFonts w:ascii="Wingdings" w:hAnsi="Wingdings" w:hint="default"/>
      </w:rPr>
    </w:lvl>
    <w:lvl w:ilvl="3" w:tplc="00BCAA3C">
      <w:start w:val="1"/>
      <w:numFmt w:val="bullet"/>
      <w:lvlText w:val=""/>
      <w:lvlJc w:val="left"/>
      <w:pPr>
        <w:ind w:left="2880" w:hanging="360"/>
      </w:pPr>
      <w:rPr>
        <w:rFonts w:ascii="Symbol" w:hAnsi="Symbol" w:hint="default"/>
      </w:rPr>
    </w:lvl>
    <w:lvl w:ilvl="4" w:tplc="5678A298">
      <w:start w:val="1"/>
      <w:numFmt w:val="bullet"/>
      <w:lvlText w:val="o"/>
      <w:lvlJc w:val="left"/>
      <w:pPr>
        <w:ind w:left="3600" w:hanging="360"/>
      </w:pPr>
      <w:rPr>
        <w:rFonts w:ascii="Courier New" w:hAnsi="Courier New" w:hint="default"/>
      </w:rPr>
    </w:lvl>
    <w:lvl w:ilvl="5" w:tplc="1A22FA02">
      <w:start w:val="1"/>
      <w:numFmt w:val="bullet"/>
      <w:lvlText w:val=""/>
      <w:lvlJc w:val="left"/>
      <w:pPr>
        <w:ind w:left="4320" w:hanging="360"/>
      </w:pPr>
      <w:rPr>
        <w:rFonts w:ascii="Wingdings" w:hAnsi="Wingdings" w:hint="default"/>
      </w:rPr>
    </w:lvl>
    <w:lvl w:ilvl="6" w:tplc="D9A075D8">
      <w:start w:val="1"/>
      <w:numFmt w:val="bullet"/>
      <w:lvlText w:val=""/>
      <w:lvlJc w:val="left"/>
      <w:pPr>
        <w:ind w:left="5040" w:hanging="360"/>
      </w:pPr>
      <w:rPr>
        <w:rFonts w:ascii="Symbol" w:hAnsi="Symbol" w:hint="default"/>
      </w:rPr>
    </w:lvl>
    <w:lvl w:ilvl="7" w:tplc="3ADC6A5A">
      <w:start w:val="1"/>
      <w:numFmt w:val="bullet"/>
      <w:lvlText w:val="o"/>
      <w:lvlJc w:val="left"/>
      <w:pPr>
        <w:ind w:left="5760" w:hanging="360"/>
      </w:pPr>
      <w:rPr>
        <w:rFonts w:ascii="Courier New" w:hAnsi="Courier New" w:hint="default"/>
      </w:rPr>
    </w:lvl>
    <w:lvl w:ilvl="8" w:tplc="805CAD32">
      <w:start w:val="1"/>
      <w:numFmt w:val="bullet"/>
      <w:lvlText w:val=""/>
      <w:lvlJc w:val="left"/>
      <w:pPr>
        <w:ind w:left="6480" w:hanging="360"/>
      </w:pPr>
      <w:rPr>
        <w:rFonts w:ascii="Wingdings" w:hAnsi="Wingdings" w:hint="default"/>
      </w:rPr>
    </w:lvl>
  </w:abstractNum>
  <w:abstractNum w:abstractNumId="16" w15:restartNumberingAfterBreak="0">
    <w:nsid w:val="1605762F"/>
    <w:multiLevelType w:val="hybridMultilevel"/>
    <w:tmpl w:val="62061FA6"/>
    <w:lvl w:ilvl="0" w:tplc="72C675B6">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496E5A9C">
      <w:numFmt w:val="bullet"/>
      <w:lvlText w:val="•"/>
      <w:lvlJc w:val="left"/>
      <w:pPr>
        <w:ind w:left="928" w:hanging="360"/>
      </w:pPr>
      <w:rPr>
        <w:rFonts w:hint="default"/>
        <w:lang w:val="en-US" w:eastAsia="en-US" w:bidi="ar-SA"/>
      </w:rPr>
    </w:lvl>
    <w:lvl w:ilvl="2" w:tplc="9D74E886">
      <w:numFmt w:val="bullet"/>
      <w:lvlText w:val="•"/>
      <w:lvlJc w:val="left"/>
      <w:pPr>
        <w:ind w:left="1037" w:hanging="360"/>
      </w:pPr>
      <w:rPr>
        <w:rFonts w:hint="default"/>
        <w:lang w:val="en-US" w:eastAsia="en-US" w:bidi="ar-SA"/>
      </w:rPr>
    </w:lvl>
    <w:lvl w:ilvl="3" w:tplc="E4F29D46">
      <w:numFmt w:val="bullet"/>
      <w:lvlText w:val="•"/>
      <w:lvlJc w:val="left"/>
      <w:pPr>
        <w:ind w:left="1145" w:hanging="360"/>
      </w:pPr>
      <w:rPr>
        <w:rFonts w:hint="default"/>
        <w:lang w:val="en-US" w:eastAsia="en-US" w:bidi="ar-SA"/>
      </w:rPr>
    </w:lvl>
    <w:lvl w:ilvl="4" w:tplc="28DCFF2E">
      <w:numFmt w:val="bullet"/>
      <w:lvlText w:val="•"/>
      <w:lvlJc w:val="left"/>
      <w:pPr>
        <w:ind w:left="1254" w:hanging="360"/>
      </w:pPr>
      <w:rPr>
        <w:rFonts w:hint="default"/>
        <w:lang w:val="en-US" w:eastAsia="en-US" w:bidi="ar-SA"/>
      </w:rPr>
    </w:lvl>
    <w:lvl w:ilvl="5" w:tplc="4922F0E0">
      <w:numFmt w:val="bullet"/>
      <w:lvlText w:val="•"/>
      <w:lvlJc w:val="left"/>
      <w:pPr>
        <w:ind w:left="1362" w:hanging="360"/>
      </w:pPr>
      <w:rPr>
        <w:rFonts w:hint="default"/>
        <w:lang w:val="en-US" w:eastAsia="en-US" w:bidi="ar-SA"/>
      </w:rPr>
    </w:lvl>
    <w:lvl w:ilvl="6" w:tplc="6C9AB65A">
      <w:numFmt w:val="bullet"/>
      <w:lvlText w:val="•"/>
      <w:lvlJc w:val="left"/>
      <w:pPr>
        <w:ind w:left="1471" w:hanging="360"/>
      </w:pPr>
      <w:rPr>
        <w:rFonts w:hint="default"/>
        <w:lang w:val="en-US" w:eastAsia="en-US" w:bidi="ar-SA"/>
      </w:rPr>
    </w:lvl>
    <w:lvl w:ilvl="7" w:tplc="0C96549C">
      <w:numFmt w:val="bullet"/>
      <w:lvlText w:val="•"/>
      <w:lvlJc w:val="left"/>
      <w:pPr>
        <w:ind w:left="1579" w:hanging="360"/>
      </w:pPr>
      <w:rPr>
        <w:rFonts w:hint="default"/>
        <w:lang w:val="en-US" w:eastAsia="en-US" w:bidi="ar-SA"/>
      </w:rPr>
    </w:lvl>
    <w:lvl w:ilvl="8" w:tplc="6D4A21F6">
      <w:numFmt w:val="bullet"/>
      <w:lvlText w:val="•"/>
      <w:lvlJc w:val="left"/>
      <w:pPr>
        <w:ind w:left="1688" w:hanging="360"/>
      </w:pPr>
      <w:rPr>
        <w:rFonts w:hint="default"/>
        <w:lang w:val="en-US" w:eastAsia="en-US" w:bidi="ar-SA"/>
      </w:rPr>
    </w:lvl>
  </w:abstractNum>
  <w:abstractNum w:abstractNumId="17" w15:restartNumberingAfterBreak="0">
    <w:nsid w:val="19A86BAD"/>
    <w:multiLevelType w:val="hybridMultilevel"/>
    <w:tmpl w:val="4B1E3538"/>
    <w:lvl w:ilvl="0" w:tplc="24B8F838">
      <w:numFmt w:val="bullet"/>
      <w:lvlText w:val=""/>
      <w:lvlJc w:val="left"/>
      <w:pPr>
        <w:ind w:left="1185" w:hanging="360"/>
      </w:pPr>
      <w:rPr>
        <w:rFonts w:ascii="Symbol" w:eastAsia="Symbol" w:hAnsi="Symbol" w:cs="Symbol" w:hint="default"/>
        <w:b w:val="0"/>
        <w:bCs w:val="0"/>
        <w:i w:val="0"/>
        <w:iCs w:val="0"/>
        <w:spacing w:val="0"/>
        <w:w w:val="100"/>
        <w:sz w:val="22"/>
        <w:szCs w:val="22"/>
        <w:lang w:val="en-US" w:eastAsia="en-US" w:bidi="ar-SA"/>
      </w:rPr>
    </w:lvl>
    <w:lvl w:ilvl="1" w:tplc="269C7BCA">
      <w:numFmt w:val="bullet"/>
      <w:lvlText w:val="•"/>
      <w:lvlJc w:val="left"/>
      <w:pPr>
        <w:ind w:left="1297" w:hanging="360"/>
      </w:pPr>
      <w:rPr>
        <w:rFonts w:hint="default"/>
        <w:lang w:val="en-US" w:eastAsia="en-US" w:bidi="ar-SA"/>
      </w:rPr>
    </w:lvl>
    <w:lvl w:ilvl="2" w:tplc="5C0498DE">
      <w:numFmt w:val="bullet"/>
      <w:lvlText w:val="•"/>
      <w:lvlJc w:val="left"/>
      <w:pPr>
        <w:ind w:left="1415" w:hanging="360"/>
      </w:pPr>
      <w:rPr>
        <w:rFonts w:hint="default"/>
        <w:lang w:val="en-US" w:eastAsia="en-US" w:bidi="ar-SA"/>
      </w:rPr>
    </w:lvl>
    <w:lvl w:ilvl="3" w:tplc="F24CDB90">
      <w:numFmt w:val="bullet"/>
      <w:lvlText w:val="•"/>
      <w:lvlJc w:val="left"/>
      <w:pPr>
        <w:ind w:left="1533" w:hanging="360"/>
      </w:pPr>
      <w:rPr>
        <w:rFonts w:hint="default"/>
        <w:lang w:val="en-US" w:eastAsia="en-US" w:bidi="ar-SA"/>
      </w:rPr>
    </w:lvl>
    <w:lvl w:ilvl="4" w:tplc="BA80723E">
      <w:numFmt w:val="bullet"/>
      <w:lvlText w:val="•"/>
      <w:lvlJc w:val="left"/>
      <w:pPr>
        <w:ind w:left="1650" w:hanging="360"/>
      </w:pPr>
      <w:rPr>
        <w:rFonts w:hint="default"/>
        <w:lang w:val="en-US" w:eastAsia="en-US" w:bidi="ar-SA"/>
      </w:rPr>
    </w:lvl>
    <w:lvl w:ilvl="5" w:tplc="551A2BC8">
      <w:numFmt w:val="bullet"/>
      <w:lvlText w:val="•"/>
      <w:lvlJc w:val="left"/>
      <w:pPr>
        <w:ind w:left="1768" w:hanging="360"/>
      </w:pPr>
      <w:rPr>
        <w:rFonts w:hint="default"/>
        <w:lang w:val="en-US" w:eastAsia="en-US" w:bidi="ar-SA"/>
      </w:rPr>
    </w:lvl>
    <w:lvl w:ilvl="6" w:tplc="FAA4E746">
      <w:numFmt w:val="bullet"/>
      <w:lvlText w:val="•"/>
      <w:lvlJc w:val="left"/>
      <w:pPr>
        <w:ind w:left="1886" w:hanging="360"/>
      </w:pPr>
      <w:rPr>
        <w:rFonts w:hint="default"/>
        <w:lang w:val="en-US" w:eastAsia="en-US" w:bidi="ar-SA"/>
      </w:rPr>
    </w:lvl>
    <w:lvl w:ilvl="7" w:tplc="0D527D2E">
      <w:numFmt w:val="bullet"/>
      <w:lvlText w:val="•"/>
      <w:lvlJc w:val="left"/>
      <w:pPr>
        <w:ind w:left="2003" w:hanging="360"/>
      </w:pPr>
      <w:rPr>
        <w:rFonts w:hint="default"/>
        <w:lang w:val="en-US" w:eastAsia="en-US" w:bidi="ar-SA"/>
      </w:rPr>
    </w:lvl>
    <w:lvl w:ilvl="8" w:tplc="BC602B32">
      <w:numFmt w:val="bullet"/>
      <w:lvlText w:val="•"/>
      <w:lvlJc w:val="left"/>
      <w:pPr>
        <w:ind w:left="2121" w:hanging="360"/>
      </w:pPr>
      <w:rPr>
        <w:rFonts w:hint="default"/>
        <w:lang w:val="en-US" w:eastAsia="en-US" w:bidi="ar-SA"/>
      </w:rPr>
    </w:lvl>
  </w:abstractNum>
  <w:abstractNum w:abstractNumId="18" w15:restartNumberingAfterBreak="0">
    <w:nsid w:val="19C07E79"/>
    <w:multiLevelType w:val="hybridMultilevel"/>
    <w:tmpl w:val="15EA3A50"/>
    <w:lvl w:ilvl="0" w:tplc="8794CA9E">
      <w:start w:val="1"/>
      <w:numFmt w:val="bullet"/>
      <w:lvlText w:val=""/>
      <w:lvlJc w:val="left"/>
      <w:pPr>
        <w:ind w:left="720" w:hanging="360"/>
      </w:pPr>
      <w:rPr>
        <w:rFonts w:ascii="Symbol" w:hAnsi="Symbol" w:hint="default"/>
      </w:rPr>
    </w:lvl>
    <w:lvl w:ilvl="1" w:tplc="B79EE16C">
      <w:start w:val="1"/>
      <w:numFmt w:val="bullet"/>
      <w:lvlText w:val="o"/>
      <w:lvlJc w:val="left"/>
      <w:pPr>
        <w:ind w:left="1440" w:hanging="360"/>
      </w:pPr>
      <w:rPr>
        <w:rFonts w:ascii="Courier New" w:hAnsi="Courier New" w:hint="default"/>
      </w:rPr>
    </w:lvl>
    <w:lvl w:ilvl="2" w:tplc="8FF67330">
      <w:start w:val="1"/>
      <w:numFmt w:val="bullet"/>
      <w:lvlText w:val=""/>
      <w:lvlJc w:val="left"/>
      <w:pPr>
        <w:ind w:left="2160" w:hanging="360"/>
      </w:pPr>
      <w:rPr>
        <w:rFonts w:ascii="Wingdings" w:hAnsi="Wingdings" w:hint="default"/>
      </w:rPr>
    </w:lvl>
    <w:lvl w:ilvl="3" w:tplc="84E838BA">
      <w:start w:val="1"/>
      <w:numFmt w:val="bullet"/>
      <w:lvlText w:val=""/>
      <w:lvlJc w:val="left"/>
      <w:pPr>
        <w:ind w:left="2880" w:hanging="360"/>
      </w:pPr>
      <w:rPr>
        <w:rFonts w:ascii="Symbol" w:hAnsi="Symbol" w:hint="default"/>
      </w:rPr>
    </w:lvl>
    <w:lvl w:ilvl="4" w:tplc="B590F8AA">
      <w:start w:val="1"/>
      <w:numFmt w:val="bullet"/>
      <w:lvlText w:val="o"/>
      <w:lvlJc w:val="left"/>
      <w:pPr>
        <w:ind w:left="3600" w:hanging="360"/>
      </w:pPr>
      <w:rPr>
        <w:rFonts w:ascii="Courier New" w:hAnsi="Courier New" w:hint="default"/>
      </w:rPr>
    </w:lvl>
    <w:lvl w:ilvl="5" w:tplc="21B6C7B2">
      <w:start w:val="1"/>
      <w:numFmt w:val="bullet"/>
      <w:lvlText w:val=""/>
      <w:lvlJc w:val="left"/>
      <w:pPr>
        <w:ind w:left="4320" w:hanging="360"/>
      </w:pPr>
      <w:rPr>
        <w:rFonts w:ascii="Wingdings" w:hAnsi="Wingdings" w:hint="default"/>
      </w:rPr>
    </w:lvl>
    <w:lvl w:ilvl="6" w:tplc="A4B2B53E">
      <w:start w:val="1"/>
      <w:numFmt w:val="bullet"/>
      <w:lvlText w:val=""/>
      <w:lvlJc w:val="left"/>
      <w:pPr>
        <w:ind w:left="5040" w:hanging="360"/>
      </w:pPr>
      <w:rPr>
        <w:rFonts w:ascii="Symbol" w:hAnsi="Symbol" w:hint="default"/>
      </w:rPr>
    </w:lvl>
    <w:lvl w:ilvl="7" w:tplc="B5203444">
      <w:start w:val="1"/>
      <w:numFmt w:val="bullet"/>
      <w:lvlText w:val="o"/>
      <w:lvlJc w:val="left"/>
      <w:pPr>
        <w:ind w:left="5760" w:hanging="360"/>
      </w:pPr>
      <w:rPr>
        <w:rFonts w:ascii="Courier New" w:hAnsi="Courier New" w:hint="default"/>
      </w:rPr>
    </w:lvl>
    <w:lvl w:ilvl="8" w:tplc="89A059B2">
      <w:start w:val="1"/>
      <w:numFmt w:val="bullet"/>
      <w:lvlText w:val=""/>
      <w:lvlJc w:val="left"/>
      <w:pPr>
        <w:ind w:left="6480" w:hanging="360"/>
      </w:pPr>
      <w:rPr>
        <w:rFonts w:ascii="Wingdings" w:hAnsi="Wingdings" w:hint="default"/>
      </w:rPr>
    </w:lvl>
  </w:abstractNum>
  <w:abstractNum w:abstractNumId="19" w15:restartNumberingAfterBreak="0">
    <w:nsid w:val="1AA9DEB4"/>
    <w:multiLevelType w:val="hybridMultilevel"/>
    <w:tmpl w:val="3A88BDB4"/>
    <w:lvl w:ilvl="0" w:tplc="5B1CD55E">
      <w:start w:val="1"/>
      <w:numFmt w:val="bullet"/>
      <w:lvlText w:val=""/>
      <w:lvlJc w:val="left"/>
      <w:pPr>
        <w:ind w:left="720" w:hanging="360"/>
      </w:pPr>
      <w:rPr>
        <w:rFonts w:ascii="Symbol" w:hAnsi="Symbol" w:hint="default"/>
      </w:rPr>
    </w:lvl>
    <w:lvl w:ilvl="1" w:tplc="1CE836C2">
      <w:start w:val="1"/>
      <w:numFmt w:val="bullet"/>
      <w:lvlText w:val="o"/>
      <w:lvlJc w:val="left"/>
      <w:pPr>
        <w:ind w:left="1440" w:hanging="360"/>
      </w:pPr>
      <w:rPr>
        <w:rFonts w:ascii="Courier New" w:hAnsi="Courier New" w:hint="default"/>
      </w:rPr>
    </w:lvl>
    <w:lvl w:ilvl="2" w:tplc="2F067F98">
      <w:start w:val="1"/>
      <w:numFmt w:val="bullet"/>
      <w:lvlText w:val=""/>
      <w:lvlJc w:val="left"/>
      <w:pPr>
        <w:ind w:left="2160" w:hanging="360"/>
      </w:pPr>
      <w:rPr>
        <w:rFonts w:ascii="Wingdings" w:hAnsi="Wingdings" w:hint="default"/>
      </w:rPr>
    </w:lvl>
    <w:lvl w:ilvl="3" w:tplc="6F1290C0">
      <w:start w:val="1"/>
      <w:numFmt w:val="bullet"/>
      <w:lvlText w:val=""/>
      <w:lvlJc w:val="left"/>
      <w:pPr>
        <w:ind w:left="2880" w:hanging="360"/>
      </w:pPr>
      <w:rPr>
        <w:rFonts w:ascii="Symbol" w:hAnsi="Symbol" w:hint="default"/>
      </w:rPr>
    </w:lvl>
    <w:lvl w:ilvl="4" w:tplc="887CA6AA">
      <w:start w:val="1"/>
      <w:numFmt w:val="bullet"/>
      <w:lvlText w:val="o"/>
      <w:lvlJc w:val="left"/>
      <w:pPr>
        <w:ind w:left="3600" w:hanging="360"/>
      </w:pPr>
      <w:rPr>
        <w:rFonts w:ascii="Courier New" w:hAnsi="Courier New" w:hint="default"/>
      </w:rPr>
    </w:lvl>
    <w:lvl w:ilvl="5" w:tplc="6C4C00CE">
      <w:start w:val="1"/>
      <w:numFmt w:val="bullet"/>
      <w:lvlText w:val=""/>
      <w:lvlJc w:val="left"/>
      <w:pPr>
        <w:ind w:left="4320" w:hanging="360"/>
      </w:pPr>
      <w:rPr>
        <w:rFonts w:ascii="Wingdings" w:hAnsi="Wingdings" w:hint="default"/>
      </w:rPr>
    </w:lvl>
    <w:lvl w:ilvl="6" w:tplc="42DC60C2">
      <w:start w:val="1"/>
      <w:numFmt w:val="bullet"/>
      <w:lvlText w:val=""/>
      <w:lvlJc w:val="left"/>
      <w:pPr>
        <w:ind w:left="5040" w:hanging="360"/>
      </w:pPr>
      <w:rPr>
        <w:rFonts w:ascii="Symbol" w:hAnsi="Symbol" w:hint="default"/>
      </w:rPr>
    </w:lvl>
    <w:lvl w:ilvl="7" w:tplc="8D28A584">
      <w:start w:val="1"/>
      <w:numFmt w:val="bullet"/>
      <w:lvlText w:val="o"/>
      <w:lvlJc w:val="left"/>
      <w:pPr>
        <w:ind w:left="5760" w:hanging="360"/>
      </w:pPr>
      <w:rPr>
        <w:rFonts w:ascii="Courier New" w:hAnsi="Courier New" w:hint="default"/>
      </w:rPr>
    </w:lvl>
    <w:lvl w:ilvl="8" w:tplc="3D126336">
      <w:start w:val="1"/>
      <w:numFmt w:val="bullet"/>
      <w:lvlText w:val=""/>
      <w:lvlJc w:val="left"/>
      <w:pPr>
        <w:ind w:left="6480" w:hanging="360"/>
      </w:pPr>
      <w:rPr>
        <w:rFonts w:ascii="Wingdings" w:hAnsi="Wingdings" w:hint="default"/>
      </w:rPr>
    </w:lvl>
  </w:abstractNum>
  <w:abstractNum w:abstractNumId="20" w15:restartNumberingAfterBreak="0">
    <w:nsid w:val="1C46564E"/>
    <w:multiLevelType w:val="hybridMultilevel"/>
    <w:tmpl w:val="5A66565C"/>
    <w:lvl w:ilvl="0" w:tplc="82A8E94C">
      <w:start w:val="1"/>
      <w:numFmt w:val="bullet"/>
      <w:lvlText w:val=""/>
      <w:lvlJc w:val="left"/>
      <w:pPr>
        <w:ind w:left="720" w:hanging="360"/>
      </w:pPr>
      <w:rPr>
        <w:rFonts w:ascii="Symbol" w:hAnsi="Symbol" w:hint="default"/>
      </w:rPr>
    </w:lvl>
    <w:lvl w:ilvl="1" w:tplc="CA1660B0">
      <w:start w:val="1"/>
      <w:numFmt w:val="bullet"/>
      <w:lvlText w:val="o"/>
      <w:lvlJc w:val="left"/>
      <w:pPr>
        <w:ind w:left="1440" w:hanging="360"/>
      </w:pPr>
      <w:rPr>
        <w:rFonts w:ascii="Courier New" w:hAnsi="Courier New" w:hint="default"/>
      </w:rPr>
    </w:lvl>
    <w:lvl w:ilvl="2" w:tplc="C6E25830">
      <w:start w:val="1"/>
      <w:numFmt w:val="bullet"/>
      <w:lvlText w:val=""/>
      <w:lvlJc w:val="left"/>
      <w:pPr>
        <w:ind w:left="2160" w:hanging="360"/>
      </w:pPr>
      <w:rPr>
        <w:rFonts w:ascii="Wingdings" w:hAnsi="Wingdings" w:hint="default"/>
      </w:rPr>
    </w:lvl>
    <w:lvl w:ilvl="3" w:tplc="BBE60E40">
      <w:start w:val="1"/>
      <w:numFmt w:val="bullet"/>
      <w:lvlText w:val=""/>
      <w:lvlJc w:val="left"/>
      <w:pPr>
        <w:ind w:left="2880" w:hanging="360"/>
      </w:pPr>
      <w:rPr>
        <w:rFonts w:ascii="Symbol" w:hAnsi="Symbol" w:hint="default"/>
      </w:rPr>
    </w:lvl>
    <w:lvl w:ilvl="4" w:tplc="F3E8A2B2">
      <w:start w:val="1"/>
      <w:numFmt w:val="bullet"/>
      <w:lvlText w:val="o"/>
      <w:lvlJc w:val="left"/>
      <w:pPr>
        <w:ind w:left="3600" w:hanging="360"/>
      </w:pPr>
      <w:rPr>
        <w:rFonts w:ascii="Courier New" w:hAnsi="Courier New" w:hint="default"/>
      </w:rPr>
    </w:lvl>
    <w:lvl w:ilvl="5" w:tplc="EFC02C54">
      <w:start w:val="1"/>
      <w:numFmt w:val="bullet"/>
      <w:lvlText w:val=""/>
      <w:lvlJc w:val="left"/>
      <w:pPr>
        <w:ind w:left="4320" w:hanging="360"/>
      </w:pPr>
      <w:rPr>
        <w:rFonts w:ascii="Wingdings" w:hAnsi="Wingdings" w:hint="default"/>
      </w:rPr>
    </w:lvl>
    <w:lvl w:ilvl="6" w:tplc="0EC86190">
      <w:start w:val="1"/>
      <w:numFmt w:val="bullet"/>
      <w:lvlText w:val=""/>
      <w:lvlJc w:val="left"/>
      <w:pPr>
        <w:ind w:left="5040" w:hanging="360"/>
      </w:pPr>
      <w:rPr>
        <w:rFonts w:ascii="Symbol" w:hAnsi="Symbol" w:hint="default"/>
      </w:rPr>
    </w:lvl>
    <w:lvl w:ilvl="7" w:tplc="44DAEA86">
      <w:start w:val="1"/>
      <w:numFmt w:val="bullet"/>
      <w:lvlText w:val="o"/>
      <w:lvlJc w:val="left"/>
      <w:pPr>
        <w:ind w:left="5760" w:hanging="360"/>
      </w:pPr>
      <w:rPr>
        <w:rFonts w:ascii="Courier New" w:hAnsi="Courier New" w:hint="default"/>
      </w:rPr>
    </w:lvl>
    <w:lvl w:ilvl="8" w:tplc="AA40DC3C">
      <w:start w:val="1"/>
      <w:numFmt w:val="bullet"/>
      <w:lvlText w:val=""/>
      <w:lvlJc w:val="left"/>
      <w:pPr>
        <w:ind w:left="6480" w:hanging="360"/>
      </w:pPr>
      <w:rPr>
        <w:rFonts w:ascii="Wingdings" w:hAnsi="Wingdings" w:hint="default"/>
      </w:rPr>
    </w:lvl>
  </w:abstractNum>
  <w:abstractNum w:abstractNumId="21" w15:restartNumberingAfterBreak="0">
    <w:nsid w:val="1EDE0283"/>
    <w:multiLevelType w:val="hybridMultilevel"/>
    <w:tmpl w:val="B2502C58"/>
    <w:lvl w:ilvl="0" w:tplc="8E9EE4C2">
      <w:start w:val="1"/>
      <w:numFmt w:val="bullet"/>
      <w:lvlText w:val=""/>
      <w:lvlJc w:val="left"/>
      <w:pPr>
        <w:ind w:left="720" w:hanging="360"/>
      </w:pPr>
      <w:rPr>
        <w:rFonts w:ascii="Symbol" w:hAnsi="Symbol" w:hint="default"/>
      </w:rPr>
    </w:lvl>
    <w:lvl w:ilvl="1" w:tplc="656EC594">
      <w:start w:val="1"/>
      <w:numFmt w:val="bullet"/>
      <w:lvlText w:val="o"/>
      <w:lvlJc w:val="left"/>
      <w:pPr>
        <w:ind w:left="1440" w:hanging="360"/>
      </w:pPr>
      <w:rPr>
        <w:rFonts w:ascii="Courier New" w:hAnsi="Courier New" w:hint="default"/>
      </w:rPr>
    </w:lvl>
    <w:lvl w:ilvl="2" w:tplc="70D4F99E">
      <w:start w:val="1"/>
      <w:numFmt w:val="bullet"/>
      <w:lvlText w:val=""/>
      <w:lvlJc w:val="left"/>
      <w:pPr>
        <w:ind w:left="2160" w:hanging="360"/>
      </w:pPr>
      <w:rPr>
        <w:rFonts w:ascii="Wingdings" w:hAnsi="Wingdings" w:hint="default"/>
      </w:rPr>
    </w:lvl>
    <w:lvl w:ilvl="3" w:tplc="AD345910">
      <w:start w:val="1"/>
      <w:numFmt w:val="bullet"/>
      <w:lvlText w:val=""/>
      <w:lvlJc w:val="left"/>
      <w:pPr>
        <w:ind w:left="2880" w:hanging="360"/>
      </w:pPr>
      <w:rPr>
        <w:rFonts w:ascii="Symbol" w:hAnsi="Symbol" w:hint="default"/>
      </w:rPr>
    </w:lvl>
    <w:lvl w:ilvl="4" w:tplc="350C57E4">
      <w:start w:val="1"/>
      <w:numFmt w:val="bullet"/>
      <w:lvlText w:val="o"/>
      <w:lvlJc w:val="left"/>
      <w:pPr>
        <w:ind w:left="3600" w:hanging="360"/>
      </w:pPr>
      <w:rPr>
        <w:rFonts w:ascii="Courier New" w:hAnsi="Courier New" w:hint="default"/>
      </w:rPr>
    </w:lvl>
    <w:lvl w:ilvl="5" w:tplc="3EE8C3C4">
      <w:start w:val="1"/>
      <w:numFmt w:val="bullet"/>
      <w:lvlText w:val=""/>
      <w:lvlJc w:val="left"/>
      <w:pPr>
        <w:ind w:left="4320" w:hanging="360"/>
      </w:pPr>
      <w:rPr>
        <w:rFonts w:ascii="Wingdings" w:hAnsi="Wingdings" w:hint="default"/>
      </w:rPr>
    </w:lvl>
    <w:lvl w:ilvl="6" w:tplc="BA1A0602">
      <w:start w:val="1"/>
      <w:numFmt w:val="bullet"/>
      <w:lvlText w:val=""/>
      <w:lvlJc w:val="left"/>
      <w:pPr>
        <w:ind w:left="5040" w:hanging="360"/>
      </w:pPr>
      <w:rPr>
        <w:rFonts w:ascii="Symbol" w:hAnsi="Symbol" w:hint="default"/>
      </w:rPr>
    </w:lvl>
    <w:lvl w:ilvl="7" w:tplc="ED28C55C">
      <w:start w:val="1"/>
      <w:numFmt w:val="bullet"/>
      <w:lvlText w:val="o"/>
      <w:lvlJc w:val="left"/>
      <w:pPr>
        <w:ind w:left="5760" w:hanging="360"/>
      </w:pPr>
      <w:rPr>
        <w:rFonts w:ascii="Courier New" w:hAnsi="Courier New" w:hint="default"/>
      </w:rPr>
    </w:lvl>
    <w:lvl w:ilvl="8" w:tplc="E968D686">
      <w:start w:val="1"/>
      <w:numFmt w:val="bullet"/>
      <w:lvlText w:val=""/>
      <w:lvlJc w:val="left"/>
      <w:pPr>
        <w:ind w:left="6480" w:hanging="360"/>
      </w:pPr>
      <w:rPr>
        <w:rFonts w:ascii="Wingdings" w:hAnsi="Wingdings" w:hint="default"/>
      </w:rPr>
    </w:lvl>
  </w:abstractNum>
  <w:abstractNum w:abstractNumId="22" w15:restartNumberingAfterBreak="0">
    <w:nsid w:val="1F184259"/>
    <w:multiLevelType w:val="hybridMultilevel"/>
    <w:tmpl w:val="B1405364"/>
    <w:lvl w:ilvl="0" w:tplc="914815F2">
      <w:start w:val="1"/>
      <w:numFmt w:val="bullet"/>
      <w:lvlText w:val=""/>
      <w:lvlJc w:val="left"/>
      <w:pPr>
        <w:ind w:left="720" w:hanging="360"/>
      </w:pPr>
      <w:rPr>
        <w:rFonts w:ascii="Symbol" w:hAnsi="Symbol" w:hint="default"/>
      </w:rPr>
    </w:lvl>
    <w:lvl w:ilvl="1" w:tplc="2D9AF800">
      <w:start w:val="1"/>
      <w:numFmt w:val="bullet"/>
      <w:lvlText w:val="o"/>
      <w:lvlJc w:val="left"/>
      <w:pPr>
        <w:ind w:left="1440" w:hanging="360"/>
      </w:pPr>
      <w:rPr>
        <w:rFonts w:ascii="Courier New" w:hAnsi="Courier New" w:hint="default"/>
      </w:rPr>
    </w:lvl>
    <w:lvl w:ilvl="2" w:tplc="BC189A94">
      <w:start w:val="1"/>
      <w:numFmt w:val="bullet"/>
      <w:lvlText w:val=""/>
      <w:lvlJc w:val="left"/>
      <w:pPr>
        <w:ind w:left="2160" w:hanging="360"/>
      </w:pPr>
      <w:rPr>
        <w:rFonts w:ascii="Wingdings" w:hAnsi="Wingdings" w:hint="default"/>
      </w:rPr>
    </w:lvl>
    <w:lvl w:ilvl="3" w:tplc="A87057A4">
      <w:start w:val="1"/>
      <w:numFmt w:val="bullet"/>
      <w:lvlText w:val=""/>
      <w:lvlJc w:val="left"/>
      <w:pPr>
        <w:ind w:left="2880" w:hanging="360"/>
      </w:pPr>
      <w:rPr>
        <w:rFonts w:ascii="Symbol" w:hAnsi="Symbol" w:hint="default"/>
      </w:rPr>
    </w:lvl>
    <w:lvl w:ilvl="4" w:tplc="A7C48F2E">
      <w:start w:val="1"/>
      <w:numFmt w:val="bullet"/>
      <w:lvlText w:val="o"/>
      <w:lvlJc w:val="left"/>
      <w:pPr>
        <w:ind w:left="3600" w:hanging="360"/>
      </w:pPr>
      <w:rPr>
        <w:rFonts w:ascii="Courier New" w:hAnsi="Courier New" w:hint="default"/>
      </w:rPr>
    </w:lvl>
    <w:lvl w:ilvl="5" w:tplc="3B34B854">
      <w:start w:val="1"/>
      <w:numFmt w:val="bullet"/>
      <w:lvlText w:val=""/>
      <w:lvlJc w:val="left"/>
      <w:pPr>
        <w:ind w:left="4320" w:hanging="360"/>
      </w:pPr>
      <w:rPr>
        <w:rFonts w:ascii="Wingdings" w:hAnsi="Wingdings" w:hint="default"/>
      </w:rPr>
    </w:lvl>
    <w:lvl w:ilvl="6" w:tplc="1DA81DF2">
      <w:start w:val="1"/>
      <w:numFmt w:val="bullet"/>
      <w:lvlText w:val=""/>
      <w:lvlJc w:val="left"/>
      <w:pPr>
        <w:ind w:left="5040" w:hanging="360"/>
      </w:pPr>
      <w:rPr>
        <w:rFonts w:ascii="Symbol" w:hAnsi="Symbol" w:hint="default"/>
      </w:rPr>
    </w:lvl>
    <w:lvl w:ilvl="7" w:tplc="516857D2">
      <w:start w:val="1"/>
      <w:numFmt w:val="bullet"/>
      <w:lvlText w:val="o"/>
      <w:lvlJc w:val="left"/>
      <w:pPr>
        <w:ind w:left="5760" w:hanging="360"/>
      </w:pPr>
      <w:rPr>
        <w:rFonts w:ascii="Courier New" w:hAnsi="Courier New" w:hint="default"/>
      </w:rPr>
    </w:lvl>
    <w:lvl w:ilvl="8" w:tplc="68727152">
      <w:start w:val="1"/>
      <w:numFmt w:val="bullet"/>
      <w:lvlText w:val=""/>
      <w:lvlJc w:val="left"/>
      <w:pPr>
        <w:ind w:left="6480" w:hanging="360"/>
      </w:pPr>
      <w:rPr>
        <w:rFonts w:ascii="Wingdings" w:hAnsi="Wingdings" w:hint="default"/>
      </w:rPr>
    </w:lvl>
  </w:abstractNum>
  <w:abstractNum w:abstractNumId="23" w15:restartNumberingAfterBreak="0">
    <w:nsid w:val="22A95DCE"/>
    <w:multiLevelType w:val="hybridMultilevel"/>
    <w:tmpl w:val="0096D59E"/>
    <w:lvl w:ilvl="0" w:tplc="C1D0EC22">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7CE61142">
      <w:numFmt w:val="bullet"/>
      <w:lvlText w:val="•"/>
      <w:lvlJc w:val="left"/>
      <w:pPr>
        <w:ind w:left="928" w:hanging="360"/>
      </w:pPr>
      <w:rPr>
        <w:rFonts w:hint="default"/>
        <w:lang w:val="en-US" w:eastAsia="en-US" w:bidi="ar-SA"/>
      </w:rPr>
    </w:lvl>
    <w:lvl w:ilvl="2" w:tplc="8D069E74">
      <w:numFmt w:val="bullet"/>
      <w:lvlText w:val="•"/>
      <w:lvlJc w:val="left"/>
      <w:pPr>
        <w:ind w:left="1037" w:hanging="360"/>
      </w:pPr>
      <w:rPr>
        <w:rFonts w:hint="default"/>
        <w:lang w:val="en-US" w:eastAsia="en-US" w:bidi="ar-SA"/>
      </w:rPr>
    </w:lvl>
    <w:lvl w:ilvl="3" w:tplc="5E928BAC">
      <w:numFmt w:val="bullet"/>
      <w:lvlText w:val="•"/>
      <w:lvlJc w:val="left"/>
      <w:pPr>
        <w:ind w:left="1145" w:hanging="360"/>
      </w:pPr>
      <w:rPr>
        <w:rFonts w:hint="default"/>
        <w:lang w:val="en-US" w:eastAsia="en-US" w:bidi="ar-SA"/>
      </w:rPr>
    </w:lvl>
    <w:lvl w:ilvl="4" w:tplc="D78E25C4">
      <w:numFmt w:val="bullet"/>
      <w:lvlText w:val="•"/>
      <w:lvlJc w:val="left"/>
      <w:pPr>
        <w:ind w:left="1254" w:hanging="360"/>
      </w:pPr>
      <w:rPr>
        <w:rFonts w:hint="default"/>
        <w:lang w:val="en-US" w:eastAsia="en-US" w:bidi="ar-SA"/>
      </w:rPr>
    </w:lvl>
    <w:lvl w:ilvl="5" w:tplc="37F86C42">
      <w:numFmt w:val="bullet"/>
      <w:lvlText w:val="•"/>
      <w:lvlJc w:val="left"/>
      <w:pPr>
        <w:ind w:left="1362" w:hanging="360"/>
      </w:pPr>
      <w:rPr>
        <w:rFonts w:hint="default"/>
        <w:lang w:val="en-US" w:eastAsia="en-US" w:bidi="ar-SA"/>
      </w:rPr>
    </w:lvl>
    <w:lvl w:ilvl="6" w:tplc="BBDA4CEC">
      <w:numFmt w:val="bullet"/>
      <w:lvlText w:val="•"/>
      <w:lvlJc w:val="left"/>
      <w:pPr>
        <w:ind w:left="1471" w:hanging="360"/>
      </w:pPr>
      <w:rPr>
        <w:rFonts w:hint="default"/>
        <w:lang w:val="en-US" w:eastAsia="en-US" w:bidi="ar-SA"/>
      </w:rPr>
    </w:lvl>
    <w:lvl w:ilvl="7" w:tplc="91224600">
      <w:numFmt w:val="bullet"/>
      <w:lvlText w:val="•"/>
      <w:lvlJc w:val="left"/>
      <w:pPr>
        <w:ind w:left="1579" w:hanging="360"/>
      </w:pPr>
      <w:rPr>
        <w:rFonts w:hint="default"/>
        <w:lang w:val="en-US" w:eastAsia="en-US" w:bidi="ar-SA"/>
      </w:rPr>
    </w:lvl>
    <w:lvl w:ilvl="8" w:tplc="FB907216">
      <w:numFmt w:val="bullet"/>
      <w:lvlText w:val="•"/>
      <w:lvlJc w:val="left"/>
      <w:pPr>
        <w:ind w:left="1688" w:hanging="360"/>
      </w:pPr>
      <w:rPr>
        <w:rFonts w:hint="default"/>
        <w:lang w:val="en-US" w:eastAsia="en-US" w:bidi="ar-SA"/>
      </w:rPr>
    </w:lvl>
  </w:abstractNum>
  <w:abstractNum w:abstractNumId="24" w15:restartNumberingAfterBreak="0">
    <w:nsid w:val="22E321FD"/>
    <w:multiLevelType w:val="hybridMultilevel"/>
    <w:tmpl w:val="5ADC05F8"/>
    <w:lvl w:ilvl="0" w:tplc="74F661FA">
      <w:numFmt w:val="bullet"/>
      <w:lvlText w:val=""/>
      <w:lvlJc w:val="left"/>
      <w:pPr>
        <w:ind w:left="824" w:hanging="360"/>
      </w:pPr>
      <w:rPr>
        <w:rFonts w:ascii="Symbol" w:eastAsia="Symbol" w:hAnsi="Symbol" w:cs="Symbol" w:hint="default"/>
        <w:b w:val="0"/>
        <w:bCs w:val="0"/>
        <w:i w:val="0"/>
        <w:iCs w:val="0"/>
        <w:spacing w:val="0"/>
        <w:w w:val="100"/>
        <w:sz w:val="24"/>
        <w:szCs w:val="24"/>
        <w:lang w:val="en-US" w:eastAsia="en-US" w:bidi="ar-SA"/>
      </w:rPr>
    </w:lvl>
    <w:lvl w:ilvl="1" w:tplc="40160EB8">
      <w:numFmt w:val="bullet"/>
      <w:lvlText w:val="•"/>
      <w:lvlJc w:val="left"/>
      <w:pPr>
        <w:ind w:left="1011" w:hanging="360"/>
      </w:pPr>
      <w:rPr>
        <w:rFonts w:hint="default"/>
        <w:lang w:val="en-US" w:eastAsia="en-US" w:bidi="ar-SA"/>
      </w:rPr>
    </w:lvl>
    <w:lvl w:ilvl="2" w:tplc="2C90F0F6">
      <w:numFmt w:val="bullet"/>
      <w:lvlText w:val="•"/>
      <w:lvlJc w:val="left"/>
      <w:pPr>
        <w:ind w:left="1202" w:hanging="360"/>
      </w:pPr>
      <w:rPr>
        <w:rFonts w:hint="default"/>
        <w:lang w:val="en-US" w:eastAsia="en-US" w:bidi="ar-SA"/>
      </w:rPr>
    </w:lvl>
    <w:lvl w:ilvl="3" w:tplc="CB08B188">
      <w:numFmt w:val="bullet"/>
      <w:lvlText w:val="•"/>
      <w:lvlJc w:val="left"/>
      <w:pPr>
        <w:ind w:left="1393" w:hanging="360"/>
      </w:pPr>
      <w:rPr>
        <w:rFonts w:hint="default"/>
        <w:lang w:val="en-US" w:eastAsia="en-US" w:bidi="ar-SA"/>
      </w:rPr>
    </w:lvl>
    <w:lvl w:ilvl="4" w:tplc="64EE5D18">
      <w:numFmt w:val="bullet"/>
      <w:lvlText w:val="•"/>
      <w:lvlJc w:val="left"/>
      <w:pPr>
        <w:ind w:left="1584" w:hanging="360"/>
      </w:pPr>
      <w:rPr>
        <w:rFonts w:hint="default"/>
        <w:lang w:val="en-US" w:eastAsia="en-US" w:bidi="ar-SA"/>
      </w:rPr>
    </w:lvl>
    <w:lvl w:ilvl="5" w:tplc="DE02B476">
      <w:numFmt w:val="bullet"/>
      <w:lvlText w:val="•"/>
      <w:lvlJc w:val="left"/>
      <w:pPr>
        <w:ind w:left="1775" w:hanging="360"/>
      </w:pPr>
      <w:rPr>
        <w:rFonts w:hint="default"/>
        <w:lang w:val="en-US" w:eastAsia="en-US" w:bidi="ar-SA"/>
      </w:rPr>
    </w:lvl>
    <w:lvl w:ilvl="6" w:tplc="960CD9D2">
      <w:numFmt w:val="bullet"/>
      <w:lvlText w:val="•"/>
      <w:lvlJc w:val="left"/>
      <w:pPr>
        <w:ind w:left="1966" w:hanging="360"/>
      </w:pPr>
      <w:rPr>
        <w:rFonts w:hint="default"/>
        <w:lang w:val="en-US" w:eastAsia="en-US" w:bidi="ar-SA"/>
      </w:rPr>
    </w:lvl>
    <w:lvl w:ilvl="7" w:tplc="F14ED986">
      <w:numFmt w:val="bullet"/>
      <w:lvlText w:val="•"/>
      <w:lvlJc w:val="left"/>
      <w:pPr>
        <w:ind w:left="2157" w:hanging="360"/>
      </w:pPr>
      <w:rPr>
        <w:rFonts w:hint="default"/>
        <w:lang w:val="en-US" w:eastAsia="en-US" w:bidi="ar-SA"/>
      </w:rPr>
    </w:lvl>
    <w:lvl w:ilvl="8" w:tplc="95CE8C6A">
      <w:numFmt w:val="bullet"/>
      <w:lvlText w:val="•"/>
      <w:lvlJc w:val="left"/>
      <w:pPr>
        <w:ind w:left="2348" w:hanging="360"/>
      </w:pPr>
      <w:rPr>
        <w:rFonts w:hint="default"/>
        <w:lang w:val="en-US" w:eastAsia="en-US" w:bidi="ar-SA"/>
      </w:rPr>
    </w:lvl>
  </w:abstractNum>
  <w:abstractNum w:abstractNumId="25" w15:restartNumberingAfterBreak="0">
    <w:nsid w:val="23CE5C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3E8423D"/>
    <w:multiLevelType w:val="hybridMultilevel"/>
    <w:tmpl w:val="E4D21078"/>
    <w:lvl w:ilvl="0" w:tplc="181EB2A4">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F54CEB3C">
      <w:numFmt w:val="bullet"/>
      <w:lvlText w:val="•"/>
      <w:lvlJc w:val="left"/>
      <w:pPr>
        <w:ind w:left="928" w:hanging="360"/>
      </w:pPr>
      <w:rPr>
        <w:rFonts w:hint="default"/>
        <w:lang w:val="en-US" w:eastAsia="en-US" w:bidi="ar-SA"/>
      </w:rPr>
    </w:lvl>
    <w:lvl w:ilvl="2" w:tplc="1DFEE486">
      <w:numFmt w:val="bullet"/>
      <w:lvlText w:val="•"/>
      <w:lvlJc w:val="left"/>
      <w:pPr>
        <w:ind w:left="1037" w:hanging="360"/>
      </w:pPr>
      <w:rPr>
        <w:rFonts w:hint="default"/>
        <w:lang w:val="en-US" w:eastAsia="en-US" w:bidi="ar-SA"/>
      </w:rPr>
    </w:lvl>
    <w:lvl w:ilvl="3" w:tplc="6CC897EE">
      <w:numFmt w:val="bullet"/>
      <w:lvlText w:val="•"/>
      <w:lvlJc w:val="left"/>
      <w:pPr>
        <w:ind w:left="1145" w:hanging="360"/>
      </w:pPr>
      <w:rPr>
        <w:rFonts w:hint="default"/>
        <w:lang w:val="en-US" w:eastAsia="en-US" w:bidi="ar-SA"/>
      </w:rPr>
    </w:lvl>
    <w:lvl w:ilvl="4" w:tplc="FF727ECC">
      <w:numFmt w:val="bullet"/>
      <w:lvlText w:val="•"/>
      <w:lvlJc w:val="left"/>
      <w:pPr>
        <w:ind w:left="1254" w:hanging="360"/>
      </w:pPr>
      <w:rPr>
        <w:rFonts w:hint="default"/>
        <w:lang w:val="en-US" w:eastAsia="en-US" w:bidi="ar-SA"/>
      </w:rPr>
    </w:lvl>
    <w:lvl w:ilvl="5" w:tplc="F360722E">
      <w:numFmt w:val="bullet"/>
      <w:lvlText w:val="•"/>
      <w:lvlJc w:val="left"/>
      <w:pPr>
        <w:ind w:left="1362" w:hanging="360"/>
      </w:pPr>
      <w:rPr>
        <w:rFonts w:hint="default"/>
        <w:lang w:val="en-US" w:eastAsia="en-US" w:bidi="ar-SA"/>
      </w:rPr>
    </w:lvl>
    <w:lvl w:ilvl="6" w:tplc="DDD613F0">
      <w:numFmt w:val="bullet"/>
      <w:lvlText w:val="•"/>
      <w:lvlJc w:val="left"/>
      <w:pPr>
        <w:ind w:left="1471" w:hanging="360"/>
      </w:pPr>
      <w:rPr>
        <w:rFonts w:hint="default"/>
        <w:lang w:val="en-US" w:eastAsia="en-US" w:bidi="ar-SA"/>
      </w:rPr>
    </w:lvl>
    <w:lvl w:ilvl="7" w:tplc="3698D606">
      <w:numFmt w:val="bullet"/>
      <w:lvlText w:val="•"/>
      <w:lvlJc w:val="left"/>
      <w:pPr>
        <w:ind w:left="1579" w:hanging="360"/>
      </w:pPr>
      <w:rPr>
        <w:rFonts w:hint="default"/>
        <w:lang w:val="en-US" w:eastAsia="en-US" w:bidi="ar-SA"/>
      </w:rPr>
    </w:lvl>
    <w:lvl w:ilvl="8" w:tplc="4946677E">
      <w:numFmt w:val="bullet"/>
      <w:lvlText w:val="•"/>
      <w:lvlJc w:val="left"/>
      <w:pPr>
        <w:ind w:left="1688" w:hanging="360"/>
      </w:pPr>
      <w:rPr>
        <w:rFonts w:hint="default"/>
        <w:lang w:val="en-US" w:eastAsia="en-US" w:bidi="ar-SA"/>
      </w:rPr>
    </w:lvl>
  </w:abstractNum>
  <w:abstractNum w:abstractNumId="27" w15:restartNumberingAfterBreak="0">
    <w:nsid w:val="25FA4C0E"/>
    <w:multiLevelType w:val="hybridMultilevel"/>
    <w:tmpl w:val="1D467416"/>
    <w:lvl w:ilvl="0" w:tplc="051EB996">
      <w:start w:val="1"/>
      <w:numFmt w:val="bullet"/>
      <w:lvlText w:val=""/>
      <w:lvlJc w:val="left"/>
      <w:pPr>
        <w:ind w:left="720" w:hanging="360"/>
      </w:pPr>
      <w:rPr>
        <w:rFonts w:ascii="Symbol" w:hAnsi="Symbol" w:hint="default"/>
      </w:rPr>
    </w:lvl>
    <w:lvl w:ilvl="1" w:tplc="5C383BEE">
      <w:start w:val="1"/>
      <w:numFmt w:val="bullet"/>
      <w:lvlText w:val="o"/>
      <w:lvlJc w:val="left"/>
      <w:pPr>
        <w:ind w:left="1440" w:hanging="360"/>
      </w:pPr>
      <w:rPr>
        <w:rFonts w:ascii="Courier New" w:hAnsi="Courier New" w:hint="default"/>
      </w:rPr>
    </w:lvl>
    <w:lvl w:ilvl="2" w:tplc="A4D647AC">
      <w:start w:val="1"/>
      <w:numFmt w:val="bullet"/>
      <w:lvlText w:val=""/>
      <w:lvlJc w:val="left"/>
      <w:pPr>
        <w:ind w:left="2160" w:hanging="360"/>
      </w:pPr>
      <w:rPr>
        <w:rFonts w:ascii="Wingdings" w:hAnsi="Wingdings" w:hint="default"/>
      </w:rPr>
    </w:lvl>
    <w:lvl w:ilvl="3" w:tplc="1056091A">
      <w:start w:val="1"/>
      <w:numFmt w:val="bullet"/>
      <w:lvlText w:val=""/>
      <w:lvlJc w:val="left"/>
      <w:pPr>
        <w:ind w:left="2880" w:hanging="360"/>
      </w:pPr>
      <w:rPr>
        <w:rFonts w:ascii="Symbol" w:hAnsi="Symbol" w:hint="default"/>
      </w:rPr>
    </w:lvl>
    <w:lvl w:ilvl="4" w:tplc="6E5C1C5A">
      <w:start w:val="1"/>
      <w:numFmt w:val="bullet"/>
      <w:lvlText w:val="o"/>
      <w:lvlJc w:val="left"/>
      <w:pPr>
        <w:ind w:left="3600" w:hanging="360"/>
      </w:pPr>
      <w:rPr>
        <w:rFonts w:ascii="Courier New" w:hAnsi="Courier New" w:hint="default"/>
      </w:rPr>
    </w:lvl>
    <w:lvl w:ilvl="5" w:tplc="12F0D388">
      <w:start w:val="1"/>
      <w:numFmt w:val="bullet"/>
      <w:lvlText w:val=""/>
      <w:lvlJc w:val="left"/>
      <w:pPr>
        <w:ind w:left="4320" w:hanging="360"/>
      </w:pPr>
      <w:rPr>
        <w:rFonts w:ascii="Wingdings" w:hAnsi="Wingdings" w:hint="default"/>
      </w:rPr>
    </w:lvl>
    <w:lvl w:ilvl="6" w:tplc="86366740">
      <w:start w:val="1"/>
      <w:numFmt w:val="bullet"/>
      <w:lvlText w:val=""/>
      <w:lvlJc w:val="left"/>
      <w:pPr>
        <w:ind w:left="5040" w:hanging="360"/>
      </w:pPr>
      <w:rPr>
        <w:rFonts w:ascii="Symbol" w:hAnsi="Symbol" w:hint="default"/>
      </w:rPr>
    </w:lvl>
    <w:lvl w:ilvl="7" w:tplc="85BE44F6">
      <w:start w:val="1"/>
      <w:numFmt w:val="bullet"/>
      <w:lvlText w:val="o"/>
      <w:lvlJc w:val="left"/>
      <w:pPr>
        <w:ind w:left="5760" w:hanging="360"/>
      </w:pPr>
      <w:rPr>
        <w:rFonts w:ascii="Courier New" w:hAnsi="Courier New" w:hint="default"/>
      </w:rPr>
    </w:lvl>
    <w:lvl w:ilvl="8" w:tplc="1C38E044">
      <w:start w:val="1"/>
      <w:numFmt w:val="bullet"/>
      <w:lvlText w:val=""/>
      <w:lvlJc w:val="left"/>
      <w:pPr>
        <w:ind w:left="6480" w:hanging="360"/>
      </w:pPr>
      <w:rPr>
        <w:rFonts w:ascii="Wingdings" w:hAnsi="Wingdings" w:hint="default"/>
      </w:rPr>
    </w:lvl>
  </w:abstractNum>
  <w:abstractNum w:abstractNumId="28" w15:restartNumberingAfterBreak="0">
    <w:nsid w:val="26B3667A"/>
    <w:multiLevelType w:val="hybridMultilevel"/>
    <w:tmpl w:val="5B867BBC"/>
    <w:lvl w:ilvl="0" w:tplc="64BE4170">
      <w:numFmt w:val="bullet"/>
      <w:lvlText w:val=""/>
      <w:lvlJc w:val="left"/>
      <w:pPr>
        <w:ind w:left="818" w:hanging="360"/>
      </w:pPr>
      <w:rPr>
        <w:rFonts w:ascii="Symbol" w:eastAsia="Symbol" w:hAnsi="Symbol" w:cs="Symbol" w:hint="default"/>
        <w:b w:val="0"/>
        <w:bCs w:val="0"/>
        <w:i w:val="0"/>
        <w:iCs w:val="0"/>
        <w:spacing w:val="0"/>
        <w:w w:val="100"/>
        <w:sz w:val="22"/>
        <w:szCs w:val="22"/>
        <w:lang w:val="en-US" w:eastAsia="en-US" w:bidi="ar-SA"/>
      </w:rPr>
    </w:lvl>
    <w:lvl w:ilvl="1" w:tplc="F56484A2">
      <w:numFmt w:val="bullet"/>
      <w:lvlText w:val="•"/>
      <w:lvlJc w:val="left"/>
      <w:pPr>
        <w:ind w:left="1230" w:hanging="360"/>
      </w:pPr>
      <w:rPr>
        <w:rFonts w:hint="default"/>
        <w:lang w:val="en-US" w:eastAsia="en-US" w:bidi="ar-SA"/>
      </w:rPr>
    </w:lvl>
    <w:lvl w:ilvl="2" w:tplc="BB6CD62C">
      <w:numFmt w:val="bullet"/>
      <w:lvlText w:val="•"/>
      <w:lvlJc w:val="left"/>
      <w:pPr>
        <w:ind w:left="1641" w:hanging="360"/>
      </w:pPr>
      <w:rPr>
        <w:rFonts w:hint="default"/>
        <w:lang w:val="en-US" w:eastAsia="en-US" w:bidi="ar-SA"/>
      </w:rPr>
    </w:lvl>
    <w:lvl w:ilvl="3" w:tplc="12B4C47C">
      <w:numFmt w:val="bullet"/>
      <w:lvlText w:val="•"/>
      <w:lvlJc w:val="left"/>
      <w:pPr>
        <w:ind w:left="2052" w:hanging="360"/>
      </w:pPr>
      <w:rPr>
        <w:rFonts w:hint="default"/>
        <w:lang w:val="en-US" w:eastAsia="en-US" w:bidi="ar-SA"/>
      </w:rPr>
    </w:lvl>
    <w:lvl w:ilvl="4" w:tplc="84AC2134">
      <w:numFmt w:val="bullet"/>
      <w:lvlText w:val="•"/>
      <w:lvlJc w:val="left"/>
      <w:pPr>
        <w:ind w:left="2463" w:hanging="360"/>
      </w:pPr>
      <w:rPr>
        <w:rFonts w:hint="default"/>
        <w:lang w:val="en-US" w:eastAsia="en-US" w:bidi="ar-SA"/>
      </w:rPr>
    </w:lvl>
    <w:lvl w:ilvl="5" w:tplc="307C7CFA">
      <w:numFmt w:val="bullet"/>
      <w:lvlText w:val="•"/>
      <w:lvlJc w:val="left"/>
      <w:pPr>
        <w:ind w:left="2874" w:hanging="360"/>
      </w:pPr>
      <w:rPr>
        <w:rFonts w:hint="default"/>
        <w:lang w:val="en-US" w:eastAsia="en-US" w:bidi="ar-SA"/>
      </w:rPr>
    </w:lvl>
    <w:lvl w:ilvl="6" w:tplc="FDE622A2">
      <w:numFmt w:val="bullet"/>
      <w:lvlText w:val="•"/>
      <w:lvlJc w:val="left"/>
      <w:pPr>
        <w:ind w:left="3284" w:hanging="360"/>
      </w:pPr>
      <w:rPr>
        <w:rFonts w:hint="default"/>
        <w:lang w:val="en-US" w:eastAsia="en-US" w:bidi="ar-SA"/>
      </w:rPr>
    </w:lvl>
    <w:lvl w:ilvl="7" w:tplc="EC260222">
      <w:numFmt w:val="bullet"/>
      <w:lvlText w:val="•"/>
      <w:lvlJc w:val="left"/>
      <w:pPr>
        <w:ind w:left="3695" w:hanging="360"/>
      </w:pPr>
      <w:rPr>
        <w:rFonts w:hint="default"/>
        <w:lang w:val="en-US" w:eastAsia="en-US" w:bidi="ar-SA"/>
      </w:rPr>
    </w:lvl>
    <w:lvl w:ilvl="8" w:tplc="117E95CE">
      <w:numFmt w:val="bullet"/>
      <w:lvlText w:val="•"/>
      <w:lvlJc w:val="left"/>
      <w:pPr>
        <w:ind w:left="4106" w:hanging="360"/>
      </w:pPr>
      <w:rPr>
        <w:rFonts w:hint="default"/>
        <w:lang w:val="en-US" w:eastAsia="en-US" w:bidi="ar-SA"/>
      </w:rPr>
    </w:lvl>
  </w:abstractNum>
  <w:abstractNum w:abstractNumId="29" w15:restartNumberingAfterBreak="0">
    <w:nsid w:val="27E37642"/>
    <w:multiLevelType w:val="multilevel"/>
    <w:tmpl w:val="A5DC60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val="0"/>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29F98F5A"/>
    <w:multiLevelType w:val="hybridMultilevel"/>
    <w:tmpl w:val="FFFFFFFF"/>
    <w:lvl w:ilvl="0" w:tplc="AAAC212C">
      <w:start w:val="1"/>
      <w:numFmt w:val="bullet"/>
      <w:lvlText w:val=""/>
      <w:lvlJc w:val="left"/>
      <w:pPr>
        <w:ind w:left="1080" w:hanging="360"/>
      </w:pPr>
      <w:rPr>
        <w:rFonts w:ascii="Symbol" w:hAnsi="Symbol" w:hint="default"/>
      </w:rPr>
    </w:lvl>
    <w:lvl w:ilvl="1" w:tplc="01F2DA60">
      <w:start w:val="1"/>
      <w:numFmt w:val="bullet"/>
      <w:lvlText w:val="o"/>
      <w:lvlJc w:val="left"/>
      <w:pPr>
        <w:ind w:left="2160" w:hanging="360"/>
      </w:pPr>
      <w:rPr>
        <w:rFonts w:ascii="Courier New" w:hAnsi="Courier New" w:hint="default"/>
      </w:rPr>
    </w:lvl>
    <w:lvl w:ilvl="2" w:tplc="28CEEF56">
      <w:start w:val="1"/>
      <w:numFmt w:val="bullet"/>
      <w:lvlText w:val=""/>
      <w:lvlJc w:val="left"/>
      <w:pPr>
        <w:ind w:left="2880" w:hanging="360"/>
      </w:pPr>
      <w:rPr>
        <w:rFonts w:ascii="Wingdings" w:hAnsi="Wingdings" w:hint="default"/>
      </w:rPr>
    </w:lvl>
    <w:lvl w:ilvl="3" w:tplc="372E6AB6">
      <w:start w:val="1"/>
      <w:numFmt w:val="bullet"/>
      <w:lvlText w:val=""/>
      <w:lvlJc w:val="left"/>
      <w:pPr>
        <w:ind w:left="3600" w:hanging="360"/>
      </w:pPr>
      <w:rPr>
        <w:rFonts w:ascii="Symbol" w:hAnsi="Symbol" w:hint="default"/>
      </w:rPr>
    </w:lvl>
    <w:lvl w:ilvl="4" w:tplc="5F8E4FDC">
      <w:start w:val="1"/>
      <w:numFmt w:val="bullet"/>
      <w:lvlText w:val="o"/>
      <w:lvlJc w:val="left"/>
      <w:pPr>
        <w:ind w:left="4320" w:hanging="360"/>
      </w:pPr>
      <w:rPr>
        <w:rFonts w:ascii="Courier New" w:hAnsi="Courier New" w:hint="default"/>
      </w:rPr>
    </w:lvl>
    <w:lvl w:ilvl="5" w:tplc="434E83A8">
      <w:start w:val="1"/>
      <w:numFmt w:val="bullet"/>
      <w:lvlText w:val=""/>
      <w:lvlJc w:val="left"/>
      <w:pPr>
        <w:ind w:left="5040" w:hanging="360"/>
      </w:pPr>
      <w:rPr>
        <w:rFonts w:ascii="Wingdings" w:hAnsi="Wingdings" w:hint="default"/>
      </w:rPr>
    </w:lvl>
    <w:lvl w:ilvl="6" w:tplc="648CA940">
      <w:start w:val="1"/>
      <w:numFmt w:val="bullet"/>
      <w:lvlText w:val=""/>
      <w:lvlJc w:val="left"/>
      <w:pPr>
        <w:ind w:left="5760" w:hanging="360"/>
      </w:pPr>
      <w:rPr>
        <w:rFonts w:ascii="Symbol" w:hAnsi="Symbol" w:hint="default"/>
      </w:rPr>
    </w:lvl>
    <w:lvl w:ilvl="7" w:tplc="89C0F298">
      <w:start w:val="1"/>
      <w:numFmt w:val="bullet"/>
      <w:lvlText w:val="o"/>
      <w:lvlJc w:val="left"/>
      <w:pPr>
        <w:ind w:left="6480" w:hanging="360"/>
      </w:pPr>
      <w:rPr>
        <w:rFonts w:ascii="Courier New" w:hAnsi="Courier New" w:hint="default"/>
      </w:rPr>
    </w:lvl>
    <w:lvl w:ilvl="8" w:tplc="669ABEA4">
      <w:start w:val="1"/>
      <w:numFmt w:val="bullet"/>
      <w:lvlText w:val=""/>
      <w:lvlJc w:val="left"/>
      <w:pPr>
        <w:ind w:left="7200" w:hanging="360"/>
      </w:pPr>
      <w:rPr>
        <w:rFonts w:ascii="Wingdings" w:hAnsi="Wingdings" w:hint="default"/>
      </w:rPr>
    </w:lvl>
  </w:abstractNum>
  <w:abstractNum w:abstractNumId="31" w15:restartNumberingAfterBreak="0">
    <w:nsid w:val="2ABF2680"/>
    <w:multiLevelType w:val="hybridMultilevel"/>
    <w:tmpl w:val="56380F52"/>
    <w:lvl w:ilvl="0" w:tplc="1504A690">
      <w:numFmt w:val="bullet"/>
      <w:lvlText w:val=""/>
      <w:lvlJc w:val="left"/>
      <w:pPr>
        <w:ind w:left="1185" w:hanging="361"/>
      </w:pPr>
      <w:rPr>
        <w:rFonts w:ascii="Symbol" w:eastAsia="Symbol" w:hAnsi="Symbol" w:cs="Symbol" w:hint="default"/>
        <w:b w:val="0"/>
        <w:bCs w:val="0"/>
        <w:i w:val="0"/>
        <w:iCs w:val="0"/>
        <w:spacing w:val="0"/>
        <w:w w:val="100"/>
        <w:sz w:val="22"/>
        <w:szCs w:val="22"/>
        <w:lang w:val="en-US" w:eastAsia="en-US" w:bidi="ar-SA"/>
      </w:rPr>
    </w:lvl>
    <w:lvl w:ilvl="1" w:tplc="6EBEE77E">
      <w:numFmt w:val="bullet"/>
      <w:lvlText w:val="•"/>
      <w:lvlJc w:val="left"/>
      <w:pPr>
        <w:ind w:left="1335" w:hanging="361"/>
      </w:pPr>
      <w:rPr>
        <w:rFonts w:hint="default"/>
        <w:lang w:val="en-US" w:eastAsia="en-US" w:bidi="ar-SA"/>
      </w:rPr>
    </w:lvl>
    <w:lvl w:ilvl="2" w:tplc="75AE398C">
      <w:numFmt w:val="bullet"/>
      <w:lvlText w:val="•"/>
      <w:lvlJc w:val="left"/>
      <w:pPr>
        <w:ind w:left="1490" w:hanging="361"/>
      </w:pPr>
      <w:rPr>
        <w:rFonts w:hint="default"/>
        <w:lang w:val="en-US" w:eastAsia="en-US" w:bidi="ar-SA"/>
      </w:rPr>
    </w:lvl>
    <w:lvl w:ilvl="3" w:tplc="317A8090">
      <w:numFmt w:val="bullet"/>
      <w:lvlText w:val="•"/>
      <w:lvlJc w:val="left"/>
      <w:pPr>
        <w:ind w:left="1645" w:hanging="361"/>
      </w:pPr>
      <w:rPr>
        <w:rFonts w:hint="default"/>
        <w:lang w:val="en-US" w:eastAsia="en-US" w:bidi="ar-SA"/>
      </w:rPr>
    </w:lvl>
    <w:lvl w:ilvl="4" w:tplc="9CA01916">
      <w:numFmt w:val="bullet"/>
      <w:lvlText w:val="•"/>
      <w:lvlJc w:val="left"/>
      <w:pPr>
        <w:ind w:left="1800" w:hanging="361"/>
      </w:pPr>
      <w:rPr>
        <w:rFonts w:hint="default"/>
        <w:lang w:val="en-US" w:eastAsia="en-US" w:bidi="ar-SA"/>
      </w:rPr>
    </w:lvl>
    <w:lvl w:ilvl="5" w:tplc="BB263A80">
      <w:numFmt w:val="bullet"/>
      <w:lvlText w:val="•"/>
      <w:lvlJc w:val="left"/>
      <w:pPr>
        <w:ind w:left="1955" w:hanging="361"/>
      </w:pPr>
      <w:rPr>
        <w:rFonts w:hint="default"/>
        <w:lang w:val="en-US" w:eastAsia="en-US" w:bidi="ar-SA"/>
      </w:rPr>
    </w:lvl>
    <w:lvl w:ilvl="6" w:tplc="9F2E4DF2">
      <w:numFmt w:val="bullet"/>
      <w:lvlText w:val="•"/>
      <w:lvlJc w:val="left"/>
      <w:pPr>
        <w:ind w:left="2110" w:hanging="361"/>
      </w:pPr>
      <w:rPr>
        <w:rFonts w:hint="default"/>
        <w:lang w:val="en-US" w:eastAsia="en-US" w:bidi="ar-SA"/>
      </w:rPr>
    </w:lvl>
    <w:lvl w:ilvl="7" w:tplc="A48C0166">
      <w:numFmt w:val="bullet"/>
      <w:lvlText w:val="•"/>
      <w:lvlJc w:val="left"/>
      <w:pPr>
        <w:ind w:left="2265" w:hanging="361"/>
      </w:pPr>
      <w:rPr>
        <w:rFonts w:hint="default"/>
        <w:lang w:val="en-US" w:eastAsia="en-US" w:bidi="ar-SA"/>
      </w:rPr>
    </w:lvl>
    <w:lvl w:ilvl="8" w:tplc="07BACD62">
      <w:numFmt w:val="bullet"/>
      <w:lvlText w:val="•"/>
      <w:lvlJc w:val="left"/>
      <w:pPr>
        <w:ind w:left="2420" w:hanging="361"/>
      </w:pPr>
      <w:rPr>
        <w:rFonts w:hint="default"/>
        <w:lang w:val="en-US" w:eastAsia="en-US" w:bidi="ar-SA"/>
      </w:rPr>
    </w:lvl>
  </w:abstractNum>
  <w:abstractNum w:abstractNumId="32" w15:restartNumberingAfterBreak="0">
    <w:nsid w:val="2AEC5DE6"/>
    <w:multiLevelType w:val="hybridMultilevel"/>
    <w:tmpl w:val="2BB87CA8"/>
    <w:lvl w:ilvl="0" w:tplc="CF50A644">
      <w:numFmt w:val="bullet"/>
      <w:lvlText w:val=""/>
      <w:lvlJc w:val="left"/>
      <w:pPr>
        <w:ind w:left="711" w:hanging="284"/>
      </w:pPr>
      <w:rPr>
        <w:rFonts w:ascii="Symbol" w:eastAsia="Symbol" w:hAnsi="Symbol" w:cs="Symbol" w:hint="default"/>
        <w:b w:val="0"/>
        <w:bCs w:val="0"/>
        <w:i w:val="0"/>
        <w:iCs w:val="0"/>
        <w:spacing w:val="0"/>
        <w:w w:val="100"/>
        <w:sz w:val="24"/>
        <w:szCs w:val="24"/>
        <w:lang w:val="en-US" w:eastAsia="en-US" w:bidi="ar-SA"/>
      </w:rPr>
    </w:lvl>
    <w:lvl w:ilvl="1" w:tplc="06B248B2">
      <w:numFmt w:val="bullet"/>
      <w:lvlText w:val="o"/>
      <w:lvlJc w:val="left"/>
      <w:pPr>
        <w:ind w:left="1441" w:hanging="360"/>
      </w:pPr>
      <w:rPr>
        <w:rFonts w:ascii="Courier New" w:eastAsia="Courier New" w:hAnsi="Courier New" w:cs="Courier New" w:hint="default"/>
        <w:b w:val="0"/>
        <w:bCs w:val="0"/>
        <w:i w:val="0"/>
        <w:iCs w:val="0"/>
        <w:spacing w:val="0"/>
        <w:w w:val="100"/>
        <w:sz w:val="24"/>
        <w:szCs w:val="24"/>
        <w:lang w:val="en-US" w:eastAsia="en-US" w:bidi="ar-SA"/>
      </w:rPr>
    </w:lvl>
    <w:lvl w:ilvl="2" w:tplc="4BB867EE">
      <w:numFmt w:val="bullet"/>
      <w:lvlText w:val=""/>
      <w:lvlJc w:val="left"/>
      <w:pPr>
        <w:ind w:left="2161" w:hanging="360"/>
      </w:pPr>
      <w:rPr>
        <w:rFonts w:ascii="Wingdings" w:eastAsia="Wingdings" w:hAnsi="Wingdings" w:cs="Wingdings" w:hint="default"/>
        <w:b w:val="0"/>
        <w:bCs w:val="0"/>
        <w:i w:val="0"/>
        <w:iCs w:val="0"/>
        <w:spacing w:val="0"/>
        <w:w w:val="100"/>
        <w:sz w:val="24"/>
        <w:szCs w:val="24"/>
        <w:lang w:val="en-US" w:eastAsia="en-US" w:bidi="ar-SA"/>
      </w:rPr>
    </w:lvl>
    <w:lvl w:ilvl="3" w:tplc="7DB2A47E">
      <w:numFmt w:val="bullet"/>
      <w:lvlText w:val="•"/>
      <w:lvlJc w:val="left"/>
      <w:pPr>
        <w:ind w:left="3150" w:hanging="360"/>
      </w:pPr>
      <w:rPr>
        <w:rFonts w:hint="default"/>
        <w:lang w:val="en-US" w:eastAsia="en-US" w:bidi="ar-SA"/>
      </w:rPr>
    </w:lvl>
    <w:lvl w:ilvl="4" w:tplc="E7B471CE">
      <w:numFmt w:val="bullet"/>
      <w:lvlText w:val="•"/>
      <w:lvlJc w:val="left"/>
      <w:pPr>
        <w:ind w:left="4140" w:hanging="360"/>
      </w:pPr>
      <w:rPr>
        <w:rFonts w:hint="default"/>
        <w:lang w:val="en-US" w:eastAsia="en-US" w:bidi="ar-SA"/>
      </w:rPr>
    </w:lvl>
    <w:lvl w:ilvl="5" w:tplc="5016C038">
      <w:numFmt w:val="bullet"/>
      <w:lvlText w:val="•"/>
      <w:lvlJc w:val="left"/>
      <w:pPr>
        <w:ind w:left="5130" w:hanging="360"/>
      </w:pPr>
      <w:rPr>
        <w:rFonts w:hint="default"/>
        <w:lang w:val="en-US" w:eastAsia="en-US" w:bidi="ar-SA"/>
      </w:rPr>
    </w:lvl>
    <w:lvl w:ilvl="6" w:tplc="C39CAEA6">
      <w:numFmt w:val="bullet"/>
      <w:lvlText w:val="•"/>
      <w:lvlJc w:val="left"/>
      <w:pPr>
        <w:ind w:left="6120" w:hanging="360"/>
      </w:pPr>
      <w:rPr>
        <w:rFonts w:hint="default"/>
        <w:lang w:val="en-US" w:eastAsia="en-US" w:bidi="ar-SA"/>
      </w:rPr>
    </w:lvl>
    <w:lvl w:ilvl="7" w:tplc="C1D0C620">
      <w:numFmt w:val="bullet"/>
      <w:lvlText w:val="•"/>
      <w:lvlJc w:val="left"/>
      <w:pPr>
        <w:ind w:left="7110" w:hanging="360"/>
      </w:pPr>
      <w:rPr>
        <w:rFonts w:hint="default"/>
        <w:lang w:val="en-US" w:eastAsia="en-US" w:bidi="ar-SA"/>
      </w:rPr>
    </w:lvl>
    <w:lvl w:ilvl="8" w:tplc="629EB50C">
      <w:numFmt w:val="bullet"/>
      <w:lvlText w:val="•"/>
      <w:lvlJc w:val="left"/>
      <w:pPr>
        <w:ind w:left="8100" w:hanging="360"/>
      </w:pPr>
      <w:rPr>
        <w:rFonts w:hint="default"/>
        <w:lang w:val="en-US" w:eastAsia="en-US" w:bidi="ar-SA"/>
      </w:rPr>
    </w:lvl>
  </w:abstractNum>
  <w:abstractNum w:abstractNumId="33" w15:restartNumberingAfterBreak="0">
    <w:nsid w:val="2B62C0F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2BDFECE7"/>
    <w:multiLevelType w:val="hybridMultilevel"/>
    <w:tmpl w:val="FFFFFFFF"/>
    <w:lvl w:ilvl="0" w:tplc="A22CE87E">
      <w:start w:val="1"/>
      <w:numFmt w:val="bullet"/>
      <w:lvlText w:val=""/>
      <w:lvlJc w:val="left"/>
      <w:pPr>
        <w:ind w:left="788" w:hanging="360"/>
      </w:pPr>
      <w:rPr>
        <w:rFonts w:ascii="Symbol" w:hAnsi="Symbol" w:hint="default"/>
      </w:rPr>
    </w:lvl>
    <w:lvl w:ilvl="1" w:tplc="CC74191E">
      <w:start w:val="1"/>
      <w:numFmt w:val="bullet"/>
      <w:lvlText w:val="o"/>
      <w:lvlJc w:val="left"/>
      <w:pPr>
        <w:ind w:left="1508" w:hanging="360"/>
      </w:pPr>
      <w:rPr>
        <w:rFonts w:ascii="Courier New" w:hAnsi="Courier New" w:hint="default"/>
      </w:rPr>
    </w:lvl>
    <w:lvl w:ilvl="2" w:tplc="E3C0BE2E">
      <w:start w:val="1"/>
      <w:numFmt w:val="bullet"/>
      <w:lvlText w:val=""/>
      <w:lvlJc w:val="left"/>
      <w:pPr>
        <w:ind w:left="2228" w:hanging="360"/>
      </w:pPr>
      <w:rPr>
        <w:rFonts w:ascii="Wingdings" w:hAnsi="Wingdings" w:hint="default"/>
      </w:rPr>
    </w:lvl>
    <w:lvl w:ilvl="3" w:tplc="A05C8E88">
      <w:start w:val="1"/>
      <w:numFmt w:val="bullet"/>
      <w:lvlText w:val=""/>
      <w:lvlJc w:val="left"/>
      <w:pPr>
        <w:ind w:left="2948" w:hanging="360"/>
      </w:pPr>
      <w:rPr>
        <w:rFonts w:ascii="Symbol" w:hAnsi="Symbol" w:hint="default"/>
      </w:rPr>
    </w:lvl>
    <w:lvl w:ilvl="4" w:tplc="6848EE7A">
      <w:start w:val="1"/>
      <w:numFmt w:val="bullet"/>
      <w:lvlText w:val="o"/>
      <w:lvlJc w:val="left"/>
      <w:pPr>
        <w:ind w:left="3668" w:hanging="360"/>
      </w:pPr>
      <w:rPr>
        <w:rFonts w:ascii="Courier New" w:hAnsi="Courier New" w:hint="default"/>
      </w:rPr>
    </w:lvl>
    <w:lvl w:ilvl="5" w:tplc="4810004E">
      <w:start w:val="1"/>
      <w:numFmt w:val="bullet"/>
      <w:lvlText w:val=""/>
      <w:lvlJc w:val="left"/>
      <w:pPr>
        <w:ind w:left="4388" w:hanging="360"/>
      </w:pPr>
      <w:rPr>
        <w:rFonts w:ascii="Wingdings" w:hAnsi="Wingdings" w:hint="default"/>
      </w:rPr>
    </w:lvl>
    <w:lvl w:ilvl="6" w:tplc="0CB48FF4">
      <w:start w:val="1"/>
      <w:numFmt w:val="bullet"/>
      <w:lvlText w:val=""/>
      <w:lvlJc w:val="left"/>
      <w:pPr>
        <w:ind w:left="5108" w:hanging="360"/>
      </w:pPr>
      <w:rPr>
        <w:rFonts w:ascii="Symbol" w:hAnsi="Symbol" w:hint="default"/>
      </w:rPr>
    </w:lvl>
    <w:lvl w:ilvl="7" w:tplc="29EEF3BC">
      <w:start w:val="1"/>
      <w:numFmt w:val="bullet"/>
      <w:lvlText w:val="o"/>
      <w:lvlJc w:val="left"/>
      <w:pPr>
        <w:ind w:left="5828" w:hanging="360"/>
      </w:pPr>
      <w:rPr>
        <w:rFonts w:ascii="Courier New" w:hAnsi="Courier New" w:hint="default"/>
      </w:rPr>
    </w:lvl>
    <w:lvl w:ilvl="8" w:tplc="124E9674">
      <w:start w:val="1"/>
      <w:numFmt w:val="bullet"/>
      <w:lvlText w:val=""/>
      <w:lvlJc w:val="left"/>
      <w:pPr>
        <w:ind w:left="6548" w:hanging="360"/>
      </w:pPr>
      <w:rPr>
        <w:rFonts w:ascii="Wingdings" w:hAnsi="Wingdings" w:hint="default"/>
      </w:rPr>
    </w:lvl>
  </w:abstractNum>
  <w:abstractNum w:abstractNumId="35" w15:restartNumberingAfterBreak="0">
    <w:nsid w:val="2D3ABAD4"/>
    <w:multiLevelType w:val="hybridMultilevel"/>
    <w:tmpl w:val="68BA00F0"/>
    <w:lvl w:ilvl="0" w:tplc="68C48DCA">
      <w:start w:val="1"/>
      <w:numFmt w:val="bullet"/>
      <w:lvlText w:val=""/>
      <w:lvlJc w:val="left"/>
      <w:pPr>
        <w:ind w:left="720" w:hanging="360"/>
      </w:pPr>
      <w:rPr>
        <w:rFonts w:ascii="Symbol" w:hAnsi="Symbol" w:hint="default"/>
      </w:rPr>
    </w:lvl>
    <w:lvl w:ilvl="1" w:tplc="E5F20C4E">
      <w:start w:val="1"/>
      <w:numFmt w:val="bullet"/>
      <w:lvlText w:val="o"/>
      <w:lvlJc w:val="left"/>
      <w:pPr>
        <w:ind w:left="1440" w:hanging="360"/>
      </w:pPr>
      <w:rPr>
        <w:rFonts w:ascii="Courier New" w:hAnsi="Courier New" w:hint="default"/>
      </w:rPr>
    </w:lvl>
    <w:lvl w:ilvl="2" w:tplc="5C28E114">
      <w:start w:val="1"/>
      <w:numFmt w:val="bullet"/>
      <w:lvlText w:val=""/>
      <w:lvlJc w:val="left"/>
      <w:pPr>
        <w:ind w:left="2160" w:hanging="360"/>
      </w:pPr>
      <w:rPr>
        <w:rFonts w:ascii="Wingdings" w:hAnsi="Wingdings" w:hint="default"/>
      </w:rPr>
    </w:lvl>
    <w:lvl w:ilvl="3" w:tplc="73BEC9E6">
      <w:start w:val="1"/>
      <w:numFmt w:val="bullet"/>
      <w:lvlText w:val=""/>
      <w:lvlJc w:val="left"/>
      <w:pPr>
        <w:ind w:left="2880" w:hanging="360"/>
      </w:pPr>
      <w:rPr>
        <w:rFonts w:ascii="Symbol" w:hAnsi="Symbol" w:hint="default"/>
      </w:rPr>
    </w:lvl>
    <w:lvl w:ilvl="4" w:tplc="256E6AA6">
      <w:start w:val="1"/>
      <w:numFmt w:val="bullet"/>
      <w:lvlText w:val="o"/>
      <w:lvlJc w:val="left"/>
      <w:pPr>
        <w:ind w:left="3600" w:hanging="360"/>
      </w:pPr>
      <w:rPr>
        <w:rFonts w:ascii="Courier New" w:hAnsi="Courier New" w:hint="default"/>
      </w:rPr>
    </w:lvl>
    <w:lvl w:ilvl="5" w:tplc="D4428EF2">
      <w:start w:val="1"/>
      <w:numFmt w:val="bullet"/>
      <w:lvlText w:val=""/>
      <w:lvlJc w:val="left"/>
      <w:pPr>
        <w:ind w:left="4320" w:hanging="360"/>
      </w:pPr>
      <w:rPr>
        <w:rFonts w:ascii="Wingdings" w:hAnsi="Wingdings" w:hint="default"/>
      </w:rPr>
    </w:lvl>
    <w:lvl w:ilvl="6" w:tplc="777A0C5C">
      <w:start w:val="1"/>
      <w:numFmt w:val="bullet"/>
      <w:lvlText w:val=""/>
      <w:lvlJc w:val="left"/>
      <w:pPr>
        <w:ind w:left="5040" w:hanging="360"/>
      </w:pPr>
      <w:rPr>
        <w:rFonts w:ascii="Symbol" w:hAnsi="Symbol" w:hint="default"/>
      </w:rPr>
    </w:lvl>
    <w:lvl w:ilvl="7" w:tplc="6FF0CC06">
      <w:start w:val="1"/>
      <w:numFmt w:val="bullet"/>
      <w:lvlText w:val="o"/>
      <w:lvlJc w:val="left"/>
      <w:pPr>
        <w:ind w:left="5760" w:hanging="360"/>
      </w:pPr>
      <w:rPr>
        <w:rFonts w:ascii="Courier New" w:hAnsi="Courier New" w:hint="default"/>
      </w:rPr>
    </w:lvl>
    <w:lvl w:ilvl="8" w:tplc="ABFEAF1C">
      <w:start w:val="1"/>
      <w:numFmt w:val="bullet"/>
      <w:lvlText w:val=""/>
      <w:lvlJc w:val="left"/>
      <w:pPr>
        <w:ind w:left="6480" w:hanging="360"/>
      </w:pPr>
      <w:rPr>
        <w:rFonts w:ascii="Wingdings" w:hAnsi="Wingdings" w:hint="default"/>
      </w:rPr>
    </w:lvl>
  </w:abstractNum>
  <w:abstractNum w:abstractNumId="36" w15:restartNumberingAfterBreak="0">
    <w:nsid w:val="2DFC6246"/>
    <w:multiLevelType w:val="multilevel"/>
    <w:tmpl w:val="D3B452FC"/>
    <w:lvl w:ilvl="0">
      <w:start w:val="5"/>
      <w:numFmt w:val="decimal"/>
      <w:lvlText w:val="%1"/>
      <w:lvlJc w:val="left"/>
      <w:pPr>
        <w:ind w:left="725" w:hanging="725"/>
      </w:pPr>
      <w:rPr>
        <w:rFonts w:hint="default"/>
        <w:lang w:val="en-US" w:eastAsia="en-US" w:bidi="ar-SA"/>
      </w:rPr>
    </w:lvl>
    <w:lvl w:ilvl="1">
      <w:numFmt w:val="decimal"/>
      <w:lvlText w:val="%1.%2"/>
      <w:lvlJc w:val="left"/>
      <w:pPr>
        <w:ind w:left="725" w:hanging="725"/>
      </w:pPr>
      <w:rPr>
        <w:rFonts w:hint="default"/>
        <w:lang w:val="en-US" w:eastAsia="en-US" w:bidi="ar-SA"/>
      </w:rPr>
    </w:lvl>
    <w:lvl w:ilvl="2">
      <w:start w:val="1"/>
      <w:numFmt w:val="decimal"/>
      <w:lvlText w:val="%1.%2.%3"/>
      <w:lvlJc w:val="left"/>
      <w:pPr>
        <w:ind w:left="725" w:hanging="725"/>
      </w:pPr>
      <w:rPr>
        <w:rFonts w:ascii="Times New Roman" w:eastAsia="Times New Roman" w:hAnsi="Times New Roman" w:cs="Times New Roman" w:hint="default"/>
        <w:b w:val="0"/>
        <w:bCs w:val="0"/>
        <w:i w:val="0"/>
        <w:iCs w:val="0"/>
        <w:spacing w:val="-4"/>
        <w:w w:val="100"/>
        <w:sz w:val="32"/>
        <w:szCs w:val="32"/>
        <w:lang w:val="en-US" w:eastAsia="en-US" w:bidi="ar-SA"/>
      </w:rPr>
    </w:lvl>
    <w:lvl w:ilvl="3">
      <w:numFmt w:val="bullet"/>
      <w:lvlText w:val="•"/>
      <w:lvlJc w:val="left"/>
      <w:pPr>
        <w:ind w:left="3528" w:hanging="725"/>
      </w:pPr>
      <w:rPr>
        <w:rFonts w:hint="default"/>
        <w:lang w:val="en-US" w:eastAsia="en-US" w:bidi="ar-SA"/>
      </w:rPr>
    </w:lvl>
    <w:lvl w:ilvl="4">
      <w:numFmt w:val="bullet"/>
      <w:lvlText w:val="•"/>
      <w:lvlJc w:val="left"/>
      <w:pPr>
        <w:ind w:left="4464" w:hanging="725"/>
      </w:pPr>
      <w:rPr>
        <w:rFonts w:hint="default"/>
        <w:lang w:val="en-US" w:eastAsia="en-US" w:bidi="ar-SA"/>
      </w:rPr>
    </w:lvl>
    <w:lvl w:ilvl="5">
      <w:numFmt w:val="bullet"/>
      <w:lvlText w:val="•"/>
      <w:lvlJc w:val="left"/>
      <w:pPr>
        <w:ind w:left="5400" w:hanging="725"/>
      </w:pPr>
      <w:rPr>
        <w:rFonts w:hint="default"/>
        <w:lang w:val="en-US" w:eastAsia="en-US" w:bidi="ar-SA"/>
      </w:rPr>
    </w:lvl>
    <w:lvl w:ilvl="6">
      <w:numFmt w:val="bullet"/>
      <w:lvlText w:val="•"/>
      <w:lvlJc w:val="left"/>
      <w:pPr>
        <w:ind w:left="6336" w:hanging="725"/>
      </w:pPr>
      <w:rPr>
        <w:rFonts w:hint="default"/>
        <w:lang w:val="en-US" w:eastAsia="en-US" w:bidi="ar-SA"/>
      </w:rPr>
    </w:lvl>
    <w:lvl w:ilvl="7">
      <w:numFmt w:val="bullet"/>
      <w:lvlText w:val="•"/>
      <w:lvlJc w:val="left"/>
      <w:pPr>
        <w:ind w:left="7272" w:hanging="725"/>
      </w:pPr>
      <w:rPr>
        <w:rFonts w:hint="default"/>
        <w:lang w:val="en-US" w:eastAsia="en-US" w:bidi="ar-SA"/>
      </w:rPr>
    </w:lvl>
    <w:lvl w:ilvl="8">
      <w:numFmt w:val="bullet"/>
      <w:lvlText w:val="•"/>
      <w:lvlJc w:val="left"/>
      <w:pPr>
        <w:ind w:left="8208" w:hanging="725"/>
      </w:pPr>
      <w:rPr>
        <w:rFonts w:hint="default"/>
        <w:lang w:val="en-US" w:eastAsia="en-US" w:bidi="ar-SA"/>
      </w:rPr>
    </w:lvl>
  </w:abstractNum>
  <w:abstractNum w:abstractNumId="37" w15:restartNumberingAfterBreak="0">
    <w:nsid w:val="31AE6D4A"/>
    <w:multiLevelType w:val="hybridMultilevel"/>
    <w:tmpl w:val="D0F8540C"/>
    <w:lvl w:ilvl="0" w:tplc="D966B7F4">
      <w:start w:val="1"/>
      <w:numFmt w:val="bullet"/>
      <w:lvlText w:val=""/>
      <w:lvlJc w:val="left"/>
      <w:pPr>
        <w:ind w:left="720" w:hanging="360"/>
      </w:pPr>
      <w:rPr>
        <w:rFonts w:ascii="Symbol" w:hAnsi="Symbol" w:hint="default"/>
      </w:rPr>
    </w:lvl>
    <w:lvl w:ilvl="1" w:tplc="A78292C4">
      <w:start w:val="1"/>
      <w:numFmt w:val="bullet"/>
      <w:lvlText w:val="o"/>
      <w:lvlJc w:val="left"/>
      <w:pPr>
        <w:ind w:left="1440" w:hanging="360"/>
      </w:pPr>
      <w:rPr>
        <w:rFonts w:ascii="Courier New" w:hAnsi="Courier New" w:hint="default"/>
      </w:rPr>
    </w:lvl>
    <w:lvl w:ilvl="2" w:tplc="04D02000">
      <w:start w:val="1"/>
      <w:numFmt w:val="bullet"/>
      <w:lvlText w:val=""/>
      <w:lvlJc w:val="left"/>
      <w:pPr>
        <w:ind w:left="2160" w:hanging="360"/>
      </w:pPr>
      <w:rPr>
        <w:rFonts w:ascii="Wingdings" w:hAnsi="Wingdings" w:hint="default"/>
      </w:rPr>
    </w:lvl>
    <w:lvl w:ilvl="3" w:tplc="02DC2BF6">
      <w:start w:val="1"/>
      <w:numFmt w:val="bullet"/>
      <w:lvlText w:val=""/>
      <w:lvlJc w:val="left"/>
      <w:pPr>
        <w:ind w:left="2880" w:hanging="360"/>
      </w:pPr>
      <w:rPr>
        <w:rFonts w:ascii="Symbol" w:hAnsi="Symbol" w:hint="default"/>
      </w:rPr>
    </w:lvl>
    <w:lvl w:ilvl="4" w:tplc="C1988EB8">
      <w:start w:val="1"/>
      <w:numFmt w:val="bullet"/>
      <w:lvlText w:val="o"/>
      <w:lvlJc w:val="left"/>
      <w:pPr>
        <w:ind w:left="3600" w:hanging="360"/>
      </w:pPr>
      <w:rPr>
        <w:rFonts w:ascii="Courier New" w:hAnsi="Courier New" w:hint="default"/>
      </w:rPr>
    </w:lvl>
    <w:lvl w:ilvl="5" w:tplc="8FD6ABB8">
      <w:start w:val="1"/>
      <w:numFmt w:val="bullet"/>
      <w:lvlText w:val=""/>
      <w:lvlJc w:val="left"/>
      <w:pPr>
        <w:ind w:left="4320" w:hanging="360"/>
      </w:pPr>
      <w:rPr>
        <w:rFonts w:ascii="Wingdings" w:hAnsi="Wingdings" w:hint="default"/>
      </w:rPr>
    </w:lvl>
    <w:lvl w:ilvl="6" w:tplc="41B2C5D8">
      <w:start w:val="1"/>
      <w:numFmt w:val="bullet"/>
      <w:lvlText w:val=""/>
      <w:lvlJc w:val="left"/>
      <w:pPr>
        <w:ind w:left="5040" w:hanging="360"/>
      </w:pPr>
      <w:rPr>
        <w:rFonts w:ascii="Symbol" w:hAnsi="Symbol" w:hint="default"/>
      </w:rPr>
    </w:lvl>
    <w:lvl w:ilvl="7" w:tplc="6CB271FC">
      <w:start w:val="1"/>
      <w:numFmt w:val="bullet"/>
      <w:lvlText w:val="o"/>
      <w:lvlJc w:val="left"/>
      <w:pPr>
        <w:ind w:left="5760" w:hanging="360"/>
      </w:pPr>
      <w:rPr>
        <w:rFonts w:ascii="Courier New" w:hAnsi="Courier New" w:hint="default"/>
      </w:rPr>
    </w:lvl>
    <w:lvl w:ilvl="8" w:tplc="5F34E924">
      <w:start w:val="1"/>
      <w:numFmt w:val="bullet"/>
      <w:lvlText w:val=""/>
      <w:lvlJc w:val="left"/>
      <w:pPr>
        <w:ind w:left="6480" w:hanging="360"/>
      </w:pPr>
      <w:rPr>
        <w:rFonts w:ascii="Wingdings" w:hAnsi="Wingdings" w:hint="default"/>
      </w:rPr>
    </w:lvl>
  </w:abstractNum>
  <w:abstractNum w:abstractNumId="38" w15:restartNumberingAfterBreak="0">
    <w:nsid w:val="31F7BD95"/>
    <w:multiLevelType w:val="hybridMultilevel"/>
    <w:tmpl w:val="FFFFFFFF"/>
    <w:lvl w:ilvl="0" w:tplc="191E03F2">
      <w:start w:val="1"/>
      <w:numFmt w:val="bullet"/>
      <w:lvlText w:val=""/>
      <w:lvlJc w:val="left"/>
      <w:pPr>
        <w:ind w:left="720" w:hanging="360"/>
      </w:pPr>
      <w:rPr>
        <w:rFonts w:ascii="Symbol" w:hAnsi="Symbol" w:hint="default"/>
      </w:rPr>
    </w:lvl>
    <w:lvl w:ilvl="1" w:tplc="992EFA5E">
      <w:start w:val="1"/>
      <w:numFmt w:val="bullet"/>
      <w:lvlText w:val="o"/>
      <w:lvlJc w:val="left"/>
      <w:pPr>
        <w:ind w:left="1440" w:hanging="360"/>
      </w:pPr>
      <w:rPr>
        <w:rFonts w:ascii="Courier New" w:hAnsi="Courier New" w:hint="default"/>
      </w:rPr>
    </w:lvl>
    <w:lvl w:ilvl="2" w:tplc="762256D4">
      <w:start w:val="1"/>
      <w:numFmt w:val="bullet"/>
      <w:lvlText w:val=""/>
      <w:lvlJc w:val="left"/>
      <w:pPr>
        <w:ind w:left="2160" w:hanging="360"/>
      </w:pPr>
      <w:rPr>
        <w:rFonts w:ascii="Wingdings" w:hAnsi="Wingdings" w:hint="default"/>
      </w:rPr>
    </w:lvl>
    <w:lvl w:ilvl="3" w:tplc="944A8512">
      <w:start w:val="1"/>
      <w:numFmt w:val="bullet"/>
      <w:lvlText w:val=""/>
      <w:lvlJc w:val="left"/>
      <w:pPr>
        <w:ind w:left="2880" w:hanging="360"/>
      </w:pPr>
      <w:rPr>
        <w:rFonts w:ascii="Symbol" w:hAnsi="Symbol" w:hint="default"/>
      </w:rPr>
    </w:lvl>
    <w:lvl w:ilvl="4" w:tplc="873449A4">
      <w:start w:val="1"/>
      <w:numFmt w:val="bullet"/>
      <w:lvlText w:val="o"/>
      <w:lvlJc w:val="left"/>
      <w:pPr>
        <w:ind w:left="3600" w:hanging="360"/>
      </w:pPr>
      <w:rPr>
        <w:rFonts w:ascii="Courier New" w:hAnsi="Courier New" w:hint="default"/>
      </w:rPr>
    </w:lvl>
    <w:lvl w:ilvl="5" w:tplc="820A3320">
      <w:start w:val="1"/>
      <w:numFmt w:val="bullet"/>
      <w:lvlText w:val=""/>
      <w:lvlJc w:val="left"/>
      <w:pPr>
        <w:ind w:left="4320" w:hanging="360"/>
      </w:pPr>
      <w:rPr>
        <w:rFonts w:ascii="Wingdings" w:hAnsi="Wingdings" w:hint="default"/>
      </w:rPr>
    </w:lvl>
    <w:lvl w:ilvl="6" w:tplc="9E1AB6F6">
      <w:start w:val="1"/>
      <w:numFmt w:val="bullet"/>
      <w:lvlText w:val=""/>
      <w:lvlJc w:val="left"/>
      <w:pPr>
        <w:ind w:left="5040" w:hanging="360"/>
      </w:pPr>
      <w:rPr>
        <w:rFonts w:ascii="Symbol" w:hAnsi="Symbol" w:hint="default"/>
      </w:rPr>
    </w:lvl>
    <w:lvl w:ilvl="7" w:tplc="B4E2B3C6">
      <w:start w:val="1"/>
      <w:numFmt w:val="bullet"/>
      <w:lvlText w:val="o"/>
      <w:lvlJc w:val="left"/>
      <w:pPr>
        <w:ind w:left="5760" w:hanging="360"/>
      </w:pPr>
      <w:rPr>
        <w:rFonts w:ascii="Courier New" w:hAnsi="Courier New" w:hint="default"/>
      </w:rPr>
    </w:lvl>
    <w:lvl w:ilvl="8" w:tplc="69F411FA">
      <w:start w:val="1"/>
      <w:numFmt w:val="bullet"/>
      <w:lvlText w:val=""/>
      <w:lvlJc w:val="left"/>
      <w:pPr>
        <w:ind w:left="6480" w:hanging="360"/>
      </w:pPr>
      <w:rPr>
        <w:rFonts w:ascii="Wingdings" w:hAnsi="Wingdings" w:hint="default"/>
      </w:rPr>
    </w:lvl>
  </w:abstractNum>
  <w:abstractNum w:abstractNumId="39" w15:restartNumberingAfterBreak="0">
    <w:nsid w:val="327E4BDC"/>
    <w:multiLevelType w:val="hybridMultilevel"/>
    <w:tmpl w:val="0680B7BE"/>
    <w:lvl w:ilvl="0" w:tplc="87D20F92">
      <w:numFmt w:val="bullet"/>
      <w:lvlText w:val=""/>
      <w:lvlJc w:val="left"/>
      <w:pPr>
        <w:ind w:left="1185" w:hanging="361"/>
      </w:pPr>
      <w:rPr>
        <w:rFonts w:ascii="Symbol" w:eastAsia="Symbol" w:hAnsi="Symbol" w:cs="Symbol" w:hint="default"/>
        <w:b w:val="0"/>
        <w:bCs w:val="0"/>
        <w:i w:val="0"/>
        <w:iCs w:val="0"/>
        <w:spacing w:val="0"/>
        <w:w w:val="100"/>
        <w:sz w:val="22"/>
        <w:szCs w:val="22"/>
        <w:lang w:val="en-US" w:eastAsia="en-US" w:bidi="ar-SA"/>
      </w:rPr>
    </w:lvl>
    <w:lvl w:ilvl="1" w:tplc="B2948A70">
      <w:numFmt w:val="bullet"/>
      <w:lvlText w:val="•"/>
      <w:lvlJc w:val="left"/>
      <w:pPr>
        <w:ind w:left="1335" w:hanging="361"/>
      </w:pPr>
      <w:rPr>
        <w:rFonts w:hint="default"/>
        <w:lang w:val="en-US" w:eastAsia="en-US" w:bidi="ar-SA"/>
      </w:rPr>
    </w:lvl>
    <w:lvl w:ilvl="2" w:tplc="4BA8DDD4">
      <w:numFmt w:val="bullet"/>
      <w:lvlText w:val="•"/>
      <w:lvlJc w:val="left"/>
      <w:pPr>
        <w:ind w:left="1490" w:hanging="361"/>
      </w:pPr>
      <w:rPr>
        <w:rFonts w:hint="default"/>
        <w:lang w:val="en-US" w:eastAsia="en-US" w:bidi="ar-SA"/>
      </w:rPr>
    </w:lvl>
    <w:lvl w:ilvl="3" w:tplc="8F927A28">
      <w:numFmt w:val="bullet"/>
      <w:lvlText w:val="•"/>
      <w:lvlJc w:val="left"/>
      <w:pPr>
        <w:ind w:left="1645" w:hanging="361"/>
      </w:pPr>
      <w:rPr>
        <w:rFonts w:hint="default"/>
        <w:lang w:val="en-US" w:eastAsia="en-US" w:bidi="ar-SA"/>
      </w:rPr>
    </w:lvl>
    <w:lvl w:ilvl="4" w:tplc="F45E55C6">
      <w:numFmt w:val="bullet"/>
      <w:lvlText w:val="•"/>
      <w:lvlJc w:val="left"/>
      <w:pPr>
        <w:ind w:left="1800" w:hanging="361"/>
      </w:pPr>
      <w:rPr>
        <w:rFonts w:hint="default"/>
        <w:lang w:val="en-US" w:eastAsia="en-US" w:bidi="ar-SA"/>
      </w:rPr>
    </w:lvl>
    <w:lvl w:ilvl="5" w:tplc="193EC4C6">
      <w:numFmt w:val="bullet"/>
      <w:lvlText w:val="•"/>
      <w:lvlJc w:val="left"/>
      <w:pPr>
        <w:ind w:left="1955" w:hanging="361"/>
      </w:pPr>
      <w:rPr>
        <w:rFonts w:hint="default"/>
        <w:lang w:val="en-US" w:eastAsia="en-US" w:bidi="ar-SA"/>
      </w:rPr>
    </w:lvl>
    <w:lvl w:ilvl="6" w:tplc="5E706FC2">
      <w:numFmt w:val="bullet"/>
      <w:lvlText w:val="•"/>
      <w:lvlJc w:val="left"/>
      <w:pPr>
        <w:ind w:left="2110" w:hanging="361"/>
      </w:pPr>
      <w:rPr>
        <w:rFonts w:hint="default"/>
        <w:lang w:val="en-US" w:eastAsia="en-US" w:bidi="ar-SA"/>
      </w:rPr>
    </w:lvl>
    <w:lvl w:ilvl="7" w:tplc="E0C0D146">
      <w:numFmt w:val="bullet"/>
      <w:lvlText w:val="•"/>
      <w:lvlJc w:val="left"/>
      <w:pPr>
        <w:ind w:left="2265" w:hanging="361"/>
      </w:pPr>
      <w:rPr>
        <w:rFonts w:hint="default"/>
        <w:lang w:val="en-US" w:eastAsia="en-US" w:bidi="ar-SA"/>
      </w:rPr>
    </w:lvl>
    <w:lvl w:ilvl="8" w:tplc="011AA704">
      <w:numFmt w:val="bullet"/>
      <w:lvlText w:val="•"/>
      <w:lvlJc w:val="left"/>
      <w:pPr>
        <w:ind w:left="2420" w:hanging="361"/>
      </w:pPr>
      <w:rPr>
        <w:rFonts w:hint="default"/>
        <w:lang w:val="en-US" w:eastAsia="en-US" w:bidi="ar-SA"/>
      </w:rPr>
    </w:lvl>
  </w:abstractNum>
  <w:abstractNum w:abstractNumId="40" w15:restartNumberingAfterBreak="0">
    <w:nsid w:val="334B6236"/>
    <w:multiLevelType w:val="hybridMultilevel"/>
    <w:tmpl w:val="19BCC3B8"/>
    <w:lvl w:ilvl="0" w:tplc="EF289438">
      <w:start w:val="1"/>
      <w:numFmt w:val="bullet"/>
      <w:lvlText w:val=""/>
      <w:lvlJc w:val="left"/>
      <w:pPr>
        <w:ind w:left="720" w:hanging="360"/>
      </w:pPr>
      <w:rPr>
        <w:rFonts w:ascii="Symbol" w:hAnsi="Symbol" w:hint="default"/>
      </w:rPr>
    </w:lvl>
    <w:lvl w:ilvl="1" w:tplc="CE5AC6EE">
      <w:start w:val="1"/>
      <w:numFmt w:val="bullet"/>
      <w:lvlText w:val="o"/>
      <w:lvlJc w:val="left"/>
      <w:pPr>
        <w:ind w:left="1440" w:hanging="360"/>
      </w:pPr>
      <w:rPr>
        <w:rFonts w:ascii="Courier New" w:hAnsi="Courier New" w:hint="default"/>
      </w:rPr>
    </w:lvl>
    <w:lvl w:ilvl="2" w:tplc="46189980">
      <w:start w:val="1"/>
      <w:numFmt w:val="bullet"/>
      <w:lvlText w:val=""/>
      <w:lvlJc w:val="left"/>
      <w:pPr>
        <w:ind w:left="2160" w:hanging="360"/>
      </w:pPr>
      <w:rPr>
        <w:rFonts w:ascii="Wingdings" w:hAnsi="Wingdings" w:hint="default"/>
      </w:rPr>
    </w:lvl>
    <w:lvl w:ilvl="3" w:tplc="4A1EF29A">
      <w:start w:val="1"/>
      <w:numFmt w:val="bullet"/>
      <w:lvlText w:val=""/>
      <w:lvlJc w:val="left"/>
      <w:pPr>
        <w:ind w:left="2880" w:hanging="360"/>
      </w:pPr>
      <w:rPr>
        <w:rFonts w:ascii="Symbol" w:hAnsi="Symbol" w:hint="default"/>
      </w:rPr>
    </w:lvl>
    <w:lvl w:ilvl="4" w:tplc="A2DA2A8A">
      <w:start w:val="1"/>
      <w:numFmt w:val="bullet"/>
      <w:lvlText w:val="o"/>
      <w:lvlJc w:val="left"/>
      <w:pPr>
        <w:ind w:left="3600" w:hanging="360"/>
      </w:pPr>
      <w:rPr>
        <w:rFonts w:ascii="Courier New" w:hAnsi="Courier New" w:hint="default"/>
      </w:rPr>
    </w:lvl>
    <w:lvl w:ilvl="5" w:tplc="7840911E">
      <w:start w:val="1"/>
      <w:numFmt w:val="bullet"/>
      <w:lvlText w:val=""/>
      <w:lvlJc w:val="left"/>
      <w:pPr>
        <w:ind w:left="4320" w:hanging="360"/>
      </w:pPr>
      <w:rPr>
        <w:rFonts w:ascii="Wingdings" w:hAnsi="Wingdings" w:hint="default"/>
      </w:rPr>
    </w:lvl>
    <w:lvl w:ilvl="6" w:tplc="AF0E23AE">
      <w:start w:val="1"/>
      <w:numFmt w:val="bullet"/>
      <w:lvlText w:val=""/>
      <w:lvlJc w:val="left"/>
      <w:pPr>
        <w:ind w:left="5040" w:hanging="360"/>
      </w:pPr>
      <w:rPr>
        <w:rFonts w:ascii="Symbol" w:hAnsi="Symbol" w:hint="default"/>
      </w:rPr>
    </w:lvl>
    <w:lvl w:ilvl="7" w:tplc="153C17E8">
      <w:start w:val="1"/>
      <w:numFmt w:val="bullet"/>
      <w:lvlText w:val="o"/>
      <w:lvlJc w:val="left"/>
      <w:pPr>
        <w:ind w:left="5760" w:hanging="360"/>
      </w:pPr>
      <w:rPr>
        <w:rFonts w:ascii="Courier New" w:hAnsi="Courier New" w:hint="default"/>
      </w:rPr>
    </w:lvl>
    <w:lvl w:ilvl="8" w:tplc="69B6DE1A">
      <w:start w:val="1"/>
      <w:numFmt w:val="bullet"/>
      <w:lvlText w:val=""/>
      <w:lvlJc w:val="left"/>
      <w:pPr>
        <w:ind w:left="6480" w:hanging="360"/>
      </w:pPr>
      <w:rPr>
        <w:rFonts w:ascii="Wingdings" w:hAnsi="Wingdings" w:hint="default"/>
      </w:rPr>
    </w:lvl>
  </w:abstractNum>
  <w:abstractNum w:abstractNumId="41" w15:restartNumberingAfterBreak="0">
    <w:nsid w:val="33A57F5E"/>
    <w:multiLevelType w:val="hybridMultilevel"/>
    <w:tmpl w:val="15E2C7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5E4327B"/>
    <w:multiLevelType w:val="hybridMultilevel"/>
    <w:tmpl w:val="CE260084"/>
    <w:lvl w:ilvl="0" w:tplc="2CB20CFE">
      <w:numFmt w:val="bullet"/>
      <w:lvlText w:val=""/>
      <w:lvlJc w:val="left"/>
      <w:pPr>
        <w:ind w:left="1185" w:hanging="360"/>
      </w:pPr>
      <w:rPr>
        <w:rFonts w:ascii="Symbol" w:eastAsia="Symbol" w:hAnsi="Symbol" w:cs="Symbol" w:hint="default"/>
        <w:b w:val="0"/>
        <w:bCs w:val="0"/>
        <w:i w:val="0"/>
        <w:iCs w:val="0"/>
        <w:spacing w:val="0"/>
        <w:w w:val="100"/>
        <w:sz w:val="22"/>
        <w:szCs w:val="22"/>
        <w:lang w:val="en-US" w:eastAsia="en-US" w:bidi="ar-SA"/>
      </w:rPr>
    </w:lvl>
    <w:lvl w:ilvl="1" w:tplc="BF98A714">
      <w:numFmt w:val="bullet"/>
      <w:lvlText w:val="•"/>
      <w:lvlJc w:val="left"/>
      <w:pPr>
        <w:ind w:left="1297" w:hanging="360"/>
      </w:pPr>
      <w:rPr>
        <w:rFonts w:hint="default"/>
        <w:lang w:val="en-US" w:eastAsia="en-US" w:bidi="ar-SA"/>
      </w:rPr>
    </w:lvl>
    <w:lvl w:ilvl="2" w:tplc="20082594">
      <w:numFmt w:val="bullet"/>
      <w:lvlText w:val="•"/>
      <w:lvlJc w:val="left"/>
      <w:pPr>
        <w:ind w:left="1415" w:hanging="360"/>
      </w:pPr>
      <w:rPr>
        <w:rFonts w:hint="default"/>
        <w:lang w:val="en-US" w:eastAsia="en-US" w:bidi="ar-SA"/>
      </w:rPr>
    </w:lvl>
    <w:lvl w:ilvl="3" w:tplc="01B240E2">
      <w:numFmt w:val="bullet"/>
      <w:lvlText w:val="•"/>
      <w:lvlJc w:val="left"/>
      <w:pPr>
        <w:ind w:left="1533" w:hanging="360"/>
      </w:pPr>
      <w:rPr>
        <w:rFonts w:hint="default"/>
        <w:lang w:val="en-US" w:eastAsia="en-US" w:bidi="ar-SA"/>
      </w:rPr>
    </w:lvl>
    <w:lvl w:ilvl="4" w:tplc="6D40CE74">
      <w:numFmt w:val="bullet"/>
      <w:lvlText w:val="•"/>
      <w:lvlJc w:val="left"/>
      <w:pPr>
        <w:ind w:left="1650" w:hanging="360"/>
      </w:pPr>
      <w:rPr>
        <w:rFonts w:hint="default"/>
        <w:lang w:val="en-US" w:eastAsia="en-US" w:bidi="ar-SA"/>
      </w:rPr>
    </w:lvl>
    <w:lvl w:ilvl="5" w:tplc="BCDE1E80">
      <w:numFmt w:val="bullet"/>
      <w:lvlText w:val="•"/>
      <w:lvlJc w:val="left"/>
      <w:pPr>
        <w:ind w:left="1768" w:hanging="360"/>
      </w:pPr>
      <w:rPr>
        <w:rFonts w:hint="default"/>
        <w:lang w:val="en-US" w:eastAsia="en-US" w:bidi="ar-SA"/>
      </w:rPr>
    </w:lvl>
    <w:lvl w:ilvl="6" w:tplc="8B920AE4">
      <w:numFmt w:val="bullet"/>
      <w:lvlText w:val="•"/>
      <w:lvlJc w:val="left"/>
      <w:pPr>
        <w:ind w:left="1886" w:hanging="360"/>
      </w:pPr>
      <w:rPr>
        <w:rFonts w:hint="default"/>
        <w:lang w:val="en-US" w:eastAsia="en-US" w:bidi="ar-SA"/>
      </w:rPr>
    </w:lvl>
    <w:lvl w:ilvl="7" w:tplc="4E72F8F8">
      <w:numFmt w:val="bullet"/>
      <w:lvlText w:val="•"/>
      <w:lvlJc w:val="left"/>
      <w:pPr>
        <w:ind w:left="2003" w:hanging="360"/>
      </w:pPr>
      <w:rPr>
        <w:rFonts w:hint="default"/>
        <w:lang w:val="en-US" w:eastAsia="en-US" w:bidi="ar-SA"/>
      </w:rPr>
    </w:lvl>
    <w:lvl w:ilvl="8" w:tplc="DBE6C8EA">
      <w:numFmt w:val="bullet"/>
      <w:lvlText w:val="•"/>
      <w:lvlJc w:val="left"/>
      <w:pPr>
        <w:ind w:left="2121" w:hanging="360"/>
      </w:pPr>
      <w:rPr>
        <w:rFonts w:hint="default"/>
        <w:lang w:val="en-US" w:eastAsia="en-US" w:bidi="ar-SA"/>
      </w:rPr>
    </w:lvl>
  </w:abstractNum>
  <w:abstractNum w:abstractNumId="43" w15:restartNumberingAfterBreak="0">
    <w:nsid w:val="36B5BBF8"/>
    <w:multiLevelType w:val="hybridMultilevel"/>
    <w:tmpl w:val="A4863930"/>
    <w:lvl w:ilvl="0" w:tplc="405C9314">
      <w:start w:val="1"/>
      <w:numFmt w:val="bullet"/>
      <w:lvlText w:val=""/>
      <w:lvlJc w:val="left"/>
      <w:pPr>
        <w:ind w:left="720" w:hanging="360"/>
      </w:pPr>
      <w:rPr>
        <w:rFonts w:ascii="Symbol" w:hAnsi="Symbol" w:hint="default"/>
      </w:rPr>
    </w:lvl>
    <w:lvl w:ilvl="1" w:tplc="F618926C">
      <w:start w:val="1"/>
      <w:numFmt w:val="bullet"/>
      <w:lvlText w:val="o"/>
      <w:lvlJc w:val="left"/>
      <w:pPr>
        <w:ind w:left="1440" w:hanging="360"/>
      </w:pPr>
      <w:rPr>
        <w:rFonts w:ascii="Courier New" w:hAnsi="Courier New" w:hint="default"/>
      </w:rPr>
    </w:lvl>
    <w:lvl w:ilvl="2" w:tplc="C7406A28">
      <w:start w:val="1"/>
      <w:numFmt w:val="bullet"/>
      <w:lvlText w:val=""/>
      <w:lvlJc w:val="left"/>
      <w:pPr>
        <w:ind w:left="2160" w:hanging="360"/>
      </w:pPr>
      <w:rPr>
        <w:rFonts w:ascii="Wingdings" w:hAnsi="Wingdings" w:hint="default"/>
      </w:rPr>
    </w:lvl>
    <w:lvl w:ilvl="3" w:tplc="E848CC82">
      <w:start w:val="1"/>
      <w:numFmt w:val="bullet"/>
      <w:lvlText w:val=""/>
      <w:lvlJc w:val="left"/>
      <w:pPr>
        <w:ind w:left="2880" w:hanging="360"/>
      </w:pPr>
      <w:rPr>
        <w:rFonts w:ascii="Symbol" w:hAnsi="Symbol" w:hint="default"/>
      </w:rPr>
    </w:lvl>
    <w:lvl w:ilvl="4" w:tplc="286E76A4">
      <w:start w:val="1"/>
      <w:numFmt w:val="bullet"/>
      <w:lvlText w:val="o"/>
      <w:lvlJc w:val="left"/>
      <w:pPr>
        <w:ind w:left="3600" w:hanging="360"/>
      </w:pPr>
      <w:rPr>
        <w:rFonts w:ascii="Courier New" w:hAnsi="Courier New" w:hint="default"/>
      </w:rPr>
    </w:lvl>
    <w:lvl w:ilvl="5" w:tplc="1484626A">
      <w:start w:val="1"/>
      <w:numFmt w:val="bullet"/>
      <w:lvlText w:val=""/>
      <w:lvlJc w:val="left"/>
      <w:pPr>
        <w:ind w:left="4320" w:hanging="360"/>
      </w:pPr>
      <w:rPr>
        <w:rFonts w:ascii="Wingdings" w:hAnsi="Wingdings" w:hint="default"/>
      </w:rPr>
    </w:lvl>
    <w:lvl w:ilvl="6" w:tplc="EF86944C">
      <w:start w:val="1"/>
      <w:numFmt w:val="bullet"/>
      <w:lvlText w:val=""/>
      <w:lvlJc w:val="left"/>
      <w:pPr>
        <w:ind w:left="5040" w:hanging="360"/>
      </w:pPr>
      <w:rPr>
        <w:rFonts w:ascii="Symbol" w:hAnsi="Symbol" w:hint="default"/>
      </w:rPr>
    </w:lvl>
    <w:lvl w:ilvl="7" w:tplc="9FC8370C">
      <w:start w:val="1"/>
      <w:numFmt w:val="bullet"/>
      <w:lvlText w:val="o"/>
      <w:lvlJc w:val="left"/>
      <w:pPr>
        <w:ind w:left="5760" w:hanging="360"/>
      </w:pPr>
      <w:rPr>
        <w:rFonts w:ascii="Courier New" w:hAnsi="Courier New" w:hint="default"/>
      </w:rPr>
    </w:lvl>
    <w:lvl w:ilvl="8" w:tplc="15607AFC">
      <w:start w:val="1"/>
      <w:numFmt w:val="bullet"/>
      <w:lvlText w:val=""/>
      <w:lvlJc w:val="left"/>
      <w:pPr>
        <w:ind w:left="6480" w:hanging="360"/>
      </w:pPr>
      <w:rPr>
        <w:rFonts w:ascii="Wingdings" w:hAnsi="Wingdings" w:hint="default"/>
      </w:rPr>
    </w:lvl>
  </w:abstractNum>
  <w:abstractNum w:abstractNumId="44" w15:restartNumberingAfterBreak="0">
    <w:nsid w:val="38DE5E52"/>
    <w:multiLevelType w:val="multilevel"/>
    <w:tmpl w:val="E520B6DA"/>
    <w:lvl w:ilvl="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start w:val="1"/>
      <w:numFmt w:val="decimal"/>
      <w:lvlText w:val="%1.%2"/>
      <w:lvlJc w:val="left"/>
      <w:pPr>
        <w:ind w:left="936" w:hanging="576"/>
      </w:pPr>
    </w:lvl>
    <w:lvl w:ilvl="2">
      <w:start w:val="1"/>
      <w:numFmt w:val="bullet"/>
      <w:lvlText w:val=""/>
      <w:lvlJc w:val="left"/>
      <w:pPr>
        <w:ind w:left="720" w:hanging="360"/>
      </w:pPr>
      <w:rPr>
        <w:rFonts w:ascii="Symbol" w:hAnsi="Symbol" w:hint="default"/>
      </w:r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45" w15:restartNumberingAfterBreak="0">
    <w:nsid w:val="390839A4"/>
    <w:multiLevelType w:val="multilevel"/>
    <w:tmpl w:val="0128BFCE"/>
    <w:lvl w:ilvl="0">
      <w:start w:val="6"/>
      <w:numFmt w:val="decimal"/>
      <w:lvlText w:val="%1.0"/>
      <w:lvlJc w:val="left"/>
      <w:pPr>
        <w:ind w:left="599" w:hanging="600"/>
      </w:pPr>
      <w:rPr>
        <w:rFonts w:ascii="Times New Roman" w:eastAsia="Times New Roman" w:hAnsi="Times New Roman" w:cs="Times New Roman" w:hint="default"/>
        <w:b w:val="0"/>
        <w:bCs w:val="0"/>
        <w:i w:val="0"/>
        <w:iCs w:val="0"/>
        <w:spacing w:val="0"/>
        <w:w w:val="99"/>
        <w:sz w:val="40"/>
        <w:szCs w:val="40"/>
        <w:lang w:val="en-US" w:eastAsia="en-US" w:bidi="ar-SA"/>
      </w:rPr>
    </w:lvl>
    <w:lvl w:ilvl="1">
      <w:start w:val="1"/>
      <w:numFmt w:val="decimal"/>
      <w:lvlText w:val="%1.%2"/>
      <w:lvlJc w:val="left"/>
      <w:pPr>
        <w:ind w:left="485" w:hanging="486"/>
      </w:pPr>
      <w:rPr>
        <w:rFonts w:ascii="Times New Roman" w:eastAsia="Times New Roman" w:hAnsi="Times New Roman" w:cs="Times New Roman" w:hint="default"/>
        <w:b w:val="0"/>
        <w:bCs w:val="0"/>
        <w:i w:val="0"/>
        <w:iCs w:val="0"/>
        <w:spacing w:val="-4"/>
        <w:w w:val="100"/>
        <w:sz w:val="32"/>
        <w:szCs w:val="32"/>
        <w:lang w:val="en-US" w:eastAsia="en-US" w:bidi="ar-SA"/>
      </w:rPr>
    </w:lvl>
    <w:lvl w:ilvl="2">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90" w:hanging="361"/>
      </w:pPr>
      <w:rPr>
        <w:rFonts w:hint="default"/>
        <w:lang w:val="en-US" w:eastAsia="en-US" w:bidi="ar-SA"/>
      </w:rPr>
    </w:lvl>
    <w:lvl w:ilvl="4">
      <w:numFmt w:val="bullet"/>
      <w:lvlText w:val="•"/>
      <w:lvlJc w:val="left"/>
      <w:pPr>
        <w:ind w:left="3060" w:hanging="361"/>
      </w:pPr>
      <w:rPr>
        <w:rFonts w:hint="default"/>
        <w:lang w:val="en-US" w:eastAsia="en-US" w:bidi="ar-SA"/>
      </w:rPr>
    </w:lvl>
    <w:lvl w:ilvl="5">
      <w:numFmt w:val="bullet"/>
      <w:lvlText w:val="•"/>
      <w:lvlJc w:val="left"/>
      <w:pPr>
        <w:ind w:left="4230" w:hanging="361"/>
      </w:pPr>
      <w:rPr>
        <w:rFonts w:hint="default"/>
        <w:lang w:val="en-US" w:eastAsia="en-US" w:bidi="ar-SA"/>
      </w:rPr>
    </w:lvl>
    <w:lvl w:ilvl="6">
      <w:numFmt w:val="bullet"/>
      <w:lvlText w:val="•"/>
      <w:lvlJc w:val="left"/>
      <w:pPr>
        <w:ind w:left="5400" w:hanging="361"/>
      </w:pPr>
      <w:rPr>
        <w:rFonts w:hint="default"/>
        <w:lang w:val="en-US" w:eastAsia="en-US" w:bidi="ar-SA"/>
      </w:rPr>
    </w:lvl>
    <w:lvl w:ilvl="7">
      <w:numFmt w:val="bullet"/>
      <w:lvlText w:val="•"/>
      <w:lvlJc w:val="left"/>
      <w:pPr>
        <w:ind w:left="6570" w:hanging="361"/>
      </w:pPr>
      <w:rPr>
        <w:rFonts w:hint="default"/>
        <w:lang w:val="en-US" w:eastAsia="en-US" w:bidi="ar-SA"/>
      </w:rPr>
    </w:lvl>
    <w:lvl w:ilvl="8">
      <w:numFmt w:val="bullet"/>
      <w:lvlText w:val="•"/>
      <w:lvlJc w:val="left"/>
      <w:pPr>
        <w:ind w:left="7740" w:hanging="361"/>
      </w:pPr>
      <w:rPr>
        <w:rFonts w:hint="default"/>
        <w:lang w:val="en-US" w:eastAsia="en-US" w:bidi="ar-SA"/>
      </w:rPr>
    </w:lvl>
  </w:abstractNum>
  <w:abstractNum w:abstractNumId="46" w15:restartNumberingAfterBreak="0">
    <w:nsid w:val="3A906B02"/>
    <w:multiLevelType w:val="multilevel"/>
    <w:tmpl w:val="03BA5C1C"/>
    <w:lvl w:ilvl="0">
      <w:start w:val="5"/>
      <w:numFmt w:val="decimal"/>
      <w:lvlText w:val="%1"/>
      <w:lvlJc w:val="left"/>
      <w:pPr>
        <w:ind w:left="725" w:hanging="726"/>
      </w:pPr>
      <w:rPr>
        <w:rFonts w:hint="default"/>
        <w:lang w:val="en-US" w:eastAsia="en-US" w:bidi="ar-SA"/>
      </w:rPr>
    </w:lvl>
    <w:lvl w:ilvl="1">
      <w:numFmt w:val="decimal"/>
      <w:lvlText w:val="%1.%2"/>
      <w:lvlJc w:val="left"/>
      <w:pPr>
        <w:ind w:left="725" w:hanging="726"/>
      </w:pPr>
      <w:rPr>
        <w:rFonts w:hint="default"/>
        <w:lang w:val="en-US" w:eastAsia="en-US" w:bidi="ar-SA"/>
      </w:rPr>
    </w:lvl>
    <w:lvl w:ilvl="2">
      <w:start w:val="4"/>
      <w:numFmt w:val="decimal"/>
      <w:lvlText w:val="%1.%2.%3"/>
      <w:lvlJc w:val="left"/>
      <w:pPr>
        <w:ind w:left="725" w:hanging="726"/>
      </w:pPr>
      <w:rPr>
        <w:rFonts w:ascii="Times New Roman" w:eastAsia="Times New Roman" w:hAnsi="Times New Roman" w:cs="Times New Roman" w:hint="default"/>
        <w:b w:val="0"/>
        <w:bCs w:val="0"/>
        <w:i w:val="0"/>
        <w:iCs w:val="0"/>
        <w:spacing w:val="-4"/>
        <w:w w:val="99"/>
        <w:sz w:val="32"/>
        <w:szCs w:val="32"/>
        <w:lang w:val="en-US" w:eastAsia="en-US" w:bidi="ar-SA"/>
      </w:rPr>
    </w:lvl>
    <w:lvl w:ilvl="3">
      <w:numFmt w:val="bullet"/>
      <w:lvlText w:val="•"/>
      <w:lvlJc w:val="left"/>
      <w:pPr>
        <w:ind w:left="3528" w:hanging="726"/>
      </w:pPr>
      <w:rPr>
        <w:rFonts w:hint="default"/>
        <w:lang w:val="en-US" w:eastAsia="en-US" w:bidi="ar-SA"/>
      </w:rPr>
    </w:lvl>
    <w:lvl w:ilvl="4">
      <w:numFmt w:val="bullet"/>
      <w:lvlText w:val="•"/>
      <w:lvlJc w:val="left"/>
      <w:pPr>
        <w:ind w:left="4464" w:hanging="726"/>
      </w:pPr>
      <w:rPr>
        <w:rFonts w:hint="default"/>
        <w:lang w:val="en-US" w:eastAsia="en-US" w:bidi="ar-SA"/>
      </w:rPr>
    </w:lvl>
    <w:lvl w:ilvl="5">
      <w:numFmt w:val="bullet"/>
      <w:lvlText w:val="•"/>
      <w:lvlJc w:val="left"/>
      <w:pPr>
        <w:ind w:left="5400" w:hanging="726"/>
      </w:pPr>
      <w:rPr>
        <w:rFonts w:hint="default"/>
        <w:lang w:val="en-US" w:eastAsia="en-US" w:bidi="ar-SA"/>
      </w:rPr>
    </w:lvl>
    <w:lvl w:ilvl="6">
      <w:numFmt w:val="bullet"/>
      <w:lvlText w:val="•"/>
      <w:lvlJc w:val="left"/>
      <w:pPr>
        <w:ind w:left="6336" w:hanging="726"/>
      </w:pPr>
      <w:rPr>
        <w:rFonts w:hint="default"/>
        <w:lang w:val="en-US" w:eastAsia="en-US" w:bidi="ar-SA"/>
      </w:rPr>
    </w:lvl>
    <w:lvl w:ilvl="7">
      <w:numFmt w:val="bullet"/>
      <w:lvlText w:val="•"/>
      <w:lvlJc w:val="left"/>
      <w:pPr>
        <w:ind w:left="7272" w:hanging="726"/>
      </w:pPr>
      <w:rPr>
        <w:rFonts w:hint="default"/>
        <w:lang w:val="en-US" w:eastAsia="en-US" w:bidi="ar-SA"/>
      </w:rPr>
    </w:lvl>
    <w:lvl w:ilvl="8">
      <w:numFmt w:val="bullet"/>
      <w:lvlText w:val="•"/>
      <w:lvlJc w:val="left"/>
      <w:pPr>
        <w:ind w:left="8208" w:hanging="726"/>
      </w:pPr>
      <w:rPr>
        <w:rFonts w:hint="default"/>
        <w:lang w:val="en-US" w:eastAsia="en-US" w:bidi="ar-SA"/>
      </w:rPr>
    </w:lvl>
  </w:abstractNum>
  <w:abstractNum w:abstractNumId="47" w15:restartNumberingAfterBreak="0">
    <w:nsid w:val="3C9864EC"/>
    <w:multiLevelType w:val="hybridMultilevel"/>
    <w:tmpl w:val="2092CA36"/>
    <w:lvl w:ilvl="0" w:tplc="181AE594">
      <w:start w:val="1"/>
      <w:numFmt w:val="decimal"/>
      <w:lvlText w:val="%1."/>
      <w:lvlJc w:val="left"/>
      <w:pPr>
        <w:ind w:left="720" w:hanging="360"/>
      </w:pPr>
    </w:lvl>
    <w:lvl w:ilvl="1" w:tplc="02DC07F6">
      <w:start w:val="1"/>
      <w:numFmt w:val="lowerLetter"/>
      <w:lvlText w:val="%2."/>
      <w:lvlJc w:val="left"/>
      <w:pPr>
        <w:ind w:left="1440" w:hanging="360"/>
      </w:pPr>
    </w:lvl>
    <w:lvl w:ilvl="2" w:tplc="CD000AF2">
      <w:start w:val="1"/>
      <w:numFmt w:val="lowerRoman"/>
      <w:lvlText w:val="%3."/>
      <w:lvlJc w:val="right"/>
      <w:pPr>
        <w:ind w:left="2160" w:hanging="180"/>
      </w:pPr>
    </w:lvl>
    <w:lvl w:ilvl="3" w:tplc="50D6B2D8">
      <w:start w:val="1"/>
      <w:numFmt w:val="decimal"/>
      <w:lvlText w:val="%4."/>
      <w:lvlJc w:val="left"/>
      <w:pPr>
        <w:ind w:left="2880" w:hanging="360"/>
      </w:pPr>
    </w:lvl>
    <w:lvl w:ilvl="4" w:tplc="B09845E0">
      <w:start w:val="1"/>
      <w:numFmt w:val="lowerLetter"/>
      <w:lvlText w:val="%5."/>
      <w:lvlJc w:val="left"/>
      <w:pPr>
        <w:ind w:left="3600" w:hanging="360"/>
      </w:pPr>
    </w:lvl>
    <w:lvl w:ilvl="5" w:tplc="193C5C02">
      <w:start w:val="1"/>
      <w:numFmt w:val="lowerRoman"/>
      <w:lvlText w:val="%6."/>
      <w:lvlJc w:val="right"/>
      <w:pPr>
        <w:ind w:left="4320" w:hanging="180"/>
      </w:pPr>
    </w:lvl>
    <w:lvl w:ilvl="6" w:tplc="513CD00A">
      <w:start w:val="1"/>
      <w:numFmt w:val="decimal"/>
      <w:lvlText w:val="%7."/>
      <w:lvlJc w:val="left"/>
      <w:pPr>
        <w:ind w:left="5040" w:hanging="360"/>
      </w:pPr>
    </w:lvl>
    <w:lvl w:ilvl="7" w:tplc="BBE6ED1E">
      <w:start w:val="1"/>
      <w:numFmt w:val="lowerLetter"/>
      <w:lvlText w:val="%8."/>
      <w:lvlJc w:val="left"/>
      <w:pPr>
        <w:ind w:left="5760" w:hanging="360"/>
      </w:pPr>
    </w:lvl>
    <w:lvl w:ilvl="8" w:tplc="40F8C69C">
      <w:start w:val="1"/>
      <w:numFmt w:val="lowerRoman"/>
      <w:lvlText w:val="%9."/>
      <w:lvlJc w:val="right"/>
      <w:pPr>
        <w:ind w:left="6480" w:hanging="180"/>
      </w:pPr>
    </w:lvl>
  </w:abstractNum>
  <w:abstractNum w:abstractNumId="48" w15:restartNumberingAfterBreak="0">
    <w:nsid w:val="3D15082A"/>
    <w:multiLevelType w:val="hybridMultilevel"/>
    <w:tmpl w:val="CAB4E0C8"/>
    <w:lvl w:ilvl="0" w:tplc="FCAACCC4">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01F44CFE">
      <w:numFmt w:val="bullet"/>
      <w:lvlText w:val="•"/>
      <w:lvlJc w:val="left"/>
      <w:pPr>
        <w:ind w:left="972" w:hanging="360"/>
      </w:pPr>
      <w:rPr>
        <w:rFonts w:hint="default"/>
        <w:lang w:val="en-US" w:eastAsia="en-US" w:bidi="ar-SA"/>
      </w:rPr>
    </w:lvl>
    <w:lvl w:ilvl="2" w:tplc="41222CBC">
      <w:numFmt w:val="bullet"/>
      <w:lvlText w:val="•"/>
      <w:lvlJc w:val="left"/>
      <w:pPr>
        <w:ind w:left="1124" w:hanging="360"/>
      </w:pPr>
      <w:rPr>
        <w:rFonts w:hint="default"/>
        <w:lang w:val="en-US" w:eastAsia="en-US" w:bidi="ar-SA"/>
      </w:rPr>
    </w:lvl>
    <w:lvl w:ilvl="3" w:tplc="78A2782A">
      <w:numFmt w:val="bullet"/>
      <w:lvlText w:val="•"/>
      <w:lvlJc w:val="left"/>
      <w:pPr>
        <w:ind w:left="1276" w:hanging="360"/>
      </w:pPr>
      <w:rPr>
        <w:rFonts w:hint="default"/>
        <w:lang w:val="en-US" w:eastAsia="en-US" w:bidi="ar-SA"/>
      </w:rPr>
    </w:lvl>
    <w:lvl w:ilvl="4" w:tplc="6A001D7C">
      <w:numFmt w:val="bullet"/>
      <w:lvlText w:val="•"/>
      <w:lvlJc w:val="left"/>
      <w:pPr>
        <w:ind w:left="1428" w:hanging="360"/>
      </w:pPr>
      <w:rPr>
        <w:rFonts w:hint="default"/>
        <w:lang w:val="en-US" w:eastAsia="en-US" w:bidi="ar-SA"/>
      </w:rPr>
    </w:lvl>
    <w:lvl w:ilvl="5" w:tplc="9F981A6A">
      <w:numFmt w:val="bullet"/>
      <w:lvlText w:val="•"/>
      <w:lvlJc w:val="left"/>
      <w:pPr>
        <w:ind w:left="1581" w:hanging="360"/>
      </w:pPr>
      <w:rPr>
        <w:rFonts w:hint="default"/>
        <w:lang w:val="en-US" w:eastAsia="en-US" w:bidi="ar-SA"/>
      </w:rPr>
    </w:lvl>
    <w:lvl w:ilvl="6" w:tplc="C602D848">
      <w:numFmt w:val="bullet"/>
      <w:lvlText w:val="•"/>
      <w:lvlJc w:val="left"/>
      <w:pPr>
        <w:ind w:left="1733" w:hanging="360"/>
      </w:pPr>
      <w:rPr>
        <w:rFonts w:hint="default"/>
        <w:lang w:val="en-US" w:eastAsia="en-US" w:bidi="ar-SA"/>
      </w:rPr>
    </w:lvl>
    <w:lvl w:ilvl="7" w:tplc="E50CA942">
      <w:numFmt w:val="bullet"/>
      <w:lvlText w:val="•"/>
      <w:lvlJc w:val="left"/>
      <w:pPr>
        <w:ind w:left="1885" w:hanging="360"/>
      </w:pPr>
      <w:rPr>
        <w:rFonts w:hint="default"/>
        <w:lang w:val="en-US" w:eastAsia="en-US" w:bidi="ar-SA"/>
      </w:rPr>
    </w:lvl>
    <w:lvl w:ilvl="8" w:tplc="D3BED4CA">
      <w:numFmt w:val="bullet"/>
      <w:lvlText w:val="•"/>
      <w:lvlJc w:val="left"/>
      <w:pPr>
        <w:ind w:left="2037" w:hanging="360"/>
      </w:pPr>
      <w:rPr>
        <w:rFonts w:hint="default"/>
        <w:lang w:val="en-US" w:eastAsia="en-US" w:bidi="ar-SA"/>
      </w:rPr>
    </w:lvl>
  </w:abstractNum>
  <w:abstractNum w:abstractNumId="49" w15:restartNumberingAfterBreak="0">
    <w:nsid w:val="3F1E222C"/>
    <w:multiLevelType w:val="hybridMultilevel"/>
    <w:tmpl w:val="D4488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914CC6"/>
    <w:multiLevelType w:val="hybridMultilevel"/>
    <w:tmpl w:val="1E786600"/>
    <w:lvl w:ilvl="0" w:tplc="A7DA067E">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612A247C">
      <w:numFmt w:val="bullet"/>
      <w:lvlText w:val="•"/>
      <w:lvlJc w:val="left"/>
      <w:pPr>
        <w:ind w:left="973" w:hanging="361"/>
      </w:pPr>
      <w:rPr>
        <w:rFonts w:hint="default"/>
        <w:lang w:val="en-US" w:eastAsia="en-US" w:bidi="ar-SA"/>
      </w:rPr>
    </w:lvl>
    <w:lvl w:ilvl="2" w:tplc="EBB654C2">
      <w:numFmt w:val="bullet"/>
      <w:lvlText w:val="•"/>
      <w:lvlJc w:val="left"/>
      <w:pPr>
        <w:ind w:left="1127" w:hanging="361"/>
      </w:pPr>
      <w:rPr>
        <w:rFonts w:hint="default"/>
        <w:lang w:val="en-US" w:eastAsia="en-US" w:bidi="ar-SA"/>
      </w:rPr>
    </w:lvl>
    <w:lvl w:ilvl="3" w:tplc="FADA275E">
      <w:numFmt w:val="bullet"/>
      <w:lvlText w:val="•"/>
      <w:lvlJc w:val="left"/>
      <w:pPr>
        <w:ind w:left="1281" w:hanging="361"/>
      </w:pPr>
      <w:rPr>
        <w:rFonts w:hint="default"/>
        <w:lang w:val="en-US" w:eastAsia="en-US" w:bidi="ar-SA"/>
      </w:rPr>
    </w:lvl>
    <w:lvl w:ilvl="4" w:tplc="AB88EC26">
      <w:numFmt w:val="bullet"/>
      <w:lvlText w:val="•"/>
      <w:lvlJc w:val="left"/>
      <w:pPr>
        <w:ind w:left="1434" w:hanging="361"/>
      </w:pPr>
      <w:rPr>
        <w:rFonts w:hint="default"/>
        <w:lang w:val="en-US" w:eastAsia="en-US" w:bidi="ar-SA"/>
      </w:rPr>
    </w:lvl>
    <w:lvl w:ilvl="5" w:tplc="1A78C15E">
      <w:numFmt w:val="bullet"/>
      <w:lvlText w:val="•"/>
      <w:lvlJc w:val="left"/>
      <w:pPr>
        <w:ind w:left="1588" w:hanging="361"/>
      </w:pPr>
      <w:rPr>
        <w:rFonts w:hint="default"/>
        <w:lang w:val="en-US" w:eastAsia="en-US" w:bidi="ar-SA"/>
      </w:rPr>
    </w:lvl>
    <w:lvl w:ilvl="6" w:tplc="DB9A4910">
      <w:numFmt w:val="bullet"/>
      <w:lvlText w:val="•"/>
      <w:lvlJc w:val="left"/>
      <w:pPr>
        <w:ind w:left="1742" w:hanging="361"/>
      </w:pPr>
      <w:rPr>
        <w:rFonts w:hint="default"/>
        <w:lang w:val="en-US" w:eastAsia="en-US" w:bidi="ar-SA"/>
      </w:rPr>
    </w:lvl>
    <w:lvl w:ilvl="7" w:tplc="73587506">
      <w:numFmt w:val="bullet"/>
      <w:lvlText w:val="•"/>
      <w:lvlJc w:val="left"/>
      <w:pPr>
        <w:ind w:left="1895" w:hanging="361"/>
      </w:pPr>
      <w:rPr>
        <w:rFonts w:hint="default"/>
        <w:lang w:val="en-US" w:eastAsia="en-US" w:bidi="ar-SA"/>
      </w:rPr>
    </w:lvl>
    <w:lvl w:ilvl="8" w:tplc="EB5816C4">
      <w:numFmt w:val="bullet"/>
      <w:lvlText w:val="•"/>
      <w:lvlJc w:val="left"/>
      <w:pPr>
        <w:ind w:left="2049" w:hanging="361"/>
      </w:pPr>
      <w:rPr>
        <w:rFonts w:hint="default"/>
        <w:lang w:val="en-US" w:eastAsia="en-US" w:bidi="ar-SA"/>
      </w:rPr>
    </w:lvl>
  </w:abstractNum>
  <w:abstractNum w:abstractNumId="51" w15:restartNumberingAfterBreak="0">
    <w:nsid w:val="41424BC9"/>
    <w:multiLevelType w:val="multilevel"/>
    <w:tmpl w:val="58264396"/>
    <w:lvl w:ilvl="0">
      <w:start w:val="1"/>
      <w:numFmt w:val="decimal"/>
      <w:lvlText w:val="%1.0"/>
      <w:lvlJc w:val="left"/>
      <w:pPr>
        <w:ind w:left="3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85"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35" w:hanging="365"/>
      </w:pPr>
      <w:rPr>
        <w:rFonts w:hint="default"/>
        <w:lang w:val="en-US" w:eastAsia="en-US" w:bidi="ar-SA"/>
      </w:rPr>
    </w:lvl>
    <w:lvl w:ilvl="3">
      <w:numFmt w:val="bullet"/>
      <w:lvlText w:val="•"/>
      <w:lvlJc w:val="left"/>
      <w:pPr>
        <w:ind w:left="2691" w:hanging="365"/>
      </w:pPr>
      <w:rPr>
        <w:rFonts w:hint="default"/>
        <w:lang w:val="en-US" w:eastAsia="en-US" w:bidi="ar-SA"/>
      </w:rPr>
    </w:lvl>
    <w:lvl w:ilvl="4">
      <w:numFmt w:val="bullet"/>
      <w:lvlText w:val="•"/>
      <w:lvlJc w:val="left"/>
      <w:pPr>
        <w:ind w:left="3746" w:hanging="365"/>
      </w:pPr>
      <w:rPr>
        <w:rFonts w:hint="default"/>
        <w:lang w:val="en-US" w:eastAsia="en-US" w:bidi="ar-SA"/>
      </w:rPr>
    </w:lvl>
    <w:lvl w:ilvl="5">
      <w:numFmt w:val="bullet"/>
      <w:lvlText w:val="•"/>
      <w:lvlJc w:val="left"/>
      <w:pPr>
        <w:ind w:left="4802" w:hanging="365"/>
      </w:pPr>
      <w:rPr>
        <w:rFonts w:hint="default"/>
        <w:lang w:val="en-US" w:eastAsia="en-US" w:bidi="ar-SA"/>
      </w:rPr>
    </w:lvl>
    <w:lvl w:ilvl="6">
      <w:numFmt w:val="bullet"/>
      <w:lvlText w:val="•"/>
      <w:lvlJc w:val="left"/>
      <w:pPr>
        <w:ind w:left="5857" w:hanging="365"/>
      </w:pPr>
      <w:rPr>
        <w:rFonts w:hint="default"/>
        <w:lang w:val="en-US" w:eastAsia="en-US" w:bidi="ar-SA"/>
      </w:rPr>
    </w:lvl>
    <w:lvl w:ilvl="7">
      <w:numFmt w:val="bullet"/>
      <w:lvlText w:val="•"/>
      <w:lvlJc w:val="left"/>
      <w:pPr>
        <w:ind w:left="6913" w:hanging="365"/>
      </w:pPr>
      <w:rPr>
        <w:rFonts w:hint="default"/>
        <w:lang w:val="en-US" w:eastAsia="en-US" w:bidi="ar-SA"/>
      </w:rPr>
    </w:lvl>
    <w:lvl w:ilvl="8">
      <w:numFmt w:val="bullet"/>
      <w:lvlText w:val="•"/>
      <w:lvlJc w:val="left"/>
      <w:pPr>
        <w:ind w:left="7968" w:hanging="365"/>
      </w:pPr>
      <w:rPr>
        <w:rFonts w:hint="default"/>
        <w:lang w:val="en-US" w:eastAsia="en-US" w:bidi="ar-SA"/>
      </w:rPr>
    </w:lvl>
  </w:abstractNum>
  <w:abstractNum w:abstractNumId="52" w15:restartNumberingAfterBreak="0">
    <w:nsid w:val="428D127B"/>
    <w:multiLevelType w:val="hybridMultilevel"/>
    <w:tmpl w:val="FFFFFFFF"/>
    <w:lvl w:ilvl="0" w:tplc="FDF0851E">
      <w:start w:val="1"/>
      <w:numFmt w:val="bullet"/>
      <w:lvlText w:val=""/>
      <w:lvlJc w:val="left"/>
      <w:pPr>
        <w:ind w:left="720" w:hanging="360"/>
      </w:pPr>
      <w:rPr>
        <w:rFonts w:ascii="Symbol" w:hAnsi="Symbol" w:hint="default"/>
      </w:rPr>
    </w:lvl>
    <w:lvl w:ilvl="1" w:tplc="51D00374">
      <w:start w:val="1"/>
      <w:numFmt w:val="bullet"/>
      <w:lvlText w:val="o"/>
      <w:lvlJc w:val="left"/>
      <w:pPr>
        <w:ind w:left="1440" w:hanging="360"/>
      </w:pPr>
      <w:rPr>
        <w:rFonts w:ascii="Courier New" w:hAnsi="Courier New" w:hint="default"/>
      </w:rPr>
    </w:lvl>
    <w:lvl w:ilvl="2" w:tplc="DE8E66AC">
      <w:start w:val="1"/>
      <w:numFmt w:val="bullet"/>
      <w:lvlText w:val=""/>
      <w:lvlJc w:val="left"/>
      <w:pPr>
        <w:ind w:left="2160" w:hanging="360"/>
      </w:pPr>
      <w:rPr>
        <w:rFonts w:ascii="Wingdings" w:hAnsi="Wingdings" w:hint="default"/>
      </w:rPr>
    </w:lvl>
    <w:lvl w:ilvl="3" w:tplc="2F485210">
      <w:start w:val="1"/>
      <w:numFmt w:val="bullet"/>
      <w:lvlText w:val=""/>
      <w:lvlJc w:val="left"/>
      <w:pPr>
        <w:ind w:left="2880" w:hanging="360"/>
      </w:pPr>
      <w:rPr>
        <w:rFonts w:ascii="Symbol" w:hAnsi="Symbol" w:hint="default"/>
      </w:rPr>
    </w:lvl>
    <w:lvl w:ilvl="4" w:tplc="886E8826">
      <w:start w:val="1"/>
      <w:numFmt w:val="bullet"/>
      <w:lvlText w:val="o"/>
      <w:lvlJc w:val="left"/>
      <w:pPr>
        <w:ind w:left="3600" w:hanging="360"/>
      </w:pPr>
      <w:rPr>
        <w:rFonts w:ascii="Courier New" w:hAnsi="Courier New" w:hint="default"/>
      </w:rPr>
    </w:lvl>
    <w:lvl w:ilvl="5" w:tplc="84C4D9C0">
      <w:start w:val="1"/>
      <w:numFmt w:val="bullet"/>
      <w:lvlText w:val=""/>
      <w:lvlJc w:val="left"/>
      <w:pPr>
        <w:ind w:left="4320" w:hanging="360"/>
      </w:pPr>
      <w:rPr>
        <w:rFonts w:ascii="Wingdings" w:hAnsi="Wingdings" w:hint="default"/>
      </w:rPr>
    </w:lvl>
    <w:lvl w:ilvl="6" w:tplc="418877F6">
      <w:start w:val="1"/>
      <w:numFmt w:val="bullet"/>
      <w:lvlText w:val=""/>
      <w:lvlJc w:val="left"/>
      <w:pPr>
        <w:ind w:left="5040" w:hanging="360"/>
      </w:pPr>
      <w:rPr>
        <w:rFonts w:ascii="Symbol" w:hAnsi="Symbol" w:hint="default"/>
      </w:rPr>
    </w:lvl>
    <w:lvl w:ilvl="7" w:tplc="79D45B0C">
      <w:start w:val="1"/>
      <w:numFmt w:val="bullet"/>
      <w:lvlText w:val="o"/>
      <w:lvlJc w:val="left"/>
      <w:pPr>
        <w:ind w:left="5760" w:hanging="360"/>
      </w:pPr>
      <w:rPr>
        <w:rFonts w:ascii="Courier New" w:hAnsi="Courier New" w:hint="default"/>
      </w:rPr>
    </w:lvl>
    <w:lvl w:ilvl="8" w:tplc="3C4C9B82">
      <w:start w:val="1"/>
      <w:numFmt w:val="bullet"/>
      <w:lvlText w:val=""/>
      <w:lvlJc w:val="left"/>
      <w:pPr>
        <w:ind w:left="6480" w:hanging="360"/>
      </w:pPr>
      <w:rPr>
        <w:rFonts w:ascii="Wingdings" w:hAnsi="Wingdings" w:hint="default"/>
      </w:rPr>
    </w:lvl>
  </w:abstractNum>
  <w:abstractNum w:abstractNumId="53" w15:restartNumberingAfterBreak="0">
    <w:nsid w:val="44A5EA0F"/>
    <w:multiLevelType w:val="hybridMultilevel"/>
    <w:tmpl w:val="FD487CFE"/>
    <w:lvl w:ilvl="0" w:tplc="ACB085E0">
      <w:start w:val="1"/>
      <w:numFmt w:val="bullet"/>
      <w:lvlText w:val=""/>
      <w:lvlJc w:val="left"/>
      <w:pPr>
        <w:ind w:left="720" w:hanging="360"/>
      </w:pPr>
      <w:rPr>
        <w:rFonts w:ascii="Symbol" w:hAnsi="Symbol" w:hint="default"/>
      </w:rPr>
    </w:lvl>
    <w:lvl w:ilvl="1" w:tplc="8BA260D0">
      <w:start w:val="1"/>
      <w:numFmt w:val="bullet"/>
      <w:lvlText w:val="o"/>
      <w:lvlJc w:val="left"/>
      <w:pPr>
        <w:ind w:left="1440" w:hanging="360"/>
      </w:pPr>
      <w:rPr>
        <w:rFonts w:ascii="Courier New" w:hAnsi="Courier New" w:hint="default"/>
      </w:rPr>
    </w:lvl>
    <w:lvl w:ilvl="2" w:tplc="8878D6B8">
      <w:start w:val="1"/>
      <w:numFmt w:val="bullet"/>
      <w:lvlText w:val=""/>
      <w:lvlJc w:val="left"/>
      <w:pPr>
        <w:ind w:left="2160" w:hanging="360"/>
      </w:pPr>
      <w:rPr>
        <w:rFonts w:ascii="Wingdings" w:hAnsi="Wingdings" w:hint="default"/>
      </w:rPr>
    </w:lvl>
    <w:lvl w:ilvl="3" w:tplc="D7125E9E">
      <w:start w:val="1"/>
      <w:numFmt w:val="bullet"/>
      <w:lvlText w:val=""/>
      <w:lvlJc w:val="left"/>
      <w:pPr>
        <w:ind w:left="2880" w:hanging="360"/>
      </w:pPr>
      <w:rPr>
        <w:rFonts w:ascii="Symbol" w:hAnsi="Symbol" w:hint="default"/>
      </w:rPr>
    </w:lvl>
    <w:lvl w:ilvl="4" w:tplc="56E024B4">
      <w:start w:val="1"/>
      <w:numFmt w:val="bullet"/>
      <w:lvlText w:val="o"/>
      <w:lvlJc w:val="left"/>
      <w:pPr>
        <w:ind w:left="3600" w:hanging="360"/>
      </w:pPr>
      <w:rPr>
        <w:rFonts w:ascii="Courier New" w:hAnsi="Courier New" w:hint="default"/>
      </w:rPr>
    </w:lvl>
    <w:lvl w:ilvl="5" w:tplc="88BE6D90">
      <w:start w:val="1"/>
      <w:numFmt w:val="bullet"/>
      <w:lvlText w:val=""/>
      <w:lvlJc w:val="left"/>
      <w:pPr>
        <w:ind w:left="4320" w:hanging="360"/>
      </w:pPr>
      <w:rPr>
        <w:rFonts w:ascii="Wingdings" w:hAnsi="Wingdings" w:hint="default"/>
      </w:rPr>
    </w:lvl>
    <w:lvl w:ilvl="6" w:tplc="859E8586">
      <w:start w:val="1"/>
      <w:numFmt w:val="bullet"/>
      <w:lvlText w:val=""/>
      <w:lvlJc w:val="left"/>
      <w:pPr>
        <w:ind w:left="5040" w:hanging="360"/>
      </w:pPr>
      <w:rPr>
        <w:rFonts w:ascii="Symbol" w:hAnsi="Symbol" w:hint="default"/>
      </w:rPr>
    </w:lvl>
    <w:lvl w:ilvl="7" w:tplc="F2AA1F08">
      <w:start w:val="1"/>
      <w:numFmt w:val="bullet"/>
      <w:lvlText w:val="o"/>
      <w:lvlJc w:val="left"/>
      <w:pPr>
        <w:ind w:left="5760" w:hanging="360"/>
      </w:pPr>
      <w:rPr>
        <w:rFonts w:ascii="Courier New" w:hAnsi="Courier New" w:hint="default"/>
      </w:rPr>
    </w:lvl>
    <w:lvl w:ilvl="8" w:tplc="C4CC3E7E">
      <w:start w:val="1"/>
      <w:numFmt w:val="bullet"/>
      <w:lvlText w:val=""/>
      <w:lvlJc w:val="left"/>
      <w:pPr>
        <w:ind w:left="6480" w:hanging="360"/>
      </w:pPr>
      <w:rPr>
        <w:rFonts w:ascii="Wingdings" w:hAnsi="Wingdings" w:hint="default"/>
      </w:rPr>
    </w:lvl>
  </w:abstractNum>
  <w:abstractNum w:abstractNumId="54" w15:restartNumberingAfterBreak="0">
    <w:nsid w:val="465F753E"/>
    <w:multiLevelType w:val="hybridMultilevel"/>
    <w:tmpl w:val="7EC24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783F3E9"/>
    <w:multiLevelType w:val="hybridMultilevel"/>
    <w:tmpl w:val="FFFFFFFF"/>
    <w:lvl w:ilvl="0" w:tplc="9F84F26A">
      <w:start w:val="1"/>
      <w:numFmt w:val="bullet"/>
      <w:lvlText w:val=""/>
      <w:lvlJc w:val="left"/>
      <w:pPr>
        <w:ind w:left="788" w:hanging="360"/>
      </w:pPr>
      <w:rPr>
        <w:rFonts w:ascii="Symbol" w:hAnsi="Symbol" w:hint="default"/>
      </w:rPr>
    </w:lvl>
    <w:lvl w:ilvl="1" w:tplc="7BBA1536">
      <w:start w:val="1"/>
      <w:numFmt w:val="bullet"/>
      <w:lvlText w:val="o"/>
      <w:lvlJc w:val="left"/>
      <w:pPr>
        <w:ind w:left="1508" w:hanging="360"/>
      </w:pPr>
      <w:rPr>
        <w:rFonts w:ascii="Courier New" w:hAnsi="Courier New" w:hint="default"/>
      </w:rPr>
    </w:lvl>
    <w:lvl w:ilvl="2" w:tplc="075EEC28">
      <w:start w:val="1"/>
      <w:numFmt w:val="bullet"/>
      <w:lvlText w:val=""/>
      <w:lvlJc w:val="left"/>
      <w:pPr>
        <w:ind w:left="2228" w:hanging="360"/>
      </w:pPr>
      <w:rPr>
        <w:rFonts w:ascii="Wingdings" w:hAnsi="Wingdings" w:hint="default"/>
      </w:rPr>
    </w:lvl>
    <w:lvl w:ilvl="3" w:tplc="770EDCB0">
      <w:start w:val="1"/>
      <w:numFmt w:val="bullet"/>
      <w:lvlText w:val=""/>
      <w:lvlJc w:val="left"/>
      <w:pPr>
        <w:ind w:left="2948" w:hanging="360"/>
      </w:pPr>
      <w:rPr>
        <w:rFonts w:ascii="Symbol" w:hAnsi="Symbol" w:hint="default"/>
      </w:rPr>
    </w:lvl>
    <w:lvl w:ilvl="4" w:tplc="DAC2CF76">
      <w:start w:val="1"/>
      <w:numFmt w:val="bullet"/>
      <w:lvlText w:val="o"/>
      <w:lvlJc w:val="left"/>
      <w:pPr>
        <w:ind w:left="3668" w:hanging="360"/>
      </w:pPr>
      <w:rPr>
        <w:rFonts w:ascii="Courier New" w:hAnsi="Courier New" w:hint="default"/>
      </w:rPr>
    </w:lvl>
    <w:lvl w:ilvl="5" w:tplc="5F047EB8">
      <w:start w:val="1"/>
      <w:numFmt w:val="bullet"/>
      <w:lvlText w:val=""/>
      <w:lvlJc w:val="left"/>
      <w:pPr>
        <w:ind w:left="4388" w:hanging="360"/>
      </w:pPr>
      <w:rPr>
        <w:rFonts w:ascii="Wingdings" w:hAnsi="Wingdings" w:hint="default"/>
      </w:rPr>
    </w:lvl>
    <w:lvl w:ilvl="6" w:tplc="FBB630AA">
      <w:start w:val="1"/>
      <w:numFmt w:val="bullet"/>
      <w:lvlText w:val=""/>
      <w:lvlJc w:val="left"/>
      <w:pPr>
        <w:ind w:left="5108" w:hanging="360"/>
      </w:pPr>
      <w:rPr>
        <w:rFonts w:ascii="Symbol" w:hAnsi="Symbol" w:hint="default"/>
      </w:rPr>
    </w:lvl>
    <w:lvl w:ilvl="7" w:tplc="70BAE7A0">
      <w:start w:val="1"/>
      <w:numFmt w:val="bullet"/>
      <w:lvlText w:val="o"/>
      <w:lvlJc w:val="left"/>
      <w:pPr>
        <w:ind w:left="5828" w:hanging="360"/>
      </w:pPr>
      <w:rPr>
        <w:rFonts w:ascii="Courier New" w:hAnsi="Courier New" w:hint="default"/>
      </w:rPr>
    </w:lvl>
    <w:lvl w:ilvl="8" w:tplc="93C8D6FA">
      <w:start w:val="1"/>
      <w:numFmt w:val="bullet"/>
      <w:lvlText w:val=""/>
      <w:lvlJc w:val="left"/>
      <w:pPr>
        <w:ind w:left="6548" w:hanging="360"/>
      </w:pPr>
      <w:rPr>
        <w:rFonts w:ascii="Wingdings" w:hAnsi="Wingdings" w:hint="default"/>
      </w:rPr>
    </w:lvl>
  </w:abstractNum>
  <w:abstractNum w:abstractNumId="56" w15:restartNumberingAfterBreak="0">
    <w:nsid w:val="47844762"/>
    <w:multiLevelType w:val="hybridMultilevel"/>
    <w:tmpl w:val="15E2C7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D9806A"/>
    <w:multiLevelType w:val="hybridMultilevel"/>
    <w:tmpl w:val="F8B28334"/>
    <w:lvl w:ilvl="0" w:tplc="DB281F4A">
      <w:start w:val="1"/>
      <w:numFmt w:val="bullet"/>
      <w:lvlText w:val=""/>
      <w:lvlJc w:val="left"/>
      <w:pPr>
        <w:ind w:left="720" w:hanging="360"/>
      </w:pPr>
      <w:rPr>
        <w:rFonts w:ascii="Symbol" w:hAnsi="Symbol" w:hint="default"/>
      </w:rPr>
    </w:lvl>
    <w:lvl w:ilvl="1" w:tplc="9CF637D2">
      <w:start w:val="1"/>
      <w:numFmt w:val="lowerLetter"/>
      <w:lvlText w:val="%2."/>
      <w:lvlJc w:val="left"/>
      <w:pPr>
        <w:ind w:left="1440" w:hanging="360"/>
      </w:pPr>
    </w:lvl>
    <w:lvl w:ilvl="2" w:tplc="E5023562">
      <w:start w:val="1"/>
      <w:numFmt w:val="lowerRoman"/>
      <w:lvlText w:val="%3."/>
      <w:lvlJc w:val="right"/>
      <w:pPr>
        <w:ind w:left="2160" w:hanging="180"/>
      </w:pPr>
    </w:lvl>
    <w:lvl w:ilvl="3" w:tplc="7D406530">
      <w:start w:val="1"/>
      <w:numFmt w:val="decimal"/>
      <w:lvlText w:val="%4."/>
      <w:lvlJc w:val="left"/>
      <w:pPr>
        <w:ind w:left="2880" w:hanging="360"/>
      </w:pPr>
    </w:lvl>
    <w:lvl w:ilvl="4" w:tplc="7722D78A">
      <w:start w:val="1"/>
      <w:numFmt w:val="lowerLetter"/>
      <w:lvlText w:val="%5."/>
      <w:lvlJc w:val="left"/>
      <w:pPr>
        <w:ind w:left="3600" w:hanging="360"/>
      </w:pPr>
    </w:lvl>
    <w:lvl w:ilvl="5" w:tplc="72AE1864">
      <w:start w:val="1"/>
      <w:numFmt w:val="lowerRoman"/>
      <w:lvlText w:val="%6."/>
      <w:lvlJc w:val="right"/>
      <w:pPr>
        <w:ind w:left="4320" w:hanging="180"/>
      </w:pPr>
    </w:lvl>
    <w:lvl w:ilvl="6" w:tplc="3B7A42BE">
      <w:start w:val="1"/>
      <w:numFmt w:val="decimal"/>
      <w:lvlText w:val="%7."/>
      <w:lvlJc w:val="left"/>
      <w:pPr>
        <w:ind w:left="5040" w:hanging="360"/>
      </w:pPr>
    </w:lvl>
    <w:lvl w:ilvl="7" w:tplc="FCFA8FBC">
      <w:start w:val="1"/>
      <w:numFmt w:val="lowerLetter"/>
      <w:lvlText w:val="%8."/>
      <w:lvlJc w:val="left"/>
      <w:pPr>
        <w:ind w:left="5760" w:hanging="360"/>
      </w:pPr>
    </w:lvl>
    <w:lvl w:ilvl="8" w:tplc="AFB414B6">
      <w:start w:val="1"/>
      <w:numFmt w:val="lowerRoman"/>
      <w:lvlText w:val="%9."/>
      <w:lvlJc w:val="right"/>
      <w:pPr>
        <w:ind w:left="6480" w:hanging="180"/>
      </w:pPr>
    </w:lvl>
  </w:abstractNum>
  <w:abstractNum w:abstractNumId="58" w15:restartNumberingAfterBreak="0">
    <w:nsid w:val="4AFF6531"/>
    <w:multiLevelType w:val="hybridMultilevel"/>
    <w:tmpl w:val="BB4009D6"/>
    <w:lvl w:ilvl="0" w:tplc="BAB40E2C">
      <w:start w:val="1"/>
      <w:numFmt w:val="bullet"/>
      <w:lvlText w:val=""/>
      <w:lvlJc w:val="left"/>
      <w:pPr>
        <w:ind w:left="720" w:hanging="360"/>
      </w:pPr>
      <w:rPr>
        <w:rFonts w:ascii="Symbol" w:hAnsi="Symbol" w:hint="default"/>
      </w:rPr>
    </w:lvl>
    <w:lvl w:ilvl="1" w:tplc="FABED44A">
      <w:start w:val="1"/>
      <w:numFmt w:val="bullet"/>
      <w:lvlText w:val="o"/>
      <w:lvlJc w:val="left"/>
      <w:pPr>
        <w:ind w:left="1440" w:hanging="360"/>
      </w:pPr>
      <w:rPr>
        <w:rFonts w:ascii="Courier New" w:hAnsi="Courier New" w:hint="default"/>
      </w:rPr>
    </w:lvl>
    <w:lvl w:ilvl="2" w:tplc="A5CCFB2A">
      <w:start w:val="1"/>
      <w:numFmt w:val="bullet"/>
      <w:lvlText w:val=""/>
      <w:lvlJc w:val="left"/>
      <w:pPr>
        <w:ind w:left="2160" w:hanging="360"/>
      </w:pPr>
      <w:rPr>
        <w:rFonts w:ascii="Wingdings" w:hAnsi="Wingdings" w:hint="default"/>
      </w:rPr>
    </w:lvl>
    <w:lvl w:ilvl="3" w:tplc="0E426B62">
      <w:start w:val="1"/>
      <w:numFmt w:val="bullet"/>
      <w:lvlText w:val=""/>
      <w:lvlJc w:val="left"/>
      <w:pPr>
        <w:ind w:left="2880" w:hanging="360"/>
      </w:pPr>
      <w:rPr>
        <w:rFonts w:ascii="Symbol" w:hAnsi="Symbol" w:hint="default"/>
      </w:rPr>
    </w:lvl>
    <w:lvl w:ilvl="4" w:tplc="0168730C">
      <w:start w:val="1"/>
      <w:numFmt w:val="bullet"/>
      <w:lvlText w:val="o"/>
      <w:lvlJc w:val="left"/>
      <w:pPr>
        <w:ind w:left="3600" w:hanging="360"/>
      </w:pPr>
      <w:rPr>
        <w:rFonts w:ascii="Courier New" w:hAnsi="Courier New" w:hint="default"/>
      </w:rPr>
    </w:lvl>
    <w:lvl w:ilvl="5" w:tplc="2FF087F0">
      <w:start w:val="1"/>
      <w:numFmt w:val="bullet"/>
      <w:lvlText w:val=""/>
      <w:lvlJc w:val="left"/>
      <w:pPr>
        <w:ind w:left="4320" w:hanging="360"/>
      </w:pPr>
      <w:rPr>
        <w:rFonts w:ascii="Wingdings" w:hAnsi="Wingdings" w:hint="default"/>
      </w:rPr>
    </w:lvl>
    <w:lvl w:ilvl="6" w:tplc="9B4421D6">
      <w:start w:val="1"/>
      <w:numFmt w:val="bullet"/>
      <w:lvlText w:val=""/>
      <w:lvlJc w:val="left"/>
      <w:pPr>
        <w:ind w:left="5040" w:hanging="360"/>
      </w:pPr>
      <w:rPr>
        <w:rFonts w:ascii="Symbol" w:hAnsi="Symbol" w:hint="default"/>
      </w:rPr>
    </w:lvl>
    <w:lvl w:ilvl="7" w:tplc="820ED98C">
      <w:start w:val="1"/>
      <w:numFmt w:val="bullet"/>
      <w:lvlText w:val="o"/>
      <w:lvlJc w:val="left"/>
      <w:pPr>
        <w:ind w:left="5760" w:hanging="360"/>
      </w:pPr>
      <w:rPr>
        <w:rFonts w:ascii="Courier New" w:hAnsi="Courier New" w:hint="default"/>
      </w:rPr>
    </w:lvl>
    <w:lvl w:ilvl="8" w:tplc="83247228">
      <w:start w:val="1"/>
      <w:numFmt w:val="bullet"/>
      <w:lvlText w:val=""/>
      <w:lvlJc w:val="left"/>
      <w:pPr>
        <w:ind w:left="6480" w:hanging="360"/>
      </w:pPr>
      <w:rPr>
        <w:rFonts w:ascii="Wingdings" w:hAnsi="Wingdings" w:hint="default"/>
      </w:rPr>
    </w:lvl>
  </w:abstractNum>
  <w:abstractNum w:abstractNumId="59" w15:restartNumberingAfterBreak="0">
    <w:nsid w:val="4C6C6C88"/>
    <w:multiLevelType w:val="hybridMultilevel"/>
    <w:tmpl w:val="08E46D5C"/>
    <w:lvl w:ilvl="0" w:tplc="BBBC94DE">
      <w:start w:val="1"/>
      <w:numFmt w:val="bullet"/>
      <w:lvlText w:val=""/>
      <w:lvlJc w:val="left"/>
      <w:pPr>
        <w:ind w:left="720" w:hanging="360"/>
      </w:pPr>
      <w:rPr>
        <w:rFonts w:ascii="Symbol" w:hAnsi="Symbol" w:hint="default"/>
      </w:rPr>
    </w:lvl>
    <w:lvl w:ilvl="1" w:tplc="B470CDCA">
      <w:start w:val="1"/>
      <w:numFmt w:val="bullet"/>
      <w:lvlText w:val="o"/>
      <w:lvlJc w:val="left"/>
      <w:pPr>
        <w:ind w:left="1440" w:hanging="360"/>
      </w:pPr>
      <w:rPr>
        <w:rFonts w:ascii="Courier New" w:hAnsi="Courier New" w:hint="default"/>
      </w:rPr>
    </w:lvl>
    <w:lvl w:ilvl="2" w:tplc="45FC2B12">
      <w:start w:val="1"/>
      <w:numFmt w:val="bullet"/>
      <w:lvlText w:val=""/>
      <w:lvlJc w:val="left"/>
      <w:pPr>
        <w:ind w:left="2160" w:hanging="360"/>
      </w:pPr>
      <w:rPr>
        <w:rFonts w:ascii="Wingdings" w:hAnsi="Wingdings" w:hint="default"/>
      </w:rPr>
    </w:lvl>
    <w:lvl w:ilvl="3" w:tplc="9EAEEFAC">
      <w:start w:val="1"/>
      <w:numFmt w:val="bullet"/>
      <w:lvlText w:val=""/>
      <w:lvlJc w:val="left"/>
      <w:pPr>
        <w:ind w:left="2880" w:hanging="360"/>
      </w:pPr>
      <w:rPr>
        <w:rFonts w:ascii="Symbol" w:hAnsi="Symbol" w:hint="default"/>
      </w:rPr>
    </w:lvl>
    <w:lvl w:ilvl="4" w:tplc="18D62D26">
      <w:start w:val="1"/>
      <w:numFmt w:val="bullet"/>
      <w:lvlText w:val="o"/>
      <w:lvlJc w:val="left"/>
      <w:pPr>
        <w:ind w:left="3600" w:hanging="360"/>
      </w:pPr>
      <w:rPr>
        <w:rFonts w:ascii="Courier New" w:hAnsi="Courier New" w:hint="default"/>
      </w:rPr>
    </w:lvl>
    <w:lvl w:ilvl="5" w:tplc="9A08D2C2">
      <w:start w:val="1"/>
      <w:numFmt w:val="bullet"/>
      <w:lvlText w:val=""/>
      <w:lvlJc w:val="left"/>
      <w:pPr>
        <w:ind w:left="4320" w:hanging="360"/>
      </w:pPr>
      <w:rPr>
        <w:rFonts w:ascii="Wingdings" w:hAnsi="Wingdings" w:hint="default"/>
      </w:rPr>
    </w:lvl>
    <w:lvl w:ilvl="6" w:tplc="FD28B014">
      <w:start w:val="1"/>
      <w:numFmt w:val="bullet"/>
      <w:lvlText w:val=""/>
      <w:lvlJc w:val="left"/>
      <w:pPr>
        <w:ind w:left="5040" w:hanging="360"/>
      </w:pPr>
      <w:rPr>
        <w:rFonts w:ascii="Symbol" w:hAnsi="Symbol" w:hint="default"/>
      </w:rPr>
    </w:lvl>
    <w:lvl w:ilvl="7" w:tplc="A51E15C8">
      <w:start w:val="1"/>
      <w:numFmt w:val="bullet"/>
      <w:lvlText w:val="o"/>
      <w:lvlJc w:val="left"/>
      <w:pPr>
        <w:ind w:left="5760" w:hanging="360"/>
      </w:pPr>
      <w:rPr>
        <w:rFonts w:ascii="Courier New" w:hAnsi="Courier New" w:hint="default"/>
      </w:rPr>
    </w:lvl>
    <w:lvl w:ilvl="8" w:tplc="FF88B6F2">
      <w:start w:val="1"/>
      <w:numFmt w:val="bullet"/>
      <w:lvlText w:val=""/>
      <w:lvlJc w:val="left"/>
      <w:pPr>
        <w:ind w:left="6480" w:hanging="360"/>
      </w:pPr>
      <w:rPr>
        <w:rFonts w:ascii="Wingdings" w:hAnsi="Wingdings" w:hint="default"/>
      </w:rPr>
    </w:lvl>
  </w:abstractNum>
  <w:abstractNum w:abstractNumId="60" w15:restartNumberingAfterBreak="0">
    <w:nsid w:val="4CF45742"/>
    <w:multiLevelType w:val="hybridMultilevel"/>
    <w:tmpl w:val="A1C22B48"/>
    <w:lvl w:ilvl="0" w:tplc="C15ECFEC">
      <w:start w:val="1"/>
      <w:numFmt w:val="bullet"/>
      <w:lvlText w:val=""/>
      <w:lvlJc w:val="left"/>
      <w:pPr>
        <w:ind w:left="720" w:hanging="360"/>
      </w:pPr>
      <w:rPr>
        <w:rFonts w:ascii="Symbol" w:hAnsi="Symbol" w:hint="default"/>
      </w:rPr>
    </w:lvl>
    <w:lvl w:ilvl="1" w:tplc="4BC07B7A">
      <w:start w:val="1"/>
      <w:numFmt w:val="bullet"/>
      <w:lvlText w:val="o"/>
      <w:lvlJc w:val="left"/>
      <w:pPr>
        <w:ind w:left="1440" w:hanging="360"/>
      </w:pPr>
      <w:rPr>
        <w:rFonts w:ascii="Courier New" w:hAnsi="Courier New" w:hint="default"/>
      </w:rPr>
    </w:lvl>
    <w:lvl w:ilvl="2" w:tplc="6142A4D2">
      <w:start w:val="1"/>
      <w:numFmt w:val="bullet"/>
      <w:lvlText w:val=""/>
      <w:lvlJc w:val="left"/>
      <w:pPr>
        <w:ind w:left="2160" w:hanging="360"/>
      </w:pPr>
      <w:rPr>
        <w:rFonts w:ascii="Wingdings" w:hAnsi="Wingdings" w:hint="default"/>
      </w:rPr>
    </w:lvl>
    <w:lvl w:ilvl="3" w:tplc="B63A6EDA">
      <w:start w:val="1"/>
      <w:numFmt w:val="bullet"/>
      <w:lvlText w:val=""/>
      <w:lvlJc w:val="left"/>
      <w:pPr>
        <w:ind w:left="2880" w:hanging="360"/>
      </w:pPr>
      <w:rPr>
        <w:rFonts w:ascii="Symbol" w:hAnsi="Symbol" w:hint="default"/>
      </w:rPr>
    </w:lvl>
    <w:lvl w:ilvl="4" w:tplc="3956EAA0">
      <w:start w:val="1"/>
      <w:numFmt w:val="bullet"/>
      <w:lvlText w:val="o"/>
      <w:lvlJc w:val="left"/>
      <w:pPr>
        <w:ind w:left="3600" w:hanging="360"/>
      </w:pPr>
      <w:rPr>
        <w:rFonts w:ascii="Courier New" w:hAnsi="Courier New" w:hint="default"/>
      </w:rPr>
    </w:lvl>
    <w:lvl w:ilvl="5" w:tplc="ABEC0140">
      <w:start w:val="1"/>
      <w:numFmt w:val="bullet"/>
      <w:lvlText w:val=""/>
      <w:lvlJc w:val="left"/>
      <w:pPr>
        <w:ind w:left="4320" w:hanging="360"/>
      </w:pPr>
      <w:rPr>
        <w:rFonts w:ascii="Wingdings" w:hAnsi="Wingdings" w:hint="default"/>
      </w:rPr>
    </w:lvl>
    <w:lvl w:ilvl="6" w:tplc="6EFE9C8C">
      <w:start w:val="1"/>
      <w:numFmt w:val="bullet"/>
      <w:lvlText w:val=""/>
      <w:lvlJc w:val="left"/>
      <w:pPr>
        <w:ind w:left="5040" w:hanging="360"/>
      </w:pPr>
      <w:rPr>
        <w:rFonts w:ascii="Symbol" w:hAnsi="Symbol" w:hint="default"/>
      </w:rPr>
    </w:lvl>
    <w:lvl w:ilvl="7" w:tplc="4E767C54">
      <w:start w:val="1"/>
      <w:numFmt w:val="bullet"/>
      <w:lvlText w:val="o"/>
      <w:lvlJc w:val="left"/>
      <w:pPr>
        <w:ind w:left="5760" w:hanging="360"/>
      </w:pPr>
      <w:rPr>
        <w:rFonts w:ascii="Courier New" w:hAnsi="Courier New" w:hint="default"/>
      </w:rPr>
    </w:lvl>
    <w:lvl w:ilvl="8" w:tplc="2F80B94E">
      <w:start w:val="1"/>
      <w:numFmt w:val="bullet"/>
      <w:lvlText w:val=""/>
      <w:lvlJc w:val="left"/>
      <w:pPr>
        <w:ind w:left="6480" w:hanging="360"/>
      </w:pPr>
      <w:rPr>
        <w:rFonts w:ascii="Wingdings" w:hAnsi="Wingdings" w:hint="default"/>
      </w:rPr>
    </w:lvl>
  </w:abstractNum>
  <w:abstractNum w:abstractNumId="61" w15:restartNumberingAfterBreak="0">
    <w:nsid w:val="4F3D2113"/>
    <w:multiLevelType w:val="hybridMultilevel"/>
    <w:tmpl w:val="05F4B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00543F0"/>
    <w:multiLevelType w:val="hybridMultilevel"/>
    <w:tmpl w:val="AAC26316"/>
    <w:lvl w:ilvl="0" w:tplc="DEB670EC">
      <w:start w:val="1"/>
      <w:numFmt w:val="bullet"/>
      <w:lvlText w:val=""/>
      <w:lvlJc w:val="left"/>
      <w:pPr>
        <w:ind w:left="720" w:hanging="360"/>
      </w:pPr>
      <w:rPr>
        <w:rFonts w:ascii="Symbol" w:hAnsi="Symbol" w:hint="default"/>
      </w:rPr>
    </w:lvl>
    <w:lvl w:ilvl="1" w:tplc="8C6EB880">
      <w:start w:val="1"/>
      <w:numFmt w:val="bullet"/>
      <w:lvlText w:val="o"/>
      <w:lvlJc w:val="left"/>
      <w:pPr>
        <w:ind w:left="1440" w:hanging="360"/>
      </w:pPr>
      <w:rPr>
        <w:rFonts w:ascii="Courier New" w:hAnsi="Courier New" w:hint="default"/>
      </w:rPr>
    </w:lvl>
    <w:lvl w:ilvl="2" w:tplc="AC942204">
      <w:start w:val="1"/>
      <w:numFmt w:val="bullet"/>
      <w:lvlText w:val=""/>
      <w:lvlJc w:val="left"/>
      <w:pPr>
        <w:ind w:left="2160" w:hanging="360"/>
      </w:pPr>
      <w:rPr>
        <w:rFonts w:ascii="Wingdings" w:hAnsi="Wingdings" w:hint="default"/>
      </w:rPr>
    </w:lvl>
    <w:lvl w:ilvl="3" w:tplc="7132177C">
      <w:start w:val="1"/>
      <w:numFmt w:val="bullet"/>
      <w:lvlText w:val=""/>
      <w:lvlJc w:val="left"/>
      <w:pPr>
        <w:ind w:left="2880" w:hanging="360"/>
      </w:pPr>
      <w:rPr>
        <w:rFonts w:ascii="Symbol" w:hAnsi="Symbol" w:hint="default"/>
      </w:rPr>
    </w:lvl>
    <w:lvl w:ilvl="4" w:tplc="500E828A">
      <w:start w:val="1"/>
      <w:numFmt w:val="bullet"/>
      <w:lvlText w:val="o"/>
      <w:lvlJc w:val="left"/>
      <w:pPr>
        <w:ind w:left="3600" w:hanging="360"/>
      </w:pPr>
      <w:rPr>
        <w:rFonts w:ascii="Courier New" w:hAnsi="Courier New" w:hint="default"/>
      </w:rPr>
    </w:lvl>
    <w:lvl w:ilvl="5" w:tplc="4AA06768">
      <w:start w:val="1"/>
      <w:numFmt w:val="bullet"/>
      <w:lvlText w:val=""/>
      <w:lvlJc w:val="left"/>
      <w:pPr>
        <w:ind w:left="4320" w:hanging="360"/>
      </w:pPr>
      <w:rPr>
        <w:rFonts w:ascii="Wingdings" w:hAnsi="Wingdings" w:hint="default"/>
      </w:rPr>
    </w:lvl>
    <w:lvl w:ilvl="6" w:tplc="9DC642F8">
      <w:start w:val="1"/>
      <w:numFmt w:val="bullet"/>
      <w:lvlText w:val=""/>
      <w:lvlJc w:val="left"/>
      <w:pPr>
        <w:ind w:left="5040" w:hanging="360"/>
      </w:pPr>
      <w:rPr>
        <w:rFonts w:ascii="Symbol" w:hAnsi="Symbol" w:hint="default"/>
      </w:rPr>
    </w:lvl>
    <w:lvl w:ilvl="7" w:tplc="95C04A7C">
      <w:start w:val="1"/>
      <w:numFmt w:val="bullet"/>
      <w:lvlText w:val="o"/>
      <w:lvlJc w:val="left"/>
      <w:pPr>
        <w:ind w:left="5760" w:hanging="360"/>
      </w:pPr>
      <w:rPr>
        <w:rFonts w:ascii="Courier New" w:hAnsi="Courier New" w:hint="default"/>
      </w:rPr>
    </w:lvl>
    <w:lvl w:ilvl="8" w:tplc="D92E395C">
      <w:start w:val="1"/>
      <w:numFmt w:val="bullet"/>
      <w:lvlText w:val=""/>
      <w:lvlJc w:val="left"/>
      <w:pPr>
        <w:ind w:left="6480" w:hanging="360"/>
      </w:pPr>
      <w:rPr>
        <w:rFonts w:ascii="Wingdings" w:hAnsi="Wingdings" w:hint="default"/>
      </w:rPr>
    </w:lvl>
  </w:abstractNum>
  <w:abstractNum w:abstractNumId="63" w15:restartNumberingAfterBreak="0">
    <w:nsid w:val="50E8134D"/>
    <w:multiLevelType w:val="hybridMultilevel"/>
    <w:tmpl w:val="5F76B488"/>
    <w:lvl w:ilvl="0" w:tplc="B1E669E8">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4" w15:restartNumberingAfterBreak="0">
    <w:nsid w:val="52A07D93"/>
    <w:multiLevelType w:val="hybridMultilevel"/>
    <w:tmpl w:val="72E08F54"/>
    <w:lvl w:ilvl="0" w:tplc="EC7E3196">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CB46D666">
      <w:numFmt w:val="bullet"/>
      <w:lvlText w:val="•"/>
      <w:lvlJc w:val="left"/>
      <w:pPr>
        <w:ind w:left="928" w:hanging="360"/>
      </w:pPr>
      <w:rPr>
        <w:rFonts w:hint="default"/>
        <w:lang w:val="en-US" w:eastAsia="en-US" w:bidi="ar-SA"/>
      </w:rPr>
    </w:lvl>
    <w:lvl w:ilvl="2" w:tplc="8D4E8224">
      <w:numFmt w:val="bullet"/>
      <w:lvlText w:val="•"/>
      <w:lvlJc w:val="left"/>
      <w:pPr>
        <w:ind w:left="1037" w:hanging="360"/>
      </w:pPr>
      <w:rPr>
        <w:rFonts w:hint="default"/>
        <w:lang w:val="en-US" w:eastAsia="en-US" w:bidi="ar-SA"/>
      </w:rPr>
    </w:lvl>
    <w:lvl w:ilvl="3" w:tplc="411ADBDA">
      <w:numFmt w:val="bullet"/>
      <w:lvlText w:val="•"/>
      <w:lvlJc w:val="left"/>
      <w:pPr>
        <w:ind w:left="1145" w:hanging="360"/>
      </w:pPr>
      <w:rPr>
        <w:rFonts w:hint="default"/>
        <w:lang w:val="en-US" w:eastAsia="en-US" w:bidi="ar-SA"/>
      </w:rPr>
    </w:lvl>
    <w:lvl w:ilvl="4" w:tplc="C068EEAC">
      <w:numFmt w:val="bullet"/>
      <w:lvlText w:val="•"/>
      <w:lvlJc w:val="left"/>
      <w:pPr>
        <w:ind w:left="1254" w:hanging="360"/>
      </w:pPr>
      <w:rPr>
        <w:rFonts w:hint="default"/>
        <w:lang w:val="en-US" w:eastAsia="en-US" w:bidi="ar-SA"/>
      </w:rPr>
    </w:lvl>
    <w:lvl w:ilvl="5" w:tplc="05140E8C">
      <w:numFmt w:val="bullet"/>
      <w:lvlText w:val="•"/>
      <w:lvlJc w:val="left"/>
      <w:pPr>
        <w:ind w:left="1362" w:hanging="360"/>
      </w:pPr>
      <w:rPr>
        <w:rFonts w:hint="default"/>
        <w:lang w:val="en-US" w:eastAsia="en-US" w:bidi="ar-SA"/>
      </w:rPr>
    </w:lvl>
    <w:lvl w:ilvl="6" w:tplc="8D3E2628">
      <w:numFmt w:val="bullet"/>
      <w:lvlText w:val="•"/>
      <w:lvlJc w:val="left"/>
      <w:pPr>
        <w:ind w:left="1471" w:hanging="360"/>
      </w:pPr>
      <w:rPr>
        <w:rFonts w:hint="default"/>
        <w:lang w:val="en-US" w:eastAsia="en-US" w:bidi="ar-SA"/>
      </w:rPr>
    </w:lvl>
    <w:lvl w:ilvl="7" w:tplc="1C207C94">
      <w:numFmt w:val="bullet"/>
      <w:lvlText w:val="•"/>
      <w:lvlJc w:val="left"/>
      <w:pPr>
        <w:ind w:left="1579" w:hanging="360"/>
      </w:pPr>
      <w:rPr>
        <w:rFonts w:hint="default"/>
        <w:lang w:val="en-US" w:eastAsia="en-US" w:bidi="ar-SA"/>
      </w:rPr>
    </w:lvl>
    <w:lvl w:ilvl="8" w:tplc="DC822930">
      <w:numFmt w:val="bullet"/>
      <w:lvlText w:val="•"/>
      <w:lvlJc w:val="left"/>
      <w:pPr>
        <w:ind w:left="1688" w:hanging="360"/>
      </w:pPr>
      <w:rPr>
        <w:rFonts w:hint="default"/>
        <w:lang w:val="en-US" w:eastAsia="en-US" w:bidi="ar-SA"/>
      </w:rPr>
    </w:lvl>
  </w:abstractNum>
  <w:abstractNum w:abstractNumId="65" w15:restartNumberingAfterBreak="0">
    <w:nsid w:val="55002AED"/>
    <w:multiLevelType w:val="hybridMultilevel"/>
    <w:tmpl w:val="F552E268"/>
    <w:lvl w:ilvl="0" w:tplc="4B0C8B66">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4DAC1C48">
      <w:numFmt w:val="bullet"/>
      <w:lvlText w:val="•"/>
      <w:lvlJc w:val="left"/>
      <w:pPr>
        <w:ind w:left="1222" w:hanging="360"/>
      </w:pPr>
      <w:rPr>
        <w:rFonts w:hint="default"/>
        <w:lang w:val="en-US" w:eastAsia="en-US" w:bidi="ar-SA"/>
      </w:rPr>
    </w:lvl>
    <w:lvl w:ilvl="2" w:tplc="60F63290">
      <w:numFmt w:val="bullet"/>
      <w:lvlText w:val="•"/>
      <w:lvlJc w:val="left"/>
      <w:pPr>
        <w:ind w:left="1625" w:hanging="360"/>
      </w:pPr>
      <w:rPr>
        <w:rFonts w:hint="default"/>
        <w:lang w:val="en-US" w:eastAsia="en-US" w:bidi="ar-SA"/>
      </w:rPr>
    </w:lvl>
    <w:lvl w:ilvl="3" w:tplc="1B167F7C">
      <w:numFmt w:val="bullet"/>
      <w:lvlText w:val="•"/>
      <w:lvlJc w:val="left"/>
      <w:pPr>
        <w:ind w:left="2028" w:hanging="360"/>
      </w:pPr>
      <w:rPr>
        <w:rFonts w:hint="default"/>
        <w:lang w:val="en-US" w:eastAsia="en-US" w:bidi="ar-SA"/>
      </w:rPr>
    </w:lvl>
    <w:lvl w:ilvl="4" w:tplc="15D85CAA">
      <w:numFmt w:val="bullet"/>
      <w:lvlText w:val="•"/>
      <w:lvlJc w:val="left"/>
      <w:pPr>
        <w:ind w:left="2431" w:hanging="360"/>
      </w:pPr>
      <w:rPr>
        <w:rFonts w:hint="default"/>
        <w:lang w:val="en-US" w:eastAsia="en-US" w:bidi="ar-SA"/>
      </w:rPr>
    </w:lvl>
    <w:lvl w:ilvl="5" w:tplc="819822B8">
      <w:numFmt w:val="bullet"/>
      <w:lvlText w:val="•"/>
      <w:lvlJc w:val="left"/>
      <w:pPr>
        <w:ind w:left="2834" w:hanging="360"/>
      </w:pPr>
      <w:rPr>
        <w:rFonts w:hint="default"/>
        <w:lang w:val="en-US" w:eastAsia="en-US" w:bidi="ar-SA"/>
      </w:rPr>
    </w:lvl>
    <w:lvl w:ilvl="6" w:tplc="32264950">
      <w:numFmt w:val="bullet"/>
      <w:lvlText w:val="•"/>
      <w:lvlJc w:val="left"/>
      <w:pPr>
        <w:ind w:left="3236" w:hanging="360"/>
      </w:pPr>
      <w:rPr>
        <w:rFonts w:hint="default"/>
        <w:lang w:val="en-US" w:eastAsia="en-US" w:bidi="ar-SA"/>
      </w:rPr>
    </w:lvl>
    <w:lvl w:ilvl="7" w:tplc="DB084A10">
      <w:numFmt w:val="bullet"/>
      <w:lvlText w:val="•"/>
      <w:lvlJc w:val="left"/>
      <w:pPr>
        <w:ind w:left="3639" w:hanging="360"/>
      </w:pPr>
      <w:rPr>
        <w:rFonts w:hint="default"/>
        <w:lang w:val="en-US" w:eastAsia="en-US" w:bidi="ar-SA"/>
      </w:rPr>
    </w:lvl>
    <w:lvl w:ilvl="8" w:tplc="DFB6CE90">
      <w:numFmt w:val="bullet"/>
      <w:lvlText w:val="•"/>
      <w:lvlJc w:val="left"/>
      <w:pPr>
        <w:ind w:left="4042" w:hanging="360"/>
      </w:pPr>
      <w:rPr>
        <w:rFonts w:hint="default"/>
        <w:lang w:val="en-US" w:eastAsia="en-US" w:bidi="ar-SA"/>
      </w:rPr>
    </w:lvl>
  </w:abstractNum>
  <w:abstractNum w:abstractNumId="66" w15:restartNumberingAfterBreak="0">
    <w:nsid w:val="55637CB9"/>
    <w:multiLevelType w:val="hybridMultilevel"/>
    <w:tmpl w:val="2AF08EE4"/>
    <w:lvl w:ilvl="0" w:tplc="6B7AC436">
      <w:numFmt w:val="bullet"/>
      <w:lvlText w:val=""/>
      <w:lvlJc w:val="left"/>
      <w:pPr>
        <w:ind w:left="1185" w:hanging="360"/>
      </w:pPr>
      <w:rPr>
        <w:rFonts w:ascii="Symbol" w:eastAsia="Symbol" w:hAnsi="Symbol" w:cs="Symbol" w:hint="default"/>
        <w:b w:val="0"/>
        <w:bCs w:val="0"/>
        <w:i w:val="0"/>
        <w:iCs w:val="0"/>
        <w:spacing w:val="0"/>
        <w:w w:val="100"/>
        <w:sz w:val="22"/>
        <w:szCs w:val="22"/>
        <w:lang w:val="en-US" w:eastAsia="en-US" w:bidi="ar-SA"/>
      </w:rPr>
    </w:lvl>
    <w:lvl w:ilvl="1" w:tplc="F6E2FCCE">
      <w:numFmt w:val="bullet"/>
      <w:lvlText w:val="•"/>
      <w:lvlJc w:val="left"/>
      <w:pPr>
        <w:ind w:left="1297" w:hanging="360"/>
      </w:pPr>
      <w:rPr>
        <w:rFonts w:hint="default"/>
        <w:lang w:val="en-US" w:eastAsia="en-US" w:bidi="ar-SA"/>
      </w:rPr>
    </w:lvl>
    <w:lvl w:ilvl="2" w:tplc="F6B63E00">
      <w:numFmt w:val="bullet"/>
      <w:lvlText w:val="•"/>
      <w:lvlJc w:val="left"/>
      <w:pPr>
        <w:ind w:left="1415" w:hanging="360"/>
      </w:pPr>
      <w:rPr>
        <w:rFonts w:hint="default"/>
        <w:lang w:val="en-US" w:eastAsia="en-US" w:bidi="ar-SA"/>
      </w:rPr>
    </w:lvl>
    <w:lvl w:ilvl="3" w:tplc="EF2E64DC">
      <w:numFmt w:val="bullet"/>
      <w:lvlText w:val="•"/>
      <w:lvlJc w:val="left"/>
      <w:pPr>
        <w:ind w:left="1533" w:hanging="360"/>
      </w:pPr>
      <w:rPr>
        <w:rFonts w:hint="default"/>
        <w:lang w:val="en-US" w:eastAsia="en-US" w:bidi="ar-SA"/>
      </w:rPr>
    </w:lvl>
    <w:lvl w:ilvl="4" w:tplc="EBB04CDC">
      <w:numFmt w:val="bullet"/>
      <w:lvlText w:val="•"/>
      <w:lvlJc w:val="left"/>
      <w:pPr>
        <w:ind w:left="1650" w:hanging="360"/>
      </w:pPr>
      <w:rPr>
        <w:rFonts w:hint="default"/>
        <w:lang w:val="en-US" w:eastAsia="en-US" w:bidi="ar-SA"/>
      </w:rPr>
    </w:lvl>
    <w:lvl w:ilvl="5" w:tplc="1A9EA322">
      <w:numFmt w:val="bullet"/>
      <w:lvlText w:val="•"/>
      <w:lvlJc w:val="left"/>
      <w:pPr>
        <w:ind w:left="1768" w:hanging="360"/>
      </w:pPr>
      <w:rPr>
        <w:rFonts w:hint="default"/>
        <w:lang w:val="en-US" w:eastAsia="en-US" w:bidi="ar-SA"/>
      </w:rPr>
    </w:lvl>
    <w:lvl w:ilvl="6" w:tplc="F86CEB80">
      <w:numFmt w:val="bullet"/>
      <w:lvlText w:val="•"/>
      <w:lvlJc w:val="left"/>
      <w:pPr>
        <w:ind w:left="1886" w:hanging="360"/>
      </w:pPr>
      <w:rPr>
        <w:rFonts w:hint="default"/>
        <w:lang w:val="en-US" w:eastAsia="en-US" w:bidi="ar-SA"/>
      </w:rPr>
    </w:lvl>
    <w:lvl w:ilvl="7" w:tplc="1ADE276C">
      <w:numFmt w:val="bullet"/>
      <w:lvlText w:val="•"/>
      <w:lvlJc w:val="left"/>
      <w:pPr>
        <w:ind w:left="2003" w:hanging="360"/>
      </w:pPr>
      <w:rPr>
        <w:rFonts w:hint="default"/>
        <w:lang w:val="en-US" w:eastAsia="en-US" w:bidi="ar-SA"/>
      </w:rPr>
    </w:lvl>
    <w:lvl w:ilvl="8" w:tplc="B0FA1BCA">
      <w:numFmt w:val="bullet"/>
      <w:lvlText w:val="•"/>
      <w:lvlJc w:val="left"/>
      <w:pPr>
        <w:ind w:left="2121" w:hanging="360"/>
      </w:pPr>
      <w:rPr>
        <w:rFonts w:hint="default"/>
        <w:lang w:val="en-US" w:eastAsia="en-US" w:bidi="ar-SA"/>
      </w:rPr>
    </w:lvl>
  </w:abstractNum>
  <w:abstractNum w:abstractNumId="67" w15:restartNumberingAfterBreak="0">
    <w:nsid w:val="5604027B"/>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560E24FE"/>
    <w:multiLevelType w:val="hybridMultilevel"/>
    <w:tmpl w:val="CC821054"/>
    <w:lvl w:ilvl="0" w:tplc="CB9CCC48">
      <w:start w:val="1"/>
      <w:numFmt w:val="bullet"/>
      <w:lvlText w:val=""/>
      <w:lvlJc w:val="left"/>
      <w:pPr>
        <w:ind w:left="720" w:hanging="360"/>
      </w:pPr>
      <w:rPr>
        <w:rFonts w:ascii="Symbol" w:hAnsi="Symbol" w:hint="default"/>
      </w:rPr>
    </w:lvl>
    <w:lvl w:ilvl="1" w:tplc="82AEAE56">
      <w:start w:val="1"/>
      <w:numFmt w:val="bullet"/>
      <w:lvlText w:val="o"/>
      <w:lvlJc w:val="left"/>
      <w:pPr>
        <w:ind w:left="1440" w:hanging="360"/>
      </w:pPr>
      <w:rPr>
        <w:rFonts w:ascii="Courier New" w:hAnsi="Courier New" w:hint="default"/>
      </w:rPr>
    </w:lvl>
    <w:lvl w:ilvl="2" w:tplc="90463AD8">
      <w:start w:val="1"/>
      <w:numFmt w:val="bullet"/>
      <w:lvlText w:val=""/>
      <w:lvlJc w:val="left"/>
      <w:pPr>
        <w:ind w:left="2160" w:hanging="360"/>
      </w:pPr>
      <w:rPr>
        <w:rFonts w:ascii="Wingdings" w:hAnsi="Wingdings" w:hint="default"/>
      </w:rPr>
    </w:lvl>
    <w:lvl w:ilvl="3" w:tplc="C310D6A4">
      <w:start w:val="1"/>
      <w:numFmt w:val="bullet"/>
      <w:lvlText w:val=""/>
      <w:lvlJc w:val="left"/>
      <w:pPr>
        <w:ind w:left="2880" w:hanging="360"/>
      </w:pPr>
      <w:rPr>
        <w:rFonts w:ascii="Symbol" w:hAnsi="Symbol" w:hint="default"/>
      </w:rPr>
    </w:lvl>
    <w:lvl w:ilvl="4" w:tplc="E102AB14">
      <w:start w:val="1"/>
      <w:numFmt w:val="bullet"/>
      <w:lvlText w:val="o"/>
      <w:lvlJc w:val="left"/>
      <w:pPr>
        <w:ind w:left="3600" w:hanging="360"/>
      </w:pPr>
      <w:rPr>
        <w:rFonts w:ascii="Courier New" w:hAnsi="Courier New" w:hint="default"/>
      </w:rPr>
    </w:lvl>
    <w:lvl w:ilvl="5" w:tplc="C14C25DE">
      <w:start w:val="1"/>
      <w:numFmt w:val="bullet"/>
      <w:lvlText w:val=""/>
      <w:lvlJc w:val="left"/>
      <w:pPr>
        <w:ind w:left="4320" w:hanging="360"/>
      </w:pPr>
      <w:rPr>
        <w:rFonts w:ascii="Wingdings" w:hAnsi="Wingdings" w:hint="default"/>
      </w:rPr>
    </w:lvl>
    <w:lvl w:ilvl="6" w:tplc="29DC434C">
      <w:start w:val="1"/>
      <w:numFmt w:val="bullet"/>
      <w:lvlText w:val=""/>
      <w:lvlJc w:val="left"/>
      <w:pPr>
        <w:ind w:left="5040" w:hanging="360"/>
      </w:pPr>
      <w:rPr>
        <w:rFonts w:ascii="Symbol" w:hAnsi="Symbol" w:hint="default"/>
      </w:rPr>
    </w:lvl>
    <w:lvl w:ilvl="7" w:tplc="3300FC1E">
      <w:start w:val="1"/>
      <w:numFmt w:val="bullet"/>
      <w:lvlText w:val="o"/>
      <w:lvlJc w:val="left"/>
      <w:pPr>
        <w:ind w:left="5760" w:hanging="360"/>
      </w:pPr>
      <w:rPr>
        <w:rFonts w:ascii="Courier New" w:hAnsi="Courier New" w:hint="default"/>
      </w:rPr>
    </w:lvl>
    <w:lvl w:ilvl="8" w:tplc="D0D61AE4">
      <w:start w:val="1"/>
      <w:numFmt w:val="bullet"/>
      <w:lvlText w:val=""/>
      <w:lvlJc w:val="left"/>
      <w:pPr>
        <w:ind w:left="6480" w:hanging="360"/>
      </w:pPr>
      <w:rPr>
        <w:rFonts w:ascii="Wingdings" w:hAnsi="Wingdings" w:hint="default"/>
      </w:rPr>
    </w:lvl>
  </w:abstractNum>
  <w:abstractNum w:abstractNumId="69" w15:restartNumberingAfterBreak="0">
    <w:nsid w:val="57018E76"/>
    <w:multiLevelType w:val="hybridMultilevel"/>
    <w:tmpl w:val="F9D64B98"/>
    <w:lvl w:ilvl="0" w:tplc="6B586EC4">
      <w:start w:val="1"/>
      <w:numFmt w:val="bullet"/>
      <w:lvlText w:val=""/>
      <w:lvlJc w:val="left"/>
      <w:pPr>
        <w:ind w:left="720" w:hanging="360"/>
      </w:pPr>
      <w:rPr>
        <w:rFonts w:ascii="Symbol" w:hAnsi="Symbol" w:hint="default"/>
      </w:rPr>
    </w:lvl>
    <w:lvl w:ilvl="1" w:tplc="F7646D7E">
      <w:start w:val="1"/>
      <w:numFmt w:val="bullet"/>
      <w:lvlText w:val="o"/>
      <w:lvlJc w:val="left"/>
      <w:pPr>
        <w:ind w:left="1440" w:hanging="360"/>
      </w:pPr>
      <w:rPr>
        <w:rFonts w:ascii="Courier New" w:hAnsi="Courier New" w:hint="default"/>
      </w:rPr>
    </w:lvl>
    <w:lvl w:ilvl="2" w:tplc="F1109E2E">
      <w:start w:val="1"/>
      <w:numFmt w:val="bullet"/>
      <w:lvlText w:val=""/>
      <w:lvlJc w:val="left"/>
      <w:pPr>
        <w:ind w:left="2160" w:hanging="360"/>
      </w:pPr>
      <w:rPr>
        <w:rFonts w:ascii="Wingdings" w:hAnsi="Wingdings" w:hint="default"/>
      </w:rPr>
    </w:lvl>
    <w:lvl w:ilvl="3" w:tplc="DCAAE72E">
      <w:start w:val="1"/>
      <w:numFmt w:val="bullet"/>
      <w:lvlText w:val=""/>
      <w:lvlJc w:val="left"/>
      <w:pPr>
        <w:ind w:left="2880" w:hanging="360"/>
      </w:pPr>
      <w:rPr>
        <w:rFonts w:ascii="Symbol" w:hAnsi="Symbol" w:hint="default"/>
      </w:rPr>
    </w:lvl>
    <w:lvl w:ilvl="4" w:tplc="5D62E42C">
      <w:start w:val="1"/>
      <w:numFmt w:val="bullet"/>
      <w:lvlText w:val="o"/>
      <w:lvlJc w:val="left"/>
      <w:pPr>
        <w:ind w:left="3600" w:hanging="360"/>
      </w:pPr>
      <w:rPr>
        <w:rFonts w:ascii="Courier New" w:hAnsi="Courier New" w:hint="default"/>
      </w:rPr>
    </w:lvl>
    <w:lvl w:ilvl="5" w:tplc="005AEEA8">
      <w:start w:val="1"/>
      <w:numFmt w:val="bullet"/>
      <w:lvlText w:val=""/>
      <w:lvlJc w:val="left"/>
      <w:pPr>
        <w:ind w:left="4320" w:hanging="360"/>
      </w:pPr>
      <w:rPr>
        <w:rFonts w:ascii="Wingdings" w:hAnsi="Wingdings" w:hint="default"/>
      </w:rPr>
    </w:lvl>
    <w:lvl w:ilvl="6" w:tplc="2848D572">
      <w:start w:val="1"/>
      <w:numFmt w:val="bullet"/>
      <w:lvlText w:val=""/>
      <w:lvlJc w:val="left"/>
      <w:pPr>
        <w:ind w:left="5040" w:hanging="360"/>
      </w:pPr>
      <w:rPr>
        <w:rFonts w:ascii="Symbol" w:hAnsi="Symbol" w:hint="default"/>
      </w:rPr>
    </w:lvl>
    <w:lvl w:ilvl="7" w:tplc="0C58CB88">
      <w:start w:val="1"/>
      <w:numFmt w:val="bullet"/>
      <w:lvlText w:val="o"/>
      <w:lvlJc w:val="left"/>
      <w:pPr>
        <w:ind w:left="5760" w:hanging="360"/>
      </w:pPr>
      <w:rPr>
        <w:rFonts w:ascii="Courier New" w:hAnsi="Courier New" w:hint="default"/>
      </w:rPr>
    </w:lvl>
    <w:lvl w:ilvl="8" w:tplc="C700D978">
      <w:start w:val="1"/>
      <w:numFmt w:val="bullet"/>
      <w:lvlText w:val=""/>
      <w:lvlJc w:val="left"/>
      <w:pPr>
        <w:ind w:left="6480" w:hanging="360"/>
      </w:pPr>
      <w:rPr>
        <w:rFonts w:ascii="Wingdings" w:hAnsi="Wingdings" w:hint="default"/>
      </w:rPr>
    </w:lvl>
  </w:abstractNum>
  <w:abstractNum w:abstractNumId="70" w15:restartNumberingAfterBreak="0">
    <w:nsid w:val="57D70FF1"/>
    <w:multiLevelType w:val="multilevel"/>
    <w:tmpl w:val="A538C302"/>
    <w:lvl w:ilvl="0">
      <w:start w:val="1"/>
      <w:numFmt w:val="decimal"/>
      <w:lvlText w:val="%1.0"/>
      <w:lvlJc w:val="left"/>
      <w:pPr>
        <w:ind w:left="605" w:hanging="606"/>
      </w:pPr>
      <w:rPr>
        <w:rFonts w:ascii="Times New Roman" w:eastAsia="Times New Roman" w:hAnsi="Times New Roman" w:cs="Times New Roman" w:hint="default"/>
        <w:b w:val="0"/>
        <w:bCs w:val="0"/>
        <w:i w:val="0"/>
        <w:iCs w:val="0"/>
        <w:spacing w:val="0"/>
        <w:w w:val="99"/>
        <w:sz w:val="40"/>
        <w:szCs w:val="40"/>
        <w:lang w:val="en-US" w:eastAsia="en-US" w:bidi="ar-SA"/>
      </w:rPr>
    </w:lvl>
    <w:lvl w:ilvl="1">
      <w:start w:val="1"/>
      <w:numFmt w:val="decimal"/>
      <w:lvlText w:val="%1.%2"/>
      <w:lvlJc w:val="left"/>
      <w:pPr>
        <w:ind w:left="484" w:hanging="485"/>
      </w:pPr>
      <w:rPr>
        <w:rFonts w:ascii="Times New Roman" w:eastAsia="Times New Roman" w:hAnsi="Times New Roman" w:cs="Times New Roman" w:hint="default"/>
        <w:b w:val="0"/>
        <w:bCs w:val="0"/>
        <w:i w:val="0"/>
        <w:iCs w:val="0"/>
        <w:spacing w:val="-4"/>
        <w:w w:val="100"/>
        <w:sz w:val="32"/>
        <w:szCs w:val="32"/>
        <w:lang w:val="en-US" w:eastAsia="en-US" w:bidi="ar-SA"/>
      </w:rPr>
    </w:lvl>
    <w:lvl w:ilvl="2">
      <w:start w:val="1"/>
      <w:numFmt w:val="bullet"/>
      <w:lvlText w:val=""/>
      <w:lvlJc w:val="left"/>
      <w:pPr>
        <w:ind w:left="711" w:hanging="284"/>
      </w:pPr>
      <w:rPr>
        <w:rFonts w:ascii="Symbol" w:hAnsi="Symbol" w:hint="default"/>
        <w:b w:val="0"/>
        <w:bCs w:val="0"/>
        <w:i w:val="0"/>
        <w:iCs w:val="0"/>
        <w:spacing w:val="0"/>
        <w:w w:val="100"/>
        <w:sz w:val="24"/>
        <w:szCs w:val="24"/>
        <w:lang w:val="en-US" w:eastAsia="en-US" w:bidi="ar-SA"/>
      </w:rPr>
    </w:lvl>
    <w:lvl w:ilvl="3">
      <w:numFmt w:val="bullet"/>
      <w:lvlText w:val="•"/>
      <w:lvlJc w:val="left"/>
      <w:pPr>
        <w:ind w:left="1890" w:hanging="284"/>
      </w:pPr>
      <w:rPr>
        <w:rFonts w:hint="default"/>
        <w:lang w:val="en-US" w:eastAsia="en-US" w:bidi="ar-SA"/>
      </w:rPr>
    </w:lvl>
    <w:lvl w:ilvl="4">
      <w:numFmt w:val="bullet"/>
      <w:lvlText w:val="•"/>
      <w:lvlJc w:val="left"/>
      <w:pPr>
        <w:ind w:left="3060" w:hanging="284"/>
      </w:pPr>
      <w:rPr>
        <w:rFonts w:hint="default"/>
        <w:lang w:val="en-US" w:eastAsia="en-US" w:bidi="ar-SA"/>
      </w:rPr>
    </w:lvl>
    <w:lvl w:ilvl="5">
      <w:numFmt w:val="bullet"/>
      <w:lvlText w:val="•"/>
      <w:lvlJc w:val="left"/>
      <w:pPr>
        <w:ind w:left="4230" w:hanging="284"/>
      </w:pPr>
      <w:rPr>
        <w:rFonts w:hint="default"/>
        <w:lang w:val="en-US" w:eastAsia="en-US" w:bidi="ar-SA"/>
      </w:rPr>
    </w:lvl>
    <w:lvl w:ilvl="6">
      <w:numFmt w:val="bullet"/>
      <w:lvlText w:val="•"/>
      <w:lvlJc w:val="left"/>
      <w:pPr>
        <w:ind w:left="5400" w:hanging="284"/>
      </w:pPr>
      <w:rPr>
        <w:rFonts w:hint="default"/>
        <w:lang w:val="en-US" w:eastAsia="en-US" w:bidi="ar-SA"/>
      </w:rPr>
    </w:lvl>
    <w:lvl w:ilvl="7">
      <w:numFmt w:val="bullet"/>
      <w:lvlText w:val="•"/>
      <w:lvlJc w:val="left"/>
      <w:pPr>
        <w:ind w:left="6570" w:hanging="284"/>
      </w:pPr>
      <w:rPr>
        <w:rFonts w:hint="default"/>
        <w:lang w:val="en-US" w:eastAsia="en-US" w:bidi="ar-SA"/>
      </w:rPr>
    </w:lvl>
    <w:lvl w:ilvl="8">
      <w:numFmt w:val="bullet"/>
      <w:lvlText w:val="•"/>
      <w:lvlJc w:val="left"/>
      <w:pPr>
        <w:ind w:left="7740" w:hanging="284"/>
      </w:pPr>
      <w:rPr>
        <w:rFonts w:hint="default"/>
        <w:lang w:val="en-US" w:eastAsia="en-US" w:bidi="ar-SA"/>
      </w:rPr>
    </w:lvl>
  </w:abstractNum>
  <w:abstractNum w:abstractNumId="71" w15:restartNumberingAfterBreak="0">
    <w:nsid w:val="58910177"/>
    <w:multiLevelType w:val="hybridMultilevel"/>
    <w:tmpl w:val="D0C4822A"/>
    <w:lvl w:ilvl="0" w:tplc="208030E0">
      <w:numFmt w:val="bullet"/>
      <w:lvlText w:val=""/>
      <w:lvlJc w:val="left"/>
      <w:pPr>
        <w:ind w:left="848" w:hanging="360"/>
      </w:pPr>
      <w:rPr>
        <w:rFonts w:ascii="Symbol" w:eastAsia="Symbol" w:hAnsi="Symbol" w:cs="Symbol" w:hint="default"/>
        <w:b w:val="0"/>
        <w:bCs w:val="0"/>
        <w:i w:val="0"/>
        <w:iCs w:val="0"/>
        <w:spacing w:val="0"/>
        <w:w w:val="100"/>
        <w:sz w:val="22"/>
        <w:szCs w:val="22"/>
        <w:lang w:val="en-US" w:eastAsia="en-US" w:bidi="ar-SA"/>
      </w:rPr>
    </w:lvl>
    <w:lvl w:ilvl="1" w:tplc="4B289682">
      <w:numFmt w:val="bullet"/>
      <w:lvlText w:val="•"/>
      <w:lvlJc w:val="left"/>
      <w:pPr>
        <w:ind w:left="1029" w:hanging="360"/>
      </w:pPr>
      <w:rPr>
        <w:rFonts w:hint="default"/>
        <w:lang w:val="en-US" w:eastAsia="en-US" w:bidi="ar-SA"/>
      </w:rPr>
    </w:lvl>
    <w:lvl w:ilvl="2" w:tplc="892A92FA">
      <w:numFmt w:val="bullet"/>
      <w:lvlText w:val="•"/>
      <w:lvlJc w:val="left"/>
      <w:pPr>
        <w:ind w:left="1218" w:hanging="360"/>
      </w:pPr>
      <w:rPr>
        <w:rFonts w:hint="default"/>
        <w:lang w:val="en-US" w:eastAsia="en-US" w:bidi="ar-SA"/>
      </w:rPr>
    </w:lvl>
    <w:lvl w:ilvl="3" w:tplc="2D60474A">
      <w:numFmt w:val="bullet"/>
      <w:lvlText w:val="•"/>
      <w:lvlJc w:val="left"/>
      <w:pPr>
        <w:ind w:left="1407" w:hanging="360"/>
      </w:pPr>
      <w:rPr>
        <w:rFonts w:hint="default"/>
        <w:lang w:val="en-US" w:eastAsia="en-US" w:bidi="ar-SA"/>
      </w:rPr>
    </w:lvl>
    <w:lvl w:ilvl="4" w:tplc="53A4490E">
      <w:numFmt w:val="bullet"/>
      <w:lvlText w:val="•"/>
      <w:lvlJc w:val="left"/>
      <w:pPr>
        <w:ind w:left="1596" w:hanging="360"/>
      </w:pPr>
      <w:rPr>
        <w:rFonts w:hint="default"/>
        <w:lang w:val="en-US" w:eastAsia="en-US" w:bidi="ar-SA"/>
      </w:rPr>
    </w:lvl>
    <w:lvl w:ilvl="5" w:tplc="EB2A3794">
      <w:numFmt w:val="bullet"/>
      <w:lvlText w:val="•"/>
      <w:lvlJc w:val="left"/>
      <w:pPr>
        <w:ind w:left="1785" w:hanging="360"/>
      </w:pPr>
      <w:rPr>
        <w:rFonts w:hint="default"/>
        <w:lang w:val="en-US" w:eastAsia="en-US" w:bidi="ar-SA"/>
      </w:rPr>
    </w:lvl>
    <w:lvl w:ilvl="6" w:tplc="8EB400F8">
      <w:numFmt w:val="bullet"/>
      <w:lvlText w:val="•"/>
      <w:lvlJc w:val="left"/>
      <w:pPr>
        <w:ind w:left="1974" w:hanging="360"/>
      </w:pPr>
      <w:rPr>
        <w:rFonts w:hint="default"/>
        <w:lang w:val="en-US" w:eastAsia="en-US" w:bidi="ar-SA"/>
      </w:rPr>
    </w:lvl>
    <w:lvl w:ilvl="7" w:tplc="9A285AEC">
      <w:numFmt w:val="bullet"/>
      <w:lvlText w:val="•"/>
      <w:lvlJc w:val="left"/>
      <w:pPr>
        <w:ind w:left="2163" w:hanging="360"/>
      </w:pPr>
      <w:rPr>
        <w:rFonts w:hint="default"/>
        <w:lang w:val="en-US" w:eastAsia="en-US" w:bidi="ar-SA"/>
      </w:rPr>
    </w:lvl>
    <w:lvl w:ilvl="8" w:tplc="817629E4">
      <w:numFmt w:val="bullet"/>
      <w:lvlText w:val="•"/>
      <w:lvlJc w:val="left"/>
      <w:pPr>
        <w:ind w:left="2352" w:hanging="360"/>
      </w:pPr>
      <w:rPr>
        <w:rFonts w:hint="default"/>
        <w:lang w:val="en-US" w:eastAsia="en-US" w:bidi="ar-SA"/>
      </w:rPr>
    </w:lvl>
  </w:abstractNum>
  <w:abstractNum w:abstractNumId="72" w15:restartNumberingAfterBreak="0">
    <w:nsid w:val="59B65C55"/>
    <w:multiLevelType w:val="hybridMultilevel"/>
    <w:tmpl w:val="FFD892D2"/>
    <w:lvl w:ilvl="0" w:tplc="E6583D42">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9C36752A">
      <w:numFmt w:val="bullet"/>
      <w:lvlText w:val="•"/>
      <w:lvlJc w:val="left"/>
      <w:pPr>
        <w:ind w:left="973" w:hanging="361"/>
      </w:pPr>
      <w:rPr>
        <w:rFonts w:hint="default"/>
        <w:lang w:val="en-US" w:eastAsia="en-US" w:bidi="ar-SA"/>
      </w:rPr>
    </w:lvl>
    <w:lvl w:ilvl="2" w:tplc="4BA45FEE">
      <w:numFmt w:val="bullet"/>
      <w:lvlText w:val="•"/>
      <w:lvlJc w:val="left"/>
      <w:pPr>
        <w:ind w:left="1127" w:hanging="361"/>
      </w:pPr>
      <w:rPr>
        <w:rFonts w:hint="default"/>
        <w:lang w:val="en-US" w:eastAsia="en-US" w:bidi="ar-SA"/>
      </w:rPr>
    </w:lvl>
    <w:lvl w:ilvl="3" w:tplc="8ED4E568">
      <w:numFmt w:val="bullet"/>
      <w:lvlText w:val="•"/>
      <w:lvlJc w:val="left"/>
      <w:pPr>
        <w:ind w:left="1281" w:hanging="361"/>
      </w:pPr>
      <w:rPr>
        <w:rFonts w:hint="default"/>
        <w:lang w:val="en-US" w:eastAsia="en-US" w:bidi="ar-SA"/>
      </w:rPr>
    </w:lvl>
    <w:lvl w:ilvl="4" w:tplc="7BD06682">
      <w:numFmt w:val="bullet"/>
      <w:lvlText w:val="•"/>
      <w:lvlJc w:val="left"/>
      <w:pPr>
        <w:ind w:left="1434" w:hanging="361"/>
      </w:pPr>
      <w:rPr>
        <w:rFonts w:hint="default"/>
        <w:lang w:val="en-US" w:eastAsia="en-US" w:bidi="ar-SA"/>
      </w:rPr>
    </w:lvl>
    <w:lvl w:ilvl="5" w:tplc="F3F4A2C0">
      <w:numFmt w:val="bullet"/>
      <w:lvlText w:val="•"/>
      <w:lvlJc w:val="left"/>
      <w:pPr>
        <w:ind w:left="1588" w:hanging="361"/>
      </w:pPr>
      <w:rPr>
        <w:rFonts w:hint="default"/>
        <w:lang w:val="en-US" w:eastAsia="en-US" w:bidi="ar-SA"/>
      </w:rPr>
    </w:lvl>
    <w:lvl w:ilvl="6" w:tplc="3BFCAE38">
      <w:numFmt w:val="bullet"/>
      <w:lvlText w:val="•"/>
      <w:lvlJc w:val="left"/>
      <w:pPr>
        <w:ind w:left="1742" w:hanging="361"/>
      </w:pPr>
      <w:rPr>
        <w:rFonts w:hint="default"/>
        <w:lang w:val="en-US" w:eastAsia="en-US" w:bidi="ar-SA"/>
      </w:rPr>
    </w:lvl>
    <w:lvl w:ilvl="7" w:tplc="25AED3CA">
      <w:numFmt w:val="bullet"/>
      <w:lvlText w:val="•"/>
      <w:lvlJc w:val="left"/>
      <w:pPr>
        <w:ind w:left="1895" w:hanging="361"/>
      </w:pPr>
      <w:rPr>
        <w:rFonts w:hint="default"/>
        <w:lang w:val="en-US" w:eastAsia="en-US" w:bidi="ar-SA"/>
      </w:rPr>
    </w:lvl>
    <w:lvl w:ilvl="8" w:tplc="7D107668">
      <w:numFmt w:val="bullet"/>
      <w:lvlText w:val="•"/>
      <w:lvlJc w:val="left"/>
      <w:pPr>
        <w:ind w:left="2049" w:hanging="361"/>
      </w:pPr>
      <w:rPr>
        <w:rFonts w:hint="default"/>
        <w:lang w:val="en-US" w:eastAsia="en-US" w:bidi="ar-SA"/>
      </w:rPr>
    </w:lvl>
  </w:abstractNum>
  <w:abstractNum w:abstractNumId="73" w15:restartNumberingAfterBreak="0">
    <w:nsid w:val="5A815DC7"/>
    <w:multiLevelType w:val="multilevel"/>
    <w:tmpl w:val="D1FEB0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4" w15:restartNumberingAfterBreak="0">
    <w:nsid w:val="5BE77C9D"/>
    <w:multiLevelType w:val="hybridMultilevel"/>
    <w:tmpl w:val="A86CC638"/>
    <w:lvl w:ilvl="0" w:tplc="D70C7934">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3DBCA906">
      <w:numFmt w:val="bullet"/>
      <w:lvlText w:val="•"/>
      <w:lvlJc w:val="left"/>
      <w:pPr>
        <w:ind w:left="972" w:hanging="360"/>
      </w:pPr>
      <w:rPr>
        <w:rFonts w:hint="default"/>
        <w:lang w:val="en-US" w:eastAsia="en-US" w:bidi="ar-SA"/>
      </w:rPr>
    </w:lvl>
    <w:lvl w:ilvl="2" w:tplc="EB408304">
      <w:numFmt w:val="bullet"/>
      <w:lvlText w:val="•"/>
      <w:lvlJc w:val="left"/>
      <w:pPr>
        <w:ind w:left="1124" w:hanging="360"/>
      </w:pPr>
      <w:rPr>
        <w:rFonts w:hint="default"/>
        <w:lang w:val="en-US" w:eastAsia="en-US" w:bidi="ar-SA"/>
      </w:rPr>
    </w:lvl>
    <w:lvl w:ilvl="3" w:tplc="C76C2A90">
      <w:numFmt w:val="bullet"/>
      <w:lvlText w:val="•"/>
      <w:lvlJc w:val="left"/>
      <w:pPr>
        <w:ind w:left="1276" w:hanging="360"/>
      </w:pPr>
      <w:rPr>
        <w:rFonts w:hint="default"/>
        <w:lang w:val="en-US" w:eastAsia="en-US" w:bidi="ar-SA"/>
      </w:rPr>
    </w:lvl>
    <w:lvl w:ilvl="4" w:tplc="45BE2022">
      <w:numFmt w:val="bullet"/>
      <w:lvlText w:val="•"/>
      <w:lvlJc w:val="left"/>
      <w:pPr>
        <w:ind w:left="1428" w:hanging="360"/>
      </w:pPr>
      <w:rPr>
        <w:rFonts w:hint="default"/>
        <w:lang w:val="en-US" w:eastAsia="en-US" w:bidi="ar-SA"/>
      </w:rPr>
    </w:lvl>
    <w:lvl w:ilvl="5" w:tplc="0944B5A4">
      <w:numFmt w:val="bullet"/>
      <w:lvlText w:val="•"/>
      <w:lvlJc w:val="left"/>
      <w:pPr>
        <w:ind w:left="1581" w:hanging="360"/>
      </w:pPr>
      <w:rPr>
        <w:rFonts w:hint="default"/>
        <w:lang w:val="en-US" w:eastAsia="en-US" w:bidi="ar-SA"/>
      </w:rPr>
    </w:lvl>
    <w:lvl w:ilvl="6" w:tplc="C62E4BA6">
      <w:numFmt w:val="bullet"/>
      <w:lvlText w:val="•"/>
      <w:lvlJc w:val="left"/>
      <w:pPr>
        <w:ind w:left="1733" w:hanging="360"/>
      </w:pPr>
      <w:rPr>
        <w:rFonts w:hint="default"/>
        <w:lang w:val="en-US" w:eastAsia="en-US" w:bidi="ar-SA"/>
      </w:rPr>
    </w:lvl>
    <w:lvl w:ilvl="7" w:tplc="897E23EE">
      <w:numFmt w:val="bullet"/>
      <w:lvlText w:val="•"/>
      <w:lvlJc w:val="left"/>
      <w:pPr>
        <w:ind w:left="1885" w:hanging="360"/>
      </w:pPr>
      <w:rPr>
        <w:rFonts w:hint="default"/>
        <w:lang w:val="en-US" w:eastAsia="en-US" w:bidi="ar-SA"/>
      </w:rPr>
    </w:lvl>
    <w:lvl w:ilvl="8" w:tplc="AEDA79FC">
      <w:numFmt w:val="bullet"/>
      <w:lvlText w:val="•"/>
      <w:lvlJc w:val="left"/>
      <w:pPr>
        <w:ind w:left="2037" w:hanging="360"/>
      </w:pPr>
      <w:rPr>
        <w:rFonts w:hint="default"/>
        <w:lang w:val="en-US" w:eastAsia="en-US" w:bidi="ar-SA"/>
      </w:rPr>
    </w:lvl>
  </w:abstractNum>
  <w:abstractNum w:abstractNumId="75" w15:restartNumberingAfterBreak="0">
    <w:nsid w:val="5BFB6E3B"/>
    <w:multiLevelType w:val="hybridMultilevel"/>
    <w:tmpl w:val="83283E6A"/>
    <w:lvl w:ilvl="0" w:tplc="EA881C70">
      <w:start w:val="1"/>
      <w:numFmt w:val="bullet"/>
      <w:lvlText w:val=""/>
      <w:lvlJc w:val="left"/>
      <w:pPr>
        <w:ind w:left="720" w:hanging="360"/>
      </w:pPr>
      <w:rPr>
        <w:rFonts w:ascii="Symbol" w:hAnsi="Symbol" w:hint="default"/>
      </w:rPr>
    </w:lvl>
    <w:lvl w:ilvl="1" w:tplc="601A61CE">
      <w:start w:val="1"/>
      <w:numFmt w:val="bullet"/>
      <w:lvlText w:val="o"/>
      <w:lvlJc w:val="left"/>
      <w:pPr>
        <w:ind w:left="1440" w:hanging="360"/>
      </w:pPr>
      <w:rPr>
        <w:rFonts w:ascii="Courier New" w:hAnsi="Courier New" w:hint="default"/>
      </w:rPr>
    </w:lvl>
    <w:lvl w:ilvl="2" w:tplc="A7E44596">
      <w:start w:val="1"/>
      <w:numFmt w:val="bullet"/>
      <w:lvlText w:val=""/>
      <w:lvlJc w:val="left"/>
      <w:pPr>
        <w:ind w:left="2160" w:hanging="360"/>
      </w:pPr>
      <w:rPr>
        <w:rFonts w:ascii="Wingdings" w:hAnsi="Wingdings" w:hint="default"/>
      </w:rPr>
    </w:lvl>
    <w:lvl w:ilvl="3" w:tplc="F4A26D3A">
      <w:start w:val="1"/>
      <w:numFmt w:val="bullet"/>
      <w:lvlText w:val=""/>
      <w:lvlJc w:val="left"/>
      <w:pPr>
        <w:ind w:left="2880" w:hanging="360"/>
      </w:pPr>
      <w:rPr>
        <w:rFonts w:ascii="Symbol" w:hAnsi="Symbol" w:hint="default"/>
      </w:rPr>
    </w:lvl>
    <w:lvl w:ilvl="4" w:tplc="A43297B8">
      <w:start w:val="1"/>
      <w:numFmt w:val="bullet"/>
      <w:lvlText w:val="o"/>
      <w:lvlJc w:val="left"/>
      <w:pPr>
        <w:ind w:left="3600" w:hanging="360"/>
      </w:pPr>
      <w:rPr>
        <w:rFonts w:ascii="Courier New" w:hAnsi="Courier New" w:hint="default"/>
      </w:rPr>
    </w:lvl>
    <w:lvl w:ilvl="5" w:tplc="04B03EE8">
      <w:start w:val="1"/>
      <w:numFmt w:val="bullet"/>
      <w:lvlText w:val=""/>
      <w:lvlJc w:val="left"/>
      <w:pPr>
        <w:ind w:left="4320" w:hanging="360"/>
      </w:pPr>
      <w:rPr>
        <w:rFonts w:ascii="Wingdings" w:hAnsi="Wingdings" w:hint="default"/>
      </w:rPr>
    </w:lvl>
    <w:lvl w:ilvl="6" w:tplc="DA68564A">
      <w:start w:val="1"/>
      <w:numFmt w:val="bullet"/>
      <w:lvlText w:val=""/>
      <w:lvlJc w:val="left"/>
      <w:pPr>
        <w:ind w:left="5040" w:hanging="360"/>
      </w:pPr>
      <w:rPr>
        <w:rFonts w:ascii="Symbol" w:hAnsi="Symbol" w:hint="default"/>
      </w:rPr>
    </w:lvl>
    <w:lvl w:ilvl="7" w:tplc="B6B49B7A">
      <w:start w:val="1"/>
      <w:numFmt w:val="bullet"/>
      <w:lvlText w:val="o"/>
      <w:lvlJc w:val="left"/>
      <w:pPr>
        <w:ind w:left="5760" w:hanging="360"/>
      </w:pPr>
      <w:rPr>
        <w:rFonts w:ascii="Courier New" w:hAnsi="Courier New" w:hint="default"/>
      </w:rPr>
    </w:lvl>
    <w:lvl w:ilvl="8" w:tplc="3BCA4064">
      <w:start w:val="1"/>
      <w:numFmt w:val="bullet"/>
      <w:lvlText w:val=""/>
      <w:lvlJc w:val="left"/>
      <w:pPr>
        <w:ind w:left="6480" w:hanging="360"/>
      </w:pPr>
      <w:rPr>
        <w:rFonts w:ascii="Wingdings" w:hAnsi="Wingdings" w:hint="default"/>
      </w:rPr>
    </w:lvl>
  </w:abstractNum>
  <w:abstractNum w:abstractNumId="76" w15:restartNumberingAfterBreak="0">
    <w:nsid w:val="5CAEE85D"/>
    <w:multiLevelType w:val="hybridMultilevel"/>
    <w:tmpl w:val="C42C7FE6"/>
    <w:lvl w:ilvl="0" w:tplc="426825CE">
      <w:start w:val="1"/>
      <w:numFmt w:val="bullet"/>
      <w:lvlText w:val=""/>
      <w:lvlJc w:val="left"/>
      <w:pPr>
        <w:ind w:left="720" w:hanging="360"/>
      </w:pPr>
      <w:rPr>
        <w:rFonts w:ascii="Symbol" w:hAnsi="Symbol" w:hint="default"/>
      </w:rPr>
    </w:lvl>
    <w:lvl w:ilvl="1" w:tplc="BCA6AE16">
      <w:start w:val="1"/>
      <w:numFmt w:val="bullet"/>
      <w:lvlText w:val="o"/>
      <w:lvlJc w:val="left"/>
      <w:pPr>
        <w:ind w:left="1440" w:hanging="360"/>
      </w:pPr>
      <w:rPr>
        <w:rFonts w:ascii="Courier New" w:hAnsi="Courier New" w:hint="default"/>
      </w:rPr>
    </w:lvl>
    <w:lvl w:ilvl="2" w:tplc="19263D30">
      <w:start w:val="1"/>
      <w:numFmt w:val="bullet"/>
      <w:lvlText w:val=""/>
      <w:lvlJc w:val="left"/>
      <w:pPr>
        <w:ind w:left="2160" w:hanging="360"/>
      </w:pPr>
      <w:rPr>
        <w:rFonts w:ascii="Wingdings" w:hAnsi="Wingdings" w:hint="default"/>
      </w:rPr>
    </w:lvl>
    <w:lvl w:ilvl="3" w:tplc="AD74D8A4">
      <w:start w:val="1"/>
      <w:numFmt w:val="bullet"/>
      <w:lvlText w:val=""/>
      <w:lvlJc w:val="left"/>
      <w:pPr>
        <w:ind w:left="2880" w:hanging="360"/>
      </w:pPr>
      <w:rPr>
        <w:rFonts w:ascii="Symbol" w:hAnsi="Symbol" w:hint="default"/>
      </w:rPr>
    </w:lvl>
    <w:lvl w:ilvl="4" w:tplc="AB6602C6">
      <w:start w:val="1"/>
      <w:numFmt w:val="bullet"/>
      <w:lvlText w:val="o"/>
      <w:lvlJc w:val="left"/>
      <w:pPr>
        <w:ind w:left="3600" w:hanging="360"/>
      </w:pPr>
      <w:rPr>
        <w:rFonts w:ascii="Courier New" w:hAnsi="Courier New" w:hint="default"/>
      </w:rPr>
    </w:lvl>
    <w:lvl w:ilvl="5" w:tplc="E374686C">
      <w:start w:val="1"/>
      <w:numFmt w:val="bullet"/>
      <w:lvlText w:val=""/>
      <w:lvlJc w:val="left"/>
      <w:pPr>
        <w:ind w:left="4320" w:hanging="360"/>
      </w:pPr>
      <w:rPr>
        <w:rFonts w:ascii="Wingdings" w:hAnsi="Wingdings" w:hint="default"/>
      </w:rPr>
    </w:lvl>
    <w:lvl w:ilvl="6" w:tplc="4E8487DA">
      <w:start w:val="1"/>
      <w:numFmt w:val="bullet"/>
      <w:lvlText w:val=""/>
      <w:lvlJc w:val="left"/>
      <w:pPr>
        <w:ind w:left="5040" w:hanging="360"/>
      </w:pPr>
      <w:rPr>
        <w:rFonts w:ascii="Symbol" w:hAnsi="Symbol" w:hint="default"/>
      </w:rPr>
    </w:lvl>
    <w:lvl w:ilvl="7" w:tplc="575A85D8">
      <w:start w:val="1"/>
      <w:numFmt w:val="bullet"/>
      <w:lvlText w:val="o"/>
      <w:lvlJc w:val="left"/>
      <w:pPr>
        <w:ind w:left="5760" w:hanging="360"/>
      </w:pPr>
      <w:rPr>
        <w:rFonts w:ascii="Courier New" w:hAnsi="Courier New" w:hint="default"/>
      </w:rPr>
    </w:lvl>
    <w:lvl w:ilvl="8" w:tplc="3536E762">
      <w:start w:val="1"/>
      <w:numFmt w:val="bullet"/>
      <w:lvlText w:val=""/>
      <w:lvlJc w:val="left"/>
      <w:pPr>
        <w:ind w:left="6480" w:hanging="360"/>
      </w:pPr>
      <w:rPr>
        <w:rFonts w:ascii="Wingdings" w:hAnsi="Wingdings" w:hint="default"/>
      </w:rPr>
    </w:lvl>
  </w:abstractNum>
  <w:abstractNum w:abstractNumId="77" w15:restartNumberingAfterBreak="0">
    <w:nsid w:val="5CFED58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5D2A57F3"/>
    <w:multiLevelType w:val="multilevel"/>
    <w:tmpl w:val="7A7E9E28"/>
    <w:lvl w:ilvl="0">
      <w:start w:val="5"/>
      <w:numFmt w:val="decimal"/>
      <w:lvlText w:val="%1"/>
      <w:lvlJc w:val="left"/>
      <w:pPr>
        <w:ind w:left="762" w:hanging="542"/>
      </w:pPr>
      <w:rPr>
        <w:rFonts w:hint="default"/>
        <w:lang w:val="en-US" w:eastAsia="en-US" w:bidi="ar-SA"/>
      </w:rPr>
    </w:lvl>
    <w:lvl w:ilvl="1">
      <w:numFmt w:val="decimal"/>
      <w:lvlText w:val="%1.%2"/>
      <w:lvlJc w:val="left"/>
      <w:pPr>
        <w:ind w:left="762" w:hanging="542"/>
      </w:pPr>
      <w:rPr>
        <w:rFonts w:hint="default"/>
        <w:lang w:val="en-US" w:eastAsia="en-US" w:bidi="ar-SA"/>
      </w:rPr>
    </w:lvl>
    <w:lvl w:ilvl="2">
      <w:start w:val="1"/>
      <w:numFmt w:val="decimal"/>
      <w:lvlText w:val="%1.%2.%3"/>
      <w:lvlJc w:val="left"/>
      <w:pPr>
        <w:ind w:left="762"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56" w:hanging="542"/>
      </w:pPr>
      <w:rPr>
        <w:rFonts w:hint="default"/>
        <w:lang w:val="en-US" w:eastAsia="en-US" w:bidi="ar-SA"/>
      </w:rPr>
    </w:lvl>
    <w:lvl w:ilvl="4">
      <w:numFmt w:val="bullet"/>
      <w:lvlText w:val="•"/>
      <w:lvlJc w:val="left"/>
      <w:pPr>
        <w:ind w:left="4488" w:hanging="542"/>
      </w:pPr>
      <w:rPr>
        <w:rFonts w:hint="default"/>
        <w:lang w:val="en-US" w:eastAsia="en-US" w:bidi="ar-SA"/>
      </w:rPr>
    </w:lvl>
    <w:lvl w:ilvl="5">
      <w:numFmt w:val="bullet"/>
      <w:lvlText w:val="•"/>
      <w:lvlJc w:val="left"/>
      <w:pPr>
        <w:ind w:left="5420" w:hanging="542"/>
      </w:pPr>
      <w:rPr>
        <w:rFonts w:hint="default"/>
        <w:lang w:val="en-US" w:eastAsia="en-US" w:bidi="ar-SA"/>
      </w:rPr>
    </w:lvl>
    <w:lvl w:ilvl="6">
      <w:numFmt w:val="bullet"/>
      <w:lvlText w:val="•"/>
      <w:lvlJc w:val="left"/>
      <w:pPr>
        <w:ind w:left="6352" w:hanging="542"/>
      </w:pPr>
      <w:rPr>
        <w:rFonts w:hint="default"/>
        <w:lang w:val="en-US" w:eastAsia="en-US" w:bidi="ar-SA"/>
      </w:rPr>
    </w:lvl>
    <w:lvl w:ilvl="7">
      <w:numFmt w:val="bullet"/>
      <w:lvlText w:val="•"/>
      <w:lvlJc w:val="left"/>
      <w:pPr>
        <w:ind w:left="7284" w:hanging="542"/>
      </w:pPr>
      <w:rPr>
        <w:rFonts w:hint="default"/>
        <w:lang w:val="en-US" w:eastAsia="en-US" w:bidi="ar-SA"/>
      </w:rPr>
    </w:lvl>
    <w:lvl w:ilvl="8">
      <w:numFmt w:val="bullet"/>
      <w:lvlText w:val="•"/>
      <w:lvlJc w:val="left"/>
      <w:pPr>
        <w:ind w:left="8216" w:hanging="542"/>
      </w:pPr>
      <w:rPr>
        <w:rFonts w:hint="default"/>
        <w:lang w:val="en-US" w:eastAsia="en-US" w:bidi="ar-SA"/>
      </w:rPr>
    </w:lvl>
  </w:abstractNum>
  <w:abstractNum w:abstractNumId="79" w15:restartNumberingAfterBreak="0">
    <w:nsid w:val="5D3D375A"/>
    <w:multiLevelType w:val="hybridMultilevel"/>
    <w:tmpl w:val="80EC6022"/>
    <w:lvl w:ilvl="0" w:tplc="77325B24">
      <w:numFmt w:val="bullet"/>
      <w:lvlText w:val=""/>
      <w:lvlJc w:val="left"/>
      <w:pPr>
        <w:ind w:left="906" w:hanging="361"/>
      </w:pPr>
      <w:rPr>
        <w:rFonts w:ascii="Symbol" w:eastAsia="Symbol" w:hAnsi="Symbol" w:cs="Symbol" w:hint="default"/>
        <w:b w:val="0"/>
        <w:bCs w:val="0"/>
        <w:i w:val="0"/>
        <w:iCs w:val="0"/>
        <w:spacing w:val="0"/>
        <w:w w:val="100"/>
        <w:sz w:val="22"/>
        <w:szCs w:val="22"/>
        <w:lang w:val="en-US" w:eastAsia="en-US" w:bidi="ar-SA"/>
      </w:rPr>
    </w:lvl>
    <w:lvl w:ilvl="1" w:tplc="D5CEDC96">
      <w:numFmt w:val="bullet"/>
      <w:lvlText w:val="•"/>
      <w:lvlJc w:val="left"/>
      <w:pPr>
        <w:ind w:left="1045" w:hanging="361"/>
      </w:pPr>
      <w:rPr>
        <w:rFonts w:hint="default"/>
        <w:lang w:val="en-US" w:eastAsia="en-US" w:bidi="ar-SA"/>
      </w:rPr>
    </w:lvl>
    <w:lvl w:ilvl="2" w:tplc="FA3ED180">
      <w:numFmt w:val="bullet"/>
      <w:lvlText w:val="•"/>
      <w:lvlJc w:val="left"/>
      <w:pPr>
        <w:ind w:left="1191" w:hanging="361"/>
      </w:pPr>
      <w:rPr>
        <w:rFonts w:hint="default"/>
        <w:lang w:val="en-US" w:eastAsia="en-US" w:bidi="ar-SA"/>
      </w:rPr>
    </w:lvl>
    <w:lvl w:ilvl="3" w:tplc="D8166752">
      <w:numFmt w:val="bullet"/>
      <w:lvlText w:val="•"/>
      <w:lvlJc w:val="left"/>
      <w:pPr>
        <w:ind w:left="1337" w:hanging="361"/>
      </w:pPr>
      <w:rPr>
        <w:rFonts w:hint="default"/>
        <w:lang w:val="en-US" w:eastAsia="en-US" w:bidi="ar-SA"/>
      </w:rPr>
    </w:lvl>
    <w:lvl w:ilvl="4" w:tplc="542A63B2">
      <w:numFmt w:val="bullet"/>
      <w:lvlText w:val="•"/>
      <w:lvlJc w:val="left"/>
      <w:pPr>
        <w:ind w:left="1482" w:hanging="361"/>
      </w:pPr>
      <w:rPr>
        <w:rFonts w:hint="default"/>
        <w:lang w:val="en-US" w:eastAsia="en-US" w:bidi="ar-SA"/>
      </w:rPr>
    </w:lvl>
    <w:lvl w:ilvl="5" w:tplc="0FC2EBE4">
      <w:numFmt w:val="bullet"/>
      <w:lvlText w:val="•"/>
      <w:lvlJc w:val="left"/>
      <w:pPr>
        <w:ind w:left="1628" w:hanging="361"/>
      </w:pPr>
      <w:rPr>
        <w:rFonts w:hint="default"/>
        <w:lang w:val="en-US" w:eastAsia="en-US" w:bidi="ar-SA"/>
      </w:rPr>
    </w:lvl>
    <w:lvl w:ilvl="6" w:tplc="06B00490">
      <w:numFmt w:val="bullet"/>
      <w:lvlText w:val="•"/>
      <w:lvlJc w:val="left"/>
      <w:pPr>
        <w:ind w:left="1774" w:hanging="361"/>
      </w:pPr>
      <w:rPr>
        <w:rFonts w:hint="default"/>
        <w:lang w:val="en-US" w:eastAsia="en-US" w:bidi="ar-SA"/>
      </w:rPr>
    </w:lvl>
    <w:lvl w:ilvl="7" w:tplc="571EA174">
      <w:numFmt w:val="bullet"/>
      <w:lvlText w:val="•"/>
      <w:lvlJc w:val="left"/>
      <w:pPr>
        <w:ind w:left="1919" w:hanging="361"/>
      </w:pPr>
      <w:rPr>
        <w:rFonts w:hint="default"/>
        <w:lang w:val="en-US" w:eastAsia="en-US" w:bidi="ar-SA"/>
      </w:rPr>
    </w:lvl>
    <w:lvl w:ilvl="8" w:tplc="53403412">
      <w:numFmt w:val="bullet"/>
      <w:lvlText w:val="•"/>
      <w:lvlJc w:val="left"/>
      <w:pPr>
        <w:ind w:left="2065" w:hanging="361"/>
      </w:pPr>
      <w:rPr>
        <w:rFonts w:hint="default"/>
        <w:lang w:val="en-US" w:eastAsia="en-US" w:bidi="ar-SA"/>
      </w:rPr>
    </w:lvl>
  </w:abstractNum>
  <w:abstractNum w:abstractNumId="80" w15:restartNumberingAfterBreak="0">
    <w:nsid w:val="5D447968"/>
    <w:multiLevelType w:val="hybridMultilevel"/>
    <w:tmpl w:val="8F38EF72"/>
    <w:lvl w:ilvl="0" w:tplc="8F040B30">
      <w:start w:val="1"/>
      <w:numFmt w:val="bullet"/>
      <w:lvlText w:val=""/>
      <w:lvlJc w:val="left"/>
      <w:pPr>
        <w:ind w:left="720" w:hanging="360"/>
      </w:pPr>
      <w:rPr>
        <w:rFonts w:ascii="Symbol" w:hAnsi="Symbol" w:hint="default"/>
      </w:rPr>
    </w:lvl>
    <w:lvl w:ilvl="1" w:tplc="B4E40024">
      <w:start w:val="1"/>
      <w:numFmt w:val="bullet"/>
      <w:lvlText w:val="o"/>
      <w:lvlJc w:val="left"/>
      <w:pPr>
        <w:ind w:left="1440" w:hanging="360"/>
      </w:pPr>
      <w:rPr>
        <w:rFonts w:ascii="Courier New" w:hAnsi="Courier New" w:hint="default"/>
      </w:rPr>
    </w:lvl>
    <w:lvl w:ilvl="2" w:tplc="B9C658B4">
      <w:start w:val="1"/>
      <w:numFmt w:val="bullet"/>
      <w:lvlText w:val=""/>
      <w:lvlJc w:val="left"/>
      <w:pPr>
        <w:ind w:left="2160" w:hanging="360"/>
      </w:pPr>
      <w:rPr>
        <w:rFonts w:ascii="Wingdings" w:hAnsi="Wingdings" w:hint="default"/>
      </w:rPr>
    </w:lvl>
    <w:lvl w:ilvl="3" w:tplc="753044BA">
      <w:start w:val="1"/>
      <w:numFmt w:val="bullet"/>
      <w:lvlText w:val=""/>
      <w:lvlJc w:val="left"/>
      <w:pPr>
        <w:ind w:left="2880" w:hanging="360"/>
      </w:pPr>
      <w:rPr>
        <w:rFonts w:ascii="Symbol" w:hAnsi="Symbol" w:hint="default"/>
      </w:rPr>
    </w:lvl>
    <w:lvl w:ilvl="4" w:tplc="E7A2C38E">
      <w:start w:val="1"/>
      <w:numFmt w:val="bullet"/>
      <w:lvlText w:val="o"/>
      <w:lvlJc w:val="left"/>
      <w:pPr>
        <w:ind w:left="3600" w:hanging="360"/>
      </w:pPr>
      <w:rPr>
        <w:rFonts w:ascii="Courier New" w:hAnsi="Courier New" w:hint="default"/>
      </w:rPr>
    </w:lvl>
    <w:lvl w:ilvl="5" w:tplc="A042A306">
      <w:start w:val="1"/>
      <w:numFmt w:val="bullet"/>
      <w:lvlText w:val=""/>
      <w:lvlJc w:val="left"/>
      <w:pPr>
        <w:ind w:left="4320" w:hanging="360"/>
      </w:pPr>
      <w:rPr>
        <w:rFonts w:ascii="Wingdings" w:hAnsi="Wingdings" w:hint="default"/>
      </w:rPr>
    </w:lvl>
    <w:lvl w:ilvl="6" w:tplc="9C1A3ECE">
      <w:start w:val="1"/>
      <w:numFmt w:val="bullet"/>
      <w:lvlText w:val=""/>
      <w:lvlJc w:val="left"/>
      <w:pPr>
        <w:ind w:left="5040" w:hanging="360"/>
      </w:pPr>
      <w:rPr>
        <w:rFonts w:ascii="Symbol" w:hAnsi="Symbol" w:hint="default"/>
      </w:rPr>
    </w:lvl>
    <w:lvl w:ilvl="7" w:tplc="E21A9AB0">
      <w:start w:val="1"/>
      <w:numFmt w:val="bullet"/>
      <w:lvlText w:val="o"/>
      <w:lvlJc w:val="left"/>
      <w:pPr>
        <w:ind w:left="5760" w:hanging="360"/>
      </w:pPr>
      <w:rPr>
        <w:rFonts w:ascii="Courier New" w:hAnsi="Courier New" w:hint="default"/>
      </w:rPr>
    </w:lvl>
    <w:lvl w:ilvl="8" w:tplc="D4765E98">
      <w:start w:val="1"/>
      <w:numFmt w:val="bullet"/>
      <w:lvlText w:val=""/>
      <w:lvlJc w:val="left"/>
      <w:pPr>
        <w:ind w:left="6480" w:hanging="360"/>
      </w:pPr>
      <w:rPr>
        <w:rFonts w:ascii="Wingdings" w:hAnsi="Wingdings" w:hint="default"/>
      </w:rPr>
    </w:lvl>
  </w:abstractNum>
  <w:abstractNum w:abstractNumId="81" w15:restartNumberingAfterBreak="0">
    <w:nsid w:val="5E8B3E41"/>
    <w:multiLevelType w:val="hybridMultilevel"/>
    <w:tmpl w:val="EC3E8FE0"/>
    <w:lvl w:ilvl="0" w:tplc="24F8B82C">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F5FA253E">
      <w:numFmt w:val="bullet"/>
      <w:lvlText w:val="•"/>
      <w:lvlJc w:val="left"/>
      <w:pPr>
        <w:ind w:left="928" w:hanging="360"/>
      </w:pPr>
      <w:rPr>
        <w:rFonts w:hint="default"/>
        <w:lang w:val="en-US" w:eastAsia="en-US" w:bidi="ar-SA"/>
      </w:rPr>
    </w:lvl>
    <w:lvl w:ilvl="2" w:tplc="2388872C">
      <w:numFmt w:val="bullet"/>
      <w:lvlText w:val="•"/>
      <w:lvlJc w:val="left"/>
      <w:pPr>
        <w:ind w:left="1037" w:hanging="360"/>
      </w:pPr>
      <w:rPr>
        <w:rFonts w:hint="default"/>
        <w:lang w:val="en-US" w:eastAsia="en-US" w:bidi="ar-SA"/>
      </w:rPr>
    </w:lvl>
    <w:lvl w:ilvl="3" w:tplc="339C6EE4">
      <w:numFmt w:val="bullet"/>
      <w:lvlText w:val="•"/>
      <w:lvlJc w:val="left"/>
      <w:pPr>
        <w:ind w:left="1145" w:hanging="360"/>
      </w:pPr>
      <w:rPr>
        <w:rFonts w:hint="default"/>
        <w:lang w:val="en-US" w:eastAsia="en-US" w:bidi="ar-SA"/>
      </w:rPr>
    </w:lvl>
    <w:lvl w:ilvl="4" w:tplc="9E4C42AE">
      <w:numFmt w:val="bullet"/>
      <w:lvlText w:val="•"/>
      <w:lvlJc w:val="left"/>
      <w:pPr>
        <w:ind w:left="1254" w:hanging="360"/>
      </w:pPr>
      <w:rPr>
        <w:rFonts w:hint="default"/>
        <w:lang w:val="en-US" w:eastAsia="en-US" w:bidi="ar-SA"/>
      </w:rPr>
    </w:lvl>
    <w:lvl w:ilvl="5" w:tplc="9AB22492">
      <w:numFmt w:val="bullet"/>
      <w:lvlText w:val="•"/>
      <w:lvlJc w:val="left"/>
      <w:pPr>
        <w:ind w:left="1362" w:hanging="360"/>
      </w:pPr>
      <w:rPr>
        <w:rFonts w:hint="default"/>
        <w:lang w:val="en-US" w:eastAsia="en-US" w:bidi="ar-SA"/>
      </w:rPr>
    </w:lvl>
    <w:lvl w:ilvl="6" w:tplc="42ECAD56">
      <w:numFmt w:val="bullet"/>
      <w:lvlText w:val="•"/>
      <w:lvlJc w:val="left"/>
      <w:pPr>
        <w:ind w:left="1471" w:hanging="360"/>
      </w:pPr>
      <w:rPr>
        <w:rFonts w:hint="default"/>
        <w:lang w:val="en-US" w:eastAsia="en-US" w:bidi="ar-SA"/>
      </w:rPr>
    </w:lvl>
    <w:lvl w:ilvl="7" w:tplc="6374DA70">
      <w:numFmt w:val="bullet"/>
      <w:lvlText w:val="•"/>
      <w:lvlJc w:val="left"/>
      <w:pPr>
        <w:ind w:left="1579" w:hanging="360"/>
      </w:pPr>
      <w:rPr>
        <w:rFonts w:hint="default"/>
        <w:lang w:val="en-US" w:eastAsia="en-US" w:bidi="ar-SA"/>
      </w:rPr>
    </w:lvl>
    <w:lvl w:ilvl="8" w:tplc="8DB250EC">
      <w:numFmt w:val="bullet"/>
      <w:lvlText w:val="•"/>
      <w:lvlJc w:val="left"/>
      <w:pPr>
        <w:ind w:left="1688" w:hanging="360"/>
      </w:pPr>
      <w:rPr>
        <w:rFonts w:hint="default"/>
        <w:lang w:val="en-US" w:eastAsia="en-US" w:bidi="ar-SA"/>
      </w:rPr>
    </w:lvl>
  </w:abstractNum>
  <w:abstractNum w:abstractNumId="82" w15:restartNumberingAfterBreak="0">
    <w:nsid w:val="60AD5C22"/>
    <w:multiLevelType w:val="hybridMultilevel"/>
    <w:tmpl w:val="B86C8BAE"/>
    <w:lvl w:ilvl="0" w:tplc="1D9C3F74">
      <w:start w:val="1"/>
      <w:numFmt w:val="bullet"/>
      <w:lvlText w:val=""/>
      <w:lvlJc w:val="left"/>
      <w:pPr>
        <w:ind w:left="720" w:hanging="360"/>
      </w:pPr>
      <w:rPr>
        <w:rFonts w:ascii="Symbol" w:hAnsi="Symbol" w:hint="default"/>
      </w:rPr>
    </w:lvl>
    <w:lvl w:ilvl="1" w:tplc="D042202A">
      <w:start w:val="1"/>
      <w:numFmt w:val="bullet"/>
      <w:lvlText w:val="o"/>
      <w:lvlJc w:val="left"/>
      <w:pPr>
        <w:ind w:left="1440" w:hanging="360"/>
      </w:pPr>
      <w:rPr>
        <w:rFonts w:ascii="Courier New" w:hAnsi="Courier New" w:hint="default"/>
      </w:rPr>
    </w:lvl>
    <w:lvl w:ilvl="2" w:tplc="71F07DDE">
      <w:start w:val="1"/>
      <w:numFmt w:val="bullet"/>
      <w:lvlText w:val=""/>
      <w:lvlJc w:val="left"/>
      <w:pPr>
        <w:ind w:left="2160" w:hanging="360"/>
      </w:pPr>
      <w:rPr>
        <w:rFonts w:ascii="Wingdings" w:hAnsi="Wingdings" w:hint="default"/>
      </w:rPr>
    </w:lvl>
    <w:lvl w:ilvl="3" w:tplc="47A03544">
      <w:start w:val="1"/>
      <w:numFmt w:val="bullet"/>
      <w:lvlText w:val=""/>
      <w:lvlJc w:val="left"/>
      <w:pPr>
        <w:ind w:left="2880" w:hanging="360"/>
      </w:pPr>
      <w:rPr>
        <w:rFonts w:ascii="Symbol" w:hAnsi="Symbol" w:hint="default"/>
      </w:rPr>
    </w:lvl>
    <w:lvl w:ilvl="4" w:tplc="F8F8E11E">
      <w:start w:val="1"/>
      <w:numFmt w:val="bullet"/>
      <w:lvlText w:val="o"/>
      <w:lvlJc w:val="left"/>
      <w:pPr>
        <w:ind w:left="3600" w:hanging="360"/>
      </w:pPr>
      <w:rPr>
        <w:rFonts w:ascii="Courier New" w:hAnsi="Courier New" w:hint="default"/>
      </w:rPr>
    </w:lvl>
    <w:lvl w:ilvl="5" w:tplc="E60041A6">
      <w:start w:val="1"/>
      <w:numFmt w:val="bullet"/>
      <w:lvlText w:val=""/>
      <w:lvlJc w:val="left"/>
      <w:pPr>
        <w:ind w:left="4320" w:hanging="360"/>
      </w:pPr>
      <w:rPr>
        <w:rFonts w:ascii="Wingdings" w:hAnsi="Wingdings" w:hint="default"/>
      </w:rPr>
    </w:lvl>
    <w:lvl w:ilvl="6" w:tplc="D6B812E0">
      <w:start w:val="1"/>
      <w:numFmt w:val="bullet"/>
      <w:lvlText w:val=""/>
      <w:lvlJc w:val="left"/>
      <w:pPr>
        <w:ind w:left="5040" w:hanging="360"/>
      </w:pPr>
      <w:rPr>
        <w:rFonts w:ascii="Symbol" w:hAnsi="Symbol" w:hint="default"/>
      </w:rPr>
    </w:lvl>
    <w:lvl w:ilvl="7" w:tplc="62107440">
      <w:start w:val="1"/>
      <w:numFmt w:val="bullet"/>
      <w:lvlText w:val="o"/>
      <w:lvlJc w:val="left"/>
      <w:pPr>
        <w:ind w:left="5760" w:hanging="360"/>
      </w:pPr>
      <w:rPr>
        <w:rFonts w:ascii="Courier New" w:hAnsi="Courier New" w:hint="default"/>
      </w:rPr>
    </w:lvl>
    <w:lvl w:ilvl="8" w:tplc="381E544A">
      <w:start w:val="1"/>
      <w:numFmt w:val="bullet"/>
      <w:lvlText w:val=""/>
      <w:lvlJc w:val="left"/>
      <w:pPr>
        <w:ind w:left="6480" w:hanging="360"/>
      </w:pPr>
      <w:rPr>
        <w:rFonts w:ascii="Wingdings" w:hAnsi="Wingdings" w:hint="default"/>
      </w:rPr>
    </w:lvl>
  </w:abstractNum>
  <w:abstractNum w:abstractNumId="83" w15:restartNumberingAfterBreak="0">
    <w:nsid w:val="61F652EA"/>
    <w:multiLevelType w:val="hybridMultilevel"/>
    <w:tmpl w:val="83502C18"/>
    <w:lvl w:ilvl="0" w:tplc="F6D4EA9A">
      <w:start w:val="1"/>
      <w:numFmt w:val="bullet"/>
      <w:lvlText w:val=""/>
      <w:lvlJc w:val="left"/>
      <w:pPr>
        <w:ind w:left="720" w:hanging="360"/>
      </w:pPr>
      <w:rPr>
        <w:rFonts w:ascii="Symbol" w:hAnsi="Symbol" w:hint="default"/>
      </w:rPr>
    </w:lvl>
    <w:lvl w:ilvl="1" w:tplc="C39A5F76">
      <w:start w:val="1"/>
      <w:numFmt w:val="bullet"/>
      <w:lvlText w:val="o"/>
      <w:lvlJc w:val="left"/>
      <w:pPr>
        <w:ind w:left="1440" w:hanging="360"/>
      </w:pPr>
      <w:rPr>
        <w:rFonts w:ascii="Courier New" w:hAnsi="Courier New" w:hint="default"/>
      </w:rPr>
    </w:lvl>
    <w:lvl w:ilvl="2" w:tplc="A58C81EE">
      <w:start w:val="1"/>
      <w:numFmt w:val="bullet"/>
      <w:lvlText w:val=""/>
      <w:lvlJc w:val="left"/>
      <w:pPr>
        <w:ind w:left="2160" w:hanging="360"/>
      </w:pPr>
      <w:rPr>
        <w:rFonts w:ascii="Wingdings" w:hAnsi="Wingdings" w:hint="default"/>
      </w:rPr>
    </w:lvl>
    <w:lvl w:ilvl="3" w:tplc="F9B09B8C">
      <w:start w:val="1"/>
      <w:numFmt w:val="bullet"/>
      <w:lvlText w:val=""/>
      <w:lvlJc w:val="left"/>
      <w:pPr>
        <w:ind w:left="2880" w:hanging="360"/>
      </w:pPr>
      <w:rPr>
        <w:rFonts w:ascii="Symbol" w:hAnsi="Symbol" w:hint="default"/>
      </w:rPr>
    </w:lvl>
    <w:lvl w:ilvl="4" w:tplc="F144801A">
      <w:start w:val="1"/>
      <w:numFmt w:val="bullet"/>
      <w:lvlText w:val="o"/>
      <w:lvlJc w:val="left"/>
      <w:pPr>
        <w:ind w:left="3600" w:hanging="360"/>
      </w:pPr>
      <w:rPr>
        <w:rFonts w:ascii="Courier New" w:hAnsi="Courier New" w:hint="default"/>
      </w:rPr>
    </w:lvl>
    <w:lvl w:ilvl="5" w:tplc="02DC0DA6">
      <w:start w:val="1"/>
      <w:numFmt w:val="bullet"/>
      <w:lvlText w:val=""/>
      <w:lvlJc w:val="left"/>
      <w:pPr>
        <w:ind w:left="4320" w:hanging="360"/>
      </w:pPr>
      <w:rPr>
        <w:rFonts w:ascii="Wingdings" w:hAnsi="Wingdings" w:hint="default"/>
      </w:rPr>
    </w:lvl>
    <w:lvl w:ilvl="6" w:tplc="05722664">
      <w:start w:val="1"/>
      <w:numFmt w:val="bullet"/>
      <w:lvlText w:val=""/>
      <w:lvlJc w:val="left"/>
      <w:pPr>
        <w:ind w:left="5040" w:hanging="360"/>
      </w:pPr>
      <w:rPr>
        <w:rFonts w:ascii="Symbol" w:hAnsi="Symbol" w:hint="default"/>
      </w:rPr>
    </w:lvl>
    <w:lvl w:ilvl="7" w:tplc="4B4E4890">
      <w:start w:val="1"/>
      <w:numFmt w:val="bullet"/>
      <w:lvlText w:val="o"/>
      <w:lvlJc w:val="left"/>
      <w:pPr>
        <w:ind w:left="5760" w:hanging="360"/>
      </w:pPr>
      <w:rPr>
        <w:rFonts w:ascii="Courier New" w:hAnsi="Courier New" w:hint="default"/>
      </w:rPr>
    </w:lvl>
    <w:lvl w:ilvl="8" w:tplc="41E2EF8A">
      <w:start w:val="1"/>
      <w:numFmt w:val="bullet"/>
      <w:lvlText w:val=""/>
      <w:lvlJc w:val="left"/>
      <w:pPr>
        <w:ind w:left="6480" w:hanging="360"/>
      </w:pPr>
      <w:rPr>
        <w:rFonts w:ascii="Wingdings" w:hAnsi="Wingdings" w:hint="default"/>
      </w:rPr>
    </w:lvl>
  </w:abstractNum>
  <w:abstractNum w:abstractNumId="84" w15:restartNumberingAfterBreak="0">
    <w:nsid w:val="650D7808"/>
    <w:multiLevelType w:val="hybridMultilevel"/>
    <w:tmpl w:val="1A7093DA"/>
    <w:lvl w:ilvl="0" w:tplc="7F8A5BDC">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7C067242">
      <w:numFmt w:val="bullet"/>
      <w:lvlText w:val="•"/>
      <w:lvlJc w:val="left"/>
      <w:pPr>
        <w:ind w:left="1222" w:hanging="360"/>
      </w:pPr>
      <w:rPr>
        <w:rFonts w:hint="default"/>
        <w:lang w:val="en-US" w:eastAsia="en-US" w:bidi="ar-SA"/>
      </w:rPr>
    </w:lvl>
    <w:lvl w:ilvl="2" w:tplc="C8EC9154">
      <w:numFmt w:val="bullet"/>
      <w:lvlText w:val="•"/>
      <w:lvlJc w:val="left"/>
      <w:pPr>
        <w:ind w:left="1625" w:hanging="360"/>
      </w:pPr>
      <w:rPr>
        <w:rFonts w:hint="default"/>
        <w:lang w:val="en-US" w:eastAsia="en-US" w:bidi="ar-SA"/>
      </w:rPr>
    </w:lvl>
    <w:lvl w:ilvl="3" w:tplc="E0B6272A">
      <w:numFmt w:val="bullet"/>
      <w:lvlText w:val="•"/>
      <w:lvlJc w:val="left"/>
      <w:pPr>
        <w:ind w:left="2028" w:hanging="360"/>
      </w:pPr>
      <w:rPr>
        <w:rFonts w:hint="default"/>
        <w:lang w:val="en-US" w:eastAsia="en-US" w:bidi="ar-SA"/>
      </w:rPr>
    </w:lvl>
    <w:lvl w:ilvl="4" w:tplc="D7E86E66">
      <w:numFmt w:val="bullet"/>
      <w:lvlText w:val="•"/>
      <w:lvlJc w:val="left"/>
      <w:pPr>
        <w:ind w:left="2431" w:hanging="360"/>
      </w:pPr>
      <w:rPr>
        <w:rFonts w:hint="default"/>
        <w:lang w:val="en-US" w:eastAsia="en-US" w:bidi="ar-SA"/>
      </w:rPr>
    </w:lvl>
    <w:lvl w:ilvl="5" w:tplc="E182D2D8">
      <w:numFmt w:val="bullet"/>
      <w:lvlText w:val="•"/>
      <w:lvlJc w:val="left"/>
      <w:pPr>
        <w:ind w:left="2834" w:hanging="360"/>
      </w:pPr>
      <w:rPr>
        <w:rFonts w:hint="default"/>
        <w:lang w:val="en-US" w:eastAsia="en-US" w:bidi="ar-SA"/>
      </w:rPr>
    </w:lvl>
    <w:lvl w:ilvl="6" w:tplc="53600940">
      <w:numFmt w:val="bullet"/>
      <w:lvlText w:val="•"/>
      <w:lvlJc w:val="left"/>
      <w:pPr>
        <w:ind w:left="3236" w:hanging="360"/>
      </w:pPr>
      <w:rPr>
        <w:rFonts w:hint="default"/>
        <w:lang w:val="en-US" w:eastAsia="en-US" w:bidi="ar-SA"/>
      </w:rPr>
    </w:lvl>
    <w:lvl w:ilvl="7" w:tplc="1AAEDD18">
      <w:numFmt w:val="bullet"/>
      <w:lvlText w:val="•"/>
      <w:lvlJc w:val="left"/>
      <w:pPr>
        <w:ind w:left="3639" w:hanging="360"/>
      </w:pPr>
      <w:rPr>
        <w:rFonts w:hint="default"/>
        <w:lang w:val="en-US" w:eastAsia="en-US" w:bidi="ar-SA"/>
      </w:rPr>
    </w:lvl>
    <w:lvl w:ilvl="8" w:tplc="7340F280">
      <w:numFmt w:val="bullet"/>
      <w:lvlText w:val="•"/>
      <w:lvlJc w:val="left"/>
      <w:pPr>
        <w:ind w:left="4042" w:hanging="360"/>
      </w:pPr>
      <w:rPr>
        <w:rFonts w:hint="default"/>
        <w:lang w:val="en-US" w:eastAsia="en-US" w:bidi="ar-SA"/>
      </w:rPr>
    </w:lvl>
  </w:abstractNum>
  <w:abstractNum w:abstractNumId="85" w15:restartNumberingAfterBreak="0">
    <w:nsid w:val="6783F953"/>
    <w:multiLevelType w:val="hybridMultilevel"/>
    <w:tmpl w:val="110A2EBA"/>
    <w:lvl w:ilvl="0" w:tplc="E412474E">
      <w:start w:val="1"/>
      <w:numFmt w:val="bullet"/>
      <w:lvlText w:val=""/>
      <w:lvlJc w:val="left"/>
      <w:pPr>
        <w:ind w:left="720" w:hanging="360"/>
      </w:pPr>
      <w:rPr>
        <w:rFonts w:ascii="Symbol" w:hAnsi="Symbol" w:hint="default"/>
      </w:rPr>
    </w:lvl>
    <w:lvl w:ilvl="1" w:tplc="CB24D476">
      <w:start w:val="1"/>
      <w:numFmt w:val="bullet"/>
      <w:lvlText w:val="o"/>
      <w:lvlJc w:val="left"/>
      <w:pPr>
        <w:ind w:left="1440" w:hanging="360"/>
      </w:pPr>
      <w:rPr>
        <w:rFonts w:ascii="Courier New" w:hAnsi="Courier New" w:hint="default"/>
      </w:rPr>
    </w:lvl>
    <w:lvl w:ilvl="2" w:tplc="3C643E4C">
      <w:start w:val="1"/>
      <w:numFmt w:val="bullet"/>
      <w:lvlText w:val=""/>
      <w:lvlJc w:val="left"/>
      <w:pPr>
        <w:ind w:left="2160" w:hanging="360"/>
      </w:pPr>
      <w:rPr>
        <w:rFonts w:ascii="Wingdings" w:hAnsi="Wingdings" w:hint="default"/>
      </w:rPr>
    </w:lvl>
    <w:lvl w:ilvl="3" w:tplc="45ECE74E">
      <w:start w:val="1"/>
      <w:numFmt w:val="bullet"/>
      <w:lvlText w:val=""/>
      <w:lvlJc w:val="left"/>
      <w:pPr>
        <w:ind w:left="2880" w:hanging="360"/>
      </w:pPr>
      <w:rPr>
        <w:rFonts w:ascii="Symbol" w:hAnsi="Symbol" w:hint="default"/>
      </w:rPr>
    </w:lvl>
    <w:lvl w:ilvl="4" w:tplc="4662A73C">
      <w:start w:val="1"/>
      <w:numFmt w:val="bullet"/>
      <w:lvlText w:val="o"/>
      <w:lvlJc w:val="left"/>
      <w:pPr>
        <w:ind w:left="3600" w:hanging="360"/>
      </w:pPr>
      <w:rPr>
        <w:rFonts w:ascii="Courier New" w:hAnsi="Courier New" w:hint="default"/>
      </w:rPr>
    </w:lvl>
    <w:lvl w:ilvl="5" w:tplc="43684A00">
      <w:start w:val="1"/>
      <w:numFmt w:val="bullet"/>
      <w:lvlText w:val=""/>
      <w:lvlJc w:val="left"/>
      <w:pPr>
        <w:ind w:left="4320" w:hanging="360"/>
      </w:pPr>
      <w:rPr>
        <w:rFonts w:ascii="Wingdings" w:hAnsi="Wingdings" w:hint="default"/>
      </w:rPr>
    </w:lvl>
    <w:lvl w:ilvl="6" w:tplc="5F4C78F8">
      <w:start w:val="1"/>
      <w:numFmt w:val="bullet"/>
      <w:lvlText w:val=""/>
      <w:lvlJc w:val="left"/>
      <w:pPr>
        <w:ind w:left="5040" w:hanging="360"/>
      </w:pPr>
      <w:rPr>
        <w:rFonts w:ascii="Symbol" w:hAnsi="Symbol" w:hint="default"/>
      </w:rPr>
    </w:lvl>
    <w:lvl w:ilvl="7" w:tplc="64E8928C">
      <w:start w:val="1"/>
      <w:numFmt w:val="bullet"/>
      <w:lvlText w:val="o"/>
      <w:lvlJc w:val="left"/>
      <w:pPr>
        <w:ind w:left="5760" w:hanging="360"/>
      </w:pPr>
      <w:rPr>
        <w:rFonts w:ascii="Courier New" w:hAnsi="Courier New" w:hint="default"/>
      </w:rPr>
    </w:lvl>
    <w:lvl w:ilvl="8" w:tplc="AC76D412">
      <w:start w:val="1"/>
      <w:numFmt w:val="bullet"/>
      <w:lvlText w:val=""/>
      <w:lvlJc w:val="left"/>
      <w:pPr>
        <w:ind w:left="6480" w:hanging="360"/>
      </w:pPr>
      <w:rPr>
        <w:rFonts w:ascii="Wingdings" w:hAnsi="Wingdings" w:hint="default"/>
      </w:rPr>
    </w:lvl>
  </w:abstractNum>
  <w:abstractNum w:abstractNumId="86" w15:restartNumberingAfterBreak="0">
    <w:nsid w:val="67FC6B7A"/>
    <w:multiLevelType w:val="hybridMultilevel"/>
    <w:tmpl w:val="D9043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814170F"/>
    <w:multiLevelType w:val="hybridMultilevel"/>
    <w:tmpl w:val="44281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95183F"/>
    <w:multiLevelType w:val="hybridMultilevel"/>
    <w:tmpl w:val="B6D6C5E8"/>
    <w:lvl w:ilvl="0" w:tplc="D7A2F2CA">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BA421A08">
      <w:numFmt w:val="bullet"/>
      <w:lvlText w:val="•"/>
      <w:lvlJc w:val="left"/>
      <w:pPr>
        <w:ind w:left="928" w:hanging="360"/>
      </w:pPr>
      <w:rPr>
        <w:rFonts w:hint="default"/>
        <w:lang w:val="en-US" w:eastAsia="en-US" w:bidi="ar-SA"/>
      </w:rPr>
    </w:lvl>
    <w:lvl w:ilvl="2" w:tplc="F6F6FD88">
      <w:numFmt w:val="bullet"/>
      <w:lvlText w:val="•"/>
      <w:lvlJc w:val="left"/>
      <w:pPr>
        <w:ind w:left="1037" w:hanging="360"/>
      </w:pPr>
      <w:rPr>
        <w:rFonts w:hint="default"/>
        <w:lang w:val="en-US" w:eastAsia="en-US" w:bidi="ar-SA"/>
      </w:rPr>
    </w:lvl>
    <w:lvl w:ilvl="3" w:tplc="18142B76">
      <w:numFmt w:val="bullet"/>
      <w:lvlText w:val="•"/>
      <w:lvlJc w:val="left"/>
      <w:pPr>
        <w:ind w:left="1145" w:hanging="360"/>
      </w:pPr>
      <w:rPr>
        <w:rFonts w:hint="default"/>
        <w:lang w:val="en-US" w:eastAsia="en-US" w:bidi="ar-SA"/>
      </w:rPr>
    </w:lvl>
    <w:lvl w:ilvl="4" w:tplc="CB668E56">
      <w:numFmt w:val="bullet"/>
      <w:lvlText w:val="•"/>
      <w:lvlJc w:val="left"/>
      <w:pPr>
        <w:ind w:left="1254" w:hanging="360"/>
      </w:pPr>
      <w:rPr>
        <w:rFonts w:hint="default"/>
        <w:lang w:val="en-US" w:eastAsia="en-US" w:bidi="ar-SA"/>
      </w:rPr>
    </w:lvl>
    <w:lvl w:ilvl="5" w:tplc="F5124232">
      <w:numFmt w:val="bullet"/>
      <w:lvlText w:val="•"/>
      <w:lvlJc w:val="left"/>
      <w:pPr>
        <w:ind w:left="1362" w:hanging="360"/>
      </w:pPr>
      <w:rPr>
        <w:rFonts w:hint="default"/>
        <w:lang w:val="en-US" w:eastAsia="en-US" w:bidi="ar-SA"/>
      </w:rPr>
    </w:lvl>
    <w:lvl w:ilvl="6" w:tplc="E6D86A2E">
      <w:numFmt w:val="bullet"/>
      <w:lvlText w:val="•"/>
      <w:lvlJc w:val="left"/>
      <w:pPr>
        <w:ind w:left="1471" w:hanging="360"/>
      </w:pPr>
      <w:rPr>
        <w:rFonts w:hint="default"/>
        <w:lang w:val="en-US" w:eastAsia="en-US" w:bidi="ar-SA"/>
      </w:rPr>
    </w:lvl>
    <w:lvl w:ilvl="7" w:tplc="CA5EFA30">
      <w:numFmt w:val="bullet"/>
      <w:lvlText w:val="•"/>
      <w:lvlJc w:val="left"/>
      <w:pPr>
        <w:ind w:left="1579" w:hanging="360"/>
      </w:pPr>
      <w:rPr>
        <w:rFonts w:hint="default"/>
        <w:lang w:val="en-US" w:eastAsia="en-US" w:bidi="ar-SA"/>
      </w:rPr>
    </w:lvl>
    <w:lvl w:ilvl="8" w:tplc="B644BEEA">
      <w:numFmt w:val="bullet"/>
      <w:lvlText w:val="•"/>
      <w:lvlJc w:val="left"/>
      <w:pPr>
        <w:ind w:left="1688" w:hanging="360"/>
      </w:pPr>
      <w:rPr>
        <w:rFonts w:hint="default"/>
        <w:lang w:val="en-US" w:eastAsia="en-US" w:bidi="ar-SA"/>
      </w:rPr>
    </w:lvl>
  </w:abstractNum>
  <w:abstractNum w:abstractNumId="89" w15:restartNumberingAfterBreak="0">
    <w:nsid w:val="6B486D3F"/>
    <w:multiLevelType w:val="hybridMultilevel"/>
    <w:tmpl w:val="A81A9B52"/>
    <w:lvl w:ilvl="0" w:tplc="2A205CC2">
      <w:numFmt w:val="bullet"/>
      <w:lvlText w:val=""/>
      <w:lvlJc w:val="left"/>
      <w:pPr>
        <w:ind w:left="839" w:hanging="360"/>
      </w:pPr>
      <w:rPr>
        <w:rFonts w:ascii="Symbol" w:eastAsia="Symbol" w:hAnsi="Symbol" w:cs="Symbol" w:hint="default"/>
        <w:b w:val="0"/>
        <w:bCs w:val="0"/>
        <w:i w:val="0"/>
        <w:iCs w:val="0"/>
        <w:spacing w:val="0"/>
        <w:w w:val="100"/>
        <w:sz w:val="24"/>
        <w:szCs w:val="24"/>
        <w:lang w:val="en-US" w:eastAsia="en-US" w:bidi="ar-SA"/>
      </w:rPr>
    </w:lvl>
    <w:lvl w:ilvl="1" w:tplc="DB0AB0CA">
      <w:numFmt w:val="bullet"/>
      <w:lvlText w:val="•"/>
      <w:lvlJc w:val="left"/>
      <w:pPr>
        <w:ind w:left="1277" w:hanging="360"/>
      </w:pPr>
      <w:rPr>
        <w:rFonts w:hint="default"/>
        <w:lang w:val="en-US" w:eastAsia="en-US" w:bidi="ar-SA"/>
      </w:rPr>
    </w:lvl>
    <w:lvl w:ilvl="2" w:tplc="DD2EC8A2">
      <w:numFmt w:val="bullet"/>
      <w:lvlText w:val="•"/>
      <w:lvlJc w:val="left"/>
      <w:pPr>
        <w:ind w:left="1714" w:hanging="360"/>
      </w:pPr>
      <w:rPr>
        <w:rFonts w:hint="default"/>
        <w:lang w:val="en-US" w:eastAsia="en-US" w:bidi="ar-SA"/>
      </w:rPr>
    </w:lvl>
    <w:lvl w:ilvl="3" w:tplc="6CAEB794">
      <w:numFmt w:val="bullet"/>
      <w:lvlText w:val="•"/>
      <w:lvlJc w:val="left"/>
      <w:pPr>
        <w:ind w:left="2152" w:hanging="360"/>
      </w:pPr>
      <w:rPr>
        <w:rFonts w:hint="default"/>
        <w:lang w:val="en-US" w:eastAsia="en-US" w:bidi="ar-SA"/>
      </w:rPr>
    </w:lvl>
    <w:lvl w:ilvl="4" w:tplc="5B123BEA">
      <w:numFmt w:val="bullet"/>
      <w:lvlText w:val="•"/>
      <w:lvlJc w:val="left"/>
      <w:pPr>
        <w:ind w:left="2589" w:hanging="360"/>
      </w:pPr>
      <w:rPr>
        <w:rFonts w:hint="default"/>
        <w:lang w:val="en-US" w:eastAsia="en-US" w:bidi="ar-SA"/>
      </w:rPr>
    </w:lvl>
    <w:lvl w:ilvl="5" w:tplc="D8E43778">
      <w:numFmt w:val="bullet"/>
      <w:lvlText w:val="•"/>
      <w:lvlJc w:val="left"/>
      <w:pPr>
        <w:ind w:left="3027" w:hanging="360"/>
      </w:pPr>
      <w:rPr>
        <w:rFonts w:hint="default"/>
        <w:lang w:val="en-US" w:eastAsia="en-US" w:bidi="ar-SA"/>
      </w:rPr>
    </w:lvl>
    <w:lvl w:ilvl="6" w:tplc="47EEC6E6">
      <w:numFmt w:val="bullet"/>
      <w:lvlText w:val="•"/>
      <w:lvlJc w:val="left"/>
      <w:pPr>
        <w:ind w:left="3464" w:hanging="360"/>
      </w:pPr>
      <w:rPr>
        <w:rFonts w:hint="default"/>
        <w:lang w:val="en-US" w:eastAsia="en-US" w:bidi="ar-SA"/>
      </w:rPr>
    </w:lvl>
    <w:lvl w:ilvl="7" w:tplc="1C66D7F6">
      <w:numFmt w:val="bullet"/>
      <w:lvlText w:val="•"/>
      <w:lvlJc w:val="left"/>
      <w:pPr>
        <w:ind w:left="3902" w:hanging="360"/>
      </w:pPr>
      <w:rPr>
        <w:rFonts w:hint="default"/>
        <w:lang w:val="en-US" w:eastAsia="en-US" w:bidi="ar-SA"/>
      </w:rPr>
    </w:lvl>
    <w:lvl w:ilvl="8" w:tplc="88D83F70">
      <w:numFmt w:val="bullet"/>
      <w:lvlText w:val="•"/>
      <w:lvlJc w:val="left"/>
      <w:pPr>
        <w:ind w:left="4339" w:hanging="360"/>
      </w:pPr>
      <w:rPr>
        <w:rFonts w:hint="default"/>
        <w:lang w:val="en-US" w:eastAsia="en-US" w:bidi="ar-SA"/>
      </w:rPr>
    </w:lvl>
  </w:abstractNum>
  <w:abstractNum w:abstractNumId="90" w15:restartNumberingAfterBreak="0">
    <w:nsid w:val="6C477056"/>
    <w:multiLevelType w:val="hybridMultilevel"/>
    <w:tmpl w:val="FFFFFFFF"/>
    <w:lvl w:ilvl="0" w:tplc="CFE2985E">
      <w:numFmt w:val="none"/>
      <w:lvlText w:val=""/>
      <w:lvlJc w:val="left"/>
      <w:pPr>
        <w:tabs>
          <w:tab w:val="num" w:pos="360"/>
        </w:tabs>
      </w:pPr>
    </w:lvl>
    <w:lvl w:ilvl="1" w:tplc="D850000C">
      <w:start w:val="1"/>
      <w:numFmt w:val="lowerLetter"/>
      <w:lvlText w:val="%2."/>
      <w:lvlJc w:val="left"/>
      <w:pPr>
        <w:ind w:left="1440" w:hanging="360"/>
      </w:pPr>
    </w:lvl>
    <w:lvl w:ilvl="2" w:tplc="1EC00B18">
      <w:start w:val="1"/>
      <w:numFmt w:val="lowerRoman"/>
      <w:lvlText w:val="%3."/>
      <w:lvlJc w:val="right"/>
      <w:pPr>
        <w:ind w:left="2160" w:hanging="180"/>
      </w:pPr>
    </w:lvl>
    <w:lvl w:ilvl="3" w:tplc="0F7EA0B4">
      <w:start w:val="1"/>
      <w:numFmt w:val="decimal"/>
      <w:lvlText w:val="%4."/>
      <w:lvlJc w:val="left"/>
      <w:pPr>
        <w:ind w:left="2880" w:hanging="360"/>
      </w:pPr>
    </w:lvl>
    <w:lvl w:ilvl="4" w:tplc="A5B6A3C4">
      <w:start w:val="1"/>
      <w:numFmt w:val="lowerLetter"/>
      <w:lvlText w:val="%5."/>
      <w:lvlJc w:val="left"/>
      <w:pPr>
        <w:ind w:left="3600" w:hanging="360"/>
      </w:pPr>
    </w:lvl>
    <w:lvl w:ilvl="5" w:tplc="40ECEDEE">
      <w:start w:val="1"/>
      <w:numFmt w:val="lowerRoman"/>
      <w:lvlText w:val="%6."/>
      <w:lvlJc w:val="right"/>
      <w:pPr>
        <w:ind w:left="4320" w:hanging="180"/>
      </w:pPr>
    </w:lvl>
    <w:lvl w:ilvl="6" w:tplc="43E07426">
      <w:start w:val="1"/>
      <w:numFmt w:val="decimal"/>
      <w:lvlText w:val="%7."/>
      <w:lvlJc w:val="left"/>
      <w:pPr>
        <w:ind w:left="5040" w:hanging="360"/>
      </w:pPr>
    </w:lvl>
    <w:lvl w:ilvl="7" w:tplc="3D4AAE8A">
      <w:start w:val="1"/>
      <w:numFmt w:val="lowerLetter"/>
      <w:lvlText w:val="%8."/>
      <w:lvlJc w:val="left"/>
      <w:pPr>
        <w:ind w:left="5760" w:hanging="360"/>
      </w:pPr>
    </w:lvl>
    <w:lvl w:ilvl="8" w:tplc="8968D488">
      <w:start w:val="1"/>
      <w:numFmt w:val="lowerRoman"/>
      <w:lvlText w:val="%9."/>
      <w:lvlJc w:val="right"/>
      <w:pPr>
        <w:ind w:left="6480" w:hanging="180"/>
      </w:pPr>
    </w:lvl>
  </w:abstractNum>
  <w:abstractNum w:abstractNumId="91" w15:restartNumberingAfterBreak="0">
    <w:nsid w:val="6C4A1C76"/>
    <w:multiLevelType w:val="hybridMultilevel"/>
    <w:tmpl w:val="41EC90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CD568A8"/>
    <w:multiLevelType w:val="hybridMultilevel"/>
    <w:tmpl w:val="7AB04948"/>
    <w:lvl w:ilvl="0" w:tplc="C3FAC624">
      <w:numFmt w:val="bullet"/>
      <w:lvlText w:val=""/>
      <w:lvlJc w:val="left"/>
      <w:pPr>
        <w:ind w:left="810" w:hanging="360"/>
      </w:pPr>
      <w:rPr>
        <w:rFonts w:ascii="Symbol" w:eastAsia="Symbol" w:hAnsi="Symbol" w:cs="Symbol" w:hint="default"/>
        <w:b w:val="0"/>
        <w:bCs w:val="0"/>
        <w:i w:val="0"/>
        <w:iCs w:val="0"/>
        <w:spacing w:val="0"/>
        <w:w w:val="100"/>
        <w:sz w:val="22"/>
        <w:szCs w:val="22"/>
        <w:lang w:val="en-US" w:eastAsia="en-US" w:bidi="ar-SA"/>
      </w:rPr>
    </w:lvl>
    <w:lvl w:ilvl="1" w:tplc="DC3EBFB4">
      <w:numFmt w:val="bullet"/>
      <w:lvlText w:val="•"/>
      <w:lvlJc w:val="left"/>
      <w:pPr>
        <w:ind w:left="1004" w:hanging="360"/>
      </w:pPr>
      <w:rPr>
        <w:rFonts w:hint="default"/>
        <w:lang w:val="en-US" w:eastAsia="en-US" w:bidi="ar-SA"/>
      </w:rPr>
    </w:lvl>
    <w:lvl w:ilvl="2" w:tplc="DC44B9F4">
      <w:numFmt w:val="bullet"/>
      <w:lvlText w:val="•"/>
      <w:lvlJc w:val="left"/>
      <w:pPr>
        <w:ind w:left="1188" w:hanging="360"/>
      </w:pPr>
      <w:rPr>
        <w:rFonts w:hint="default"/>
        <w:lang w:val="en-US" w:eastAsia="en-US" w:bidi="ar-SA"/>
      </w:rPr>
    </w:lvl>
    <w:lvl w:ilvl="3" w:tplc="593AA160">
      <w:numFmt w:val="bullet"/>
      <w:lvlText w:val="•"/>
      <w:lvlJc w:val="left"/>
      <w:pPr>
        <w:ind w:left="1373" w:hanging="360"/>
      </w:pPr>
      <w:rPr>
        <w:rFonts w:hint="default"/>
        <w:lang w:val="en-US" w:eastAsia="en-US" w:bidi="ar-SA"/>
      </w:rPr>
    </w:lvl>
    <w:lvl w:ilvl="4" w:tplc="688AEC74">
      <w:numFmt w:val="bullet"/>
      <w:lvlText w:val="•"/>
      <w:lvlJc w:val="left"/>
      <w:pPr>
        <w:ind w:left="1557" w:hanging="360"/>
      </w:pPr>
      <w:rPr>
        <w:rFonts w:hint="default"/>
        <w:lang w:val="en-US" w:eastAsia="en-US" w:bidi="ar-SA"/>
      </w:rPr>
    </w:lvl>
    <w:lvl w:ilvl="5" w:tplc="CEF41356">
      <w:numFmt w:val="bullet"/>
      <w:lvlText w:val="•"/>
      <w:lvlJc w:val="left"/>
      <w:pPr>
        <w:ind w:left="1742" w:hanging="360"/>
      </w:pPr>
      <w:rPr>
        <w:rFonts w:hint="default"/>
        <w:lang w:val="en-US" w:eastAsia="en-US" w:bidi="ar-SA"/>
      </w:rPr>
    </w:lvl>
    <w:lvl w:ilvl="6" w:tplc="1284B5B4">
      <w:numFmt w:val="bullet"/>
      <w:lvlText w:val="•"/>
      <w:lvlJc w:val="left"/>
      <w:pPr>
        <w:ind w:left="1926" w:hanging="360"/>
      </w:pPr>
      <w:rPr>
        <w:rFonts w:hint="default"/>
        <w:lang w:val="en-US" w:eastAsia="en-US" w:bidi="ar-SA"/>
      </w:rPr>
    </w:lvl>
    <w:lvl w:ilvl="7" w:tplc="6714D66A">
      <w:numFmt w:val="bullet"/>
      <w:lvlText w:val="•"/>
      <w:lvlJc w:val="left"/>
      <w:pPr>
        <w:ind w:left="2110" w:hanging="360"/>
      </w:pPr>
      <w:rPr>
        <w:rFonts w:hint="default"/>
        <w:lang w:val="en-US" w:eastAsia="en-US" w:bidi="ar-SA"/>
      </w:rPr>
    </w:lvl>
    <w:lvl w:ilvl="8" w:tplc="1AD22B58">
      <w:numFmt w:val="bullet"/>
      <w:lvlText w:val="•"/>
      <w:lvlJc w:val="left"/>
      <w:pPr>
        <w:ind w:left="2295" w:hanging="360"/>
      </w:pPr>
      <w:rPr>
        <w:rFonts w:hint="default"/>
        <w:lang w:val="en-US" w:eastAsia="en-US" w:bidi="ar-SA"/>
      </w:rPr>
    </w:lvl>
  </w:abstractNum>
  <w:abstractNum w:abstractNumId="93" w15:restartNumberingAfterBreak="0">
    <w:nsid w:val="6D151F5E"/>
    <w:multiLevelType w:val="hybridMultilevel"/>
    <w:tmpl w:val="21E4AF80"/>
    <w:lvl w:ilvl="0" w:tplc="51FE06CA">
      <w:numFmt w:val="bullet"/>
      <w:lvlText w:val=""/>
      <w:lvlJc w:val="left"/>
      <w:pPr>
        <w:ind w:left="810" w:hanging="360"/>
      </w:pPr>
      <w:rPr>
        <w:rFonts w:ascii="Symbol" w:eastAsia="Symbol" w:hAnsi="Symbol" w:cs="Symbol" w:hint="default"/>
        <w:b w:val="0"/>
        <w:bCs w:val="0"/>
        <w:i w:val="0"/>
        <w:iCs w:val="0"/>
        <w:spacing w:val="0"/>
        <w:w w:val="100"/>
        <w:sz w:val="22"/>
        <w:szCs w:val="22"/>
        <w:lang w:val="en-US" w:eastAsia="en-US" w:bidi="ar-SA"/>
      </w:rPr>
    </w:lvl>
    <w:lvl w:ilvl="1" w:tplc="E0C20BBA">
      <w:numFmt w:val="bullet"/>
      <w:lvlText w:val="•"/>
      <w:lvlJc w:val="left"/>
      <w:pPr>
        <w:ind w:left="1004" w:hanging="360"/>
      </w:pPr>
      <w:rPr>
        <w:rFonts w:hint="default"/>
        <w:lang w:val="en-US" w:eastAsia="en-US" w:bidi="ar-SA"/>
      </w:rPr>
    </w:lvl>
    <w:lvl w:ilvl="2" w:tplc="3864A39E">
      <w:numFmt w:val="bullet"/>
      <w:lvlText w:val="•"/>
      <w:lvlJc w:val="left"/>
      <w:pPr>
        <w:ind w:left="1188" w:hanging="360"/>
      </w:pPr>
      <w:rPr>
        <w:rFonts w:hint="default"/>
        <w:lang w:val="en-US" w:eastAsia="en-US" w:bidi="ar-SA"/>
      </w:rPr>
    </w:lvl>
    <w:lvl w:ilvl="3" w:tplc="578892DC">
      <w:numFmt w:val="bullet"/>
      <w:lvlText w:val="•"/>
      <w:lvlJc w:val="left"/>
      <w:pPr>
        <w:ind w:left="1373" w:hanging="360"/>
      </w:pPr>
      <w:rPr>
        <w:rFonts w:hint="default"/>
        <w:lang w:val="en-US" w:eastAsia="en-US" w:bidi="ar-SA"/>
      </w:rPr>
    </w:lvl>
    <w:lvl w:ilvl="4" w:tplc="6F407088">
      <w:numFmt w:val="bullet"/>
      <w:lvlText w:val="•"/>
      <w:lvlJc w:val="left"/>
      <w:pPr>
        <w:ind w:left="1557" w:hanging="360"/>
      </w:pPr>
      <w:rPr>
        <w:rFonts w:hint="default"/>
        <w:lang w:val="en-US" w:eastAsia="en-US" w:bidi="ar-SA"/>
      </w:rPr>
    </w:lvl>
    <w:lvl w:ilvl="5" w:tplc="A7444706">
      <w:numFmt w:val="bullet"/>
      <w:lvlText w:val="•"/>
      <w:lvlJc w:val="left"/>
      <w:pPr>
        <w:ind w:left="1742" w:hanging="360"/>
      </w:pPr>
      <w:rPr>
        <w:rFonts w:hint="default"/>
        <w:lang w:val="en-US" w:eastAsia="en-US" w:bidi="ar-SA"/>
      </w:rPr>
    </w:lvl>
    <w:lvl w:ilvl="6" w:tplc="3ED03758">
      <w:numFmt w:val="bullet"/>
      <w:lvlText w:val="•"/>
      <w:lvlJc w:val="left"/>
      <w:pPr>
        <w:ind w:left="1926" w:hanging="360"/>
      </w:pPr>
      <w:rPr>
        <w:rFonts w:hint="default"/>
        <w:lang w:val="en-US" w:eastAsia="en-US" w:bidi="ar-SA"/>
      </w:rPr>
    </w:lvl>
    <w:lvl w:ilvl="7" w:tplc="9C0C2060">
      <w:numFmt w:val="bullet"/>
      <w:lvlText w:val="•"/>
      <w:lvlJc w:val="left"/>
      <w:pPr>
        <w:ind w:left="2110" w:hanging="360"/>
      </w:pPr>
      <w:rPr>
        <w:rFonts w:hint="default"/>
        <w:lang w:val="en-US" w:eastAsia="en-US" w:bidi="ar-SA"/>
      </w:rPr>
    </w:lvl>
    <w:lvl w:ilvl="8" w:tplc="4D0C38BA">
      <w:numFmt w:val="bullet"/>
      <w:lvlText w:val="•"/>
      <w:lvlJc w:val="left"/>
      <w:pPr>
        <w:ind w:left="2295" w:hanging="360"/>
      </w:pPr>
      <w:rPr>
        <w:rFonts w:hint="default"/>
        <w:lang w:val="en-US" w:eastAsia="en-US" w:bidi="ar-SA"/>
      </w:rPr>
    </w:lvl>
  </w:abstractNum>
  <w:abstractNum w:abstractNumId="94" w15:restartNumberingAfterBreak="0">
    <w:nsid w:val="6E74174F"/>
    <w:multiLevelType w:val="hybridMultilevel"/>
    <w:tmpl w:val="ECA03460"/>
    <w:lvl w:ilvl="0" w:tplc="AED0D508">
      <w:numFmt w:val="bullet"/>
      <w:lvlText w:val=""/>
      <w:lvlJc w:val="left"/>
      <w:pPr>
        <w:ind w:left="1185" w:hanging="360"/>
      </w:pPr>
      <w:rPr>
        <w:rFonts w:ascii="Symbol" w:eastAsia="Symbol" w:hAnsi="Symbol" w:cs="Symbol" w:hint="default"/>
        <w:b w:val="0"/>
        <w:bCs w:val="0"/>
        <w:i w:val="0"/>
        <w:iCs w:val="0"/>
        <w:spacing w:val="0"/>
        <w:w w:val="100"/>
        <w:sz w:val="22"/>
        <w:szCs w:val="22"/>
        <w:lang w:val="en-US" w:eastAsia="en-US" w:bidi="ar-SA"/>
      </w:rPr>
    </w:lvl>
    <w:lvl w:ilvl="1" w:tplc="1F068FC6">
      <w:numFmt w:val="bullet"/>
      <w:lvlText w:val="•"/>
      <w:lvlJc w:val="left"/>
      <w:pPr>
        <w:ind w:left="1297" w:hanging="360"/>
      </w:pPr>
      <w:rPr>
        <w:rFonts w:hint="default"/>
        <w:lang w:val="en-US" w:eastAsia="en-US" w:bidi="ar-SA"/>
      </w:rPr>
    </w:lvl>
    <w:lvl w:ilvl="2" w:tplc="210C4E16">
      <w:numFmt w:val="bullet"/>
      <w:lvlText w:val="•"/>
      <w:lvlJc w:val="left"/>
      <w:pPr>
        <w:ind w:left="1415" w:hanging="360"/>
      </w:pPr>
      <w:rPr>
        <w:rFonts w:hint="default"/>
        <w:lang w:val="en-US" w:eastAsia="en-US" w:bidi="ar-SA"/>
      </w:rPr>
    </w:lvl>
    <w:lvl w:ilvl="3" w:tplc="F78434E0">
      <w:numFmt w:val="bullet"/>
      <w:lvlText w:val="•"/>
      <w:lvlJc w:val="left"/>
      <w:pPr>
        <w:ind w:left="1533" w:hanging="360"/>
      </w:pPr>
      <w:rPr>
        <w:rFonts w:hint="default"/>
        <w:lang w:val="en-US" w:eastAsia="en-US" w:bidi="ar-SA"/>
      </w:rPr>
    </w:lvl>
    <w:lvl w:ilvl="4" w:tplc="01BA85AE">
      <w:numFmt w:val="bullet"/>
      <w:lvlText w:val="•"/>
      <w:lvlJc w:val="left"/>
      <w:pPr>
        <w:ind w:left="1650" w:hanging="360"/>
      </w:pPr>
      <w:rPr>
        <w:rFonts w:hint="default"/>
        <w:lang w:val="en-US" w:eastAsia="en-US" w:bidi="ar-SA"/>
      </w:rPr>
    </w:lvl>
    <w:lvl w:ilvl="5" w:tplc="F620EBCA">
      <w:numFmt w:val="bullet"/>
      <w:lvlText w:val="•"/>
      <w:lvlJc w:val="left"/>
      <w:pPr>
        <w:ind w:left="1768" w:hanging="360"/>
      </w:pPr>
      <w:rPr>
        <w:rFonts w:hint="default"/>
        <w:lang w:val="en-US" w:eastAsia="en-US" w:bidi="ar-SA"/>
      </w:rPr>
    </w:lvl>
    <w:lvl w:ilvl="6" w:tplc="42CE51DC">
      <w:numFmt w:val="bullet"/>
      <w:lvlText w:val="•"/>
      <w:lvlJc w:val="left"/>
      <w:pPr>
        <w:ind w:left="1886" w:hanging="360"/>
      </w:pPr>
      <w:rPr>
        <w:rFonts w:hint="default"/>
        <w:lang w:val="en-US" w:eastAsia="en-US" w:bidi="ar-SA"/>
      </w:rPr>
    </w:lvl>
    <w:lvl w:ilvl="7" w:tplc="CC4AAC64">
      <w:numFmt w:val="bullet"/>
      <w:lvlText w:val="•"/>
      <w:lvlJc w:val="left"/>
      <w:pPr>
        <w:ind w:left="2003" w:hanging="360"/>
      </w:pPr>
      <w:rPr>
        <w:rFonts w:hint="default"/>
        <w:lang w:val="en-US" w:eastAsia="en-US" w:bidi="ar-SA"/>
      </w:rPr>
    </w:lvl>
    <w:lvl w:ilvl="8" w:tplc="EF40018E">
      <w:numFmt w:val="bullet"/>
      <w:lvlText w:val="•"/>
      <w:lvlJc w:val="left"/>
      <w:pPr>
        <w:ind w:left="2121" w:hanging="360"/>
      </w:pPr>
      <w:rPr>
        <w:rFonts w:hint="default"/>
        <w:lang w:val="en-US" w:eastAsia="en-US" w:bidi="ar-SA"/>
      </w:rPr>
    </w:lvl>
  </w:abstractNum>
  <w:abstractNum w:abstractNumId="95" w15:restartNumberingAfterBreak="0">
    <w:nsid w:val="6F1B6A9B"/>
    <w:multiLevelType w:val="hybridMultilevel"/>
    <w:tmpl w:val="D4741262"/>
    <w:lvl w:ilvl="0" w:tplc="8514DD1C">
      <w:start w:val="1"/>
      <w:numFmt w:val="bullet"/>
      <w:lvlText w:val=""/>
      <w:lvlJc w:val="left"/>
      <w:pPr>
        <w:ind w:left="720" w:hanging="360"/>
      </w:pPr>
      <w:rPr>
        <w:rFonts w:ascii="Symbol" w:hAnsi="Symbol" w:hint="default"/>
      </w:rPr>
    </w:lvl>
    <w:lvl w:ilvl="1" w:tplc="2188C36A">
      <w:start w:val="1"/>
      <w:numFmt w:val="bullet"/>
      <w:lvlText w:val="o"/>
      <w:lvlJc w:val="left"/>
      <w:pPr>
        <w:ind w:left="1440" w:hanging="360"/>
      </w:pPr>
      <w:rPr>
        <w:rFonts w:ascii="Courier New" w:hAnsi="Courier New" w:hint="default"/>
      </w:rPr>
    </w:lvl>
    <w:lvl w:ilvl="2" w:tplc="6ACEE102">
      <w:start w:val="1"/>
      <w:numFmt w:val="bullet"/>
      <w:lvlText w:val=""/>
      <w:lvlJc w:val="left"/>
      <w:pPr>
        <w:ind w:left="2160" w:hanging="360"/>
      </w:pPr>
      <w:rPr>
        <w:rFonts w:ascii="Wingdings" w:hAnsi="Wingdings" w:hint="default"/>
      </w:rPr>
    </w:lvl>
    <w:lvl w:ilvl="3" w:tplc="A7805246">
      <w:start w:val="1"/>
      <w:numFmt w:val="bullet"/>
      <w:lvlText w:val=""/>
      <w:lvlJc w:val="left"/>
      <w:pPr>
        <w:ind w:left="2880" w:hanging="360"/>
      </w:pPr>
      <w:rPr>
        <w:rFonts w:ascii="Symbol" w:hAnsi="Symbol" w:hint="default"/>
      </w:rPr>
    </w:lvl>
    <w:lvl w:ilvl="4" w:tplc="A632797A">
      <w:start w:val="1"/>
      <w:numFmt w:val="bullet"/>
      <w:lvlText w:val="o"/>
      <w:lvlJc w:val="left"/>
      <w:pPr>
        <w:ind w:left="3600" w:hanging="360"/>
      </w:pPr>
      <w:rPr>
        <w:rFonts w:ascii="Courier New" w:hAnsi="Courier New" w:hint="default"/>
      </w:rPr>
    </w:lvl>
    <w:lvl w:ilvl="5" w:tplc="D35892BE">
      <w:start w:val="1"/>
      <w:numFmt w:val="bullet"/>
      <w:lvlText w:val=""/>
      <w:lvlJc w:val="left"/>
      <w:pPr>
        <w:ind w:left="4320" w:hanging="360"/>
      </w:pPr>
      <w:rPr>
        <w:rFonts w:ascii="Wingdings" w:hAnsi="Wingdings" w:hint="default"/>
      </w:rPr>
    </w:lvl>
    <w:lvl w:ilvl="6" w:tplc="EF9CE512">
      <w:start w:val="1"/>
      <w:numFmt w:val="bullet"/>
      <w:lvlText w:val=""/>
      <w:lvlJc w:val="left"/>
      <w:pPr>
        <w:ind w:left="5040" w:hanging="360"/>
      </w:pPr>
      <w:rPr>
        <w:rFonts w:ascii="Symbol" w:hAnsi="Symbol" w:hint="default"/>
      </w:rPr>
    </w:lvl>
    <w:lvl w:ilvl="7" w:tplc="82F4673A">
      <w:start w:val="1"/>
      <w:numFmt w:val="bullet"/>
      <w:lvlText w:val="o"/>
      <w:lvlJc w:val="left"/>
      <w:pPr>
        <w:ind w:left="5760" w:hanging="360"/>
      </w:pPr>
      <w:rPr>
        <w:rFonts w:ascii="Courier New" w:hAnsi="Courier New" w:hint="default"/>
      </w:rPr>
    </w:lvl>
    <w:lvl w:ilvl="8" w:tplc="A9B03774">
      <w:start w:val="1"/>
      <w:numFmt w:val="bullet"/>
      <w:lvlText w:val=""/>
      <w:lvlJc w:val="left"/>
      <w:pPr>
        <w:ind w:left="6480" w:hanging="360"/>
      </w:pPr>
      <w:rPr>
        <w:rFonts w:ascii="Wingdings" w:hAnsi="Wingdings" w:hint="default"/>
      </w:rPr>
    </w:lvl>
  </w:abstractNum>
  <w:abstractNum w:abstractNumId="96" w15:restartNumberingAfterBreak="0">
    <w:nsid w:val="701D4C18"/>
    <w:multiLevelType w:val="hybridMultilevel"/>
    <w:tmpl w:val="0B60B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0E436BA"/>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8" w15:restartNumberingAfterBreak="0">
    <w:nsid w:val="713E243B"/>
    <w:multiLevelType w:val="hybridMultilevel"/>
    <w:tmpl w:val="51C67C1A"/>
    <w:lvl w:ilvl="0" w:tplc="8810679E">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8230FB82">
      <w:numFmt w:val="bullet"/>
      <w:lvlText w:val="•"/>
      <w:lvlJc w:val="left"/>
      <w:pPr>
        <w:ind w:left="972" w:hanging="360"/>
      </w:pPr>
      <w:rPr>
        <w:rFonts w:hint="default"/>
        <w:lang w:val="en-US" w:eastAsia="en-US" w:bidi="ar-SA"/>
      </w:rPr>
    </w:lvl>
    <w:lvl w:ilvl="2" w:tplc="4C06186A">
      <w:numFmt w:val="bullet"/>
      <w:lvlText w:val="•"/>
      <w:lvlJc w:val="left"/>
      <w:pPr>
        <w:ind w:left="1124" w:hanging="360"/>
      </w:pPr>
      <w:rPr>
        <w:rFonts w:hint="default"/>
        <w:lang w:val="en-US" w:eastAsia="en-US" w:bidi="ar-SA"/>
      </w:rPr>
    </w:lvl>
    <w:lvl w:ilvl="3" w:tplc="EBD8839E">
      <w:numFmt w:val="bullet"/>
      <w:lvlText w:val="•"/>
      <w:lvlJc w:val="left"/>
      <w:pPr>
        <w:ind w:left="1276" w:hanging="360"/>
      </w:pPr>
      <w:rPr>
        <w:rFonts w:hint="default"/>
        <w:lang w:val="en-US" w:eastAsia="en-US" w:bidi="ar-SA"/>
      </w:rPr>
    </w:lvl>
    <w:lvl w:ilvl="4" w:tplc="E806C3FE">
      <w:numFmt w:val="bullet"/>
      <w:lvlText w:val="•"/>
      <w:lvlJc w:val="left"/>
      <w:pPr>
        <w:ind w:left="1428" w:hanging="360"/>
      </w:pPr>
      <w:rPr>
        <w:rFonts w:hint="default"/>
        <w:lang w:val="en-US" w:eastAsia="en-US" w:bidi="ar-SA"/>
      </w:rPr>
    </w:lvl>
    <w:lvl w:ilvl="5" w:tplc="7BD665AE">
      <w:numFmt w:val="bullet"/>
      <w:lvlText w:val="•"/>
      <w:lvlJc w:val="left"/>
      <w:pPr>
        <w:ind w:left="1581" w:hanging="360"/>
      </w:pPr>
      <w:rPr>
        <w:rFonts w:hint="default"/>
        <w:lang w:val="en-US" w:eastAsia="en-US" w:bidi="ar-SA"/>
      </w:rPr>
    </w:lvl>
    <w:lvl w:ilvl="6" w:tplc="4F7A617A">
      <w:numFmt w:val="bullet"/>
      <w:lvlText w:val="•"/>
      <w:lvlJc w:val="left"/>
      <w:pPr>
        <w:ind w:left="1733" w:hanging="360"/>
      </w:pPr>
      <w:rPr>
        <w:rFonts w:hint="default"/>
        <w:lang w:val="en-US" w:eastAsia="en-US" w:bidi="ar-SA"/>
      </w:rPr>
    </w:lvl>
    <w:lvl w:ilvl="7" w:tplc="18025272">
      <w:numFmt w:val="bullet"/>
      <w:lvlText w:val="•"/>
      <w:lvlJc w:val="left"/>
      <w:pPr>
        <w:ind w:left="1885" w:hanging="360"/>
      </w:pPr>
      <w:rPr>
        <w:rFonts w:hint="default"/>
        <w:lang w:val="en-US" w:eastAsia="en-US" w:bidi="ar-SA"/>
      </w:rPr>
    </w:lvl>
    <w:lvl w:ilvl="8" w:tplc="53BCBB98">
      <w:numFmt w:val="bullet"/>
      <w:lvlText w:val="•"/>
      <w:lvlJc w:val="left"/>
      <w:pPr>
        <w:ind w:left="2037" w:hanging="360"/>
      </w:pPr>
      <w:rPr>
        <w:rFonts w:hint="default"/>
        <w:lang w:val="en-US" w:eastAsia="en-US" w:bidi="ar-SA"/>
      </w:rPr>
    </w:lvl>
  </w:abstractNum>
  <w:abstractNum w:abstractNumId="99" w15:restartNumberingAfterBreak="0">
    <w:nsid w:val="71D30059"/>
    <w:multiLevelType w:val="hybridMultilevel"/>
    <w:tmpl w:val="1E82A160"/>
    <w:lvl w:ilvl="0" w:tplc="7214F324">
      <w:numFmt w:val="bullet"/>
      <w:lvlText w:val=""/>
      <w:lvlJc w:val="left"/>
      <w:pPr>
        <w:ind w:left="1185" w:hanging="361"/>
      </w:pPr>
      <w:rPr>
        <w:rFonts w:ascii="Symbol" w:eastAsia="Symbol" w:hAnsi="Symbol" w:cs="Symbol" w:hint="default"/>
        <w:b w:val="0"/>
        <w:bCs w:val="0"/>
        <w:i w:val="0"/>
        <w:iCs w:val="0"/>
        <w:spacing w:val="0"/>
        <w:w w:val="100"/>
        <w:sz w:val="22"/>
        <w:szCs w:val="22"/>
        <w:lang w:val="en-US" w:eastAsia="en-US" w:bidi="ar-SA"/>
      </w:rPr>
    </w:lvl>
    <w:lvl w:ilvl="1" w:tplc="55505B22">
      <w:numFmt w:val="bullet"/>
      <w:lvlText w:val="•"/>
      <w:lvlJc w:val="left"/>
      <w:pPr>
        <w:ind w:left="1335" w:hanging="361"/>
      </w:pPr>
      <w:rPr>
        <w:rFonts w:hint="default"/>
        <w:lang w:val="en-US" w:eastAsia="en-US" w:bidi="ar-SA"/>
      </w:rPr>
    </w:lvl>
    <w:lvl w:ilvl="2" w:tplc="7C0200AC">
      <w:numFmt w:val="bullet"/>
      <w:lvlText w:val="•"/>
      <w:lvlJc w:val="left"/>
      <w:pPr>
        <w:ind w:left="1490" w:hanging="361"/>
      </w:pPr>
      <w:rPr>
        <w:rFonts w:hint="default"/>
        <w:lang w:val="en-US" w:eastAsia="en-US" w:bidi="ar-SA"/>
      </w:rPr>
    </w:lvl>
    <w:lvl w:ilvl="3" w:tplc="3AAAD600">
      <w:numFmt w:val="bullet"/>
      <w:lvlText w:val="•"/>
      <w:lvlJc w:val="left"/>
      <w:pPr>
        <w:ind w:left="1645" w:hanging="361"/>
      </w:pPr>
      <w:rPr>
        <w:rFonts w:hint="default"/>
        <w:lang w:val="en-US" w:eastAsia="en-US" w:bidi="ar-SA"/>
      </w:rPr>
    </w:lvl>
    <w:lvl w:ilvl="4" w:tplc="55FC1BF2">
      <w:numFmt w:val="bullet"/>
      <w:lvlText w:val="•"/>
      <w:lvlJc w:val="left"/>
      <w:pPr>
        <w:ind w:left="1800" w:hanging="361"/>
      </w:pPr>
      <w:rPr>
        <w:rFonts w:hint="default"/>
        <w:lang w:val="en-US" w:eastAsia="en-US" w:bidi="ar-SA"/>
      </w:rPr>
    </w:lvl>
    <w:lvl w:ilvl="5" w:tplc="8468058A">
      <w:numFmt w:val="bullet"/>
      <w:lvlText w:val="•"/>
      <w:lvlJc w:val="left"/>
      <w:pPr>
        <w:ind w:left="1955" w:hanging="361"/>
      </w:pPr>
      <w:rPr>
        <w:rFonts w:hint="default"/>
        <w:lang w:val="en-US" w:eastAsia="en-US" w:bidi="ar-SA"/>
      </w:rPr>
    </w:lvl>
    <w:lvl w:ilvl="6" w:tplc="C114CECE">
      <w:numFmt w:val="bullet"/>
      <w:lvlText w:val="•"/>
      <w:lvlJc w:val="left"/>
      <w:pPr>
        <w:ind w:left="2110" w:hanging="361"/>
      </w:pPr>
      <w:rPr>
        <w:rFonts w:hint="default"/>
        <w:lang w:val="en-US" w:eastAsia="en-US" w:bidi="ar-SA"/>
      </w:rPr>
    </w:lvl>
    <w:lvl w:ilvl="7" w:tplc="3DC2CC92">
      <w:numFmt w:val="bullet"/>
      <w:lvlText w:val="•"/>
      <w:lvlJc w:val="left"/>
      <w:pPr>
        <w:ind w:left="2265" w:hanging="361"/>
      </w:pPr>
      <w:rPr>
        <w:rFonts w:hint="default"/>
        <w:lang w:val="en-US" w:eastAsia="en-US" w:bidi="ar-SA"/>
      </w:rPr>
    </w:lvl>
    <w:lvl w:ilvl="8" w:tplc="A93E3EE4">
      <w:numFmt w:val="bullet"/>
      <w:lvlText w:val="•"/>
      <w:lvlJc w:val="left"/>
      <w:pPr>
        <w:ind w:left="2420" w:hanging="361"/>
      </w:pPr>
      <w:rPr>
        <w:rFonts w:hint="default"/>
        <w:lang w:val="en-US" w:eastAsia="en-US" w:bidi="ar-SA"/>
      </w:rPr>
    </w:lvl>
  </w:abstractNum>
  <w:abstractNum w:abstractNumId="100" w15:restartNumberingAfterBreak="0">
    <w:nsid w:val="734BC888"/>
    <w:multiLevelType w:val="hybridMultilevel"/>
    <w:tmpl w:val="FFFFFFFF"/>
    <w:lvl w:ilvl="0" w:tplc="2E46BDEE">
      <w:start w:val="1"/>
      <w:numFmt w:val="bullet"/>
      <w:lvlText w:val=""/>
      <w:lvlJc w:val="left"/>
      <w:pPr>
        <w:ind w:left="720" w:hanging="360"/>
      </w:pPr>
      <w:rPr>
        <w:rFonts w:ascii="Symbol" w:hAnsi="Symbol" w:hint="default"/>
      </w:rPr>
    </w:lvl>
    <w:lvl w:ilvl="1" w:tplc="F052FC82">
      <w:start w:val="1"/>
      <w:numFmt w:val="bullet"/>
      <w:lvlText w:val="o"/>
      <w:lvlJc w:val="left"/>
      <w:pPr>
        <w:ind w:left="1440" w:hanging="360"/>
      </w:pPr>
      <w:rPr>
        <w:rFonts w:ascii="Courier New" w:hAnsi="Courier New" w:hint="default"/>
      </w:rPr>
    </w:lvl>
    <w:lvl w:ilvl="2" w:tplc="B9D24B0C">
      <w:start w:val="1"/>
      <w:numFmt w:val="bullet"/>
      <w:lvlText w:val=""/>
      <w:lvlJc w:val="left"/>
      <w:pPr>
        <w:ind w:left="2160" w:hanging="360"/>
      </w:pPr>
      <w:rPr>
        <w:rFonts w:ascii="Wingdings" w:hAnsi="Wingdings" w:hint="default"/>
      </w:rPr>
    </w:lvl>
    <w:lvl w:ilvl="3" w:tplc="91B2F3A6">
      <w:start w:val="1"/>
      <w:numFmt w:val="bullet"/>
      <w:lvlText w:val=""/>
      <w:lvlJc w:val="left"/>
      <w:pPr>
        <w:ind w:left="2880" w:hanging="360"/>
      </w:pPr>
      <w:rPr>
        <w:rFonts w:ascii="Symbol" w:hAnsi="Symbol" w:hint="default"/>
      </w:rPr>
    </w:lvl>
    <w:lvl w:ilvl="4" w:tplc="AB94BCB8">
      <w:start w:val="1"/>
      <w:numFmt w:val="bullet"/>
      <w:lvlText w:val="o"/>
      <w:lvlJc w:val="left"/>
      <w:pPr>
        <w:ind w:left="3600" w:hanging="360"/>
      </w:pPr>
      <w:rPr>
        <w:rFonts w:ascii="Courier New" w:hAnsi="Courier New" w:hint="default"/>
      </w:rPr>
    </w:lvl>
    <w:lvl w:ilvl="5" w:tplc="7E9A48DE">
      <w:start w:val="1"/>
      <w:numFmt w:val="bullet"/>
      <w:lvlText w:val=""/>
      <w:lvlJc w:val="left"/>
      <w:pPr>
        <w:ind w:left="4320" w:hanging="360"/>
      </w:pPr>
      <w:rPr>
        <w:rFonts w:ascii="Wingdings" w:hAnsi="Wingdings" w:hint="default"/>
      </w:rPr>
    </w:lvl>
    <w:lvl w:ilvl="6" w:tplc="F70C47BE">
      <w:start w:val="1"/>
      <w:numFmt w:val="bullet"/>
      <w:lvlText w:val=""/>
      <w:lvlJc w:val="left"/>
      <w:pPr>
        <w:ind w:left="5040" w:hanging="360"/>
      </w:pPr>
      <w:rPr>
        <w:rFonts w:ascii="Symbol" w:hAnsi="Symbol" w:hint="default"/>
      </w:rPr>
    </w:lvl>
    <w:lvl w:ilvl="7" w:tplc="BE38EA68">
      <w:start w:val="1"/>
      <w:numFmt w:val="bullet"/>
      <w:lvlText w:val="o"/>
      <w:lvlJc w:val="left"/>
      <w:pPr>
        <w:ind w:left="5760" w:hanging="360"/>
      </w:pPr>
      <w:rPr>
        <w:rFonts w:ascii="Courier New" w:hAnsi="Courier New" w:hint="default"/>
      </w:rPr>
    </w:lvl>
    <w:lvl w:ilvl="8" w:tplc="4E4AE450">
      <w:start w:val="1"/>
      <w:numFmt w:val="bullet"/>
      <w:lvlText w:val=""/>
      <w:lvlJc w:val="left"/>
      <w:pPr>
        <w:ind w:left="6480" w:hanging="360"/>
      </w:pPr>
      <w:rPr>
        <w:rFonts w:ascii="Wingdings" w:hAnsi="Wingdings" w:hint="default"/>
      </w:rPr>
    </w:lvl>
  </w:abstractNum>
  <w:abstractNum w:abstractNumId="101" w15:restartNumberingAfterBreak="0">
    <w:nsid w:val="73C362CD"/>
    <w:multiLevelType w:val="multilevel"/>
    <w:tmpl w:val="1FF09D92"/>
    <w:lvl w:ilvl="0">
      <w:start w:val="5"/>
      <w:numFmt w:val="decimal"/>
      <w:lvlText w:val="%1"/>
      <w:lvlJc w:val="left"/>
      <w:pPr>
        <w:ind w:left="762" w:hanging="542"/>
      </w:pPr>
      <w:rPr>
        <w:rFonts w:hint="default"/>
        <w:lang w:val="en-US" w:eastAsia="en-US" w:bidi="ar-SA"/>
      </w:rPr>
    </w:lvl>
    <w:lvl w:ilvl="1">
      <w:numFmt w:val="decimal"/>
      <w:lvlText w:val="%1.%2"/>
      <w:lvlJc w:val="left"/>
      <w:pPr>
        <w:ind w:left="762" w:hanging="542"/>
      </w:pPr>
      <w:rPr>
        <w:rFonts w:hint="default"/>
        <w:lang w:val="en-US" w:eastAsia="en-US" w:bidi="ar-SA"/>
      </w:rPr>
    </w:lvl>
    <w:lvl w:ilvl="2">
      <w:start w:val="4"/>
      <w:numFmt w:val="decimal"/>
      <w:lvlText w:val="%1.%2.%3"/>
      <w:lvlJc w:val="left"/>
      <w:pPr>
        <w:ind w:left="762" w:hanging="542"/>
      </w:pPr>
      <w:rPr>
        <w:rFonts w:ascii="Times New Roman" w:eastAsia="Times New Roman" w:hAnsi="Times New Roman" w:cs="Times New Roman" w:hint="default"/>
        <w:b w:val="0"/>
        <w:bCs w:val="0"/>
        <w:i w:val="0"/>
        <w:iCs w:val="0"/>
        <w:spacing w:val="0"/>
        <w:w w:val="96"/>
        <w:sz w:val="24"/>
        <w:szCs w:val="24"/>
        <w:lang w:val="en-US" w:eastAsia="en-US" w:bidi="ar-SA"/>
      </w:rPr>
    </w:lvl>
    <w:lvl w:ilvl="3">
      <w:numFmt w:val="bullet"/>
      <w:lvlText w:val="•"/>
      <w:lvlJc w:val="left"/>
      <w:pPr>
        <w:ind w:left="3556" w:hanging="542"/>
      </w:pPr>
      <w:rPr>
        <w:rFonts w:hint="default"/>
        <w:lang w:val="en-US" w:eastAsia="en-US" w:bidi="ar-SA"/>
      </w:rPr>
    </w:lvl>
    <w:lvl w:ilvl="4">
      <w:numFmt w:val="bullet"/>
      <w:lvlText w:val="•"/>
      <w:lvlJc w:val="left"/>
      <w:pPr>
        <w:ind w:left="4488" w:hanging="542"/>
      </w:pPr>
      <w:rPr>
        <w:rFonts w:hint="default"/>
        <w:lang w:val="en-US" w:eastAsia="en-US" w:bidi="ar-SA"/>
      </w:rPr>
    </w:lvl>
    <w:lvl w:ilvl="5">
      <w:numFmt w:val="bullet"/>
      <w:lvlText w:val="•"/>
      <w:lvlJc w:val="left"/>
      <w:pPr>
        <w:ind w:left="5420" w:hanging="542"/>
      </w:pPr>
      <w:rPr>
        <w:rFonts w:hint="default"/>
        <w:lang w:val="en-US" w:eastAsia="en-US" w:bidi="ar-SA"/>
      </w:rPr>
    </w:lvl>
    <w:lvl w:ilvl="6">
      <w:numFmt w:val="bullet"/>
      <w:lvlText w:val="•"/>
      <w:lvlJc w:val="left"/>
      <w:pPr>
        <w:ind w:left="6352" w:hanging="542"/>
      </w:pPr>
      <w:rPr>
        <w:rFonts w:hint="default"/>
        <w:lang w:val="en-US" w:eastAsia="en-US" w:bidi="ar-SA"/>
      </w:rPr>
    </w:lvl>
    <w:lvl w:ilvl="7">
      <w:numFmt w:val="bullet"/>
      <w:lvlText w:val="•"/>
      <w:lvlJc w:val="left"/>
      <w:pPr>
        <w:ind w:left="7284" w:hanging="542"/>
      </w:pPr>
      <w:rPr>
        <w:rFonts w:hint="default"/>
        <w:lang w:val="en-US" w:eastAsia="en-US" w:bidi="ar-SA"/>
      </w:rPr>
    </w:lvl>
    <w:lvl w:ilvl="8">
      <w:numFmt w:val="bullet"/>
      <w:lvlText w:val="•"/>
      <w:lvlJc w:val="left"/>
      <w:pPr>
        <w:ind w:left="8216" w:hanging="542"/>
      </w:pPr>
      <w:rPr>
        <w:rFonts w:hint="default"/>
        <w:lang w:val="en-US" w:eastAsia="en-US" w:bidi="ar-SA"/>
      </w:rPr>
    </w:lvl>
  </w:abstractNum>
  <w:abstractNum w:abstractNumId="102" w15:restartNumberingAfterBreak="0">
    <w:nsid w:val="758CD47F"/>
    <w:multiLevelType w:val="hybridMultilevel"/>
    <w:tmpl w:val="6BD41A26"/>
    <w:lvl w:ilvl="0" w:tplc="74CE98D6">
      <w:start w:val="1"/>
      <w:numFmt w:val="bullet"/>
      <w:lvlText w:val=""/>
      <w:lvlJc w:val="left"/>
      <w:pPr>
        <w:ind w:left="720" w:hanging="360"/>
      </w:pPr>
      <w:rPr>
        <w:rFonts w:ascii="Wingdings" w:hAnsi="Wingdings" w:hint="default"/>
      </w:rPr>
    </w:lvl>
    <w:lvl w:ilvl="1" w:tplc="CAEA2270">
      <w:start w:val="1"/>
      <w:numFmt w:val="bullet"/>
      <w:lvlText w:val="o"/>
      <w:lvlJc w:val="left"/>
      <w:pPr>
        <w:ind w:left="1440" w:hanging="360"/>
      </w:pPr>
      <w:rPr>
        <w:rFonts w:ascii="Courier New" w:hAnsi="Courier New" w:hint="default"/>
      </w:rPr>
    </w:lvl>
    <w:lvl w:ilvl="2" w:tplc="8C26FD74">
      <w:start w:val="1"/>
      <w:numFmt w:val="bullet"/>
      <w:lvlText w:val=""/>
      <w:lvlJc w:val="left"/>
      <w:pPr>
        <w:ind w:left="2160" w:hanging="360"/>
      </w:pPr>
      <w:rPr>
        <w:rFonts w:ascii="Wingdings" w:hAnsi="Wingdings" w:hint="default"/>
      </w:rPr>
    </w:lvl>
    <w:lvl w:ilvl="3" w:tplc="E1228060">
      <w:start w:val="1"/>
      <w:numFmt w:val="bullet"/>
      <w:lvlText w:val=""/>
      <w:lvlJc w:val="left"/>
      <w:pPr>
        <w:ind w:left="2880" w:hanging="360"/>
      </w:pPr>
      <w:rPr>
        <w:rFonts w:ascii="Symbol" w:hAnsi="Symbol" w:hint="default"/>
      </w:rPr>
    </w:lvl>
    <w:lvl w:ilvl="4" w:tplc="8B5CE1CC">
      <w:start w:val="1"/>
      <w:numFmt w:val="bullet"/>
      <w:lvlText w:val="o"/>
      <w:lvlJc w:val="left"/>
      <w:pPr>
        <w:ind w:left="3600" w:hanging="360"/>
      </w:pPr>
      <w:rPr>
        <w:rFonts w:ascii="Courier New" w:hAnsi="Courier New" w:hint="default"/>
      </w:rPr>
    </w:lvl>
    <w:lvl w:ilvl="5" w:tplc="D83AB73A">
      <w:start w:val="1"/>
      <w:numFmt w:val="bullet"/>
      <w:lvlText w:val=""/>
      <w:lvlJc w:val="left"/>
      <w:pPr>
        <w:ind w:left="4320" w:hanging="360"/>
      </w:pPr>
      <w:rPr>
        <w:rFonts w:ascii="Wingdings" w:hAnsi="Wingdings" w:hint="default"/>
      </w:rPr>
    </w:lvl>
    <w:lvl w:ilvl="6" w:tplc="AB8244F2">
      <w:start w:val="1"/>
      <w:numFmt w:val="bullet"/>
      <w:lvlText w:val=""/>
      <w:lvlJc w:val="left"/>
      <w:pPr>
        <w:ind w:left="5040" w:hanging="360"/>
      </w:pPr>
      <w:rPr>
        <w:rFonts w:ascii="Symbol" w:hAnsi="Symbol" w:hint="default"/>
      </w:rPr>
    </w:lvl>
    <w:lvl w:ilvl="7" w:tplc="6D0832F6">
      <w:start w:val="1"/>
      <w:numFmt w:val="bullet"/>
      <w:lvlText w:val="o"/>
      <w:lvlJc w:val="left"/>
      <w:pPr>
        <w:ind w:left="5760" w:hanging="360"/>
      </w:pPr>
      <w:rPr>
        <w:rFonts w:ascii="Courier New" w:hAnsi="Courier New" w:hint="default"/>
      </w:rPr>
    </w:lvl>
    <w:lvl w:ilvl="8" w:tplc="946A11F2">
      <w:start w:val="1"/>
      <w:numFmt w:val="bullet"/>
      <w:lvlText w:val=""/>
      <w:lvlJc w:val="left"/>
      <w:pPr>
        <w:ind w:left="6480" w:hanging="360"/>
      </w:pPr>
      <w:rPr>
        <w:rFonts w:ascii="Wingdings" w:hAnsi="Wingdings" w:hint="default"/>
      </w:rPr>
    </w:lvl>
  </w:abstractNum>
  <w:abstractNum w:abstractNumId="103" w15:restartNumberingAfterBreak="0">
    <w:nsid w:val="75B543C1"/>
    <w:multiLevelType w:val="hybridMultilevel"/>
    <w:tmpl w:val="FFFFFFFF"/>
    <w:lvl w:ilvl="0" w:tplc="0D90C334">
      <w:start w:val="1"/>
      <w:numFmt w:val="bullet"/>
      <w:lvlText w:val=""/>
      <w:lvlJc w:val="left"/>
      <w:pPr>
        <w:ind w:left="720" w:hanging="360"/>
      </w:pPr>
      <w:rPr>
        <w:rFonts w:ascii="Symbol" w:hAnsi="Symbol" w:hint="default"/>
      </w:rPr>
    </w:lvl>
    <w:lvl w:ilvl="1" w:tplc="274E20EE">
      <w:start w:val="1"/>
      <w:numFmt w:val="bullet"/>
      <w:lvlText w:val="o"/>
      <w:lvlJc w:val="left"/>
      <w:pPr>
        <w:ind w:left="1440" w:hanging="360"/>
      </w:pPr>
      <w:rPr>
        <w:rFonts w:ascii="Courier New" w:hAnsi="Courier New" w:hint="default"/>
      </w:rPr>
    </w:lvl>
    <w:lvl w:ilvl="2" w:tplc="90A82472">
      <w:start w:val="1"/>
      <w:numFmt w:val="bullet"/>
      <w:lvlText w:val=""/>
      <w:lvlJc w:val="left"/>
      <w:pPr>
        <w:ind w:left="2160" w:hanging="360"/>
      </w:pPr>
      <w:rPr>
        <w:rFonts w:ascii="Wingdings" w:hAnsi="Wingdings" w:hint="default"/>
      </w:rPr>
    </w:lvl>
    <w:lvl w:ilvl="3" w:tplc="86E6CFF0">
      <w:start w:val="1"/>
      <w:numFmt w:val="bullet"/>
      <w:lvlText w:val=""/>
      <w:lvlJc w:val="left"/>
      <w:pPr>
        <w:ind w:left="2880" w:hanging="360"/>
      </w:pPr>
      <w:rPr>
        <w:rFonts w:ascii="Symbol" w:hAnsi="Symbol" w:hint="default"/>
      </w:rPr>
    </w:lvl>
    <w:lvl w:ilvl="4" w:tplc="AD5A01F0">
      <w:start w:val="1"/>
      <w:numFmt w:val="bullet"/>
      <w:lvlText w:val="o"/>
      <w:lvlJc w:val="left"/>
      <w:pPr>
        <w:ind w:left="3600" w:hanging="360"/>
      </w:pPr>
      <w:rPr>
        <w:rFonts w:ascii="Courier New" w:hAnsi="Courier New" w:hint="default"/>
      </w:rPr>
    </w:lvl>
    <w:lvl w:ilvl="5" w:tplc="9C80500A">
      <w:start w:val="1"/>
      <w:numFmt w:val="bullet"/>
      <w:lvlText w:val=""/>
      <w:lvlJc w:val="left"/>
      <w:pPr>
        <w:ind w:left="4320" w:hanging="360"/>
      </w:pPr>
      <w:rPr>
        <w:rFonts w:ascii="Wingdings" w:hAnsi="Wingdings" w:hint="default"/>
      </w:rPr>
    </w:lvl>
    <w:lvl w:ilvl="6" w:tplc="1D3E2E9C">
      <w:start w:val="1"/>
      <w:numFmt w:val="bullet"/>
      <w:lvlText w:val=""/>
      <w:lvlJc w:val="left"/>
      <w:pPr>
        <w:ind w:left="5040" w:hanging="360"/>
      </w:pPr>
      <w:rPr>
        <w:rFonts w:ascii="Symbol" w:hAnsi="Symbol" w:hint="default"/>
      </w:rPr>
    </w:lvl>
    <w:lvl w:ilvl="7" w:tplc="88C8023E">
      <w:start w:val="1"/>
      <w:numFmt w:val="bullet"/>
      <w:lvlText w:val="o"/>
      <w:lvlJc w:val="left"/>
      <w:pPr>
        <w:ind w:left="5760" w:hanging="360"/>
      </w:pPr>
      <w:rPr>
        <w:rFonts w:ascii="Courier New" w:hAnsi="Courier New" w:hint="default"/>
      </w:rPr>
    </w:lvl>
    <w:lvl w:ilvl="8" w:tplc="5D227E7A">
      <w:start w:val="1"/>
      <w:numFmt w:val="bullet"/>
      <w:lvlText w:val=""/>
      <w:lvlJc w:val="left"/>
      <w:pPr>
        <w:ind w:left="6480" w:hanging="360"/>
      </w:pPr>
      <w:rPr>
        <w:rFonts w:ascii="Wingdings" w:hAnsi="Wingdings" w:hint="default"/>
      </w:rPr>
    </w:lvl>
  </w:abstractNum>
  <w:abstractNum w:abstractNumId="104" w15:restartNumberingAfterBreak="0">
    <w:nsid w:val="75D1223D"/>
    <w:multiLevelType w:val="hybridMultilevel"/>
    <w:tmpl w:val="73945F22"/>
    <w:lvl w:ilvl="0" w:tplc="289C6166">
      <w:numFmt w:val="bullet"/>
      <w:lvlText w:val=""/>
      <w:lvlJc w:val="left"/>
      <w:pPr>
        <w:ind w:left="810" w:hanging="360"/>
      </w:pPr>
      <w:rPr>
        <w:rFonts w:ascii="Symbol" w:eastAsia="Symbol" w:hAnsi="Symbol" w:cs="Symbol" w:hint="default"/>
        <w:b w:val="0"/>
        <w:bCs w:val="0"/>
        <w:i w:val="0"/>
        <w:iCs w:val="0"/>
        <w:spacing w:val="0"/>
        <w:w w:val="100"/>
        <w:sz w:val="22"/>
        <w:szCs w:val="22"/>
        <w:lang w:val="en-US" w:eastAsia="en-US" w:bidi="ar-SA"/>
      </w:rPr>
    </w:lvl>
    <w:lvl w:ilvl="1" w:tplc="152C7E38">
      <w:numFmt w:val="bullet"/>
      <w:lvlText w:val="•"/>
      <w:lvlJc w:val="left"/>
      <w:pPr>
        <w:ind w:left="1004" w:hanging="360"/>
      </w:pPr>
      <w:rPr>
        <w:rFonts w:hint="default"/>
        <w:lang w:val="en-US" w:eastAsia="en-US" w:bidi="ar-SA"/>
      </w:rPr>
    </w:lvl>
    <w:lvl w:ilvl="2" w:tplc="C2C69754">
      <w:numFmt w:val="bullet"/>
      <w:lvlText w:val="•"/>
      <w:lvlJc w:val="left"/>
      <w:pPr>
        <w:ind w:left="1188" w:hanging="360"/>
      </w:pPr>
      <w:rPr>
        <w:rFonts w:hint="default"/>
        <w:lang w:val="en-US" w:eastAsia="en-US" w:bidi="ar-SA"/>
      </w:rPr>
    </w:lvl>
    <w:lvl w:ilvl="3" w:tplc="D99E3010">
      <w:numFmt w:val="bullet"/>
      <w:lvlText w:val="•"/>
      <w:lvlJc w:val="left"/>
      <w:pPr>
        <w:ind w:left="1373" w:hanging="360"/>
      </w:pPr>
      <w:rPr>
        <w:rFonts w:hint="default"/>
        <w:lang w:val="en-US" w:eastAsia="en-US" w:bidi="ar-SA"/>
      </w:rPr>
    </w:lvl>
    <w:lvl w:ilvl="4" w:tplc="5CB4FE58">
      <w:numFmt w:val="bullet"/>
      <w:lvlText w:val="•"/>
      <w:lvlJc w:val="left"/>
      <w:pPr>
        <w:ind w:left="1557" w:hanging="360"/>
      </w:pPr>
      <w:rPr>
        <w:rFonts w:hint="default"/>
        <w:lang w:val="en-US" w:eastAsia="en-US" w:bidi="ar-SA"/>
      </w:rPr>
    </w:lvl>
    <w:lvl w:ilvl="5" w:tplc="3BA48494">
      <w:numFmt w:val="bullet"/>
      <w:lvlText w:val="•"/>
      <w:lvlJc w:val="left"/>
      <w:pPr>
        <w:ind w:left="1742" w:hanging="360"/>
      </w:pPr>
      <w:rPr>
        <w:rFonts w:hint="default"/>
        <w:lang w:val="en-US" w:eastAsia="en-US" w:bidi="ar-SA"/>
      </w:rPr>
    </w:lvl>
    <w:lvl w:ilvl="6" w:tplc="A7A27680">
      <w:numFmt w:val="bullet"/>
      <w:lvlText w:val="•"/>
      <w:lvlJc w:val="left"/>
      <w:pPr>
        <w:ind w:left="1926" w:hanging="360"/>
      </w:pPr>
      <w:rPr>
        <w:rFonts w:hint="default"/>
        <w:lang w:val="en-US" w:eastAsia="en-US" w:bidi="ar-SA"/>
      </w:rPr>
    </w:lvl>
    <w:lvl w:ilvl="7" w:tplc="A6FEF03E">
      <w:numFmt w:val="bullet"/>
      <w:lvlText w:val="•"/>
      <w:lvlJc w:val="left"/>
      <w:pPr>
        <w:ind w:left="2110" w:hanging="360"/>
      </w:pPr>
      <w:rPr>
        <w:rFonts w:hint="default"/>
        <w:lang w:val="en-US" w:eastAsia="en-US" w:bidi="ar-SA"/>
      </w:rPr>
    </w:lvl>
    <w:lvl w:ilvl="8" w:tplc="076C116E">
      <w:numFmt w:val="bullet"/>
      <w:lvlText w:val="•"/>
      <w:lvlJc w:val="left"/>
      <w:pPr>
        <w:ind w:left="2295" w:hanging="360"/>
      </w:pPr>
      <w:rPr>
        <w:rFonts w:hint="default"/>
        <w:lang w:val="en-US" w:eastAsia="en-US" w:bidi="ar-SA"/>
      </w:rPr>
    </w:lvl>
  </w:abstractNum>
  <w:abstractNum w:abstractNumId="105" w15:restartNumberingAfterBreak="0">
    <w:nsid w:val="787EB60F"/>
    <w:multiLevelType w:val="hybridMultilevel"/>
    <w:tmpl w:val="1058612E"/>
    <w:lvl w:ilvl="0" w:tplc="A8507F0A">
      <w:start w:val="1"/>
      <w:numFmt w:val="bullet"/>
      <w:lvlText w:val=""/>
      <w:lvlJc w:val="left"/>
      <w:pPr>
        <w:ind w:left="720" w:hanging="360"/>
      </w:pPr>
      <w:rPr>
        <w:rFonts w:ascii="Symbol" w:hAnsi="Symbol" w:hint="default"/>
      </w:rPr>
    </w:lvl>
    <w:lvl w:ilvl="1" w:tplc="0CEAE598">
      <w:start w:val="1"/>
      <w:numFmt w:val="bullet"/>
      <w:lvlText w:val="o"/>
      <w:lvlJc w:val="left"/>
      <w:pPr>
        <w:ind w:left="1440" w:hanging="360"/>
      </w:pPr>
      <w:rPr>
        <w:rFonts w:ascii="Courier New" w:hAnsi="Courier New" w:hint="default"/>
      </w:rPr>
    </w:lvl>
    <w:lvl w:ilvl="2" w:tplc="89F4D51A">
      <w:start w:val="1"/>
      <w:numFmt w:val="bullet"/>
      <w:lvlText w:val=""/>
      <w:lvlJc w:val="left"/>
      <w:pPr>
        <w:ind w:left="2160" w:hanging="360"/>
      </w:pPr>
      <w:rPr>
        <w:rFonts w:ascii="Wingdings" w:hAnsi="Wingdings" w:hint="default"/>
      </w:rPr>
    </w:lvl>
    <w:lvl w:ilvl="3" w:tplc="F0AC8526">
      <w:start w:val="1"/>
      <w:numFmt w:val="bullet"/>
      <w:lvlText w:val=""/>
      <w:lvlJc w:val="left"/>
      <w:pPr>
        <w:ind w:left="2880" w:hanging="360"/>
      </w:pPr>
      <w:rPr>
        <w:rFonts w:ascii="Symbol" w:hAnsi="Symbol" w:hint="default"/>
      </w:rPr>
    </w:lvl>
    <w:lvl w:ilvl="4" w:tplc="9CB8E6DA">
      <w:start w:val="1"/>
      <w:numFmt w:val="bullet"/>
      <w:lvlText w:val="o"/>
      <w:lvlJc w:val="left"/>
      <w:pPr>
        <w:ind w:left="3600" w:hanging="360"/>
      </w:pPr>
      <w:rPr>
        <w:rFonts w:ascii="Courier New" w:hAnsi="Courier New" w:hint="default"/>
      </w:rPr>
    </w:lvl>
    <w:lvl w:ilvl="5" w:tplc="CDFAA060">
      <w:start w:val="1"/>
      <w:numFmt w:val="bullet"/>
      <w:lvlText w:val=""/>
      <w:lvlJc w:val="left"/>
      <w:pPr>
        <w:ind w:left="4320" w:hanging="360"/>
      </w:pPr>
      <w:rPr>
        <w:rFonts w:ascii="Wingdings" w:hAnsi="Wingdings" w:hint="default"/>
      </w:rPr>
    </w:lvl>
    <w:lvl w:ilvl="6" w:tplc="F4227B1E">
      <w:start w:val="1"/>
      <w:numFmt w:val="bullet"/>
      <w:lvlText w:val=""/>
      <w:lvlJc w:val="left"/>
      <w:pPr>
        <w:ind w:left="5040" w:hanging="360"/>
      </w:pPr>
      <w:rPr>
        <w:rFonts w:ascii="Symbol" w:hAnsi="Symbol" w:hint="default"/>
      </w:rPr>
    </w:lvl>
    <w:lvl w:ilvl="7" w:tplc="97EE10A0">
      <w:start w:val="1"/>
      <w:numFmt w:val="bullet"/>
      <w:lvlText w:val="o"/>
      <w:lvlJc w:val="left"/>
      <w:pPr>
        <w:ind w:left="5760" w:hanging="360"/>
      </w:pPr>
      <w:rPr>
        <w:rFonts w:ascii="Courier New" w:hAnsi="Courier New" w:hint="default"/>
      </w:rPr>
    </w:lvl>
    <w:lvl w:ilvl="8" w:tplc="4D96EB9C">
      <w:start w:val="1"/>
      <w:numFmt w:val="bullet"/>
      <w:lvlText w:val=""/>
      <w:lvlJc w:val="left"/>
      <w:pPr>
        <w:ind w:left="6480" w:hanging="360"/>
      </w:pPr>
      <w:rPr>
        <w:rFonts w:ascii="Wingdings" w:hAnsi="Wingdings" w:hint="default"/>
      </w:rPr>
    </w:lvl>
  </w:abstractNum>
  <w:abstractNum w:abstractNumId="106" w15:restartNumberingAfterBreak="0">
    <w:nsid w:val="7BE2FACB"/>
    <w:multiLevelType w:val="hybridMultilevel"/>
    <w:tmpl w:val="034265EC"/>
    <w:lvl w:ilvl="0" w:tplc="7F64C1D8">
      <w:start w:val="1"/>
      <w:numFmt w:val="decimal"/>
      <w:lvlText w:val="%1."/>
      <w:lvlJc w:val="left"/>
      <w:pPr>
        <w:ind w:left="720" w:hanging="360"/>
      </w:pPr>
    </w:lvl>
    <w:lvl w:ilvl="1" w:tplc="1228EDDC">
      <w:start w:val="1"/>
      <w:numFmt w:val="lowerLetter"/>
      <w:lvlText w:val="%2."/>
      <w:lvlJc w:val="left"/>
      <w:pPr>
        <w:ind w:left="1440" w:hanging="360"/>
      </w:pPr>
    </w:lvl>
    <w:lvl w:ilvl="2" w:tplc="C9147764">
      <w:start w:val="1"/>
      <w:numFmt w:val="lowerRoman"/>
      <w:lvlText w:val="%3."/>
      <w:lvlJc w:val="right"/>
      <w:pPr>
        <w:ind w:left="2160" w:hanging="180"/>
      </w:pPr>
    </w:lvl>
    <w:lvl w:ilvl="3" w:tplc="B7EA4396">
      <w:start w:val="1"/>
      <w:numFmt w:val="decimal"/>
      <w:lvlText w:val="%4."/>
      <w:lvlJc w:val="left"/>
      <w:pPr>
        <w:ind w:left="2880" w:hanging="360"/>
      </w:pPr>
    </w:lvl>
    <w:lvl w:ilvl="4" w:tplc="6290A926">
      <w:start w:val="1"/>
      <w:numFmt w:val="lowerLetter"/>
      <w:lvlText w:val="%5."/>
      <w:lvlJc w:val="left"/>
      <w:pPr>
        <w:ind w:left="3600" w:hanging="360"/>
      </w:pPr>
    </w:lvl>
    <w:lvl w:ilvl="5" w:tplc="BC4E6FD0">
      <w:start w:val="1"/>
      <w:numFmt w:val="lowerRoman"/>
      <w:lvlText w:val="%6."/>
      <w:lvlJc w:val="right"/>
      <w:pPr>
        <w:ind w:left="4320" w:hanging="180"/>
      </w:pPr>
    </w:lvl>
    <w:lvl w:ilvl="6" w:tplc="F8EE6492">
      <w:start w:val="1"/>
      <w:numFmt w:val="decimal"/>
      <w:lvlText w:val="%7."/>
      <w:lvlJc w:val="left"/>
      <w:pPr>
        <w:ind w:left="5040" w:hanging="360"/>
      </w:pPr>
    </w:lvl>
    <w:lvl w:ilvl="7" w:tplc="A95CA40E">
      <w:start w:val="1"/>
      <w:numFmt w:val="lowerLetter"/>
      <w:lvlText w:val="%8."/>
      <w:lvlJc w:val="left"/>
      <w:pPr>
        <w:ind w:left="5760" w:hanging="360"/>
      </w:pPr>
    </w:lvl>
    <w:lvl w:ilvl="8" w:tplc="4B4893D0">
      <w:start w:val="1"/>
      <w:numFmt w:val="lowerRoman"/>
      <w:lvlText w:val="%9."/>
      <w:lvlJc w:val="right"/>
      <w:pPr>
        <w:ind w:left="6480" w:hanging="180"/>
      </w:pPr>
    </w:lvl>
  </w:abstractNum>
  <w:abstractNum w:abstractNumId="107" w15:restartNumberingAfterBreak="0">
    <w:nsid w:val="7C326998"/>
    <w:multiLevelType w:val="hybridMultilevel"/>
    <w:tmpl w:val="7812C8D6"/>
    <w:lvl w:ilvl="0" w:tplc="3C1A0260">
      <w:numFmt w:val="bullet"/>
      <w:lvlText w:val=""/>
      <w:lvlJc w:val="left"/>
      <w:pPr>
        <w:ind w:left="1192" w:hanging="360"/>
      </w:pPr>
      <w:rPr>
        <w:rFonts w:ascii="Symbol" w:eastAsia="Symbol" w:hAnsi="Symbol" w:cs="Symbol" w:hint="default"/>
        <w:b w:val="0"/>
        <w:bCs w:val="0"/>
        <w:i w:val="0"/>
        <w:iCs w:val="0"/>
        <w:spacing w:val="0"/>
        <w:w w:val="100"/>
        <w:sz w:val="24"/>
        <w:szCs w:val="24"/>
        <w:lang w:val="en-US" w:eastAsia="en-US" w:bidi="ar-SA"/>
      </w:rPr>
    </w:lvl>
    <w:lvl w:ilvl="1" w:tplc="5846D5C6">
      <w:numFmt w:val="bullet"/>
      <w:lvlText w:val="•"/>
      <w:lvlJc w:val="left"/>
      <w:pPr>
        <w:ind w:left="1574" w:hanging="360"/>
      </w:pPr>
      <w:rPr>
        <w:rFonts w:hint="default"/>
        <w:lang w:val="en-US" w:eastAsia="en-US" w:bidi="ar-SA"/>
      </w:rPr>
    </w:lvl>
    <w:lvl w:ilvl="2" w:tplc="C480F1DC">
      <w:numFmt w:val="bullet"/>
      <w:lvlText w:val="•"/>
      <w:lvlJc w:val="left"/>
      <w:pPr>
        <w:ind w:left="1948" w:hanging="360"/>
      </w:pPr>
      <w:rPr>
        <w:rFonts w:hint="default"/>
        <w:lang w:val="en-US" w:eastAsia="en-US" w:bidi="ar-SA"/>
      </w:rPr>
    </w:lvl>
    <w:lvl w:ilvl="3" w:tplc="3F3C6E84">
      <w:numFmt w:val="bullet"/>
      <w:lvlText w:val="•"/>
      <w:lvlJc w:val="left"/>
      <w:pPr>
        <w:ind w:left="2322" w:hanging="360"/>
      </w:pPr>
      <w:rPr>
        <w:rFonts w:hint="default"/>
        <w:lang w:val="en-US" w:eastAsia="en-US" w:bidi="ar-SA"/>
      </w:rPr>
    </w:lvl>
    <w:lvl w:ilvl="4" w:tplc="53D80230">
      <w:numFmt w:val="bullet"/>
      <w:lvlText w:val="•"/>
      <w:lvlJc w:val="left"/>
      <w:pPr>
        <w:ind w:left="2697" w:hanging="360"/>
      </w:pPr>
      <w:rPr>
        <w:rFonts w:hint="default"/>
        <w:lang w:val="en-US" w:eastAsia="en-US" w:bidi="ar-SA"/>
      </w:rPr>
    </w:lvl>
    <w:lvl w:ilvl="5" w:tplc="58D40DC4">
      <w:numFmt w:val="bullet"/>
      <w:lvlText w:val="•"/>
      <w:lvlJc w:val="left"/>
      <w:pPr>
        <w:ind w:left="3071" w:hanging="360"/>
      </w:pPr>
      <w:rPr>
        <w:rFonts w:hint="default"/>
        <w:lang w:val="en-US" w:eastAsia="en-US" w:bidi="ar-SA"/>
      </w:rPr>
    </w:lvl>
    <w:lvl w:ilvl="6" w:tplc="9C82D294">
      <w:numFmt w:val="bullet"/>
      <w:lvlText w:val="•"/>
      <w:lvlJc w:val="left"/>
      <w:pPr>
        <w:ind w:left="3445" w:hanging="360"/>
      </w:pPr>
      <w:rPr>
        <w:rFonts w:hint="default"/>
        <w:lang w:val="en-US" w:eastAsia="en-US" w:bidi="ar-SA"/>
      </w:rPr>
    </w:lvl>
    <w:lvl w:ilvl="7" w:tplc="30407740">
      <w:numFmt w:val="bullet"/>
      <w:lvlText w:val="•"/>
      <w:lvlJc w:val="left"/>
      <w:pPr>
        <w:ind w:left="3820" w:hanging="360"/>
      </w:pPr>
      <w:rPr>
        <w:rFonts w:hint="default"/>
        <w:lang w:val="en-US" w:eastAsia="en-US" w:bidi="ar-SA"/>
      </w:rPr>
    </w:lvl>
    <w:lvl w:ilvl="8" w:tplc="45B0D780">
      <w:numFmt w:val="bullet"/>
      <w:lvlText w:val="•"/>
      <w:lvlJc w:val="left"/>
      <w:pPr>
        <w:ind w:left="4194" w:hanging="360"/>
      </w:pPr>
      <w:rPr>
        <w:rFonts w:hint="default"/>
        <w:lang w:val="en-US" w:eastAsia="en-US" w:bidi="ar-SA"/>
      </w:rPr>
    </w:lvl>
  </w:abstractNum>
  <w:abstractNum w:abstractNumId="108" w15:restartNumberingAfterBreak="0">
    <w:nsid w:val="7D951F48"/>
    <w:multiLevelType w:val="hybridMultilevel"/>
    <w:tmpl w:val="E0BE5E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D96598B"/>
    <w:multiLevelType w:val="hybridMultilevel"/>
    <w:tmpl w:val="33B28982"/>
    <w:lvl w:ilvl="0" w:tplc="AF306CD2">
      <w:start w:val="1"/>
      <w:numFmt w:val="decimal"/>
      <w:lvlText w:val="%1."/>
      <w:lvlJc w:val="left"/>
      <w:pPr>
        <w:ind w:left="720" w:hanging="360"/>
      </w:pPr>
    </w:lvl>
    <w:lvl w:ilvl="1" w:tplc="4A228E64">
      <w:start w:val="1"/>
      <w:numFmt w:val="lowerLetter"/>
      <w:lvlText w:val="%2."/>
      <w:lvlJc w:val="left"/>
      <w:pPr>
        <w:ind w:left="1440" w:hanging="360"/>
      </w:pPr>
    </w:lvl>
    <w:lvl w:ilvl="2" w:tplc="22BA9CD8">
      <w:start w:val="1"/>
      <w:numFmt w:val="lowerRoman"/>
      <w:lvlText w:val="%3."/>
      <w:lvlJc w:val="right"/>
      <w:pPr>
        <w:ind w:left="2160" w:hanging="180"/>
      </w:pPr>
    </w:lvl>
    <w:lvl w:ilvl="3" w:tplc="90907908">
      <w:start w:val="1"/>
      <w:numFmt w:val="decimal"/>
      <w:lvlText w:val="%4."/>
      <w:lvlJc w:val="left"/>
      <w:pPr>
        <w:ind w:left="2880" w:hanging="360"/>
      </w:pPr>
    </w:lvl>
    <w:lvl w:ilvl="4" w:tplc="BF4E847E">
      <w:start w:val="1"/>
      <w:numFmt w:val="lowerLetter"/>
      <w:lvlText w:val="%5."/>
      <w:lvlJc w:val="left"/>
      <w:pPr>
        <w:ind w:left="3600" w:hanging="360"/>
      </w:pPr>
    </w:lvl>
    <w:lvl w:ilvl="5" w:tplc="448AF190">
      <w:start w:val="1"/>
      <w:numFmt w:val="lowerRoman"/>
      <w:lvlText w:val="%6."/>
      <w:lvlJc w:val="right"/>
      <w:pPr>
        <w:ind w:left="4320" w:hanging="180"/>
      </w:pPr>
    </w:lvl>
    <w:lvl w:ilvl="6" w:tplc="DA8A6388">
      <w:start w:val="1"/>
      <w:numFmt w:val="decimal"/>
      <w:lvlText w:val="%7."/>
      <w:lvlJc w:val="left"/>
      <w:pPr>
        <w:ind w:left="5040" w:hanging="360"/>
      </w:pPr>
    </w:lvl>
    <w:lvl w:ilvl="7" w:tplc="EFD8D4F2">
      <w:start w:val="1"/>
      <w:numFmt w:val="lowerLetter"/>
      <w:lvlText w:val="%8."/>
      <w:lvlJc w:val="left"/>
      <w:pPr>
        <w:ind w:left="5760" w:hanging="360"/>
      </w:pPr>
    </w:lvl>
    <w:lvl w:ilvl="8" w:tplc="EF4CCD08">
      <w:start w:val="1"/>
      <w:numFmt w:val="lowerRoman"/>
      <w:lvlText w:val="%9."/>
      <w:lvlJc w:val="right"/>
      <w:pPr>
        <w:ind w:left="6480" w:hanging="180"/>
      </w:pPr>
    </w:lvl>
  </w:abstractNum>
  <w:abstractNum w:abstractNumId="110" w15:restartNumberingAfterBreak="0">
    <w:nsid w:val="7E558CA3"/>
    <w:multiLevelType w:val="hybridMultilevel"/>
    <w:tmpl w:val="F8BAB78C"/>
    <w:lvl w:ilvl="0" w:tplc="0A688A82">
      <w:start w:val="1"/>
      <w:numFmt w:val="bullet"/>
      <w:lvlText w:val=""/>
      <w:lvlJc w:val="left"/>
      <w:pPr>
        <w:ind w:left="720" w:hanging="360"/>
      </w:pPr>
      <w:rPr>
        <w:rFonts w:ascii="Symbol" w:hAnsi="Symbol" w:hint="default"/>
      </w:rPr>
    </w:lvl>
    <w:lvl w:ilvl="1" w:tplc="2C6EF5E8">
      <w:start w:val="1"/>
      <w:numFmt w:val="bullet"/>
      <w:lvlText w:val="o"/>
      <w:lvlJc w:val="left"/>
      <w:pPr>
        <w:ind w:left="1440" w:hanging="360"/>
      </w:pPr>
      <w:rPr>
        <w:rFonts w:ascii="Courier New" w:hAnsi="Courier New" w:hint="default"/>
      </w:rPr>
    </w:lvl>
    <w:lvl w:ilvl="2" w:tplc="6FFEDB7A">
      <w:start w:val="1"/>
      <w:numFmt w:val="bullet"/>
      <w:lvlText w:val=""/>
      <w:lvlJc w:val="left"/>
      <w:pPr>
        <w:ind w:left="2160" w:hanging="360"/>
      </w:pPr>
      <w:rPr>
        <w:rFonts w:ascii="Wingdings" w:hAnsi="Wingdings" w:hint="default"/>
      </w:rPr>
    </w:lvl>
    <w:lvl w:ilvl="3" w:tplc="672EBB4E">
      <w:start w:val="1"/>
      <w:numFmt w:val="bullet"/>
      <w:lvlText w:val=""/>
      <w:lvlJc w:val="left"/>
      <w:pPr>
        <w:ind w:left="2880" w:hanging="360"/>
      </w:pPr>
      <w:rPr>
        <w:rFonts w:ascii="Symbol" w:hAnsi="Symbol" w:hint="default"/>
      </w:rPr>
    </w:lvl>
    <w:lvl w:ilvl="4" w:tplc="14AC7DFC">
      <w:start w:val="1"/>
      <w:numFmt w:val="bullet"/>
      <w:lvlText w:val="o"/>
      <w:lvlJc w:val="left"/>
      <w:pPr>
        <w:ind w:left="3600" w:hanging="360"/>
      </w:pPr>
      <w:rPr>
        <w:rFonts w:ascii="Courier New" w:hAnsi="Courier New" w:hint="default"/>
      </w:rPr>
    </w:lvl>
    <w:lvl w:ilvl="5" w:tplc="BAE8EE96">
      <w:start w:val="1"/>
      <w:numFmt w:val="bullet"/>
      <w:lvlText w:val=""/>
      <w:lvlJc w:val="left"/>
      <w:pPr>
        <w:ind w:left="4320" w:hanging="360"/>
      </w:pPr>
      <w:rPr>
        <w:rFonts w:ascii="Wingdings" w:hAnsi="Wingdings" w:hint="default"/>
      </w:rPr>
    </w:lvl>
    <w:lvl w:ilvl="6" w:tplc="A9BE5948">
      <w:start w:val="1"/>
      <w:numFmt w:val="bullet"/>
      <w:lvlText w:val=""/>
      <w:lvlJc w:val="left"/>
      <w:pPr>
        <w:ind w:left="5040" w:hanging="360"/>
      </w:pPr>
      <w:rPr>
        <w:rFonts w:ascii="Symbol" w:hAnsi="Symbol" w:hint="default"/>
      </w:rPr>
    </w:lvl>
    <w:lvl w:ilvl="7" w:tplc="73E46DFC">
      <w:start w:val="1"/>
      <w:numFmt w:val="bullet"/>
      <w:lvlText w:val="o"/>
      <w:lvlJc w:val="left"/>
      <w:pPr>
        <w:ind w:left="5760" w:hanging="360"/>
      </w:pPr>
      <w:rPr>
        <w:rFonts w:ascii="Courier New" w:hAnsi="Courier New" w:hint="default"/>
      </w:rPr>
    </w:lvl>
    <w:lvl w:ilvl="8" w:tplc="BBA2B420">
      <w:start w:val="1"/>
      <w:numFmt w:val="bullet"/>
      <w:lvlText w:val=""/>
      <w:lvlJc w:val="left"/>
      <w:pPr>
        <w:ind w:left="6480" w:hanging="360"/>
      </w:pPr>
      <w:rPr>
        <w:rFonts w:ascii="Wingdings" w:hAnsi="Wingdings" w:hint="default"/>
      </w:rPr>
    </w:lvl>
  </w:abstractNum>
  <w:abstractNum w:abstractNumId="111" w15:restartNumberingAfterBreak="0">
    <w:nsid w:val="7EC066F1"/>
    <w:multiLevelType w:val="hybridMultilevel"/>
    <w:tmpl w:val="037AD758"/>
    <w:lvl w:ilvl="0" w:tplc="F6F4B58A">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1" w:tplc="EA6E3732">
      <w:numFmt w:val="bullet"/>
      <w:lvlText w:val="•"/>
      <w:lvlJc w:val="left"/>
      <w:pPr>
        <w:ind w:left="972" w:hanging="360"/>
      </w:pPr>
      <w:rPr>
        <w:rFonts w:hint="default"/>
        <w:lang w:val="en-US" w:eastAsia="en-US" w:bidi="ar-SA"/>
      </w:rPr>
    </w:lvl>
    <w:lvl w:ilvl="2" w:tplc="C428EA00">
      <w:numFmt w:val="bullet"/>
      <w:lvlText w:val="•"/>
      <w:lvlJc w:val="left"/>
      <w:pPr>
        <w:ind w:left="1124" w:hanging="360"/>
      </w:pPr>
      <w:rPr>
        <w:rFonts w:hint="default"/>
        <w:lang w:val="en-US" w:eastAsia="en-US" w:bidi="ar-SA"/>
      </w:rPr>
    </w:lvl>
    <w:lvl w:ilvl="3" w:tplc="C92C56E0">
      <w:numFmt w:val="bullet"/>
      <w:lvlText w:val="•"/>
      <w:lvlJc w:val="left"/>
      <w:pPr>
        <w:ind w:left="1276" w:hanging="360"/>
      </w:pPr>
      <w:rPr>
        <w:rFonts w:hint="default"/>
        <w:lang w:val="en-US" w:eastAsia="en-US" w:bidi="ar-SA"/>
      </w:rPr>
    </w:lvl>
    <w:lvl w:ilvl="4" w:tplc="49DC0078">
      <w:numFmt w:val="bullet"/>
      <w:lvlText w:val="•"/>
      <w:lvlJc w:val="left"/>
      <w:pPr>
        <w:ind w:left="1428" w:hanging="360"/>
      </w:pPr>
      <w:rPr>
        <w:rFonts w:hint="default"/>
        <w:lang w:val="en-US" w:eastAsia="en-US" w:bidi="ar-SA"/>
      </w:rPr>
    </w:lvl>
    <w:lvl w:ilvl="5" w:tplc="60622734">
      <w:numFmt w:val="bullet"/>
      <w:lvlText w:val="•"/>
      <w:lvlJc w:val="left"/>
      <w:pPr>
        <w:ind w:left="1581" w:hanging="360"/>
      </w:pPr>
      <w:rPr>
        <w:rFonts w:hint="default"/>
        <w:lang w:val="en-US" w:eastAsia="en-US" w:bidi="ar-SA"/>
      </w:rPr>
    </w:lvl>
    <w:lvl w:ilvl="6" w:tplc="7870D274">
      <w:numFmt w:val="bullet"/>
      <w:lvlText w:val="•"/>
      <w:lvlJc w:val="left"/>
      <w:pPr>
        <w:ind w:left="1733" w:hanging="360"/>
      </w:pPr>
      <w:rPr>
        <w:rFonts w:hint="default"/>
        <w:lang w:val="en-US" w:eastAsia="en-US" w:bidi="ar-SA"/>
      </w:rPr>
    </w:lvl>
    <w:lvl w:ilvl="7" w:tplc="448C2FC6">
      <w:numFmt w:val="bullet"/>
      <w:lvlText w:val="•"/>
      <w:lvlJc w:val="left"/>
      <w:pPr>
        <w:ind w:left="1885" w:hanging="360"/>
      </w:pPr>
      <w:rPr>
        <w:rFonts w:hint="default"/>
        <w:lang w:val="en-US" w:eastAsia="en-US" w:bidi="ar-SA"/>
      </w:rPr>
    </w:lvl>
    <w:lvl w:ilvl="8" w:tplc="1054CBFE">
      <w:numFmt w:val="bullet"/>
      <w:lvlText w:val="•"/>
      <w:lvlJc w:val="left"/>
      <w:pPr>
        <w:ind w:left="2037" w:hanging="360"/>
      </w:pPr>
      <w:rPr>
        <w:rFonts w:hint="default"/>
        <w:lang w:val="en-US" w:eastAsia="en-US" w:bidi="ar-SA"/>
      </w:rPr>
    </w:lvl>
  </w:abstractNum>
  <w:abstractNum w:abstractNumId="112" w15:restartNumberingAfterBreak="0">
    <w:nsid w:val="7EF8CD0F"/>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7FA64AC0"/>
    <w:multiLevelType w:val="hybridMultilevel"/>
    <w:tmpl w:val="C6B0EAA4"/>
    <w:lvl w:ilvl="0" w:tplc="1B4A64E6">
      <w:numFmt w:val="bullet"/>
      <w:lvlText w:val=""/>
      <w:lvlJc w:val="left"/>
      <w:pPr>
        <w:ind w:left="959" w:hanging="360"/>
      </w:pPr>
      <w:rPr>
        <w:rFonts w:ascii="Symbol" w:eastAsia="Symbol" w:hAnsi="Symbol" w:cs="Symbol" w:hint="default"/>
        <w:b w:val="0"/>
        <w:bCs w:val="0"/>
        <w:i w:val="0"/>
        <w:iCs w:val="0"/>
        <w:spacing w:val="0"/>
        <w:w w:val="100"/>
        <w:sz w:val="22"/>
        <w:szCs w:val="22"/>
        <w:lang w:val="en-US" w:eastAsia="en-US" w:bidi="ar-SA"/>
      </w:rPr>
    </w:lvl>
    <w:lvl w:ilvl="1" w:tplc="41606CD6">
      <w:numFmt w:val="bullet"/>
      <w:lvlText w:val="•"/>
      <w:lvlJc w:val="left"/>
      <w:pPr>
        <w:ind w:left="1137" w:hanging="360"/>
      </w:pPr>
      <w:rPr>
        <w:rFonts w:hint="default"/>
        <w:lang w:val="en-US" w:eastAsia="en-US" w:bidi="ar-SA"/>
      </w:rPr>
    </w:lvl>
    <w:lvl w:ilvl="2" w:tplc="D3501E22">
      <w:numFmt w:val="bullet"/>
      <w:lvlText w:val="•"/>
      <w:lvlJc w:val="left"/>
      <w:pPr>
        <w:ind w:left="1314" w:hanging="360"/>
      </w:pPr>
      <w:rPr>
        <w:rFonts w:hint="default"/>
        <w:lang w:val="en-US" w:eastAsia="en-US" w:bidi="ar-SA"/>
      </w:rPr>
    </w:lvl>
    <w:lvl w:ilvl="3" w:tplc="784EB262">
      <w:numFmt w:val="bullet"/>
      <w:lvlText w:val="•"/>
      <w:lvlJc w:val="left"/>
      <w:pPr>
        <w:ind w:left="1491" w:hanging="360"/>
      </w:pPr>
      <w:rPr>
        <w:rFonts w:hint="default"/>
        <w:lang w:val="en-US" w:eastAsia="en-US" w:bidi="ar-SA"/>
      </w:rPr>
    </w:lvl>
    <w:lvl w:ilvl="4" w:tplc="069CDB68">
      <w:numFmt w:val="bullet"/>
      <w:lvlText w:val="•"/>
      <w:lvlJc w:val="left"/>
      <w:pPr>
        <w:ind w:left="1668" w:hanging="360"/>
      </w:pPr>
      <w:rPr>
        <w:rFonts w:hint="default"/>
        <w:lang w:val="en-US" w:eastAsia="en-US" w:bidi="ar-SA"/>
      </w:rPr>
    </w:lvl>
    <w:lvl w:ilvl="5" w:tplc="D416CD46">
      <w:numFmt w:val="bullet"/>
      <w:lvlText w:val="•"/>
      <w:lvlJc w:val="left"/>
      <w:pPr>
        <w:ind w:left="1845" w:hanging="360"/>
      </w:pPr>
      <w:rPr>
        <w:rFonts w:hint="default"/>
        <w:lang w:val="en-US" w:eastAsia="en-US" w:bidi="ar-SA"/>
      </w:rPr>
    </w:lvl>
    <w:lvl w:ilvl="6" w:tplc="70749824">
      <w:numFmt w:val="bullet"/>
      <w:lvlText w:val="•"/>
      <w:lvlJc w:val="left"/>
      <w:pPr>
        <w:ind w:left="2022" w:hanging="360"/>
      </w:pPr>
      <w:rPr>
        <w:rFonts w:hint="default"/>
        <w:lang w:val="en-US" w:eastAsia="en-US" w:bidi="ar-SA"/>
      </w:rPr>
    </w:lvl>
    <w:lvl w:ilvl="7" w:tplc="2A6AB28C">
      <w:numFmt w:val="bullet"/>
      <w:lvlText w:val="•"/>
      <w:lvlJc w:val="left"/>
      <w:pPr>
        <w:ind w:left="2199" w:hanging="360"/>
      </w:pPr>
      <w:rPr>
        <w:rFonts w:hint="default"/>
        <w:lang w:val="en-US" w:eastAsia="en-US" w:bidi="ar-SA"/>
      </w:rPr>
    </w:lvl>
    <w:lvl w:ilvl="8" w:tplc="2B32A054">
      <w:numFmt w:val="bullet"/>
      <w:lvlText w:val="•"/>
      <w:lvlJc w:val="left"/>
      <w:pPr>
        <w:ind w:left="2376" w:hanging="360"/>
      </w:pPr>
      <w:rPr>
        <w:rFonts w:hint="default"/>
        <w:lang w:val="en-US" w:eastAsia="en-US" w:bidi="ar-SA"/>
      </w:rPr>
    </w:lvl>
  </w:abstractNum>
  <w:num w:numId="1" w16cid:durableId="979506124">
    <w:abstractNumId w:val="47"/>
  </w:num>
  <w:num w:numId="2" w16cid:durableId="938756180">
    <w:abstractNumId w:val="68"/>
  </w:num>
  <w:num w:numId="3" w16cid:durableId="2028948842">
    <w:abstractNumId w:val="57"/>
  </w:num>
  <w:num w:numId="4" w16cid:durableId="489565901">
    <w:abstractNumId w:val="106"/>
  </w:num>
  <w:num w:numId="5" w16cid:durableId="65107361">
    <w:abstractNumId w:val="58"/>
  </w:num>
  <w:num w:numId="6" w16cid:durableId="826048354">
    <w:abstractNumId w:val="102"/>
  </w:num>
  <w:num w:numId="7" w16cid:durableId="477697651">
    <w:abstractNumId w:val="69"/>
  </w:num>
  <w:num w:numId="8" w16cid:durableId="868688477">
    <w:abstractNumId w:val="53"/>
  </w:num>
  <w:num w:numId="9" w16cid:durableId="1364745712">
    <w:abstractNumId w:val="62"/>
  </w:num>
  <w:num w:numId="10" w16cid:durableId="1114910994">
    <w:abstractNumId w:val="18"/>
  </w:num>
  <w:num w:numId="11" w16cid:durableId="1365866708">
    <w:abstractNumId w:val="32"/>
  </w:num>
  <w:num w:numId="12" w16cid:durableId="752898532">
    <w:abstractNumId w:val="45"/>
  </w:num>
  <w:num w:numId="13" w16cid:durableId="1244217905">
    <w:abstractNumId w:val="84"/>
  </w:num>
  <w:num w:numId="14" w16cid:durableId="641616752">
    <w:abstractNumId w:val="65"/>
  </w:num>
  <w:num w:numId="15" w16cid:durableId="172455595">
    <w:abstractNumId w:val="11"/>
  </w:num>
  <w:num w:numId="16" w16cid:durableId="1324776">
    <w:abstractNumId w:val="93"/>
  </w:num>
  <w:num w:numId="17" w16cid:durableId="811948152">
    <w:abstractNumId w:val="104"/>
  </w:num>
  <w:num w:numId="18" w16cid:durableId="1468812790">
    <w:abstractNumId w:val="92"/>
  </w:num>
  <w:num w:numId="19" w16cid:durableId="1376465921">
    <w:abstractNumId w:val="28"/>
  </w:num>
  <w:num w:numId="20" w16cid:durableId="1457329342">
    <w:abstractNumId w:val="2"/>
  </w:num>
  <w:num w:numId="21" w16cid:durableId="1954359763">
    <w:abstractNumId w:val="46"/>
  </w:num>
  <w:num w:numId="22" w16cid:durableId="255091904">
    <w:abstractNumId w:val="79"/>
  </w:num>
  <w:num w:numId="23" w16cid:durableId="341056173">
    <w:abstractNumId w:val="113"/>
  </w:num>
  <w:num w:numId="24" w16cid:durableId="1448960977">
    <w:abstractNumId w:val="72"/>
  </w:num>
  <w:num w:numId="25" w16cid:durableId="1716852341">
    <w:abstractNumId w:val="71"/>
  </w:num>
  <w:num w:numId="26" w16cid:durableId="234172924">
    <w:abstractNumId w:val="94"/>
  </w:num>
  <w:num w:numId="27" w16cid:durableId="982193028">
    <w:abstractNumId w:val="99"/>
  </w:num>
  <w:num w:numId="28" w16cid:durableId="747193242">
    <w:abstractNumId w:val="42"/>
  </w:num>
  <w:num w:numId="29" w16cid:durableId="383263211">
    <w:abstractNumId w:val="7"/>
  </w:num>
  <w:num w:numId="30" w16cid:durableId="382565454">
    <w:abstractNumId w:val="66"/>
  </w:num>
  <w:num w:numId="31" w16cid:durableId="1012493523">
    <w:abstractNumId w:val="39"/>
  </w:num>
  <w:num w:numId="32" w16cid:durableId="1613514732">
    <w:abstractNumId w:val="17"/>
  </w:num>
  <w:num w:numId="33" w16cid:durableId="1882471283">
    <w:abstractNumId w:val="31"/>
  </w:num>
  <w:num w:numId="34" w16cid:durableId="831720078">
    <w:abstractNumId w:val="50"/>
  </w:num>
  <w:num w:numId="35" w16cid:durableId="1025860410">
    <w:abstractNumId w:val="24"/>
  </w:num>
  <w:num w:numId="36" w16cid:durableId="290597652">
    <w:abstractNumId w:val="107"/>
  </w:num>
  <w:num w:numId="37" w16cid:durableId="2025400875">
    <w:abstractNumId w:val="12"/>
  </w:num>
  <w:num w:numId="38" w16cid:durableId="1263219093">
    <w:abstractNumId w:val="64"/>
  </w:num>
  <w:num w:numId="39" w16cid:durableId="325984387">
    <w:abstractNumId w:val="16"/>
  </w:num>
  <w:num w:numId="40" w16cid:durableId="2113234000">
    <w:abstractNumId w:val="74"/>
  </w:num>
  <w:num w:numId="41" w16cid:durableId="1534420799">
    <w:abstractNumId w:val="23"/>
  </w:num>
  <w:num w:numId="42" w16cid:durableId="1805350512">
    <w:abstractNumId w:val="98"/>
  </w:num>
  <w:num w:numId="43" w16cid:durableId="119079244">
    <w:abstractNumId w:val="10"/>
  </w:num>
  <w:num w:numId="44" w16cid:durableId="749931579">
    <w:abstractNumId w:val="88"/>
  </w:num>
  <w:num w:numId="45" w16cid:durableId="723214997">
    <w:abstractNumId w:val="111"/>
  </w:num>
  <w:num w:numId="46" w16cid:durableId="614793406">
    <w:abstractNumId w:val="26"/>
  </w:num>
  <w:num w:numId="47" w16cid:durableId="1541740432">
    <w:abstractNumId w:val="48"/>
  </w:num>
  <w:num w:numId="48" w16cid:durableId="1508595833">
    <w:abstractNumId w:val="81"/>
  </w:num>
  <w:num w:numId="49" w16cid:durableId="1283800461">
    <w:abstractNumId w:val="89"/>
  </w:num>
  <w:num w:numId="50" w16cid:durableId="1241525422">
    <w:abstractNumId w:val="36"/>
  </w:num>
  <w:num w:numId="51" w16cid:durableId="446512937">
    <w:abstractNumId w:val="70"/>
  </w:num>
  <w:num w:numId="52" w16cid:durableId="1110199469">
    <w:abstractNumId w:val="101"/>
  </w:num>
  <w:num w:numId="53" w16cid:durableId="1222718932">
    <w:abstractNumId w:val="78"/>
  </w:num>
  <w:num w:numId="54" w16cid:durableId="1596326571">
    <w:abstractNumId w:val="51"/>
  </w:num>
  <w:num w:numId="55" w16cid:durableId="628782453">
    <w:abstractNumId w:val="63"/>
  </w:num>
  <w:num w:numId="56" w16cid:durableId="1529487663">
    <w:abstractNumId w:val="112"/>
  </w:num>
  <w:num w:numId="57" w16cid:durableId="961881546">
    <w:abstractNumId w:val="103"/>
  </w:num>
  <w:num w:numId="58" w16cid:durableId="803889400">
    <w:abstractNumId w:val="100"/>
  </w:num>
  <w:num w:numId="59" w16cid:durableId="233783216">
    <w:abstractNumId w:val="38"/>
  </w:num>
  <w:num w:numId="60" w16cid:durableId="1875340472">
    <w:abstractNumId w:val="52"/>
  </w:num>
  <w:num w:numId="61" w16cid:durableId="622539456">
    <w:abstractNumId w:val="30"/>
  </w:num>
  <w:num w:numId="62" w16cid:durableId="1431390845">
    <w:abstractNumId w:val="33"/>
  </w:num>
  <w:num w:numId="63" w16cid:durableId="273248896">
    <w:abstractNumId w:val="77"/>
  </w:num>
  <w:num w:numId="64" w16cid:durableId="552622326">
    <w:abstractNumId w:val="67"/>
  </w:num>
  <w:num w:numId="65" w16cid:durableId="1953435773">
    <w:abstractNumId w:val="3"/>
  </w:num>
  <w:num w:numId="66" w16cid:durableId="3361892">
    <w:abstractNumId w:val="8"/>
  </w:num>
  <w:num w:numId="67" w16cid:durableId="1683778155">
    <w:abstractNumId w:val="34"/>
  </w:num>
  <w:num w:numId="68" w16cid:durableId="1233930062">
    <w:abstractNumId w:val="55"/>
  </w:num>
  <w:num w:numId="69" w16cid:durableId="1166088061">
    <w:abstractNumId w:val="90"/>
  </w:num>
  <w:num w:numId="70" w16cid:durableId="1719741610">
    <w:abstractNumId w:val="76"/>
  </w:num>
  <w:num w:numId="71" w16cid:durableId="1789472124">
    <w:abstractNumId w:val="21"/>
  </w:num>
  <w:num w:numId="72" w16cid:durableId="1874727273">
    <w:abstractNumId w:val="95"/>
  </w:num>
  <w:num w:numId="73" w16cid:durableId="1410496960">
    <w:abstractNumId w:val="59"/>
  </w:num>
  <w:num w:numId="74" w16cid:durableId="2080865287">
    <w:abstractNumId w:val="37"/>
  </w:num>
  <w:num w:numId="75" w16cid:durableId="1006517836">
    <w:abstractNumId w:val="19"/>
  </w:num>
  <w:num w:numId="76" w16cid:durableId="618338458">
    <w:abstractNumId w:val="14"/>
  </w:num>
  <w:num w:numId="77" w16cid:durableId="1346253156">
    <w:abstractNumId w:val="4"/>
  </w:num>
  <w:num w:numId="78" w16cid:durableId="1013144566">
    <w:abstractNumId w:val="27"/>
  </w:num>
  <w:num w:numId="79" w16cid:durableId="1615089487">
    <w:abstractNumId w:val="22"/>
  </w:num>
  <w:num w:numId="80" w16cid:durableId="2126537403">
    <w:abstractNumId w:val="35"/>
  </w:num>
  <w:num w:numId="81" w16cid:durableId="692926947">
    <w:abstractNumId w:val="82"/>
  </w:num>
  <w:num w:numId="82" w16cid:durableId="1922250423">
    <w:abstractNumId w:val="60"/>
  </w:num>
  <w:num w:numId="83" w16cid:durableId="1252272990">
    <w:abstractNumId w:val="105"/>
  </w:num>
  <w:num w:numId="84" w16cid:durableId="1315993017">
    <w:abstractNumId w:val="1"/>
  </w:num>
  <w:num w:numId="85" w16cid:durableId="232199969">
    <w:abstractNumId w:val="83"/>
  </w:num>
  <w:num w:numId="86" w16cid:durableId="1431389261">
    <w:abstractNumId w:val="85"/>
  </w:num>
  <w:num w:numId="87" w16cid:durableId="950018710">
    <w:abstractNumId w:val="13"/>
  </w:num>
  <w:num w:numId="88" w16cid:durableId="671225471">
    <w:abstractNumId w:val="110"/>
  </w:num>
  <w:num w:numId="89" w16cid:durableId="1515921922">
    <w:abstractNumId w:val="43"/>
  </w:num>
  <w:num w:numId="90" w16cid:durableId="748884591">
    <w:abstractNumId w:val="109"/>
  </w:num>
  <w:num w:numId="91" w16cid:durableId="731539627">
    <w:abstractNumId w:val="15"/>
  </w:num>
  <w:num w:numId="92" w16cid:durableId="146753930">
    <w:abstractNumId w:val="75"/>
  </w:num>
  <w:num w:numId="93" w16cid:durableId="225922053">
    <w:abstractNumId w:val="20"/>
  </w:num>
  <w:num w:numId="94" w16cid:durableId="1386484439">
    <w:abstractNumId w:val="40"/>
  </w:num>
  <w:num w:numId="95" w16cid:durableId="686256820">
    <w:abstractNumId w:val="80"/>
  </w:num>
  <w:num w:numId="96" w16cid:durableId="2140605864">
    <w:abstractNumId w:val="9"/>
  </w:num>
  <w:num w:numId="97" w16cid:durableId="1439061564">
    <w:abstractNumId w:val="0"/>
  </w:num>
  <w:num w:numId="98" w16cid:durableId="567228246">
    <w:abstractNumId w:val="87"/>
  </w:num>
  <w:num w:numId="99" w16cid:durableId="1472404594">
    <w:abstractNumId w:val="86"/>
  </w:num>
  <w:num w:numId="100" w16cid:durableId="1210533276">
    <w:abstractNumId w:val="54"/>
  </w:num>
  <w:num w:numId="101" w16cid:durableId="1006371018">
    <w:abstractNumId w:val="49"/>
  </w:num>
  <w:num w:numId="102" w16cid:durableId="1188254857">
    <w:abstractNumId w:val="108"/>
  </w:num>
  <w:num w:numId="103" w16cid:durableId="408163359">
    <w:abstractNumId w:val="91"/>
  </w:num>
  <w:num w:numId="104" w16cid:durableId="1358115632">
    <w:abstractNumId w:val="56"/>
  </w:num>
  <w:num w:numId="105" w16cid:durableId="2071463961">
    <w:abstractNumId w:val="41"/>
  </w:num>
  <w:num w:numId="106" w16cid:durableId="1081954228">
    <w:abstractNumId w:val="6"/>
  </w:num>
  <w:num w:numId="107" w16cid:durableId="766971338">
    <w:abstractNumId w:val="25"/>
  </w:num>
  <w:num w:numId="108" w16cid:durableId="1885172915">
    <w:abstractNumId w:val="73"/>
  </w:num>
  <w:num w:numId="109" w16cid:durableId="209593212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662660004">
    <w:abstractNumId w:val="29"/>
  </w:num>
  <w:num w:numId="111" w16cid:durableId="2036693223">
    <w:abstractNumId w:val="5"/>
  </w:num>
  <w:num w:numId="112" w16cid:durableId="1883518328">
    <w:abstractNumId w:val="96"/>
  </w:num>
  <w:num w:numId="113" w16cid:durableId="1236672889">
    <w:abstractNumId w:val="61"/>
  </w:num>
  <w:num w:numId="114" w16cid:durableId="1803813098">
    <w:abstractNumId w:val="44"/>
  </w:num>
  <w:num w:numId="115" w16cid:durableId="865213469">
    <w:abstractNumId w:val="97"/>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B5"/>
    <w:rsid w:val="00000073"/>
    <w:rsid w:val="000005DA"/>
    <w:rsid w:val="00000826"/>
    <w:rsid w:val="000017FF"/>
    <w:rsid w:val="00002607"/>
    <w:rsid w:val="00007F89"/>
    <w:rsid w:val="00012D43"/>
    <w:rsid w:val="00014693"/>
    <w:rsid w:val="000150D6"/>
    <w:rsid w:val="0001746E"/>
    <w:rsid w:val="00017AF4"/>
    <w:rsid w:val="00020096"/>
    <w:rsid w:val="00022D2D"/>
    <w:rsid w:val="00023C76"/>
    <w:rsid w:val="0002479D"/>
    <w:rsid w:val="00025451"/>
    <w:rsid w:val="0004159E"/>
    <w:rsid w:val="00043776"/>
    <w:rsid w:val="000457B6"/>
    <w:rsid w:val="000517D6"/>
    <w:rsid w:val="000548C4"/>
    <w:rsid w:val="00055796"/>
    <w:rsid w:val="00060977"/>
    <w:rsid w:val="0006622B"/>
    <w:rsid w:val="00067BAF"/>
    <w:rsid w:val="0007509F"/>
    <w:rsid w:val="00077961"/>
    <w:rsid w:val="00083BB8"/>
    <w:rsid w:val="00083CAB"/>
    <w:rsid w:val="0008794B"/>
    <w:rsid w:val="00087E74"/>
    <w:rsid w:val="00087F2D"/>
    <w:rsid w:val="00092019"/>
    <w:rsid w:val="00093B75"/>
    <w:rsid w:val="0009588D"/>
    <w:rsid w:val="00095FBC"/>
    <w:rsid w:val="000A0DE1"/>
    <w:rsid w:val="000A1D1B"/>
    <w:rsid w:val="000A387C"/>
    <w:rsid w:val="000A4DD1"/>
    <w:rsid w:val="000A5A2F"/>
    <w:rsid w:val="000C6A16"/>
    <w:rsid w:val="000C6BFE"/>
    <w:rsid w:val="000C74FD"/>
    <w:rsid w:val="000E1747"/>
    <w:rsid w:val="000E2912"/>
    <w:rsid w:val="000E4099"/>
    <w:rsid w:val="000E5F0C"/>
    <w:rsid w:val="000E6F26"/>
    <w:rsid w:val="000E7951"/>
    <w:rsid w:val="000F011F"/>
    <w:rsid w:val="000F44CF"/>
    <w:rsid w:val="000F51DA"/>
    <w:rsid w:val="000F5DDD"/>
    <w:rsid w:val="000F5EBF"/>
    <w:rsid w:val="000F796D"/>
    <w:rsid w:val="00100DA1"/>
    <w:rsid w:val="001017CF"/>
    <w:rsid w:val="0010199B"/>
    <w:rsid w:val="001107F0"/>
    <w:rsid w:val="001119E1"/>
    <w:rsid w:val="00112D16"/>
    <w:rsid w:val="00112E82"/>
    <w:rsid w:val="001205A5"/>
    <w:rsid w:val="00120931"/>
    <w:rsid w:val="00123305"/>
    <w:rsid w:val="00125778"/>
    <w:rsid w:val="00125EA6"/>
    <w:rsid w:val="0013249B"/>
    <w:rsid w:val="001327C8"/>
    <w:rsid w:val="00133CBC"/>
    <w:rsid w:val="0013584B"/>
    <w:rsid w:val="001358E3"/>
    <w:rsid w:val="00135AD5"/>
    <w:rsid w:val="001367D5"/>
    <w:rsid w:val="00137051"/>
    <w:rsid w:val="00137CDC"/>
    <w:rsid w:val="001403E1"/>
    <w:rsid w:val="0014088F"/>
    <w:rsid w:val="001421EA"/>
    <w:rsid w:val="001422D4"/>
    <w:rsid w:val="001426C7"/>
    <w:rsid w:val="001443E7"/>
    <w:rsid w:val="00150CE9"/>
    <w:rsid w:val="00152D8C"/>
    <w:rsid w:val="00156F04"/>
    <w:rsid w:val="00164135"/>
    <w:rsid w:val="00164508"/>
    <w:rsid w:val="00165822"/>
    <w:rsid w:val="00165C49"/>
    <w:rsid w:val="00182D0B"/>
    <w:rsid w:val="00182EC0"/>
    <w:rsid w:val="00183D21"/>
    <w:rsid w:val="00185A48"/>
    <w:rsid w:val="00186D8E"/>
    <w:rsid w:val="00186EC2"/>
    <w:rsid w:val="00195BA4"/>
    <w:rsid w:val="00196823"/>
    <w:rsid w:val="001A03BF"/>
    <w:rsid w:val="001A1F3F"/>
    <w:rsid w:val="001A284C"/>
    <w:rsid w:val="001A645E"/>
    <w:rsid w:val="001B18B7"/>
    <w:rsid w:val="001B214B"/>
    <w:rsid w:val="001B24AD"/>
    <w:rsid w:val="001B2BA9"/>
    <w:rsid w:val="001B7D8B"/>
    <w:rsid w:val="001C0D83"/>
    <w:rsid w:val="001C404E"/>
    <w:rsid w:val="001C4846"/>
    <w:rsid w:val="001C750F"/>
    <w:rsid w:val="001D0079"/>
    <w:rsid w:val="001D3EB5"/>
    <w:rsid w:val="001D4647"/>
    <w:rsid w:val="001D6F51"/>
    <w:rsid w:val="001E34C3"/>
    <w:rsid w:val="001E3631"/>
    <w:rsid w:val="001E64CC"/>
    <w:rsid w:val="001F3D0C"/>
    <w:rsid w:val="001F46CD"/>
    <w:rsid w:val="00200E55"/>
    <w:rsid w:val="0020470D"/>
    <w:rsid w:val="00205791"/>
    <w:rsid w:val="00205BE5"/>
    <w:rsid w:val="002069B3"/>
    <w:rsid w:val="002125A4"/>
    <w:rsid w:val="0021285C"/>
    <w:rsid w:val="002220DF"/>
    <w:rsid w:val="00227748"/>
    <w:rsid w:val="0023054B"/>
    <w:rsid w:val="00231139"/>
    <w:rsid w:val="00232E8A"/>
    <w:rsid w:val="002367AA"/>
    <w:rsid w:val="00236942"/>
    <w:rsid w:val="00244F06"/>
    <w:rsid w:val="0024784F"/>
    <w:rsid w:val="002478E6"/>
    <w:rsid w:val="002518DB"/>
    <w:rsid w:val="00254339"/>
    <w:rsid w:val="00254F65"/>
    <w:rsid w:val="00260C79"/>
    <w:rsid w:val="00261E98"/>
    <w:rsid w:val="00262739"/>
    <w:rsid w:val="002631C9"/>
    <w:rsid w:val="00263557"/>
    <w:rsid w:val="00264D36"/>
    <w:rsid w:val="00266524"/>
    <w:rsid w:val="00267387"/>
    <w:rsid w:val="002677DF"/>
    <w:rsid w:val="002713E3"/>
    <w:rsid w:val="002748A4"/>
    <w:rsid w:val="0027684E"/>
    <w:rsid w:val="00281AB4"/>
    <w:rsid w:val="00281E9E"/>
    <w:rsid w:val="00282A32"/>
    <w:rsid w:val="002918CB"/>
    <w:rsid w:val="00291A3F"/>
    <w:rsid w:val="00293789"/>
    <w:rsid w:val="002939EC"/>
    <w:rsid w:val="00296A4A"/>
    <w:rsid w:val="002970D6"/>
    <w:rsid w:val="00297246"/>
    <w:rsid w:val="002A3A01"/>
    <w:rsid w:val="002A3AC9"/>
    <w:rsid w:val="002A6418"/>
    <w:rsid w:val="002A68D4"/>
    <w:rsid w:val="002A70AC"/>
    <w:rsid w:val="002A7598"/>
    <w:rsid w:val="002B0DF8"/>
    <w:rsid w:val="002B119A"/>
    <w:rsid w:val="002B19F2"/>
    <w:rsid w:val="002B2289"/>
    <w:rsid w:val="002B22FE"/>
    <w:rsid w:val="002B4588"/>
    <w:rsid w:val="002B5EFE"/>
    <w:rsid w:val="002C0B91"/>
    <w:rsid w:val="002C19E1"/>
    <w:rsid w:val="002C2F67"/>
    <w:rsid w:val="002C376E"/>
    <w:rsid w:val="002C616D"/>
    <w:rsid w:val="002D032F"/>
    <w:rsid w:val="002D4004"/>
    <w:rsid w:val="002D55C1"/>
    <w:rsid w:val="002E0254"/>
    <w:rsid w:val="002E1D41"/>
    <w:rsid w:val="002E5CA3"/>
    <w:rsid w:val="002F02DB"/>
    <w:rsid w:val="002F0D47"/>
    <w:rsid w:val="002F2607"/>
    <w:rsid w:val="002F5CA1"/>
    <w:rsid w:val="002F7510"/>
    <w:rsid w:val="002F75FA"/>
    <w:rsid w:val="00300E8E"/>
    <w:rsid w:val="00302481"/>
    <w:rsid w:val="00305639"/>
    <w:rsid w:val="00306EE5"/>
    <w:rsid w:val="00310E9E"/>
    <w:rsid w:val="003115BB"/>
    <w:rsid w:val="00311C1C"/>
    <w:rsid w:val="003121CE"/>
    <w:rsid w:val="00314BE2"/>
    <w:rsid w:val="00315E07"/>
    <w:rsid w:val="00315FFB"/>
    <w:rsid w:val="0031FE5F"/>
    <w:rsid w:val="003257E9"/>
    <w:rsid w:val="00331B2D"/>
    <w:rsid w:val="00331DA4"/>
    <w:rsid w:val="0033665B"/>
    <w:rsid w:val="003369E8"/>
    <w:rsid w:val="0034014F"/>
    <w:rsid w:val="0034219F"/>
    <w:rsid w:val="00342513"/>
    <w:rsid w:val="0034683E"/>
    <w:rsid w:val="00350DAE"/>
    <w:rsid w:val="0035188D"/>
    <w:rsid w:val="00352B02"/>
    <w:rsid w:val="003568B1"/>
    <w:rsid w:val="00357D49"/>
    <w:rsid w:val="003605A5"/>
    <w:rsid w:val="003610F8"/>
    <w:rsid w:val="00362014"/>
    <w:rsid w:val="0036372E"/>
    <w:rsid w:val="003638A8"/>
    <w:rsid w:val="003650B4"/>
    <w:rsid w:val="00365855"/>
    <w:rsid w:val="00366895"/>
    <w:rsid w:val="00371132"/>
    <w:rsid w:val="0037534E"/>
    <w:rsid w:val="00377036"/>
    <w:rsid w:val="003806B5"/>
    <w:rsid w:val="003818B8"/>
    <w:rsid w:val="00382282"/>
    <w:rsid w:val="00382935"/>
    <w:rsid w:val="00382EBA"/>
    <w:rsid w:val="00383B65"/>
    <w:rsid w:val="0038685A"/>
    <w:rsid w:val="00386C30"/>
    <w:rsid w:val="003878AF"/>
    <w:rsid w:val="003878E3"/>
    <w:rsid w:val="00387A41"/>
    <w:rsid w:val="003917ED"/>
    <w:rsid w:val="0039516E"/>
    <w:rsid w:val="00395B3D"/>
    <w:rsid w:val="0039723D"/>
    <w:rsid w:val="0039758C"/>
    <w:rsid w:val="00397D95"/>
    <w:rsid w:val="003A0EA2"/>
    <w:rsid w:val="003A5652"/>
    <w:rsid w:val="003A7B73"/>
    <w:rsid w:val="003B00FF"/>
    <w:rsid w:val="003C0EBE"/>
    <w:rsid w:val="003D251C"/>
    <w:rsid w:val="003D3650"/>
    <w:rsid w:val="003D5AD9"/>
    <w:rsid w:val="003D5C84"/>
    <w:rsid w:val="003D5CA8"/>
    <w:rsid w:val="003E15DB"/>
    <w:rsid w:val="003E33CC"/>
    <w:rsid w:val="003E4B58"/>
    <w:rsid w:val="003E7FD1"/>
    <w:rsid w:val="003F34A9"/>
    <w:rsid w:val="003F410A"/>
    <w:rsid w:val="003F63B5"/>
    <w:rsid w:val="004010F6"/>
    <w:rsid w:val="0040245A"/>
    <w:rsid w:val="0040431D"/>
    <w:rsid w:val="00405D72"/>
    <w:rsid w:val="00406049"/>
    <w:rsid w:val="00407252"/>
    <w:rsid w:val="00407511"/>
    <w:rsid w:val="00413298"/>
    <w:rsid w:val="00414E24"/>
    <w:rsid w:val="00415979"/>
    <w:rsid w:val="0041683A"/>
    <w:rsid w:val="00420361"/>
    <w:rsid w:val="00425417"/>
    <w:rsid w:val="00433030"/>
    <w:rsid w:val="00434F94"/>
    <w:rsid w:val="00436C03"/>
    <w:rsid w:val="004413F9"/>
    <w:rsid w:val="00441EDC"/>
    <w:rsid w:val="00451048"/>
    <w:rsid w:val="004522D6"/>
    <w:rsid w:val="00453C19"/>
    <w:rsid w:val="00453E3D"/>
    <w:rsid w:val="004545F7"/>
    <w:rsid w:val="00455B1E"/>
    <w:rsid w:val="004604DB"/>
    <w:rsid w:val="004649A7"/>
    <w:rsid w:val="00470FBF"/>
    <w:rsid w:val="00471598"/>
    <w:rsid w:val="00471647"/>
    <w:rsid w:val="00472653"/>
    <w:rsid w:val="0047314B"/>
    <w:rsid w:val="004745C4"/>
    <w:rsid w:val="004763CA"/>
    <w:rsid w:val="004807E8"/>
    <w:rsid w:val="004826BE"/>
    <w:rsid w:val="004837E7"/>
    <w:rsid w:val="00492D17"/>
    <w:rsid w:val="0049361E"/>
    <w:rsid w:val="00494FAD"/>
    <w:rsid w:val="00495F17"/>
    <w:rsid w:val="004A02BF"/>
    <w:rsid w:val="004A11E8"/>
    <w:rsid w:val="004A207A"/>
    <w:rsid w:val="004A3EE2"/>
    <w:rsid w:val="004B0EC2"/>
    <w:rsid w:val="004B0F98"/>
    <w:rsid w:val="004B1B6A"/>
    <w:rsid w:val="004B6E26"/>
    <w:rsid w:val="004B7142"/>
    <w:rsid w:val="004C0053"/>
    <w:rsid w:val="004C230D"/>
    <w:rsid w:val="004C2360"/>
    <w:rsid w:val="004C26F7"/>
    <w:rsid w:val="004C3F9E"/>
    <w:rsid w:val="004C6A4B"/>
    <w:rsid w:val="004C6BB9"/>
    <w:rsid w:val="004C71DF"/>
    <w:rsid w:val="004D08BE"/>
    <w:rsid w:val="004D3DBA"/>
    <w:rsid w:val="004D5BE0"/>
    <w:rsid w:val="004E0BDA"/>
    <w:rsid w:val="004E2A48"/>
    <w:rsid w:val="004E2A68"/>
    <w:rsid w:val="004E4596"/>
    <w:rsid w:val="004E6558"/>
    <w:rsid w:val="004E772B"/>
    <w:rsid w:val="004F01C8"/>
    <w:rsid w:val="004F12BB"/>
    <w:rsid w:val="004F1F2D"/>
    <w:rsid w:val="004F21A5"/>
    <w:rsid w:val="004F2642"/>
    <w:rsid w:val="004F5D2F"/>
    <w:rsid w:val="0050216A"/>
    <w:rsid w:val="00502505"/>
    <w:rsid w:val="005054EE"/>
    <w:rsid w:val="00507C50"/>
    <w:rsid w:val="00513005"/>
    <w:rsid w:val="005159A9"/>
    <w:rsid w:val="00516594"/>
    <w:rsid w:val="00517FEF"/>
    <w:rsid w:val="00522B26"/>
    <w:rsid w:val="00523132"/>
    <w:rsid w:val="0053307E"/>
    <w:rsid w:val="005337B6"/>
    <w:rsid w:val="00536536"/>
    <w:rsid w:val="005366D3"/>
    <w:rsid w:val="00536778"/>
    <w:rsid w:val="0054206C"/>
    <w:rsid w:val="0054358B"/>
    <w:rsid w:val="00545946"/>
    <w:rsid w:val="005459D0"/>
    <w:rsid w:val="005473B7"/>
    <w:rsid w:val="005523BE"/>
    <w:rsid w:val="005529CA"/>
    <w:rsid w:val="005532B5"/>
    <w:rsid w:val="00553C36"/>
    <w:rsid w:val="00553F3B"/>
    <w:rsid w:val="0055503B"/>
    <w:rsid w:val="00555B6C"/>
    <w:rsid w:val="00556B94"/>
    <w:rsid w:val="0056050A"/>
    <w:rsid w:val="005608D2"/>
    <w:rsid w:val="00562DDC"/>
    <w:rsid w:val="00563F7C"/>
    <w:rsid w:val="005654DC"/>
    <w:rsid w:val="0057438E"/>
    <w:rsid w:val="00575A15"/>
    <w:rsid w:val="00577623"/>
    <w:rsid w:val="00582198"/>
    <w:rsid w:val="005849A1"/>
    <w:rsid w:val="00584C84"/>
    <w:rsid w:val="005864E5"/>
    <w:rsid w:val="005869BA"/>
    <w:rsid w:val="0059064E"/>
    <w:rsid w:val="005A0C88"/>
    <w:rsid w:val="005A217F"/>
    <w:rsid w:val="005A528B"/>
    <w:rsid w:val="005A5457"/>
    <w:rsid w:val="005A5CA2"/>
    <w:rsid w:val="005A7839"/>
    <w:rsid w:val="005B2CE3"/>
    <w:rsid w:val="005B3712"/>
    <w:rsid w:val="005B476C"/>
    <w:rsid w:val="005B529F"/>
    <w:rsid w:val="005B7ED9"/>
    <w:rsid w:val="005C1BC8"/>
    <w:rsid w:val="005C6624"/>
    <w:rsid w:val="005C7C88"/>
    <w:rsid w:val="005D3B6F"/>
    <w:rsid w:val="005D3BAA"/>
    <w:rsid w:val="005D54F7"/>
    <w:rsid w:val="005D59A5"/>
    <w:rsid w:val="005E286B"/>
    <w:rsid w:val="005E356A"/>
    <w:rsid w:val="005E7DFF"/>
    <w:rsid w:val="005F26EB"/>
    <w:rsid w:val="005F424F"/>
    <w:rsid w:val="005F4964"/>
    <w:rsid w:val="00600710"/>
    <w:rsid w:val="00600946"/>
    <w:rsid w:val="00602ABA"/>
    <w:rsid w:val="00602CE0"/>
    <w:rsid w:val="00603A45"/>
    <w:rsid w:val="006140C5"/>
    <w:rsid w:val="00626FB2"/>
    <w:rsid w:val="00627663"/>
    <w:rsid w:val="00627ADC"/>
    <w:rsid w:val="00627CF6"/>
    <w:rsid w:val="00630AC7"/>
    <w:rsid w:val="00630C48"/>
    <w:rsid w:val="00637799"/>
    <w:rsid w:val="006378AB"/>
    <w:rsid w:val="00637DF4"/>
    <w:rsid w:val="006402EB"/>
    <w:rsid w:val="00640E3C"/>
    <w:rsid w:val="006412A8"/>
    <w:rsid w:val="00641457"/>
    <w:rsid w:val="00641F76"/>
    <w:rsid w:val="006428CD"/>
    <w:rsid w:val="006460CD"/>
    <w:rsid w:val="00650909"/>
    <w:rsid w:val="00654FEB"/>
    <w:rsid w:val="00657267"/>
    <w:rsid w:val="00660ECD"/>
    <w:rsid w:val="0066455F"/>
    <w:rsid w:val="00665AC3"/>
    <w:rsid w:val="0066774F"/>
    <w:rsid w:val="00667D17"/>
    <w:rsid w:val="00672363"/>
    <w:rsid w:val="00672A17"/>
    <w:rsid w:val="00672C6D"/>
    <w:rsid w:val="0068631F"/>
    <w:rsid w:val="00690668"/>
    <w:rsid w:val="00691BE8"/>
    <w:rsid w:val="00692523"/>
    <w:rsid w:val="00697C7F"/>
    <w:rsid w:val="006A0CDC"/>
    <w:rsid w:val="006A45C5"/>
    <w:rsid w:val="006A6280"/>
    <w:rsid w:val="006A64B0"/>
    <w:rsid w:val="006B53B5"/>
    <w:rsid w:val="006C597C"/>
    <w:rsid w:val="006C78E0"/>
    <w:rsid w:val="006D23A4"/>
    <w:rsid w:val="006D23EE"/>
    <w:rsid w:val="006D2764"/>
    <w:rsid w:val="006D44B0"/>
    <w:rsid w:val="006D532E"/>
    <w:rsid w:val="006D5F3C"/>
    <w:rsid w:val="006D6600"/>
    <w:rsid w:val="006E12F3"/>
    <w:rsid w:val="006E1F8A"/>
    <w:rsid w:val="006F07F1"/>
    <w:rsid w:val="006F3658"/>
    <w:rsid w:val="006F3B00"/>
    <w:rsid w:val="006F53BA"/>
    <w:rsid w:val="00700772"/>
    <w:rsid w:val="0070361A"/>
    <w:rsid w:val="007040D2"/>
    <w:rsid w:val="00707987"/>
    <w:rsid w:val="0071210D"/>
    <w:rsid w:val="007133BB"/>
    <w:rsid w:val="007208C1"/>
    <w:rsid w:val="007213DB"/>
    <w:rsid w:val="00724BB8"/>
    <w:rsid w:val="00727499"/>
    <w:rsid w:val="007279DE"/>
    <w:rsid w:val="007322A7"/>
    <w:rsid w:val="007443D4"/>
    <w:rsid w:val="00744A09"/>
    <w:rsid w:val="00752FA1"/>
    <w:rsid w:val="00755119"/>
    <w:rsid w:val="007620BC"/>
    <w:rsid w:val="007628B9"/>
    <w:rsid w:val="007631DB"/>
    <w:rsid w:val="007659AB"/>
    <w:rsid w:val="007665C2"/>
    <w:rsid w:val="0077192B"/>
    <w:rsid w:val="00771BC4"/>
    <w:rsid w:val="00771C32"/>
    <w:rsid w:val="0077287D"/>
    <w:rsid w:val="00772F4E"/>
    <w:rsid w:val="007730D5"/>
    <w:rsid w:val="007804B7"/>
    <w:rsid w:val="00786805"/>
    <w:rsid w:val="00795B72"/>
    <w:rsid w:val="00797553"/>
    <w:rsid w:val="007A0005"/>
    <w:rsid w:val="007A1220"/>
    <w:rsid w:val="007A286E"/>
    <w:rsid w:val="007B2818"/>
    <w:rsid w:val="007C0E1F"/>
    <w:rsid w:val="007C1F45"/>
    <w:rsid w:val="007C27E3"/>
    <w:rsid w:val="007C3700"/>
    <w:rsid w:val="007C3D11"/>
    <w:rsid w:val="007C51C8"/>
    <w:rsid w:val="007D10CE"/>
    <w:rsid w:val="007D3176"/>
    <w:rsid w:val="007D3FDA"/>
    <w:rsid w:val="007D7ADB"/>
    <w:rsid w:val="007E2B36"/>
    <w:rsid w:val="007E7935"/>
    <w:rsid w:val="007F0E4C"/>
    <w:rsid w:val="007F1B34"/>
    <w:rsid w:val="007F3D3B"/>
    <w:rsid w:val="007F46E7"/>
    <w:rsid w:val="007F72BF"/>
    <w:rsid w:val="00801402"/>
    <w:rsid w:val="00803BF2"/>
    <w:rsid w:val="00804936"/>
    <w:rsid w:val="00807BCC"/>
    <w:rsid w:val="0081408C"/>
    <w:rsid w:val="008206C5"/>
    <w:rsid w:val="008210B2"/>
    <w:rsid w:val="00822DAE"/>
    <w:rsid w:val="0082712E"/>
    <w:rsid w:val="00833451"/>
    <w:rsid w:val="00842C9F"/>
    <w:rsid w:val="008433D3"/>
    <w:rsid w:val="0084424A"/>
    <w:rsid w:val="008501DC"/>
    <w:rsid w:val="00850FBA"/>
    <w:rsid w:val="00852EA4"/>
    <w:rsid w:val="0085407D"/>
    <w:rsid w:val="0085491F"/>
    <w:rsid w:val="00857321"/>
    <w:rsid w:val="008600B4"/>
    <w:rsid w:val="00861CCF"/>
    <w:rsid w:val="00862F98"/>
    <w:rsid w:val="00870038"/>
    <w:rsid w:val="008707B9"/>
    <w:rsid w:val="0087119E"/>
    <w:rsid w:val="008719C2"/>
    <w:rsid w:val="00875382"/>
    <w:rsid w:val="008753E0"/>
    <w:rsid w:val="00877898"/>
    <w:rsid w:val="00877B22"/>
    <w:rsid w:val="00877B6E"/>
    <w:rsid w:val="00880E8F"/>
    <w:rsid w:val="00882015"/>
    <w:rsid w:val="00884F6A"/>
    <w:rsid w:val="008879F7"/>
    <w:rsid w:val="00891B8B"/>
    <w:rsid w:val="00892D05"/>
    <w:rsid w:val="0089458B"/>
    <w:rsid w:val="00896F18"/>
    <w:rsid w:val="008A12EF"/>
    <w:rsid w:val="008A3389"/>
    <w:rsid w:val="008A3EF9"/>
    <w:rsid w:val="008A6DBC"/>
    <w:rsid w:val="008A7D28"/>
    <w:rsid w:val="008B144E"/>
    <w:rsid w:val="008B429B"/>
    <w:rsid w:val="008B743C"/>
    <w:rsid w:val="008B7B76"/>
    <w:rsid w:val="008C088E"/>
    <w:rsid w:val="008C11A8"/>
    <w:rsid w:val="008C276C"/>
    <w:rsid w:val="008C56FC"/>
    <w:rsid w:val="008C75F1"/>
    <w:rsid w:val="008C770B"/>
    <w:rsid w:val="008D0CFD"/>
    <w:rsid w:val="008D3A37"/>
    <w:rsid w:val="008D4217"/>
    <w:rsid w:val="008D5556"/>
    <w:rsid w:val="008E3821"/>
    <w:rsid w:val="008E5489"/>
    <w:rsid w:val="008E6404"/>
    <w:rsid w:val="008F0C9B"/>
    <w:rsid w:val="008F0D7D"/>
    <w:rsid w:val="008F2F49"/>
    <w:rsid w:val="008F32D5"/>
    <w:rsid w:val="008F610F"/>
    <w:rsid w:val="00900137"/>
    <w:rsid w:val="009047EB"/>
    <w:rsid w:val="00906F62"/>
    <w:rsid w:val="00911044"/>
    <w:rsid w:val="00912CBB"/>
    <w:rsid w:val="00913858"/>
    <w:rsid w:val="00915359"/>
    <w:rsid w:val="00917C46"/>
    <w:rsid w:val="00923FC8"/>
    <w:rsid w:val="00925554"/>
    <w:rsid w:val="00926C60"/>
    <w:rsid w:val="00931840"/>
    <w:rsid w:val="0093707B"/>
    <w:rsid w:val="00937E68"/>
    <w:rsid w:val="00942F81"/>
    <w:rsid w:val="009479C4"/>
    <w:rsid w:val="00947B10"/>
    <w:rsid w:val="00947E32"/>
    <w:rsid w:val="009507D1"/>
    <w:rsid w:val="00953E94"/>
    <w:rsid w:val="00955084"/>
    <w:rsid w:val="00957161"/>
    <w:rsid w:val="009576DF"/>
    <w:rsid w:val="00960685"/>
    <w:rsid w:val="00961B38"/>
    <w:rsid w:val="009622D8"/>
    <w:rsid w:val="009623CF"/>
    <w:rsid w:val="00962C04"/>
    <w:rsid w:val="00964A48"/>
    <w:rsid w:val="00965D9C"/>
    <w:rsid w:val="00976910"/>
    <w:rsid w:val="009777EA"/>
    <w:rsid w:val="0098013C"/>
    <w:rsid w:val="009807AF"/>
    <w:rsid w:val="00980E7C"/>
    <w:rsid w:val="00981512"/>
    <w:rsid w:val="009815BB"/>
    <w:rsid w:val="00985F6F"/>
    <w:rsid w:val="00990B87"/>
    <w:rsid w:val="00993059"/>
    <w:rsid w:val="00994B8D"/>
    <w:rsid w:val="009A0BFC"/>
    <w:rsid w:val="009A2BD2"/>
    <w:rsid w:val="009A2DDE"/>
    <w:rsid w:val="009A307E"/>
    <w:rsid w:val="009A3519"/>
    <w:rsid w:val="009A3A9B"/>
    <w:rsid w:val="009A4EE9"/>
    <w:rsid w:val="009B28D1"/>
    <w:rsid w:val="009B4510"/>
    <w:rsid w:val="009B64F4"/>
    <w:rsid w:val="009C5F32"/>
    <w:rsid w:val="009C63E1"/>
    <w:rsid w:val="009D1288"/>
    <w:rsid w:val="009D3E8E"/>
    <w:rsid w:val="009D70B9"/>
    <w:rsid w:val="009E293A"/>
    <w:rsid w:val="009E35B5"/>
    <w:rsid w:val="009F0DDA"/>
    <w:rsid w:val="00A0232D"/>
    <w:rsid w:val="00A03827"/>
    <w:rsid w:val="00A154DD"/>
    <w:rsid w:val="00A15569"/>
    <w:rsid w:val="00A15866"/>
    <w:rsid w:val="00A177AE"/>
    <w:rsid w:val="00A2164A"/>
    <w:rsid w:val="00A237BA"/>
    <w:rsid w:val="00A2796C"/>
    <w:rsid w:val="00A27D7E"/>
    <w:rsid w:val="00A3209C"/>
    <w:rsid w:val="00A32735"/>
    <w:rsid w:val="00A33A73"/>
    <w:rsid w:val="00A41439"/>
    <w:rsid w:val="00A448D5"/>
    <w:rsid w:val="00A4677E"/>
    <w:rsid w:val="00A479E8"/>
    <w:rsid w:val="00A502DB"/>
    <w:rsid w:val="00A5145A"/>
    <w:rsid w:val="00A51803"/>
    <w:rsid w:val="00A51DBD"/>
    <w:rsid w:val="00A51FA9"/>
    <w:rsid w:val="00A55179"/>
    <w:rsid w:val="00A55300"/>
    <w:rsid w:val="00A5660F"/>
    <w:rsid w:val="00A57743"/>
    <w:rsid w:val="00A61A14"/>
    <w:rsid w:val="00A70903"/>
    <w:rsid w:val="00A72FEA"/>
    <w:rsid w:val="00A800E7"/>
    <w:rsid w:val="00A80B94"/>
    <w:rsid w:val="00A855CD"/>
    <w:rsid w:val="00A86192"/>
    <w:rsid w:val="00A86D3C"/>
    <w:rsid w:val="00A90100"/>
    <w:rsid w:val="00A9386F"/>
    <w:rsid w:val="00A952F5"/>
    <w:rsid w:val="00AA1F94"/>
    <w:rsid w:val="00AA77B5"/>
    <w:rsid w:val="00AA7995"/>
    <w:rsid w:val="00AA7A12"/>
    <w:rsid w:val="00AB386C"/>
    <w:rsid w:val="00AB748F"/>
    <w:rsid w:val="00AC0144"/>
    <w:rsid w:val="00AC069F"/>
    <w:rsid w:val="00AC1F22"/>
    <w:rsid w:val="00AC4B49"/>
    <w:rsid w:val="00AD0940"/>
    <w:rsid w:val="00AD5352"/>
    <w:rsid w:val="00AE2F2E"/>
    <w:rsid w:val="00AE3C28"/>
    <w:rsid w:val="00AE40F2"/>
    <w:rsid w:val="00AE5716"/>
    <w:rsid w:val="00AE7406"/>
    <w:rsid w:val="00AF145E"/>
    <w:rsid w:val="00AF4945"/>
    <w:rsid w:val="00AF6F34"/>
    <w:rsid w:val="00B0739F"/>
    <w:rsid w:val="00B119F0"/>
    <w:rsid w:val="00B14905"/>
    <w:rsid w:val="00B15A61"/>
    <w:rsid w:val="00B17178"/>
    <w:rsid w:val="00B17761"/>
    <w:rsid w:val="00B17AFF"/>
    <w:rsid w:val="00B20264"/>
    <w:rsid w:val="00B244BF"/>
    <w:rsid w:val="00B25175"/>
    <w:rsid w:val="00B2533C"/>
    <w:rsid w:val="00B3008E"/>
    <w:rsid w:val="00B30D86"/>
    <w:rsid w:val="00B327E9"/>
    <w:rsid w:val="00B32D6E"/>
    <w:rsid w:val="00B35CE8"/>
    <w:rsid w:val="00B42AAE"/>
    <w:rsid w:val="00B51971"/>
    <w:rsid w:val="00B53214"/>
    <w:rsid w:val="00B54F82"/>
    <w:rsid w:val="00B55F72"/>
    <w:rsid w:val="00B56FF4"/>
    <w:rsid w:val="00B6001A"/>
    <w:rsid w:val="00B705B4"/>
    <w:rsid w:val="00B731CE"/>
    <w:rsid w:val="00B75C9A"/>
    <w:rsid w:val="00B82D11"/>
    <w:rsid w:val="00B851A9"/>
    <w:rsid w:val="00B86E0F"/>
    <w:rsid w:val="00B86F8F"/>
    <w:rsid w:val="00B91299"/>
    <w:rsid w:val="00B946A2"/>
    <w:rsid w:val="00B94FF5"/>
    <w:rsid w:val="00B95870"/>
    <w:rsid w:val="00B97F69"/>
    <w:rsid w:val="00BA4078"/>
    <w:rsid w:val="00BA4C8F"/>
    <w:rsid w:val="00BA51A9"/>
    <w:rsid w:val="00BA6A9D"/>
    <w:rsid w:val="00BA6EF6"/>
    <w:rsid w:val="00BA7200"/>
    <w:rsid w:val="00BA763A"/>
    <w:rsid w:val="00BB19FC"/>
    <w:rsid w:val="00BB1C8F"/>
    <w:rsid w:val="00BB20B9"/>
    <w:rsid w:val="00BB5F84"/>
    <w:rsid w:val="00BC2003"/>
    <w:rsid w:val="00BC60CE"/>
    <w:rsid w:val="00BD7306"/>
    <w:rsid w:val="00BD74F3"/>
    <w:rsid w:val="00BE0D38"/>
    <w:rsid w:val="00BE2BE2"/>
    <w:rsid w:val="00BE2C2E"/>
    <w:rsid w:val="00BE51FE"/>
    <w:rsid w:val="00BE5DC3"/>
    <w:rsid w:val="00BF113C"/>
    <w:rsid w:val="00BF148D"/>
    <w:rsid w:val="00BF5F2B"/>
    <w:rsid w:val="00C01D07"/>
    <w:rsid w:val="00C01E9E"/>
    <w:rsid w:val="00C04B3C"/>
    <w:rsid w:val="00C04C9C"/>
    <w:rsid w:val="00C07AEE"/>
    <w:rsid w:val="00C11262"/>
    <w:rsid w:val="00C153CF"/>
    <w:rsid w:val="00C20204"/>
    <w:rsid w:val="00C209E9"/>
    <w:rsid w:val="00C22449"/>
    <w:rsid w:val="00C2571E"/>
    <w:rsid w:val="00C25F52"/>
    <w:rsid w:val="00C26299"/>
    <w:rsid w:val="00C318CD"/>
    <w:rsid w:val="00C32A48"/>
    <w:rsid w:val="00C333EB"/>
    <w:rsid w:val="00C34C9B"/>
    <w:rsid w:val="00C356B9"/>
    <w:rsid w:val="00C35C68"/>
    <w:rsid w:val="00C36453"/>
    <w:rsid w:val="00C429F7"/>
    <w:rsid w:val="00C4444E"/>
    <w:rsid w:val="00C4473D"/>
    <w:rsid w:val="00C452C2"/>
    <w:rsid w:val="00C540D2"/>
    <w:rsid w:val="00C54387"/>
    <w:rsid w:val="00C565F5"/>
    <w:rsid w:val="00C60847"/>
    <w:rsid w:val="00C621F5"/>
    <w:rsid w:val="00C632AA"/>
    <w:rsid w:val="00C64C18"/>
    <w:rsid w:val="00C73CD4"/>
    <w:rsid w:val="00C76A9A"/>
    <w:rsid w:val="00C824BA"/>
    <w:rsid w:val="00C829B8"/>
    <w:rsid w:val="00C8709A"/>
    <w:rsid w:val="00C875C3"/>
    <w:rsid w:val="00C90066"/>
    <w:rsid w:val="00C903AE"/>
    <w:rsid w:val="00C91FEB"/>
    <w:rsid w:val="00C95334"/>
    <w:rsid w:val="00C96273"/>
    <w:rsid w:val="00C9725A"/>
    <w:rsid w:val="00CA5A6B"/>
    <w:rsid w:val="00CA605D"/>
    <w:rsid w:val="00CB2866"/>
    <w:rsid w:val="00CB3632"/>
    <w:rsid w:val="00CC4989"/>
    <w:rsid w:val="00CC4C40"/>
    <w:rsid w:val="00CC5D95"/>
    <w:rsid w:val="00CC684B"/>
    <w:rsid w:val="00CC7514"/>
    <w:rsid w:val="00CCCE5B"/>
    <w:rsid w:val="00CD1BC2"/>
    <w:rsid w:val="00CD28E5"/>
    <w:rsid w:val="00CE403E"/>
    <w:rsid w:val="00CE44B1"/>
    <w:rsid w:val="00CE462D"/>
    <w:rsid w:val="00CEC835"/>
    <w:rsid w:val="00CF0491"/>
    <w:rsid w:val="00CF0FEA"/>
    <w:rsid w:val="00CF11F3"/>
    <w:rsid w:val="00CF2BF5"/>
    <w:rsid w:val="00CF3B5F"/>
    <w:rsid w:val="00CF5CE8"/>
    <w:rsid w:val="00CF6AEB"/>
    <w:rsid w:val="00D02852"/>
    <w:rsid w:val="00D04CF3"/>
    <w:rsid w:val="00D074F8"/>
    <w:rsid w:val="00D08BD5"/>
    <w:rsid w:val="00D17821"/>
    <w:rsid w:val="00D179FC"/>
    <w:rsid w:val="00D23FF7"/>
    <w:rsid w:val="00D278AD"/>
    <w:rsid w:val="00D27F2D"/>
    <w:rsid w:val="00D30F77"/>
    <w:rsid w:val="00D31AC4"/>
    <w:rsid w:val="00D4282B"/>
    <w:rsid w:val="00D440A0"/>
    <w:rsid w:val="00D445D2"/>
    <w:rsid w:val="00D455AA"/>
    <w:rsid w:val="00D46819"/>
    <w:rsid w:val="00D51730"/>
    <w:rsid w:val="00D55E8E"/>
    <w:rsid w:val="00D6021B"/>
    <w:rsid w:val="00D63685"/>
    <w:rsid w:val="00D64563"/>
    <w:rsid w:val="00D655A3"/>
    <w:rsid w:val="00D70389"/>
    <w:rsid w:val="00D71BF1"/>
    <w:rsid w:val="00D74E55"/>
    <w:rsid w:val="00D77C40"/>
    <w:rsid w:val="00D808D7"/>
    <w:rsid w:val="00D87B15"/>
    <w:rsid w:val="00D96116"/>
    <w:rsid w:val="00D961DF"/>
    <w:rsid w:val="00D96AAC"/>
    <w:rsid w:val="00D96EBB"/>
    <w:rsid w:val="00D974CC"/>
    <w:rsid w:val="00D974F5"/>
    <w:rsid w:val="00DA05FF"/>
    <w:rsid w:val="00DA5C8F"/>
    <w:rsid w:val="00DB1215"/>
    <w:rsid w:val="00DB27EB"/>
    <w:rsid w:val="00DB2F4D"/>
    <w:rsid w:val="00DC03EA"/>
    <w:rsid w:val="00DC1799"/>
    <w:rsid w:val="00DC1FB0"/>
    <w:rsid w:val="00DC535E"/>
    <w:rsid w:val="00DC59FA"/>
    <w:rsid w:val="00DC63FC"/>
    <w:rsid w:val="00DC65A7"/>
    <w:rsid w:val="00DC6F5E"/>
    <w:rsid w:val="00DE207E"/>
    <w:rsid w:val="00DF0BC2"/>
    <w:rsid w:val="00DF5D37"/>
    <w:rsid w:val="00DF65CE"/>
    <w:rsid w:val="00DF6646"/>
    <w:rsid w:val="00DF7014"/>
    <w:rsid w:val="00E008EA"/>
    <w:rsid w:val="00E00A50"/>
    <w:rsid w:val="00E02FE4"/>
    <w:rsid w:val="00E0504E"/>
    <w:rsid w:val="00E06A25"/>
    <w:rsid w:val="00E109D0"/>
    <w:rsid w:val="00E14183"/>
    <w:rsid w:val="00E163F6"/>
    <w:rsid w:val="00E17EB0"/>
    <w:rsid w:val="00E24004"/>
    <w:rsid w:val="00E26DB4"/>
    <w:rsid w:val="00E27EF8"/>
    <w:rsid w:val="00E30A79"/>
    <w:rsid w:val="00E315A5"/>
    <w:rsid w:val="00E32E48"/>
    <w:rsid w:val="00E3665B"/>
    <w:rsid w:val="00E42D59"/>
    <w:rsid w:val="00E431B7"/>
    <w:rsid w:val="00E5302B"/>
    <w:rsid w:val="00E536E2"/>
    <w:rsid w:val="00E53B48"/>
    <w:rsid w:val="00E57F1B"/>
    <w:rsid w:val="00E628E1"/>
    <w:rsid w:val="00E6519B"/>
    <w:rsid w:val="00E67C7D"/>
    <w:rsid w:val="00E67FC9"/>
    <w:rsid w:val="00E7272E"/>
    <w:rsid w:val="00E730C2"/>
    <w:rsid w:val="00E737F4"/>
    <w:rsid w:val="00E76B29"/>
    <w:rsid w:val="00E80CC8"/>
    <w:rsid w:val="00E81CE8"/>
    <w:rsid w:val="00E836B6"/>
    <w:rsid w:val="00E83999"/>
    <w:rsid w:val="00E83FC8"/>
    <w:rsid w:val="00E858E3"/>
    <w:rsid w:val="00E876D0"/>
    <w:rsid w:val="00E92353"/>
    <w:rsid w:val="00EA0256"/>
    <w:rsid w:val="00EA064E"/>
    <w:rsid w:val="00EA0688"/>
    <w:rsid w:val="00EA2399"/>
    <w:rsid w:val="00EA4726"/>
    <w:rsid w:val="00EB0418"/>
    <w:rsid w:val="00EB10A5"/>
    <w:rsid w:val="00EB2BF6"/>
    <w:rsid w:val="00EB4F91"/>
    <w:rsid w:val="00EB6341"/>
    <w:rsid w:val="00EC1971"/>
    <w:rsid w:val="00ED3207"/>
    <w:rsid w:val="00ED78A4"/>
    <w:rsid w:val="00EE2E5B"/>
    <w:rsid w:val="00EE4B10"/>
    <w:rsid w:val="00EE52BB"/>
    <w:rsid w:val="00EF0450"/>
    <w:rsid w:val="00EF065B"/>
    <w:rsid w:val="00EF1605"/>
    <w:rsid w:val="00EF1D16"/>
    <w:rsid w:val="00EF25F2"/>
    <w:rsid w:val="00EF268A"/>
    <w:rsid w:val="00EF33FA"/>
    <w:rsid w:val="00EF400C"/>
    <w:rsid w:val="00EF4E99"/>
    <w:rsid w:val="00EF5110"/>
    <w:rsid w:val="00F000EB"/>
    <w:rsid w:val="00F00DBB"/>
    <w:rsid w:val="00F01B26"/>
    <w:rsid w:val="00F034E7"/>
    <w:rsid w:val="00F072F2"/>
    <w:rsid w:val="00F1058A"/>
    <w:rsid w:val="00F15892"/>
    <w:rsid w:val="00F213D3"/>
    <w:rsid w:val="00F21FD5"/>
    <w:rsid w:val="00F22CDB"/>
    <w:rsid w:val="00F23AC7"/>
    <w:rsid w:val="00F24B12"/>
    <w:rsid w:val="00F306DE"/>
    <w:rsid w:val="00F31402"/>
    <w:rsid w:val="00F33856"/>
    <w:rsid w:val="00F34B10"/>
    <w:rsid w:val="00F34FB6"/>
    <w:rsid w:val="00F35504"/>
    <w:rsid w:val="00F41A2E"/>
    <w:rsid w:val="00F4660E"/>
    <w:rsid w:val="00F478A7"/>
    <w:rsid w:val="00F51575"/>
    <w:rsid w:val="00F53552"/>
    <w:rsid w:val="00F558E1"/>
    <w:rsid w:val="00F60E6F"/>
    <w:rsid w:val="00F63E35"/>
    <w:rsid w:val="00F65D28"/>
    <w:rsid w:val="00F65E05"/>
    <w:rsid w:val="00F70CC2"/>
    <w:rsid w:val="00F727C1"/>
    <w:rsid w:val="00F72F01"/>
    <w:rsid w:val="00F759A8"/>
    <w:rsid w:val="00F7773D"/>
    <w:rsid w:val="00F77F84"/>
    <w:rsid w:val="00F83D3D"/>
    <w:rsid w:val="00F8422A"/>
    <w:rsid w:val="00F851CD"/>
    <w:rsid w:val="00F855CA"/>
    <w:rsid w:val="00F94583"/>
    <w:rsid w:val="00FA16DD"/>
    <w:rsid w:val="00FA5B44"/>
    <w:rsid w:val="00FA6E4C"/>
    <w:rsid w:val="00FB1F49"/>
    <w:rsid w:val="00FB26CE"/>
    <w:rsid w:val="00FB63D1"/>
    <w:rsid w:val="00FC03CB"/>
    <w:rsid w:val="00FC11DE"/>
    <w:rsid w:val="00FC2832"/>
    <w:rsid w:val="00FC3D84"/>
    <w:rsid w:val="00FC61F1"/>
    <w:rsid w:val="00FC79D5"/>
    <w:rsid w:val="00FD45E4"/>
    <w:rsid w:val="00FD54C6"/>
    <w:rsid w:val="00FE1DB8"/>
    <w:rsid w:val="00FE1E37"/>
    <w:rsid w:val="00FE460C"/>
    <w:rsid w:val="00FF0B27"/>
    <w:rsid w:val="00FF2683"/>
    <w:rsid w:val="00FF2B5E"/>
    <w:rsid w:val="00FF472D"/>
    <w:rsid w:val="00FF49A9"/>
    <w:rsid w:val="00FF6989"/>
    <w:rsid w:val="0169E847"/>
    <w:rsid w:val="0170EC7F"/>
    <w:rsid w:val="01862BFD"/>
    <w:rsid w:val="018AEA00"/>
    <w:rsid w:val="018EE5DF"/>
    <w:rsid w:val="0195D24B"/>
    <w:rsid w:val="01BF062F"/>
    <w:rsid w:val="01C66E2B"/>
    <w:rsid w:val="01DB67E8"/>
    <w:rsid w:val="0213F02D"/>
    <w:rsid w:val="02178C1C"/>
    <w:rsid w:val="0217B6A0"/>
    <w:rsid w:val="02316645"/>
    <w:rsid w:val="0256F9CF"/>
    <w:rsid w:val="026069C6"/>
    <w:rsid w:val="026D55F9"/>
    <w:rsid w:val="0281C5F0"/>
    <w:rsid w:val="0299627D"/>
    <w:rsid w:val="02B8C588"/>
    <w:rsid w:val="02BC2AAB"/>
    <w:rsid w:val="02CC3D29"/>
    <w:rsid w:val="02EC83AA"/>
    <w:rsid w:val="02EFBFCF"/>
    <w:rsid w:val="02F21AF6"/>
    <w:rsid w:val="02FEA218"/>
    <w:rsid w:val="031700C6"/>
    <w:rsid w:val="033A98B1"/>
    <w:rsid w:val="035F09C4"/>
    <w:rsid w:val="035F5932"/>
    <w:rsid w:val="0360A314"/>
    <w:rsid w:val="0364F59D"/>
    <w:rsid w:val="0394D0B0"/>
    <w:rsid w:val="03A3289F"/>
    <w:rsid w:val="03A81C7E"/>
    <w:rsid w:val="03ADC0B0"/>
    <w:rsid w:val="03B50B21"/>
    <w:rsid w:val="03BCBA0D"/>
    <w:rsid w:val="03BEFA13"/>
    <w:rsid w:val="03CDCE87"/>
    <w:rsid w:val="03CF4FC0"/>
    <w:rsid w:val="03D13F04"/>
    <w:rsid w:val="0437B97A"/>
    <w:rsid w:val="043C39E7"/>
    <w:rsid w:val="044626D9"/>
    <w:rsid w:val="046751B5"/>
    <w:rsid w:val="0474C583"/>
    <w:rsid w:val="04770618"/>
    <w:rsid w:val="048911EF"/>
    <w:rsid w:val="04910C17"/>
    <w:rsid w:val="049410D3"/>
    <w:rsid w:val="0498EE75"/>
    <w:rsid w:val="049C1D93"/>
    <w:rsid w:val="04AAF130"/>
    <w:rsid w:val="04B3EC69"/>
    <w:rsid w:val="04C81D82"/>
    <w:rsid w:val="04F74EE3"/>
    <w:rsid w:val="04F8BA70"/>
    <w:rsid w:val="05064A6C"/>
    <w:rsid w:val="050A84E5"/>
    <w:rsid w:val="0519004E"/>
    <w:rsid w:val="052C49F8"/>
    <w:rsid w:val="052CE489"/>
    <w:rsid w:val="0531343E"/>
    <w:rsid w:val="053D3FBE"/>
    <w:rsid w:val="0547A99F"/>
    <w:rsid w:val="054AC9DD"/>
    <w:rsid w:val="0554AD99"/>
    <w:rsid w:val="055718F3"/>
    <w:rsid w:val="055BAD06"/>
    <w:rsid w:val="055CAC9B"/>
    <w:rsid w:val="056AD1D8"/>
    <w:rsid w:val="057F2952"/>
    <w:rsid w:val="058471A8"/>
    <w:rsid w:val="05B1943F"/>
    <w:rsid w:val="05BB4B14"/>
    <w:rsid w:val="05D684CD"/>
    <w:rsid w:val="05DE4F23"/>
    <w:rsid w:val="05DEE2E1"/>
    <w:rsid w:val="05E05C05"/>
    <w:rsid w:val="05F30D79"/>
    <w:rsid w:val="0617DA06"/>
    <w:rsid w:val="0641D93A"/>
    <w:rsid w:val="064AA295"/>
    <w:rsid w:val="064E6577"/>
    <w:rsid w:val="0670E676"/>
    <w:rsid w:val="067805CE"/>
    <w:rsid w:val="06956915"/>
    <w:rsid w:val="069F2A08"/>
    <w:rsid w:val="06AE03EB"/>
    <w:rsid w:val="06AEC936"/>
    <w:rsid w:val="06B559DA"/>
    <w:rsid w:val="06D94F29"/>
    <w:rsid w:val="06EBBEDF"/>
    <w:rsid w:val="07072535"/>
    <w:rsid w:val="071D9C18"/>
    <w:rsid w:val="07207329"/>
    <w:rsid w:val="074D505C"/>
    <w:rsid w:val="076D1C26"/>
    <w:rsid w:val="077D4E14"/>
    <w:rsid w:val="078DF002"/>
    <w:rsid w:val="0798C74B"/>
    <w:rsid w:val="07A5D49A"/>
    <w:rsid w:val="07A9E33A"/>
    <w:rsid w:val="07BE2FAC"/>
    <w:rsid w:val="07C46654"/>
    <w:rsid w:val="07E3968F"/>
    <w:rsid w:val="08056001"/>
    <w:rsid w:val="0812E4B1"/>
    <w:rsid w:val="082560EE"/>
    <w:rsid w:val="082653FD"/>
    <w:rsid w:val="0844E3BE"/>
    <w:rsid w:val="084F5641"/>
    <w:rsid w:val="0859DA4C"/>
    <w:rsid w:val="0865C188"/>
    <w:rsid w:val="086815C5"/>
    <w:rsid w:val="087322F5"/>
    <w:rsid w:val="0873B303"/>
    <w:rsid w:val="087E33C6"/>
    <w:rsid w:val="08862A01"/>
    <w:rsid w:val="08C1ABA1"/>
    <w:rsid w:val="08C255B6"/>
    <w:rsid w:val="08E869F6"/>
    <w:rsid w:val="090D9527"/>
    <w:rsid w:val="0957AA3D"/>
    <w:rsid w:val="09678122"/>
    <w:rsid w:val="096DF844"/>
    <w:rsid w:val="09AFB8A1"/>
    <w:rsid w:val="09C132CC"/>
    <w:rsid w:val="09C892CB"/>
    <w:rsid w:val="0A0AF57B"/>
    <w:rsid w:val="0A6D5A9F"/>
    <w:rsid w:val="0A6F72F8"/>
    <w:rsid w:val="0A865172"/>
    <w:rsid w:val="0A9F09B6"/>
    <w:rsid w:val="0AA05767"/>
    <w:rsid w:val="0AB8FBFD"/>
    <w:rsid w:val="0ABF56AB"/>
    <w:rsid w:val="0AC739AB"/>
    <w:rsid w:val="0AC9D5C5"/>
    <w:rsid w:val="0AD46CCD"/>
    <w:rsid w:val="0ADDD7D8"/>
    <w:rsid w:val="0AFBE19A"/>
    <w:rsid w:val="0B125565"/>
    <w:rsid w:val="0B383B1F"/>
    <w:rsid w:val="0B4CF5E9"/>
    <w:rsid w:val="0B651B2E"/>
    <w:rsid w:val="0B68D9D8"/>
    <w:rsid w:val="0B798934"/>
    <w:rsid w:val="0BA09E22"/>
    <w:rsid w:val="0BAD8FE5"/>
    <w:rsid w:val="0BB3D903"/>
    <w:rsid w:val="0BD8FA8F"/>
    <w:rsid w:val="0C175B36"/>
    <w:rsid w:val="0C1DAB4C"/>
    <w:rsid w:val="0C30EFED"/>
    <w:rsid w:val="0C31A9A9"/>
    <w:rsid w:val="0C33CB7E"/>
    <w:rsid w:val="0C37E181"/>
    <w:rsid w:val="0C42E129"/>
    <w:rsid w:val="0C4F646E"/>
    <w:rsid w:val="0C72F913"/>
    <w:rsid w:val="0CC655EF"/>
    <w:rsid w:val="0CEEE05F"/>
    <w:rsid w:val="0CFD6E8B"/>
    <w:rsid w:val="0D046E9A"/>
    <w:rsid w:val="0D12794F"/>
    <w:rsid w:val="0D1FAE3E"/>
    <w:rsid w:val="0D2DA5C0"/>
    <w:rsid w:val="0D326D2A"/>
    <w:rsid w:val="0D3A4433"/>
    <w:rsid w:val="0D402164"/>
    <w:rsid w:val="0D50EB72"/>
    <w:rsid w:val="0D6314E6"/>
    <w:rsid w:val="0D96189B"/>
    <w:rsid w:val="0D9D5996"/>
    <w:rsid w:val="0DABECBB"/>
    <w:rsid w:val="0DBBF5DC"/>
    <w:rsid w:val="0DC18F22"/>
    <w:rsid w:val="0DC74148"/>
    <w:rsid w:val="0DC84264"/>
    <w:rsid w:val="0DCA65F0"/>
    <w:rsid w:val="0DDB91F8"/>
    <w:rsid w:val="0DFAF46B"/>
    <w:rsid w:val="0DFBB8AB"/>
    <w:rsid w:val="0E1984D1"/>
    <w:rsid w:val="0E34236E"/>
    <w:rsid w:val="0E37D019"/>
    <w:rsid w:val="0E415FAA"/>
    <w:rsid w:val="0E54B572"/>
    <w:rsid w:val="0E57E201"/>
    <w:rsid w:val="0E5C9D6A"/>
    <w:rsid w:val="0E7627CA"/>
    <w:rsid w:val="0E81F42D"/>
    <w:rsid w:val="0E8A8B72"/>
    <w:rsid w:val="0E9B7EDF"/>
    <w:rsid w:val="0E9F7832"/>
    <w:rsid w:val="0EBEBFA5"/>
    <w:rsid w:val="0EF0C84A"/>
    <w:rsid w:val="0F0C8A83"/>
    <w:rsid w:val="0F117626"/>
    <w:rsid w:val="0F194D16"/>
    <w:rsid w:val="0F274D09"/>
    <w:rsid w:val="0F4C6055"/>
    <w:rsid w:val="0F742E55"/>
    <w:rsid w:val="0F839C03"/>
    <w:rsid w:val="0FA97EF5"/>
    <w:rsid w:val="0FAC3A0F"/>
    <w:rsid w:val="0FBB95BA"/>
    <w:rsid w:val="0FF1FD16"/>
    <w:rsid w:val="0FF42F7A"/>
    <w:rsid w:val="0FF77A31"/>
    <w:rsid w:val="102DD460"/>
    <w:rsid w:val="10356DA6"/>
    <w:rsid w:val="1046F135"/>
    <w:rsid w:val="1054753B"/>
    <w:rsid w:val="1065819C"/>
    <w:rsid w:val="1075299C"/>
    <w:rsid w:val="109B5B49"/>
    <w:rsid w:val="10A0DD3E"/>
    <w:rsid w:val="10A95266"/>
    <w:rsid w:val="10AD91A3"/>
    <w:rsid w:val="10ADBEC0"/>
    <w:rsid w:val="10BCF6EB"/>
    <w:rsid w:val="10C8BA73"/>
    <w:rsid w:val="10D01690"/>
    <w:rsid w:val="10DB21FE"/>
    <w:rsid w:val="10EB5D82"/>
    <w:rsid w:val="111FAC62"/>
    <w:rsid w:val="1121BA38"/>
    <w:rsid w:val="1123D25B"/>
    <w:rsid w:val="1128D7E5"/>
    <w:rsid w:val="11453197"/>
    <w:rsid w:val="11536CC0"/>
    <w:rsid w:val="11750739"/>
    <w:rsid w:val="11A97B03"/>
    <w:rsid w:val="11DA22F5"/>
    <w:rsid w:val="1209DEC0"/>
    <w:rsid w:val="121A456F"/>
    <w:rsid w:val="122B79C2"/>
    <w:rsid w:val="12556B30"/>
    <w:rsid w:val="12578E19"/>
    <w:rsid w:val="1260B6DC"/>
    <w:rsid w:val="1272D323"/>
    <w:rsid w:val="12A26C37"/>
    <w:rsid w:val="12A7689B"/>
    <w:rsid w:val="12B55C4F"/>
    <w:rsid w:val="12E38A30"/>
    <w:rsid w:val="12E9B2B4"/>
    <w:rsid w:val="1308FE70"/>
    <w:rsid w:val="130C2E93"/>
    <w:rsid w:val="130E90B9"/>
    <w:rsid w:val="1315CAA9"/>
    <w:rsid w:val="132902FB"/>
    <w:rsid w:val="13326F74"/>
    <w:rsid w:val="13443724"/>
    <w:rsid w:val="134DAC7B"/>
    <w:rsid w:val="13522182"/>
    <w:rsid w:val="135A4B8F"/>
    <w:rsid w:val="136591D9"/>
    <w:rsid w:val="13924B88"/>
    <w:rsid w:val="13BB9668"/>
    <w:rsid w:val="13BF81AE"/>
    <w:rsid w:val="13C09CDF"/>
    <w:rsid w:val="13C26488"/>
    <w:rsid w:val="13CA817B"/>
    <w:rsid w:val="13CB79AD"/>
    <w:rsid w:val="13DC5ACA"/>
    <w:rsid w:val="13F0685D"/>
    <w:rsid w:val="140023FB"/>
    <w:rsid w:val="141CE816"/>
    <w:rsid w:val="14253D7F"/>
    <w:rsid w:val="144ADCA3"/>
    <w:rsid w:val="148BE51E"/>
    <w:rsid w:val="14CABFAF"/>
    <w:rsid w:val="14E18377"/>
    <w:rsid w:val="14F39C52"/>
    <w:rsid w:val="15051C4D"/>
    <w:rsid w:val="1523CF04"/>
    <w:rsid w:val="15243144"/>
    <w:rsid w:val="15458AED"/>
    <w:rsid w:val="154D2830"/>
    <w:rsid w:val="155519A1"/>
    <w:rsid w:val="15945577"/>
    <w:rsid w:val="159B4B2F"/>
    <w:rsid w:val="15A6997B"/>
    <w:rsid w:val="15C8C59D"/>
    <w:rsid w:val="15CDFD8E"/>
    <w:rsid w:val="15D5349B"/>
    <w:rsid w:val="15DC81C6"/>
    <w:rsid w:val="15F2AD65"/>
    <w:rsid w:val="161115D5"/>
    <w:rsid w:val="1624A4AD"/>
    <w:rsid w:val="162907BD"/>
    <w:rsid w:val="16324B64"/>
    <w:rsid w:val="163E5866"/>
    <w:rsid w:val="165564C0"/>
    <w:rsid w:val="1662DBBE"/>
    <w:rsid w:val="1673C74D"/>
    <w:rsid w:val="16860FA1"/>
    <w:rsid w:val="16B9BD07"/>
    <w:rsid w:val="16BAA4A5"/>
    <w:rsid w:val="16C2CBB6"/>
    <w:rsid w:val="16CAB332"/>
    <w:rsid w:val="16E23736"/>
    <w:rsid w:val="16E6DA5B"/>
    <w:rsid w:val="16F3656F"/>
    <w:rsid w:val="170E38A2"/>
    <w:rsid w:val="173A1423"/>
    <w:rsid w:val="1758DAA9"/>
    <w:rsid w:val="17920148"/>
    <w:rsid w:val="179C1634"/>
    <w:rsid w:val="17A901F5"/>
    <w:rsid w:val="17BF5AC9"/>
    <w:rsid w:val="17C5D334"/>
    <w:rsid w:val="180F86E7"/>
    <w:rsid w:val="1815EF6C"/>
    <w:rsid w:val="183A9908"/>
    <w:rsid w:val="18437879"/>
    <w:rsid w:val="184FC242"/>
    <w:rsid w:val="1886A0D7"/>
    <w:rsid w:val="189E6D92"/>
    <w:rsid w:val="18B723D7"/>
    <w:rsid w:val="18B8742F"/>
    <w:rsid w:val="18EA6E7B"/>
    <w:rsid w:val="18EC6C73"/>
    <w:rsid w:val="190F0391"/>
    <w:rsid w:val="190FCCC2"/>
    <w:rsid w:val="19100FE0"/>
    <w:rsid w:val="19270E38"/>
    <w:rsid w:val="1928E839"/>
    <w:rsid w:val="192C423F"/>
    <w:rsid w:val="194DA509"/>
    <w:rsid w:val="197075A3"/>
    <w:rsid w:val="197FB91F"/>
    <w:rsid w:val="198D3169"/>
    <w:rsid w:val="19A282D0"/>
    <w:rsid w:val="19A3C60B"/>
    <w:rsid w:val="19B78D15"/>
    <w:rsid w:val="19BBCFC8"/>
    <w:rsid w:val="19E62EC5"/>
    <w:rsid w:val="19F12995"/>
    <w:rsid w:val="19FC5E43"/>
    <w:rsid w:val="1A238F90"/>
    <w:rsid w:val="1A343323"/>
    <w:rsid w:val="1A431C7E"/>
    <w:rsid w:val="1A554235"/>
    <w:rsid w:val="1A9E61CA"/>
    <w:rsid w:val="1AA253E3"/>
    <w:rsid w:val="1ABE42B4"/>
    <w:rsid w:val="1AC65853"/>
    <w:rsid w:val="1ACA05F3"/>
    <w:rsid w:val="1AE3DB7D"/>
    <w:rsid w:val="1AF0ED84"/>
    <w:rsid w:val="1AF36D22"/>
    <w:rsid w:val="1B020C1D"/>
    <w:rsid w:val="1B1CD2D3"/>
    <w:rsid w:val="1B228DBE"/>
    <w:rsid w:val="1B24EAA7"/>
    <w:rsid w:val="1B3167B5"/>
    <w:rsid w:val="1B53FD2E"/>
    <w:rsid w:val="1B6E6326"/>
    <w:rsid w:val="1B779181"/>
    <w:rsid w:val="1B78351B"/>
    <w:rsid w:val="1B794F97"/>
    <w:rsid w:val="1B7F8E84"/>
    <w:rsid w:val="1B92F804"/>
    <w:rsid w:val="1B9A1D81"/>
    <w:rsid w:val="1B9E02C0"/>
    <w:rsid w:val="1BAD9241"/>
    <w:rsid w:val="1BB1A389"/>
    <w:rsid w:val="1BB390AD"/>
    <w:rsid w:val="1BBD78B2"/>
    <w:rsid w:val="1BC4F237"/>
    <w:rsid w:val="1BCB4A52"/>
    <w:rsid w:val="1BE146AC"/>
    <w:rsid w:val="1BFD2E69"/>
    <w:rsid w:val="1C045B74"/>
    <w:rsid w:val="1C1E9AE7"/>
    <w:rsid w:val="1C2944F8"/>
    <w:rsid w:val="1C2A6EBE"/>
    <w:rsid w:val="1C358DDA"/>
    <w:rsid w:val="1C3C96AC"/>
    <w:rsid w:val="1C5E77EC"/>
    <w:rsid w:val="1C6A6D64"/>
    <w:rsid w:val="1C6B62C0"/>
    <w:rsid w:val="1C6C0F67"/>
    <w:rsid w:val="1C897E71"/>
    <w:rsid w:val="1C940701"/>
    <w:rsid w:val="1CB93F23"/>
    <w:rsid w:val="1CC4F193"/>
    <w:rsid w:val="1CFA066E"/>
    <w:rsid w:val="1D199193"/>
    <w:rsid w:val="1D1AD204"/>
    <w:rsid w:val="1D1FE845"/>
    <w:rsid w:val="1D295FF9"/>
    <w:rsid w:val="1D2D0ACE"/>
    <w:rsid w:val="1D47FE07"/>
    <w:rsid w:val="1D728F2C"/>
    <w:rsid w:val="1D9D615C"/>
    <w:rsid w:val="1DA1B198"/>
    <w:rsid w:val="1DBBBC54"/>
    <w:rsid w:val="1DD5978D"/>
    <w:rsid w:val="1DD81EB4"/>
    <w:rsid w:val="1DECAAD4"/>
    <w:rsid w:val="1E012799"/>
    <w:rsid w:val="1E268C26"/>
    <w:rsid w:val="1E441368"/>
    <w:rsid w:val="1E48C86C"/>
    <w:rsid w:val="1E4C971B"/>
    <w:rsid w:val="1E4EE28F"/>
    <w:rsid w:val="1E529242"/>
    <w:rsid w:val="1E55BE4A"/>
    <w:rsid w:val="1E55F19E"/>
    <w:rsid w:val="1E59E9C7"/>
    <w:rsid w:val="1E5B36A6"/>
    <w:rsid w:val="1E6758D7"/>
    <w:rsid w:val="1EA10464"/>
    <w:rsid w:val="1ED3E27C"/>
    <w:rsid w:val="1ED6FC47"/>
    <w:rsid w:val="1EDF49A9"/>
    <w:rsid w:val="1F0F52AB"/>
    <w:rsid w:val="1F1C6F5A"/>
    <w:rsid w:val="1F1D020A"/>
    <w:rsid w:val="1F624941"/>
    <w:rsid w:val="1F748238"/>
    <w:rsid w:val="1F8528DE"/>
    <w:rsid w:val="1F8A748E"/>
    <w:rsid w:val="1F8AF132"/>
    <w:rsid w:val="1F91FF9E"/>
    <w:rsid w:val="1FC0796C"/>
    <w:rsid w:val="1FCE83C3"/>
    <w:rsid w:val="1FD9A5E8"/>
    <w:rsid w:val="2003BC5B"/>
    <w:rsid w:val="201E537A"/>
    <w:rsid w:val="203039AD"/>
    <w:rsid w:val="203ACF98"/>
    <w:rsid w:val="203CEB78"/>
    <w:rsid w:val="203F3077"/>
    <w:rsid w:val="20854BBA"/>
    <w:rsid w:val="2088B167"/>
    <w:rsid w:val="20BCD806"/>
    <w:rsid w:val="20BD6F44"/>
    <w:rsid w:val="20D9E4EB"/>
    <w:rsid w:val="20E4B8B7"/>
    <w:rsid w:val="20F77334"/>
    <w:rsid w:val="211001DB"/>
    <w:rsid w:val="2115EC48"/>
    <w:rsid w:val="211671C1"/>
    <w:rsid w:val="2119CBDB"/>
    <w:rsid w:val="211FCE40"/>
    <w:rsid w:val="21204EBD"/>
    <w:rsid w:val="212DA99A"/>
    <w:rsid w:val="212E7125"/>
    <w:rsid w:val="215B17C9"/>
    <w:rsid w:val="21695D2C"/>
    <w:rsid w:val="2180BFA6"/>
    <w:rsid w:val="2187E7E8"/>
    <w:rsid w:val="219B6179"/>
    <w:rsid w:val="21A29F18"/>
    <w:rsid w:val="21A4F8AE"/>
    <w:rsid w:val="21C53D6F"/>
    <w:rsid w:val="21CF05B9"/>
    <w:rsid w:val="21DD93C1"/>
    <w:rsid w:val="21F1A734"/>
    <w:rsid w:val="21F8F2CE"/>
    <w:rsid w:val="21FF4BE4"/>
    <w:rsid w:val="2202DAA9"/>
    <w:rsid w:val="220D25A6"/>
    <w:rsid w:val="222F04BE"/>
    <w:rsid w:val="222F9539"/>
    <w:rsid w:val="224E585E"/>
    <w:rsid w:val="22645BAB"/>
    <w:rsid w:val="2269A969"/>
    <w:rsid w:val="226D113C"/>
    <w:rsid w:val="22715AC4"/>
    <w:rsid w:val="229E075C"/>
    <w:rsid w:val="22B07EF1"/>
    <w:rsid w:val="22B7A9F4"/>
    <w:rsid w:val="22BAD08D"/>
    <w:rsid w:val="230D2FB6"/>
    <w:rsid w:val="23161AD8"/>
    <w:rsid w:val="23208DBB"/>
    <w:rsid w:val="235E46D4"/>
    <w:rsid w:val="2370A224"/>
    <w:rsid w:val="238A4230"/>
    <w:rsid w:val="238F709D"/>
    <w:rsid w:val="238F85AF"/>
    <w:rsid w:val="238FD8FE"/>
    <w:rsid w:val="2391F4E7"/>
    <w:rsid w:val="23939A05"/>
    <w:rsid w:val="23A263D2"/>
    <w:rsid w:val="23B72349"/>
    <w:rsid w:val="23C5E6FE"/>
    <w:rsid w:val="23CA027C"/>
    <w:rsid w:val="23D1BBDE"/>
    <w:rsid w:val="23D414DD"/>
    <w:rsid w:val="23E1D6CD"/>
    <w:rsid w:val="23ECDEF1"/>
    <w:rsid w:val="23EE9894"/>
    <w:rsid w:val="23F3BCD1"/>
    <w:rsid w:val="24289CFF"/>
    <w:rsid w:val="24407DBF"/>
    <w:rsid w:val="2445684C"/>
    <w:rsid w:val="2451BF59"/>
    <w:rsid w:val="24B34474"/>
    <w:rsid w:val="24C24A06"/>
    <w:rsid w:val="24C3B46D"/>
    <w:rsid w:val="24CA5294"/>
    <w:rsid w:val="25211E2A"/>
    <w:rsid w:val="25402112"/>
    <w:rsid w:val="2564A60E"/>
    <w:rsid w:val="258B165C"/>
    <w:rsid w:val="25C769F3"/>
    <w:rsid w:val="25CDB5A1"/>
    <w:rsid w:val="25DF47C3"/>
    <w:rsid w:val="25E0D0AE"/>
    <w:rsid w:val="26125C75"/>
    <w:rsid w:val="2616D322"/>
    <w:rsid w:val="2647927F"/>
    <w:rsid w:val="2658527B"/>
    <w:rsid w:val="2670685F"/>
    <w:rsid w:val="267779D2"/>
    <w:rsid w:val="26806109"/>
    <w:rsid w:val="26896D24"/>
    <w:rsid w:val="26A00D56"/>
    <w:rsid w:val="26D34C03"/>
    <w:rsid w:val="26F280C4"/>
    <w:rsid w:val="2752E981"/>
    <w:rsid w:val="2755B02A"/>
    <w:rsid w:val="27580125"/>
    <w:rsid w:val="276812D9"/>
    <w:rsid w:val="27E2143A"/>
    <w:rsid w:val="2813D9B1"/>
    <w:rsid w:val="282C6442"/>
    <w:rsid w:val="28433FE8"/>
    <w:rsid w:val="2869F884"/>
    <w:rsid w:val="28774FD0"/>
    <w:rsid w:val="288A60F9"/>
    <w:rsid w:val="2899B6E4"/>
    <w:rsid w:val="28A7E0B6"/>
    <w:rsid w:val="28C8FA99"/>
    <w:rsid w:val="28C9F74A"/>
    <w:rsid w:val="28D109A3"/>
    <w:rsid w:val="28E963E3"/>
    <w:rsid w:val="28ECC9E4"/>
    <w:rsid w:val="28F109CA"/>
    <w:rsid w:val="29093BCC"/>
    <w:rsid w:val="29208C56"/>
    <w:rsid w:val="2943140E"/>
    <w:rsid w:val="2948D0EF"/>
    <w:rsid w:val="294BE62C"/>
    <w:rsid w:val="295F3E2F"/>
    <w:rsid w:val="2980882F"/>
    <w:rsid w:val="29A129D0"/>
    <w:rsid w:val="29ACF0C7"/>
    <w:rsid w:val="29B141CA"/>
    <w:rsid w:val="29B32A77"/>
    <w:rsid w:val="29E78AB6"/>
    <w:rsid w:val="29E97E21"/>
    <w:rsid w:val="2A059C8C"/>
    <w:rsid w:val="2A0BBF98"/>
    <w:rsid w:val="2A32838B"/>
    <w:rsid w:val="2A3E91D9"/>
    <w:rsid w:val="2A482CD5"/>
    <w:rsid w:val="2A5EDB1D"/>
    <w:rsid w:val="2A6D07DE"/>
    <w:rsid w:val="2A78364E"/>
    <w:rsid w:val="2AA0A5F7"/>
    <w:rsid w:val="2AAE0752"/>
    <w:rsid w:val="2AAE2CB0"/>
    <w:rsid w:val="2AD09F8F"/>
    <w:rsid w:val="2ADCFE74"/>
    <w:rsid w:val="2B098459"/>
    <w:rsid w:val="2B10424E"/>
    <w:rsid w:val="2B1503D7"/>
    <w:rsid w:val="2B1AEBC2"/>
    <w:rsid w:val="2B26FF5F"/>
    <w:rsid w:val="2B392B10"/>
    <w:rsid w:val="2B3F9D06"/>
    <w:rsid w:val="2B5C0DD9"/>
    <w:rsid w:val="2B609F4F"/>
    <w:rsid w:val="2BA4AE67"/>
    <w:rsid w:val="2BABE76C"/>
    <w:rsid w:val="2BE56C30"/>
    <w:rsid w:val="2C013BEC"/>
    <w:rsid w:val="2C02AA54"/>
    <w:rsid w:val="2C06B5AE"/>
    <w:rsid w:val="2C1D1465"/>
    <w:rsid w:val="2C331D4B"/>
    <w:rsid w:val="2C4946AB"/>
    <w:rsid w:val="2C4B8F99"/>
    <w:rsid w:val="2C4D2C5C"/>
    <w:rsid w:val="2C651523"/>
    <w:rsid w:val="2C6FA073"/>
    <w:rsid w:val="2C971F43"/>
    <w:rsid w:val="2C98FC68"/>
    <w:rsid w:val="2CD40F66"/>
    <w:rsid w:val="2CDA4AE9"/>
    <w:rsid w:val="2CDC1B32"/>
    <w:rsid w:val="2CF05DBA"/>
    <w:rsid w:val="2CFA4E49"/>
    <w:rsid w:val="2CFABBA2"/>
    <w:rsid w:val="2CFEF437"/>
    <w:rsid w:val="2CFF2B97"/>
    <w:rsid w:val="2D0E8D2A"/>
    <w:rsid w:val="2D804F10"/>
    <w:rsid w:val="2D8D7E74"/>
    <w:rsid w:val="2D952FD8"/>
    <w:rsid w:val="2DA903AE"/>
    <w:rsid w:val="2DB2A3A8"/>
    <w:rsid w:val="2DBB1B0F"/>
    <w:rsid w:val="2DBC6617"/>
    <w:rsid w:val="2DCAA74C"/>
    <w:rsid w:val="2DD0315A"/>
    <w:rsid w:val="2DF08B8D"/>
    <w:rsid w:val="2DF728F0"/>
    <w:rsid w:val="2DFDFA39"/>
    <w:rsid w:val="2DFE09F7"/>
    <w:rsid w:val="2DFF4C9D"/>
    <w:rsid w:val="2E0E40F5"/>
    <w:rsid w:val="2E237473"/>
    <w:rsid w:val="2E2935D3"/>
    <w:rsid w:val="2E2A0AC9"/>
    <w:rsid w:val="2E2C84A5"/>
    <w:rsid w:val="2E5268E6"/>
    <w:rsid w:val="2E54623A"/>
    <w:rsid w:val="2E57A4A0"/>
    <w:rsid w:val="2E5CAE86"/>
    <w:rsid w:val="2E633D36"/>
    <w:rsid w:val="2E68642D"/>
    <w:rsid w:val="2E820CF9"/>
    <w:rsid w:val="2E9BFE16"/>
    <w:rsid w:val="2EA00A28"/>
    <w:rsid w:val="2EA14046"/>
    <w:rsid w:val="2EA1E8A0"/>
    <w:rsid w:val="2EAEA80E"/>
    <w:rsid w:val="2ECEF88E"/>
    <w:rsid w:val="2ED25367"/>
    <w:rsid w:val="2EDA9F86"/>
    <w:rsid w:val="2EE38B7F"/>
    <w:rsid w:val="2EF93907"/>
    <w:rsid w:val="2F060F01"/>
    <w:rsid w:val="2F1B8E03"/>
    <w:rsid w:val="2F51B985"/>
    <w:rsid w:val="2F635441"/>
    <w:rsid w:val="2F6BA999"/>
    <w:rsid w:val="2F75E2C4"/>
    <w:rsid w:val="2F7A35CB"/>
    <w:rsid w:val="2F8DDB02"/>
    <w:rsid w:val="2FB7B386"/>
    <w:rsid w:val="2FD9AF6E"/>
    <w:rsid w:val="2FEC92FF"/>
    <w:rsid w:val="2FECAABE"/>
    <w:rsid w:val="2FFD80AD"/>
    <w:rsid w:val="30049709"/>
    <w:rsid w:val="300BD09D"/>
    <w:rsid w:val="3018A9DC"/>
    <w:rsid w:val="301E78D0"/>
    <w:rsid w:val="3028C0F6"/>
    <w:rsid w:val="30295514"/>
    <w:rsid w:val="304EEB54"/>
    <w:rsid w:val="3060D261"/>
    <w:rsid w:val="3076F451"/>
    <w:rsid w:val="307AB189"/>
    <w:rsid w:val="3082D334"/>
    <w:rsid w:val="308646F7"/>
    <w:rsid w:val="30932A15"/>
    <w:rsid w:val="30999E05"/>
    <w:rsid w:val="30A770F7"/>
    <w:rsid w:val="30AC2A66"/>
    <w:rsid w:val="30B65A04"/>
    <w:rsid w:val="30BA8121"/>
    <w:rsid w:val="30C05DFD"/>
    <w:rsid w:val="30C43915"/>
    <w:rsid w:val="30CF3E6A"/>
    <w:rsid w:val="30FCB9D2"/>
    <w:rsid w:val="31204519"/>
    <w:rsid w:val="31383640"/>
    <w:rsid w:val="3138B9BA"/>
    <w:rsid w:val="31435182"/>
    <w:rsid w:val="31715CDB"/>
    <w:rsid w:val="3174ABBF"/>
    <w:rsid w:val="31858B7A"/>
    <w:rsid w:val="31A72D80"/>
    <w:rsid w:val="31B291DE"/>
    <w:rsid w:val="31C152E5"/>
    <w:rsid w:val="31C17687"/>
    <w:rsid w:val="31F75FD5"/>
    <w:rsid w:val="32196201"/>
    <w:rsid w:val="3223076D"/>
    <w:rsid w:val="3240F269"/>
    <w:rsid w:val="32453BD7"/>
    <w:rsid w:val="32564300"/>
    <w:rsid w:val="326F3ECA"/>
    <w:rsid w:val="32711739"/>
    <w:rsid w:val="327366FA"/>
    <w:rsid w:val="32869882"/>
    <w:rsid w:val="328BAB7C"/>
    <w:rsid w:val="32ABE5DF"/>
    <w:rsid w:val="32AF398B"/>
    <w:rsid w:val="32D86962"/>
    <w:rsid w:val="32E389C1"/>
    <w:rsid w:val="32F8018B"/>
    <w:rsid w:val="32FAFB05"/>
    <w:rsid w:val="331B3B39"/>
    <w:rsid w:val="3324A76B"/>
    <w:rsid w:val="333932B5"/>
    <w:rsid w:val="335275AC"/>
    <w:rsid w:val="3365ED12"/>
    <w:rsid w:val="33705E51"/>
    <w:rsid w:val="337080F7"/>
    <w:rsid w:val="3373FA91"/>
    <w:rsid w:val="338C20C7"/>
    <w:rsid w:val="3398AC65"/>
    <w:rsid w:val="339A0F1C"/>
    <w:rsid w:val="33CCFFDF"/>
    <w:rsid w:val="33F454BB"/>
    <w:rsid w:val="341466BD"/>
    <w:rsid w:val="34256821"/>
    <w:rsid w:val="34351400"/>
    <w:rsid w:val="343669B3"/>
    <w:rsid w:val="346018DC"/>
    <w:rsid w:val="3461AC27"/>
    <w:rsid w:val="34689C48"/>
    <w:rsid w:val="34AB76E1"/>
    <w:rsid w:val="34CD4976"/>
    <w:rsid w:val="34E2E9B3"/>
    <w:rsid w:val="34EFD497"/>
    <w:rsid w:val="351DE06E"/>
    <w:rsid w:val="3531C0AF"/>
    <w:rsid w:val="35632142"/>
    <w:rsid w:val="35719568"/>
    <w:rsid w:val="35746E00"/>
    <w:rsid w:val="3575EB2E"/>
    <w:rsid w:val="35770EFB"/>
    <w:rsid w:val="35900FE1"/>
    <w:rsid w:val="35952440"/>
    <w:rsid w:val="35B7FCE6"/>
    <w:rsid w:val="35BD196D"/>
    <w:rsid w:val="35BE2636"/>
    <w:rsid w:val="35D8D452"/>
    <w:rsid w:val="35E33898"/>
    <w:rsid w:val="35F760BB"/>
    <w:rsid w:val="3613C534"/>
    <w:rsid w:val="361782AF"/>
    <w:rsid w:val="3634B098"/>
    <w:rsid w:val="363679F7"/>
    <w:rsid w:val="363CA3FD"/>
    <w:rsid w:val="36409DA3"/>
    <w:rsid w:val="366EF302"/>
    <w:rsid w:val="3676880E"/>
    <w:rsid w:val="3682A0F3"/>
    <w:rsid w:val="36B7DD65"/>
    <w:rsid w:val="36BD2E14"/>
    <w:rsid w:val="36CBC489"/>
    <w:rsid w:val="36D0D6EB"/>
    <w:rsid w:val="36FA6040"/>
    <w:rsid w:val="36FBF4FA"/>
    <w:rsid w:val="370703E5"/>
    <w:rsid w:val="370B2837"/>
    <w:rsid w:val="372AE951"/>
    <w:rsid w:val="373764AA"/>
    <w:rsid w:val="37399F39"/>
    <w:rsid w:val="375779DD"/>
    <w:rsid w:val="3776CD57"/>
    <w:rsid w:val="37783C4B"/>
    <w:rsid w:val="3783FC06"/>
    <w:rsid w:val="37A1BFF9"/>
    <w:rsid w:val="37AC0E39"/>
    <w:rsid w:val="37C35942"/>
    <w:rsid w:val="37D8914C"/>
    <w:rsid w:val="37DB25FD"/>
    <w:rsid w:val="37E8EEA3"/>
    <w:rsid w:val="37F2B06C"/>
    <w:rsid w:val="37F98D6A"/>
    <w:rsid w:val="37FA8379"/>
    <w:rsid w:val="38136361"/>
    <w:rsid w:val="38144C97"/>
    <w:rsid w:val="3816DF79"/>
    <w:rsid w:val="381C5965"/>
    <w:rsid w:val="3824F049"/>
    <w:rsid w:val="382B7F53"/>
    <w:rsid w:val="384F1075"/>
    <w:rsid w:val="38664DEA"/>
    <w:rsid w:val="38680971"/>
    <w:rsid w:val="38837A4E"/>
    <w:rsid w:val="388D2946"/>
    <w:rsid w:val="388DF60C"/>
    <w:rsid w:val="389051F1"/>
    <w:rsid w:val="38910ADE"/>
    <w:rsid w:val="3896FC44"/>
    <w:rsid w:val="38973F58"/>
    <w:rsid w:val="38A3AF93"/>
    <w:rsid w:val="38B932A4"/>
    <w:rsid w:val="38C62C82"/>
    <w:rsid w:val="38EF9501"/>
    <w:rsid w:val="38F84604"/>
    <w:rsid w:val="392707E2"/>
    <w:rsid w:val="39314663"/>
    <w:rsid w:val="393379DA"/>
    <w:rsid w:val="393E895B"/>
    <w:rsid w:val="39444CC2"/>
    <w:rsid w:val="3948A366"/>
    <w:rsid w:val="3973ABCB"/>
    <w:rsid w:val="3977C406"/>
    <w:rsid w:val="397C64E0"/>
    <w:rsid w:val="39C3F375"/>
    <w:rsid w:val="39C5CF57"/>
    <w:rsid w:val="39D44737"/>
    <w:rsid w:val="39DE7589"/>
    <w:rsid w:val="39FBB2D7"/>
    <w:rsid w:val="3A01A1F4"/>
    <w:rsid w:val="3A1C51E4"/>
    <w:rsid w:val="3A1CDDE1"/>
    <w:rsid w:val="3A332C1F"/>
    <w:rsid w:val="3A396070"/>
    <w:rsid w:val="3A523B42"/>
    <w:rsid w:val="3A70B25A"/>
    <w:rsid w:val="3A8A3919"/>
    <w:rsid w:val="3A99E807"/>
    <w:rsid w:val="3A9E36FF"/>
    <w:rsid w:val="3AB840D1"/>
    <w:rsid w:val="3AD6FCF0"/>
    <w:rsid w:val="3AEBF6DB"/>
    <w:rsid w:val="3AF84EEC"/>
    <w:rsid w:val="3B092C92"/>
    <w:rsid w:val="3B10E22C"/>
    <w:rsid w:val="3B4CAA60"/>
    <w:rsid w:val="3B616D14"/>
    <w:rsid w:val="3B629891"/>
    <w:rsid w:val="3B683DF3"/>
    <w:rsid w:val="3B6956EB"/>
    <w:rsid w:val="3B775498"/>
    <w:rsid w:val="3B791CED"/>
    <w:rsid w:val="3B7A37C8"/>
    <w:rsid w:val="3B8F3A7F"/>
    <w:rsid w:val="3BBAF329"/>
    <w:rsid w:val="3BBC2754"/>
    <w:rsid w:val="3BC1B216"/>
    <w:rsid w:val="3BC29634"/>
    <w:rsid w:val="3BC5F796"/>
    <w:rsid w:val="3BCA4694"/>
    <w:rsid w:val="3BDC59C0"/>
    <w:rsid w:val="3BE3D4CA"/>
    <w:rsid w:val="3BF399EA"/>
    <w:rsid w:val="3C087200"/>
    <w:rsid w:val="3C0E5EAA"/>
    <w:rsid w:val="3C159968"/>
    <w:rsid w:val="3C34EDC8"/>
    <w:rsid w:val="3C6A5B02"/>
    <w:rsid w:val="3C73C5AD"/>
    <w:rsid w:val="3C8C3859"/>
    <w:rsid w:val="3C9316C3"/>
    <w:rsid w:val="3C9B6161"/>
    <w:rsid w:val="3CA0373A"/>
    <w:rsid w:val="3CB42B28"/>
    <w:rsid w:val="3CBCCCB6"/>
    <w:rsid w:val="3CC72AA8"/>
    <w:rsid w:val="3CEB132E"/>
    <w:rsid w:val="3D0ABCA2"/>
    <w:rsid w:val="3D1216BA"/>
    <w:rsid w:val="3D2D6108"/>
    <w:rsid w:val="3D4F7DED"/>
    <w:rsid w:val="3D58C8BA"/>
    <w:rsid w:val="3D61F04B"/>
    <w:rsid w:val="3D631AF0"/>
    <w:rsid w:val="3D71A79E"/>
    <w:rsid w:val="3D74625D"/>
    <w:rsid w:val="3D79E8F2"/>
    <w:rsid w:val="3D7E5124"/>
    <w:rsid w:val="3D839290"/>
    <w:rsid w:val="3D89D133"/>
    <w:rsid w:val="3DAFD216"/>
    <w:rsid w:val="3DBE7A61"/>
    <w:rsid w:val="3DCEF26B"/>
    <w:rsid w:val="3DE77F7E"/>
    <w:rsid w:val="3DF450DB"/>
    <w:rsid w:val="3E148A30"/>
    <w:rsid w:val="3E3B8006"/>
    <w:rsid w:val="3E56B68F"/>
    <w:rsid w:val="3E5BD4E2"/>
    <w:rsid w:val="3E734969"/>
    <w:rsid w:val="3E76FE94"/>
    <w:rsid w:val="3E821623"/>
    <w:rsid w:val="3E98C1E6"/>
    <w:rsid w:val="3EAB6363"/>
    <w:rsid w:val="3EE7693B"/>
    <w:rsid w:val="3EE99B91"/>
    <w:rsid w:val="3F0E8565"/>
    <w:rsid w:val="3F2572CF"/>
    <w:rsid w:val="3F5B2AF9"/>
    <w:rsid w:val="3F68A9D2"/>
    <w:rsid w:val="3F6C5CF5"/>
    <w:rsid w:val="3F75B3F1"/>
    <w:rsid w:val="3F76AABD"/>
    <w:rsid w:val="3F7FF62D"/>
    <w:rsid w:val="3F9F264D"/>
    <w:rsid w:val="3FB8FDAE"/>
    <w:rsid w:val="3FEF3728"/>
    <w:rsid w:val="3FEFB716"/>
    <w:rsid w:val="3FF6F2C2"/>
    <w:rsid w:val="4000C734"/>
    <w:rsid w:val="40115E4A"/>
    <w:rsid w:val="40432325"/>
    <w:rsid w:val="404506C0"/>
    <w:rsid w:val="40681B9D"/>
    <w:rsid w:val="4077F25E"/>
    <w:rsid w:val="407CDC57"/>
    <w:rsid w:val="4081EA04"/>
    <w:rsid w:val="409278C8"/>
    <w:rsid w:val="409AB613"/>
    <w:rsid w:val="40BBD41E"/>
    <w:rsid w:val="40D4591F"/>
    <w:rsid w:val="40DB5FDA"/>
    <w:rsid w:val="40DDE294"/>
    <w:rsid w:val="40F35DC5"/>
    <w:rsid w:val="40FAAD16"/>
    <w:rsid w:val="40FFF0DD"/>
    <w:rsid w:val="4100AF24"/>
    <w:rsid w:val="4116E284"/>
    <w:rsid w:val="41212B1F"/>
    <w:rsid w:val="412DEEF4"/>
    <w:rsid w:val="4160C404"/>
    <w:rsid w:val="41625ADA"/>
    <w:rsid w:val="4177B929"/>
    <w:rsid w:val="4180C778"/>
    <w:rsid w:val="419D1426"/>
    <w:rsid w:val="41B26F81"/>
    <w:rsid w:val="41BF2330"/>
    <w:rsid w:val="41C93BAC"/>
    <w:rsid w:val="41D30C2D"/>
    <w:rsid w:val="41E6F512"/>
    <w:rsid w:val="41F5F2A2"/>
    <w:rsid w:val="41FCE23A"/>
    <w:rsid w:val="42015983"/>
    <w:rsid w:val="421833C3"/>
    <w:rsid w:val="4240A7D9"/>
    <w:rsid w:val="4279F71E"/>
    <w:rsid w:val="4291C9C6"/>
    <w:rsid w:val="42A5627F"/>
    <w:rsid w:val="42BA9AE3"/>
    <w:rsid w:val="42E16855"/>
    <w:rsid w:val="42F8B063"/>
    <w:rsid w:val="4303D2EA"/>
    <w:rsid w:val="43103D54"/>
    <w:rsid w:val="431C3B74"/>
    <w:rsid w:val="431E25BA"/>
    <w:rsid w:val="43255F68"/>
    <w:rsid w:val="432E6437"/>
    <w:rsid w:val="433E58A0"/>
    <w:rsid w:val="43581AEA"/>
    <w:rsid w:val="437C9B9C"/>
    <w:rsid w:val="43A61EAE"/>
    <w:rsid w:val="43C77E3F"/>
    <w:rsid w:val="43C7C0C3"/>
    <w:rsid w:val="43E28170"/>
    <w:rsid w:val="43E8AE7D"/>
    <w:rsid w:val="43EFA334"/>
    <w:rsid w:val="43FC9604"/>
    <w:rsid w:val="44002BEC"/>
    <w:rsid w:val="44028C6C"/>
    <w:rsid w:val="44112D6D"/>
    <w:rsid w:val="442B0AD3"/>
    <w:rsid w:val="4432B6BD"/>
    <w:rsid w:val="444582A4"/>
    <w:rsid w:val="44891DFC"/>
    <w:rsid w:val="44987AB9"/>
    <w:rsid w:val="44AA8874"/>
    <w:rsid w:val="44AAC6D4"/>
    <w:rsid w:val="44C07987"/>
    <w:rsid w:val="44D4462B"/>
    <w:rsid w:val="44DDF338"/>
    <w:rsid w:val="44DF97CC"/>
    <w:rsid w:val="45026C0C"/>
    <w:rsid w:val="45039A71"/>
    <w:rsid w:val="450BEA81"/>
    <w:rsid w:val="453793D6"/>
    <w:rsid w:val="45429EAA"/>
    <w:rsid w:val="45610E5A"/>
    <w:rsid w:val="45757952"/>
    <w:rsid w:val="457A885D"/>
    <w:rsid w:val="45A7A467"/>
    <w:rsid w:val="45D20C3E"/>
    <w:rsid w:val="45EF5724"/>
    <w:rsid w:val="45F38269"/>
    <w:rsid w:val="45F3DD95"/>
    <w:rsid w:val="45F504CB"/>
    <w:rsid w:val="4611794A"/>
    <w:rsid w:val="4649D2BC"/>
    <w:rsid w:val="46587B48"/>
    <w:rsid w:val="467226A3"/>
    <w:rsid w:val="46729226"/>
    <w:rsid w:val="46860BC6"/>
    <w:rsid w:val="46899409"/>
    <w:rsid w:val="46943081"/>
    <w:rsid w:val="46B22E4A"/>
    <w:rsid w:val="46CBA4A8"/>
    <w:rsid w:val="46E1494D"/>
    <w:rsid w:val="46EDBB76"/>
    <w:rsid w:val="46F6B550"/>
    <w:rsid w:val="46FE9BB3"/>
    <w:rsid w:val="47040DDD"/>
    <w:rsid w:val="47042891"/>
    <w:rsid w:val="4713373A"/>
    <w:rsid w:val="4741D2A1"/>
    <w:rsid w:val="47557901"/>
    <w:rsid w:val="47794106"/>
    <w:rsid w:val="47B05ECD"/>
    <w:rsid w:val="47B5A29F"/>
    <w:rsid w:val="47B7D695"/>
    <w:rsid w:val="47B9659A"/>
    <w:rsid w:val="47D751EA"/>
    <w:rsid w:val="47E35A21"/>
    <w:rsid w:val="47F1C9E7"/>
    <w:rsid w:val="480AA663"/>
    <w:rsid w:val="480F8A4C"/>
    <w:rsid w:val="48295E7B"/>
    <w:rsid w:val="48298DF2"/>
    <w:rsid w:val="4829EF7E"/>
    <w:rsid w:val="4842EE8B"/>
    <w:rsid w:val="4854E080"/>
    <w:rsid w:val="485F3F88"/>
    <w:rsid w:val="485F6BCB"/>
    <w:rsid w:val="4861E110"/>
    <w:rsid w:val="486C7664"/>
    <w:rsid w:val="488A8FA6"/>
    <w:rsid w:val="4894AC86"/>
    <w:rsid w:val="48BF200E"/>
    <w:rsid w:val="48D0F1BF"/>
    <w:rsid w:val="48DE5EE1"/>
    <w:rsid w:val="48DF8915"/>
    <w:rsid w:val="48E6D434"/>
    <w:rsid w:val="48FD1A8F"/>
    <w:rsid w:val="492B1C30"/>
    <w:rsid w:val="4938DCD4"/>
    <w:rsid w:val="493F0BE5"/>
    <w:rsid w:val="49901160"/>
    <w:rsid w:val="499D6F7F"/>
    <w:rsid w:val="49C3D098"/>
    <w:rsid w:val="49C63F30"/>
    <w:rsid w:val="49CE8062"/>
    <w:rsid w:val="49EED4C8"/>
    <w:rsid w:val="4A18FA26"/>
    <w:rsid w:val="4A29ED85"/>
    <w:rsid w:val="4A4B8F14"/>
    <w:rsid w:val="4A4BFC51"/>
    <w:rsid w:val="4A5836EA"/>
    <w:rsid w:val="4A6E859A"/>
    <w:rsid w:val="4A80FF6E"/>
    <w:rsid w:val="4A87F7D3"/>
    <w:rsid w:val="4A9C9070"/>
    <w:rsid w:val="4A9EBE59"/>
    <w:rsid w:val="4AA0616B"/>
    <w:rsid w:val="4AAF1875"/>
    <w:rsid w:val="4AB117F2"/>
    <w:rsid w:val="4AD6E5AD"/>
    <w:rsid w:val="4B02DD38"/>
    <w:rsid w:val="4B0545F8"/>
    <w:rsid w:val="4B160795"/>
    <w:rsid w:val="4B508B0B"/>
    <w:rsid w:val="4B5165AB"/>
    <w:rsid w:val="4B55E40D"/>
    <w:rsid w:val="4B62491E"/>
    <w:rsid w:val="4B6B3480"/>
    <w:rsid w:val="4B6B6F1F"/>
    <w:rsid w:val="4B6E3450"/>
    <w:rsid w:val="4B86F6CD"/>
    <w:rsid w:val="4B97222E"/>
    <w:rsid w:val="4B9C9B9F"/>
    <w:rsid w:val="4BBECDA7"/>
    <w:rsid w:val="4BE47D59"/>
    <w:rsid w:val="4BE97F0C"/>
    <w:rsid w:val="4BEEA206"/>
    <w:rsid w:val="4BF65D76"/>
    <w:rsid w:val="4BF749EB"/>
    <w:rsid w:val="4BFC1416"/>
    <w:rsid w:val="4C2C1762"/>
    <w:rsid w:val="4C2D4033"/>
    <w:rsid w:val="4C55124B"/>
    <w:rsid w:val="4C5A1B02"/>
    <w:rsid w:val="4C600836"/>
    <w:rsid w:val="4C70E635"/>
    <w:rsid w:val="4CAF6386"/>
    <w:rsid w:val="4CB9974E"/>
    <w:rsid w:val="4CBD5DDE"/>
    <w:rsid w:val="4CC60966"/>
    <w:rsid w:val="4CF5F2DE"/>
    <w:rsid w:val="4D4E5FC3"/>
    <w:rsid w:val="4DB64087"/>
    <w:rsid w:val="4DB6DB7E"/>
    <w:rsid w:val="4DC9CA81"/>
    <w:rsid w:val="4DE23424"/>
    <w:rsid w:val="4E172C6F"/>
    <w:rsid w:val="4E46FCBD"/>
    <w:rsid w:val="4E6ACADE"/>
    <w:rsid w:val="4E6EFFA7"/>
    <w:rsid w:val="4E79AB88"/>
    <w:rsid w:val="4E83682B"/>
    <w:rsid w:val="4E8F10D1"/>
    <w:rsid w:val="4E976099"/>
    <w:rsid w:val="4EA2DB37"/>
    <w:rsid w:val="4EAC62B5"/>
    <w:rsid w:val="4ECB8079"/>
    <w:rsid w:val="4EDB0890"/>
    <w:rsid w:val="4EE1B716"/>
    <w:rsid w:val="4F19EED2"/>
    <w:rsid w:val="4F1AB23E"/>
    <w:rsid w:val="4F2FCCA0"/>
    <w:rsid w:val="4F65090C"/>
    <w:rsid w:val="4F673E9A"/>
    <w:rsid w:val="4F7F3457"/>
    <w:rsid w:val="4F86E10C"/>
    <w:rsid w:val="4F97E299"/>
    <w:rsid w:val="4FD37C41"/>
    <w:rsid w:val="4FE016A5"/>
    <w:rsid w:val="4FF51027"/>
    <w:rsid w:val="503A1619"/>
    <w:rsid w:val="5052A84A"/>
    <w:rsid w:val="50587111"/>
    <w:rsid w:val="506D2CDD"/>
    <w:rsid w:val="50720BBB"/>
    <w:rsid w:val="5084C107"/>
    <w:rsid w:val="5091E592"/>
    <w:rsid w:val="50A50500"/>
    <w:rsid w:val="50DD0DB7"/>
    <w:rsid w:val="50DE4164"/>
    <w:rsid w:val="50E303F1"/>
    <w:rsid w:val="50F934FE"/>
    <w:rsid w:val="51093A58"/>
    <w:rsid w:val="51204DF0"/>
    <w:rsid w:val="5128470B"/>
    <w:rsid w:val="512CA67F"/>
    <w:rsid w:val="513D5DA1"/>
    <w:rsid w:val="514087C5"/>
    <w:rsid w:val="515D85BF"/>
    <w:rsid w:val="51745E74"/>
    <w:rsid w:val="51759D30"/>
    <w:rsid w:val="51991247"/>
    <w:rsid w:val="51B1C2F5"/>
    <w:rsid w:val="51D1C41C"/>
    <w:rsid w:val="51D478A1"/>
    <w:rsid w:val="51EAA986"/>
    <w:rsid w:val="51F4A460"/>
    <w:rsid w:val="51FC25F1"/>
    <w:rsid w:val="520AE3B9"/>
    <w:rsid w:val="522BC230"/>
    <w:rsid w:val="523E64FC"/>
    <w:rsid w:val="5255D079"/>
    <w:rsid w:val="5258A4DA"/>
    <w:rsid w:val="5279529C"/>
    <w:rsid w:val="528272B4"/>
    <w:rsid w:val="528C9946"/>
    <w:rsid w:val="52DA1503"/>
    <w:rsid w:val="52DDA814"/>
    <w:rsid w:val="52E95B6A"/>
    <w:rsid w:val="53199A2B"/>
    <w:rsid w:val="533551C1"/>
    <w:rsid w:val="533DD26B"/>
    <w:rsid w:val="535843DE"/>
    <w:rsid w:val="53766693"/>
    <w:rsid w:val="537847C9"/>
    <w:rsid w:val="53A2322F"/>
    <w:rsid w:val="53ACEA1F"/>
    <w:rsid w:val="53B2C185"/>
    <w:rsid w:val="53D164F1"/>
    <w:rsid w:val="53D9FE7A"/>
    <w:rsid w:val="53E5C3FC"/>
    <w:rsid w:val="53F00A4B"/>
    <w:rsid w:val="541178C4"/>
    <w:rsid w:val="541965F2"/>
    <w:rsid w:val="542416B3"/>
    <w:rsid w:val="54362C38"/>
    <w:rsid w:val="5441D17A"/>
    <w:rsid w:val="544F278F"/>
    <w:rsid w:val="54511224"/>
    <w:rsid w:val="5462ACA2"/>
    <w:rsid w:val="54640594"/>
    <w:rsid w:val="546F525D"/>
    <w:rsid w:val="547715E7"/>
    <w:rsid w:val="5488C1EB"/>
    <w:rsid w:val="54D651F4"/>
    <w:rsid w:val="54E45BE8"/>
    <w:rsid w:val="55044D34"/>
    <w:rsid w:val="5511962B"/>
    <w:rsid w:val="5511AA8E"/>
    <w:rsid w:val="5518893F"/>
    <w:rsid w:val="553A2BBB"/>
    <w:rsid w:val="5556A825"/>
    <w:rsid w:val="55591840"/>
    <w:rsid w:val="557F7CAA"/>
    <w:rsid w:val="5580364A"/>
    <w:rsid w:val="5587C797"/>
    <w:rsid w:val="5587FBD5"/>
    <w:rsid w:val="558A0C0E"/>
    <w:rsid w:val="559C63D2"/>
    <w:rsid w:val="55A6E850"/>
    <w:rsid w:val="55B05C01"/>
    <w:rsid w:val="55B1445B"/>
    <w:rsid w:val="55B6DFB6"/>
    <w:rsid w:val="55B84596"/>
    <w:rsid w:val="55B9B674"/>
    <w:rsid w:val="55C35FAC"/>
    <w:rsid w:val="55C96730"/>
    <w:rsid w:val="55E3739F"/>
    <w:rsid w:val="55E9F458"/>
    <w:rsid w:val="55EAB122"/>
    <w:rsid w:val="5600E42F"/>
    <w:rsid w:val="5629829B"/>
    <w:rsid w:val="56340BA9"/>
    <w:rsid w:val="564573B2"/>
    <w:rsid w:val="565C9065"/>
    <w:rsid w:val="56707DAC"/>
    <w:rsid w:val="568DADEE"/>
    <w:rsid w:val="56BB51CC"/>
    <w:rsid w:val="56C39001"/>
    <w:rsid w:val="56CF3765"/>
    <w:rsid w:val="56DD0F5C"/>
    <w:rsid w:val="56DEDF8C"/>
    <w:rsid w:val="56E2C87F"/>
    <w:rsid w:val="56ECB4B3"/>
    <w:rsid w:val="57039F9A"/>
    <w:rsid w:val="57111173"/>
    <w:rsid w:val="571E75EC"/>
    <w:rsid w:val="572A1D4B"/>
    <w:rsid w:val="57344539"/>
    <w:rsid w:val="5752BB08"/>
    <w:rsid w:val="575D7DFB"/>
    <w:rsid w:val="577B8B64"/>
    <w:rsid w:val="5784A790"/>
    <w:rsid w:val="57BA662A"/>
    <w:rsid w:val="57C60375"/>
    <w:rsid w:val="57CAEF91"/>
    <w:rsid w:val="57CB3055"/>
    <w:rsid w:val="57CE5E64"/>
    <w:rsid w:val="57D011B8"/>
    <w:rsid w:val="57D51485"/>
    <w:rsid w:val="57DA5892"/>
    <w:rsid w:val="57E36FB2"/>
    <w:rsid w:val="57EF3826"/>
    <w:rsid w:val="57F36ECA"/>
    <w:rsid w:val="58058082"/>
    <w:rsid w:val="5813D935"/>
    <w:rsid w:val="5832597F"/>
    <w:rsid w:val="583F0EB0"/>
    <w:rsid w:val="584764E5"/>
    <w:rsid w:val="584D8623"/>
    <w:rsid w:val="5861C4CA"/>
    <w:rsid w:val="58674187"/>
    <w:rsid w:val="587CEAE5"/>
    <w:rsid w:val="58B00367"/>
    <w:rsid w:val="58B440AE"/>
    <w:rsid w:val="58B7C1A3"/>
    <w:rsid w:val="58E7A6A7"/>
    <w:rsid w:val="58FE8D2C"/>
    <w:rsid w:val="5908BAC0"/>
    <w:rsid w:val="5908CE51"/>
    <w:rsid w:val="5910F34F"/>
    <w:rsid w:val="591BD711"/>
    <w:rsid w:val="5922020C"/>
    <w:rsid w:val="5926CDBE"/>
    <w:rsid w:val="5948869B"/>
    <w:rsid w:val="594EF1D5"/>
    <w:rsid w:val="5951612A"/>
    <w:rsid w:val="5957608B"/>
    <w:rsid w:val="5967B1AE"/>
    <w:rsid w:val="5991BCC7"/>
    <w:rsid w:val="5998E69D"/>
    <w:rsid w:val="59A687D8"/>
    <w:rsid w:val="59ABF6B6"/>
    <w:rsid w:val="59AC3CEA"/>
    <w:rsid w:val="59C016CD"/>
    <w:rsid w:val="59D39B66"/>
    <w:rsid w:val="59E7FCD6"/>
    <w:rsid w:val="59F73FE7"/>
    <w:rsid w:val="5A048D20"/>
    <w:rsid w:val="5A061A4C"/>
    <w:rsid w:val="5A3CA013"/>
    <w:rsid w:val="5A528F5F"/>
    <w:rsid w:val="5A53C4BB"/>
    <w:rsid w:val="5A5B0832"/>
    <w:rsid w:val="5A5E1447"/>
    <w:rsid w:val="5A60E149"/>
    <w:rsid w:val="5A622A11"/>
    <w:rsid w:val="5A69671D"/>
    <w:rsid w:val="5A7E78F7"/>
    <w:rsid w:val="5A842C92"/>
    <w:rsid w:val="5A8C0009"/>
    <w:rsid w:val="5A965797"/>
    <w:rsid w:val="5A9F23B9"/>
    <w:rsid w:val="5AA163FC"/>
    <w:rsid w:val="5AA5DC06"/>
    <w:rsid w:val="5AF51990"/>
    <w:rsid w:val="5AF9860C"/>
    <w:rsid w:val="5B03E1F5"/>
    <w:rsid w:val="5B06C632"/>
    <w:rsid w:val="5B156B42"/>
    <w:rsid w:val="5B1A24FD"/>
    <w:rsid w:val="5B40780F"/>
    <w:rsid w:val="5B56FEB3"/>
    <w:rsid w:val="5B683143"/>
    <w:rsid w:val="5B6D2AA3"/>
    <w:rsid w:val="5B6E9C75"/>
    <w:rsid w:val="5B8A43B6"/>
    <w:rsid w:val="5B99433C"/>
    <w:rsid w:val="5BD756C0"/>
    <w:rsid w:val="5BDE2E86"/>
    <w:rsid w:val="5BFC93F1"/>
    <w:rsid w:val="5BFDE470"/>
    <w:rsid w:val="5BFFBE20"/>
    <w:rsid w:val="5C06CBFF"/>
    <w:rsid w:val="5C0D1270"/>
    <w:rsid w:val="5C1DDCCF"/>
    <w:rsid w:val="5C252751"/>
    <w:rsid w:val="5C34E2D6"/>
    <w:rsid w:val="5C3A55F2"/>
    <w:rsid w:val="5C66C810"/>
    <w:rsid w:val="5C731927"/>
    <w:rsid w:val="5C7654CB"/>
    <w:rsid w:val="5C76852A"/>
    <w:rsid w:val="5C80DB22"/>
    <w:rsid w:val="5C854BA3"/>
    <w:rsid w:val="5CA7D744"/>
    <w:rsid w:val="5CB1BB9F"/>
    <w:rsid w:val="5CBC85FF"/>
    <w:rsid w:val="5CE0DC03"/>
    <w:rsid w:val="5CE19121"/>
    <w:rsid w:val="5D08992F"/>
    <w:rsid w:val="5D14ED9D"/>
    <w:rsid w:val="5D1CC0BC"/>
    <w:rsid w:val="5D1E61E7"/>
    <w:rsid w:val="5D3E76C3"/>
    <w:rsid w:val="5D409BB3"/>
    <w:rsid w:val="5D7C1669"/>
    <w:rsid w:val="5D860972"/>
    <w:rsid w:val="5D8CC7B3"/>
    <w:rsid w:val="5D8ECAA3"/>
    <w:rsid w:val="5DD2E011"/>
    <w:rsid w:val="5DD39D48"/>
    <w:rsid w:val="5E229656"/>
    <w:rsid w:val="5E2E278B"/>
    <w:rsid w:val="5E4F0681"/>
    <w:rsid w:val="5E5E1505"/>
    <w:rsid w:val="5E6BF6B5"/>
    <w:rsid w:val="5E7F7087"/>
    <w:rsid w:val="5E82697E"/>
    <w:rsid w:val="5E96B92F"/>
    <w:rsid w:val="5E98B9BE"/>
    <w:rsid w:val="5E99F6FA"/>
    <w:rsid w:val="5E9DBC1A"/>
    <w:rsid w:val="5EA7919C"/>
    <w:rsid w:val="5EB25C2C"/>
    <w:rsid w:val="5EB62F29"/>
    <w:rsid w:val="5ED01D49"/>
    <w:rsid w:val="5EE26B72"/>
    <w:rsid w:val="5F0D08EA"/>
    <w:rsid w:val="5F0FD2B8"/>
    <w:rsid w:val="5F1D42EA"/>
    <w:rsid w:val="5F1E0030"/>
    <w:rsid w:val="5F279BA0"/>
    <w:rsid w:val="5F306D42"/>
    <w:rsid w:val="5F899BD3"/>
    <w:rsid w:val="5F8FD1BB"/>
    <w:rsid w:val="5FA55D57"/>
    <w:rsid w:val="5FD6809F"/>
    <w:rsid w:val="5FE970BD"/>
    <w:rsid w:val="5FEDB8A3"/>
    <w:rsid w:val="5FF1265F"/>
    <w:rsid w:val="5FFB6BED"/>
    <w:rsid w:val="600BEB84"/>
    <w:rsid w:val="601D445F"/>
    <w:rsid w:val="60227E99"/>
    <w:rsid w:val="6025F738"/>
    <w:rsid w:val="6039A233"/>
    <w:rsid w:val="60505AED"/>
    <w:rsid w:val="6056CDB4"/>
    <w:rsid w:val="606D46B8"/>
    <w:rsid w:val="606E3B72"/>
    <w:rsid w:val="60817263"/>
    <w:rsid w:val="608C7087"/>
    <w:rsid w:val="609D9F94"/>
    <w:rsid w:val="60A24CCB"/>
    <w:rsid w:val="60C7D827"/>
    <w:rsid w:val="60CE28C1"/>
    <w:rsid w:val="60D49774"/>
    <w:rsid w:val="60F134C9"/>
    <w:rsid w:val="60FA1D95"/>
    <w:rsid w:val="612C3AA0"/>
    <w:rsid w:val="616D8793"/>
    <w:rsid w:val="61845414"/>
    <w:rsid w:val="6187DE8B"/>
    <w:rsid w:val="61BBF6B2"/>
    <w:rsid w:val="61C50256"/>
    <w:rsid w:val="61C97D26"/>
    <w:rsid w:val="61D0A256"/>
    <w:rsid w:val="61E1EDB2"/>
    <w:rsid w:val="6247A433"/>
    <w:rsid w:val="6248004B"/>
    <w:rsid w:val="62655603"/>
    <w:rsid w:val="62730493"/>
    <w:rsid w:val="6273A809"/>
    <w:rsid w:val="62794573"/>
    <w:rsid w:val="627AB6B2"/>
    <w:rsid w:val="628047AB"/>
    <w:rsid w:val="6296FA14"/>
    <w:rsid w:val="62B5D6AC"/>
    <w:rsid w:val="62B93489"/>
    <w:rsid w:val="62D533F4"/>
    <w:rsid w:val="62DEE7D5"/>
    <w:rsid w:val="62E355F4"/>
    <w:rsid w:val="62F5AF79"/>
    <w:rsid w:val="62F9E9A2"/>
    <w:rsid w:val="62FC9175"/>
    <w:rsid w:val="630E6000"/>
    <w:rsid w:val="639A0110"/>
    <w:rsid w:val="63B4FE0E"/>
    <w:rsid w:val="63B5DFD1"/>
    <w:rsid w:val="63E9F19F"/>
    <w:rsid w:val="63F094EA"/>
    <w:rsid w:val="63F24885"/>
    <w:rsid w:val="640A2C3E"/>
    <w:rsid w:val="6417AD6C"/>
    <w:rsid w:val="64202CB9"/>
    <w:rsid w:val="64436DDF"/>
    <w:rsid w:val="64701076"/>
    <w:rsid w:val="6482F7BC"/>
    <w:rsid w:val="6483FC4B"/>
    <w:rsid w:val="6484C315"/>
    <w:rsid w:val="648D2111"/>
    <w:rsid w:val="64957F28"/>
    <w:rsid w:val="64A2336C"/>
    <w:rsid w:val="64A39C8B"/>
    <w:rsid w:val="64A7C9DB"/>
    <w:rsid w:val="64AC5D9D"/>
    <w:rsid w:val="64C6C16B"/>
    <w:rsid w:val="64C93C76"/>
    <w:rsid w:val="64DB32B8"/>
    <w:rsid w:val="64DFCEB2"/>
    <w:rsid w:val="64F25DD0"/>
    <w:rsid w:val="650D0600"/>
    <w:rsid w:val="651DD8C1"/>
    <w:rsid w:val="651E279B"/>
    <w:rsid w:val="652DE54F"/>
    <w:rsid w:val="65518386"/>
    <w:rsid w:val="659BF07C"/>
    <w:rsid w:val="65BE18AE"/>
    <w:rsid w:val="65C5A82D"/>
    <w:rsid w:val="65D1A22B"/>
    <w:rsid w:val="65D27D43"/>
    <w:rsid w:val="65DD0394"/>
    <w:rsid w:val="65EF6D7D"/>
    <w:rsid w:val="660602A9"/>
    <w:rsid w:val="661DA09E"/>
    <w:rsid w:val="66206F1B"/>
    <w:rsid w:val="662378B8"/>
    <w:rsid w:val="66452AF3"/>
    <w:rsid w:val="66542E6F"/>
    <w:rsid w:val="66618712"/>
    <w:rsid w:val="6662C178"/>
    <w:rsid w:val="6674C63E"/>
    <w:rsid w:val="667DB63C"/>
    <w:rsid w:val="668BDC7E"/>
    <w:rsid w:val="668FE6FF"/>
    <w:rsid w:val="669D544D"/>
    <w:rsid w:val="66A50375"/>
    <w:rsid w:val="66A7F954"/>
    <w:rsid w:val="66C20EEA"/>
    <w:rsid w:val="66CED5F5"/>
    <w:rsid w:val="6706414E"/>
    <w:rsid w:val="67160EB6"/>
    <w:rsid w:val="671BAE58"/>
    <w:rsid w:val="67273AA4"/>
    <w:rsid w:val="6728B7E6"/>
    <w:rsid w:val="6742721E"/>
    <w:rsid w:val="674832ED"/>
    <w:rsid w:val="674F6874"/>
    <w:rsid w:val="6768A6C8"/>
    <w:rsid w:val="67763E46"/>
    <w:rsid w:val="677D079C"/>
    <w:rsid w:val="6785B155"/>
    <w:rsid w:val="67A93996"/>
    <w:rsid w:val="67BA5D51"/>
    <w:rsid w:val="67C5D410"/>
    <w:rsid w:val="67C5E029"/>
    <w:rsid w:val="67C7E4C0"/>
    <w:rsid w:val="67CB357A"/>
    <w:rsid w:val="67CF4C96"/>
    <w:rsid w:val="67F2681C"/>
    <w:rsid w:val="67F7FF95"/>
    <w:rsid w:val="683AB100"/>
    <w:rsid w:val="683B811B"/>
    <w:rsid w:val="68445B9F"/>
    <w:rsid w:val="684A7AEE"/>
    <w:rsid w:val="68584F31"/>
    <w:rsid w:val="685C1E6A"/>
    <w:rsid w:val="685D0C09"/>
    <w:rsid w:val="68695845"/>
    <w:rsid w:val="687D0D1B"/>
    <w:rsid w:val="688B1A38"/>
    <w:rsid w:val="689B1A6F"/>
    <w:rsid w:val="689D93A5"/>
    <w:rsid w:val="68A89ED5"/>
    <w:rsid w:val="68AE6CC2"/>
    <w:rsid w:val="68B6BB34"/>
    <w:rsid w:val="68D3E350"/>
    <w:rsid w:val="68E9CDEE"/>
    <w:rsid w:val="68F9745D"/>
    <w:rsid w:val="68FD4F71"/>
    <w:rsid w:val="6902864A"/>
    <w:rsid w:val="690F0E97"/>
    <w:rsid w:val="6910FE3C"/>
    <w:rsid w:val="69124873"/>
    <w:rsid w:val="6923AEE1"/>
    <w:rsid w:val="6934EE28"/>
    <w:rsid w:val="6936FF0F"/>
    <w:rsid w:val="693A0F56"/>
    <w:rsid w:val="693FEEAC"/>
    <w:rsid w:val="694D6D5A"/>
    <w:rsid w:val="695A6C8E"/>
    <w:rsid w:val="69611C2A"/>
    <w:rsid w:val="696D9BFE"/>
    <w:rsid w:val="696DE5FB"/>
    <w:rsid w:val="69746291"/>
    <w:rsid w:val="698A237D"/>
    <w:rsid w:val="699344BB"/>
    <w:rsid w:val="69A2E557"/>
    <w:rsid w:val="69A4DCF3"/>
    <w:rsid w:val="69B33741"/>
    <w:rsid w:val="69B4FB3B"/>
    <w:rsid w:val="69CFA307"/>
    <w:rsid w:val="69D7FEDB"/>
    <w:rsid w:val="69DF3F7C"/>
    <w:rsid w:val="69DF8DEA"/>
    <w:rsid w:val="69E0C051"/>
    <w:rsid w:val="6A105C78"/>
    <w:rsid w:val="6A135FA0"/>
    <w:rsid w:val="6A4D6541"/>
    <w:rsid w:val="6A72B9B6"/>
    <w:rsid w:val="6A8D799D"/>
    <w:rsid w:val="6AB201A1"/>
    <w:rsid w:val="6AC28AB1"/>
    <w:rsid w:val="6AE7A48A"/>
    <w:rsid w:val="6AEE2EAB"/>
    <w:rsid w:val="6AF04894"/>
    <w:rsid w:val="6AF9323E"/>
    <w:rsid w:val="6AFEE468"/>
    <w:rsid w:val="6B0BA343"/>
    <w:rsid w:val="6B12AA8B"/>
    <w:rsid w:val="6B1B1C31"/>
    <w:rsid w:val="6B2459D4"/>
    <w:rsid w:val="6B2E39C1"/>
    <w:rsid w:val="6B3D0F4E"/>
    <w:rsid w:val="6B3F8F3D"/>
    <w:rsid w:val="6B4F2451"/>
    <w:rsid w:val="6B5584B6"/>
    <w:rsid w:val="6B5A2D94"/>
    <w:rsid w:val="6B670EC3"/>
    <w:rsid w:val="6B77822F"/>
    <w:rsid w:val="6B86EFAD"/>
    <w:rsid w:val="6B8EA605"/>
    <w:rsid w:val="6B9617EE"/>
    <w:rsid w:val="6C0621FE"/>
    <w:rsid w:val="6C0E841B"/>
    <w:rsid w:val="6C24E9AF"/>
    <w:rsid w:val="6C29437A"/>
    <w:rsid w:val="6C3A800C"/>
    <w:rsid w:val="6C3F3157"/>
    <w:rsid w:val="6C4A93C7"/>
    <w:rsid w:val="6C5E05B7"/>
    <w:rsid w:val="6C6516AD"/>
    <w:rsid w:val="6C65E539"/>
    <w:rsid w:val="6C67282D"/>
    <w:rsid w:val="6C8563F3"/>
    <w:rsid w:val="6C856B81"/>
    <w:rsid w:val="6C8AC24D"/>
    <w:rsid w:val="6C9317E8"/>
    <w:rsid w:val="6C9EED36"/>
    <w:rsid w:val="6CB79461"/>
    <w:rsid w:val="6CC61F95"/>
    <w:rsid w:val="6CCB7439"/>
    <w:rsid w:val="6CE0F418"/>
    <w:rsid w:val="6CF1E245"/>
    <w:rsid w:val="6D12F9FE"/>
    <w:rsid w:val="6D15EC3A"/>
    <w:rsid w:val="6D2983E2"/>
    <w:rsid w:val="6D430EC5"/>
    <w:rsid w:val="6D4701C7"/>
    <w:rsid w:val="6DA6C805"/>
    <w:rsid w:val="6DC130F6"/>
    <w:rsid w:val="6DCA4573"/>
    <w:rsid w:val="6DCF360F"/>
    <w:rsid w:val="6DD2ACE4"/>
    <w:rsid w:val="6DD476BC"/>
    <w:rsid w:val="6DD90BC9"/>
    <w:rsid w:val="6DE2D97B"/>
    <w:rsid w:val="6E0FD13D"/>
    <w:rsid w:val="6E2BBC51"/>
    <w:rsid w:val="6E670FDB"/>
    <w:rsid w:val="6E693132"/>
    <w:rsid w:val="6E6CF579"/>
    <w:rsid w:val="6E70D32E"/>
    <w:rsid w:val="6E965C1D"/>
    <w:rsid w:val="6EAA978B"/>
    <w:rsid w:val="6EB2C30F"/>
    <w:rsid w:val="6EB41DED"/>
    <w:rsid w:val="6EB425D5"/>
    <w:rsid w:val="6EC248A7"/>
    <w:rsid w:val="6ED1AEC2"/>
    <w:rsid w:val="6EEDB12D"/>
    <w:rsid w:val="6F098CCB"/>
    <w:rsid w:val="6F0EB7A9"/>
    <w:rsid w:val="6F1B90E2"/>
    <w:rsid w:val="6F2B8CEB"/>
    <w:rsid w:val="6F5C5794"/>
    <w:rsid w:val="6F65A4B8"/>
    <w:rsid w:val="6F6BF57A"/>
    <w:rsid w:val="6F7FEDA4"/>
    <w:rsid w:val="6F8B9370"/>
    <w:rsid w:val="6F8FB4C4"/>
    <w:rsid w:val="6FA64F12"/>
    <w:rsid w:val="6FC2C820"/>
    <w:rsid w:val="6FC2D969"/>
    <w:rsid w:val="6FCD3E86"/>
    <w:rsid w:val="6FCFE86B"/>
    <w:rsid w:val="6FDCF320"/>
    <w:rsid w:val="7013EDE7"/>
    <w:rsid w:val="7020D1A6"/>
    <w:rsid w:val="70477380"/>
    <w:rsid w:val="70573E21"/>
    <w:rsid w:val="7057A178"/>
    <w:rsid w:val="7061FB25"/>
    <w:rsid w:val="706CCD21"/>
    <w:rsid w:val="70739105"/>
    <w:rsid w:val="707CCE9C"/>
    <w:rsid w:val="7081F857"/>
    <w:rsid w:val="708324BF"/>
    <w:rsid w:val="70839461"/>
    <w:rsid w:val="70869A14"/>
    <w:rsid w:val="708BB340"/>
    <w:rsid w:val="70A4514C"/>
    <w:rsid w:val="70A5E6D3"/>
    <w:rsid w:val="70BD9B0E"/>
    <w:rsid w:val="70D23FB4"/>
    <w:rsid w:val="70DD6ACB"/>
    <w:rsid w:val="70E5FF6A"/>
    <w:rsid w:val="70FF97B9"/>
    <w:rsid w:val="70FFF937"/>
    <w:rsid w:val="71180456"/>
    <w:rsid w:val="713116B7"/>
    <w:rsid w:val="713C7B09"/>
    <w:rsid w:val="713FC6E5"/>
    <w:rsid w:val="71445FB9"/>
    <w:rsid w:val="71776AA5"/>
    <w:rsid w:val="718A454B"/>
    <w:rsid w:val="718AA303"/>
    <w:rsid w:val="71963289"/>
    <w:rsid w:val="71D9EDE2"/>
    <w:rsid w:val="71F122C2"/>
    <w:rsid w:val="720FE416"/>
    <w:rsid w:val="721D81A3"/>
    <w:rsid w:val="722D485A"/>
    <w:rsid w:val="7234A4E8"/>
    <w:rsid w:val="7236435A"/>
    <w:rsid w:val="7299BCEE"/>
    <w:rsid w:val="72C86B4F"/>
    <w:rsid w:val="72E61BAA"/>
    <w:rsid w:val="72F720DF"/>
    <w:rsid w:val="72FE9F61"/>
    <w:rsid w:val="730F28F0"/>
    <w:rsid w:val="731731AE"/>
    <w:rsid w:val="73273AF9"/>
    <w:rsid w:val="732A252B"/>
    <w:rsid w:val="7335512C"/>
    <w:rsid w:val="734D39E7"/>
    <w:rsid w:val="735CEE67"/>
    <w:rsid w:val="737A2A10"/>
    <w:rsid w:val="737DC0CE"/>
    <w:rsid w:val="73B49021"/>
    <w:rsid w:val="73C30F45"/>
    <w:rsid w:val="74341B79"/>
    <w:rsid w:val="743BE217"/>
    <w:rsid w:val="747CA479"/>
    <w:rsid w:val="74C007C3"/>
    <w:rsid w:val="74C6545E"/>
    <w:rsid w:val="74E18781"/>
    <w:rsid w:val="7514FAD1"/>
    <w:rsid w:val="75175665"/>
    <w:rsid w:val="7540031B"/>
    <w:rsid w:val="754D7851"/>
    <w:rsid w:val="7550ACCF"/>
    <w:rsid w:val="7564C2B6"/>
    <w:rsid w:val="757CE5B9"/>
    <w:rsid w:val="757DACCB"/>
    <w:rsid w:val="7593CF64"/>
    <w:rsid w:val="7597A9A9"/>
    <w:rsid w:val="759D0098"/>
    <w:rsid w:val="759D872D"/>
    <w:rsid w:val="75A80B9C"/>
    <w:rsid w:val="75B29EF9"/>
    <w:rsid w:val="75BD88AF"/>
    <w:rsid w:val="75C86519"/>
    <w:rsid w:val="75C8BDA3"/>
    <w:rsid w:val="75CA0902"/>
    <w:rsid w:val="75DC5C27"/>
    <w:rsid w:val="75F3A905"/>
    <w:rsid w:val="760053B9"/>
    <w:rsid w:val="7622A2E6"/>
    <w:rsid w:val="76265B4A"/>
    <w:rsid w:val="76266318"/>
    <w:rsid w:val="76335856"/>
    <w:rsid w:val="7633EF6F"/>
    <w:rsid w:val="76371C22"/>
    <w:rsid w:val="768E82AA"/>
    <w:rsid w:val="768EB037"/>
    <w:rsid w:val="769D3C8E"/>
    <w:rsid w:val="76D5883E"/>
    <w:rsid w:val="76D82244"/>
    <w:rsid w:val="76DFAEDA"/>
    <w:rsid w:val="76E9D747"/>
    <w:rsid w:val="76F977FB"/>
    <w:rsid w:val="771403C7"/>
    <w:rsid w:val="77210F57"/>
    <w:rsid w:val="774F86FA"/>
    <w:rsid w:val="775AFE1F"/>
    <w:rsid w:val="77610CFA"/>
    <w:rsid w:val="77AA4746"/>
    <w:rsid w:val="77C0C545"/>
    <w:rsid w:val="77D0A3E8"/>
    <w:rsid w:val="77D7F92C"/>
    <w:rsid w:val="780C104B"/>
    <w:rsid w:val="7810F2BC"/>
    <w:rsid w:val="781D0BB9"/>
    <w:rsid w:val="78383E4D"/>
    <w:rsid w:val="78598FF4"/>
    <w:rsid w:val="786BFD95"/>
    <w:rsid w:val="78733D17"/>
    <w:rsid w:val="787E21CF"/>
    <w:rsid w:val="78A978BA"/>
    <w:rsid w:val="78C916AE"/>
    <w:rsid w:val="78E9D5A5"/>
    <w:rsid w:val="78F10C83"/>
    <w:rsid w:val="790AAE0D"/>
    <w:rsid w:val="790DED53"/>
    <w:rsid w:val="791633E9"/>
    <w:rsid w:val="791B56FC"/>
    <w:rsid w:val="7929E246"/>
    <w:rsid w:val="792F40C3"/>
    <w:rsid w:val="79780BA7"/>
    <w:rsid w:val="798CA227"/>
    <w:rsid w:val="799B2FDD"/>
    <w:rsid w:val="799D00A2"/>
    <w:rsid w:val="79AE7214"/>
    <w:rsid w:val="79B6351D"/>
    <w:rsid w:val="79CA8670"/>
    <w:rsid w:val="79CC017C"/>
    <w:rsid w:val="79D40411"/>
    <w:rsid w:val="79DB4215"/>
    <w:rsid w:val="79EB7C62"/>
    <w:rsid w:val="79ECD449"/>
    <w:rsid w:val="79F9E0DD"/>
    <w:rsid w:val="7A039477"/>
    <w:rsid w:val="7A067A3A"/>
    <w:rsid w:val="7A230801"/>
    <w:rsid w:val="7A427C6A"/>
    <w:rsid w:val="7A465230"/>
    <w:rsid w:val="7A763F63"/>
    <w:rsid w:val="7A82BE3A"/>
    <w:rsid w:val="7A9F72E7"/>
    <w:rsid w:val="7AC5ECC5"/>
    <w:rsid w:val="7AF960BA"/>
    <w:rsid w:val="7B006853"/>
    <w:rsid w:val="7B08666D"/>
    <w:rsid w:val="7B166E91"/>
    <w:rsid w:val="7B1AB316"/>
    <w:rsid w:val="7B1C6C87"/>
    <w:rsid w:val="7B1D2F3E"/>
    <w:rsid w:val="7B21A931"/>
    <w:rsid w:val="7B388593"/>
    <w:rsid w:val="7B976D2F"/>
    <w:rsid w:val="7BB6A7D6"/>
    <w:rsid w:val="7BC852F5"/>
    <w:rsid w:val="7BCBCDCB"/>
    <w:rsid w:val="7BDC4E7F"/>
    <w:rsid w:val="7C005FF0"/>
    <w:rsid w:val="7C024591"/>
    <w:rsid w:val="7C1922B5"/>
    <w:rsid w:val="7C214F2F"/>
    <w:rsid w:val="7C28A4E6"/>
    <w:rsid w:val="7C3285B9"/>
    <w:rsid w:val="7C51762C"/>
    <w:rsid w:val="7C544DEA"/>
    <w:rsid w:val="7C66ECA9"/>
    <w:rsid w:val="7C7F7545"/>
    <w:rsid w:val="7C8D917F"/>
    <w:rsid w:val="7CADE269"/>
    <w:rsid w:val="7CAE83AB"/>
    <w:rsid w:val="7CB851E2"/>
    <w:rsid w:val="7CBCAC9A"/>
    <w:rsid w:val="7CBF6CD3"/>
    <w:rsid w:val="7CCA7921"/>
    <w:rsid w:val="7CDF6C4C"/>
    <w:rsid w:val="7CF0565B"/>
    <w:rsid w:val="7D1EDB98"/>
    <w:rsid w:val="7D2DD92A"/>
    <w:rsid w:val="7D2EEDC1"/>
    <w:rsid w:val="7D3DB39F"/>
    <w:rsid w:val="7D5FE8C4"/>
    <w:rsid w:val="7D634697"/>
    <w:rsid w:val="7D644DC5"/>
    <w:rsid w:val="7D6687A3"/>
    <w:rsid w:val="7DABC8C7"/>
    <w:rsid w:val="7DC2B90F"/>
    <w:rsid w:val="7DC4960F"/>
    <w:rsid w:val="7DC6C05B"/>
    <w:rsid w:val="7DCA5264"/>
    <w:rsid w:val="7DD57E34"/>
    <w:rsid w:val="7DD7F1BE"/>
    <w:rsid w:val="7DE4E83C"/>
    <w:rsid w:val="7DF3BDCA"/>
    <w:rsid w:val="7DF51EC8"/>
    <w:rsid w:val="7E33C892"/>
    <w:rsid w:val="7E3C2A9C"/>
    <w:rsid w:val="7E5FE4D2"/>
    <w:rsid w:val="7E733E4A"/>
    <w:rsid w:val="7E7A3042"/>
    <w:rsid w:val="7EB9B6C7"/>
    <w:rsid w:val="7ECBCCAF"/>
    <w:rsid w:val="7ECD6EF6"/>
    <w:rsid w:val="7EEC0FBD"/>
    <w:rsid w:val="7EF84C83"/>
    <w:rsid w:val="7F56DCA2"/>
    <w:rsid w:val="7F57E4BE"/>
    <w:rsid w:val="7F77CB3B"/>
    <w:rsid w:val="7F88633E"/>
    <w:rsid w:val="7FB5351F"/>
    <w:rsid w:val="7FBBA103"/>
    <w:rsid w:val="7FC85F45"/>
    <w:rsid w:val="7FD857E6"/>
    <w:rsid w:val="7FEB656F"/>
    <w:rsid w:val="7FF643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ECFF5"/>
  <w15:docId w15:val="{EFC2F516-2D50-49CF-A97F-56EFE8B7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numPr>
        <w:numId w:val="110"/>
      </w:numPr>
      <w:outlineLvl w:val="0"/>
    </w:pPr>
    <w:rPr>
      <w:sz w:val="40"/>
      <w:szCs w:val="40"/>
    </w:rPr>
  </w:style>
  <w:style w:type="paragraph" w:styleId="Heading2">
    <w:name w:val="heading 2"/>
    <w:basedOn w:val="Normal"/>
    <w:link w:val="Heading2Char"/>
    <w:uiPriority w:val="9"/>
    <w:unhideWhenUsed/>
    <w:qFormat/>
    <w:pPr>
      <w:numPr>
        <w:ilvl w:val="1"/>
        <w:numId w:val="110"/>
      </w:numPr>
      <w:outlineLvl w:val="1"/>
    </w:pPr>
    <w:rPr>
      <w:sz w:val="32"/>
      <w:szCs w:val="32"/>
    </w:rPr>
  </w:style>
  <w:style w:type="paragraph" w:styleId="Heading3">
    <w:name w:val="heading 3"/>
    <w:basedOn w:val="Normal"/>
    <w:uiPriority w:val="9"/>
    <w:unhideWhenUsed/>
    <w:qFormat/>
    <w:pPr>
      <w:numPr>
        <w:ilvl w:val="2"/>
        <w:numId w:val="110"/>
      </w:numPr>
      <w:outlineLvl w:val="2"/>
    </w:pPr>
    <w:rPr>
      <w:sz w:val="28"/>
      <w:szCs w:val="28"/>
    </w:rPr>
  </w:style>
  <w:style w:type="paragraph" w:styleId="Heading4">
    <w:name w:val="heading 4"/>
    <w:basedOn w:val="Normal"/>
    <w:link w:val="Heading4Char"/>
    <w:uiPriority w:val="9"/>
    <w:unhideWhenUsed/>
    <w:qFormat/>
    <w:pPr>
      <w:numPr>
        <w:ilvl w:val="3"/>
        <w:numId w:val="110"/>
      </w:numPr>
      <w:outlineLvl w:val="3"/>
    </w:pPr>
    <w:rPr>
      <w:b/>
      <w:bCs/>
      <w:sz w:val="24"/>
      <w:szCs w:val="24"/>
    </w:rPr>
  </w:style>
  <w:style w:type="paragraph" w:styleId="Heading5">
    <w:name w:val="heading 5"/>
    <w:basedOn w:val="Normal"/>
    <w:next w:val="Normal"/>
    <w:link w:val="Heading5Char"/>
    <w:uiPriority w:val="9"/>
    <w:semiHidden/>
    <w:unhideWhenUsed/>
    <w:qFormat/>
    <w:rsid w:val="00D70389"/>
    <w:pPr>
      <w:keepNext/>
      <w:keepLines/>
      <w:numPr>
        <w:ilvl w:val="4"/>
        <w:numId w:val="11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C56FC"/>
    <w:pPr>
      <w:keepNext/>
      <w:keepLines/>
      <w:numPr>
        <w:ilvl w:val="5"/>
        <w:numId w:val="11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70389"/>
    <w:pPr>
      <w:keepNext/>
      <w:keepLines/>
      <w:numPr>
        <w:ilvl w:val="6"/>
        <w:numId w:val="11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70389"/>
    <w:pPr>
      <w:keepNext/>
      <w:keepLines/>
      <w:numPr>
        <w:ilvl w:val="7"/>
        <w:numId w:val="1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0389"/>
    <w:pPr>
      <w:keepNext/>
      <w:keepLines/>
      <w:numPr>
        <w:ilvl w:val="8"/>
        <w:numId w:val="1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6"/>
      <w:ind w:left="364" w:hanging="364"/>
    </w:pPr>
    <w:rPr>
      <w:sz w:val="24"/>
      <w:szCs w:val="24"/>
    </w:rPr>
  </w:style>
  <w:style w:type="paragraph" w:styleId="TOC2">
    <w:name w:val="toc 2"/>
    <w:basedOn w:val="Normal"/>
    <w:uiPriority w:val="39"/>
    <w:qFormat/>
    <w:pPr>
      <w:spacing w:before="142"/>
      <w:ind w:left="762" w:hanging="54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96"/>
      <w:ind w:left="1" w:right="716"/>
      <w:jc w:val="center"/>
    </w:pPr>
    <w:rPr>
      <w:b/>
      <w:bCs/>
      <w:sz w:val="72"/>
      <w:szCs w:val="72"/>
    </w:rPr>
  </w:style>
  <w:style w:type="paragraph" w:styleId="ListParagraph">
    <w:name w:val="List Paragraph"/>
    <w:basedOn w:val="Normal"/>
    <w:uiPriority w:val="1"/>
    <w:qFormat/>
    <w:pPr>
      <w:ind w:left="721"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548C4"/>
    <w:rPr>
      <w:color w:val="0000FF" w:themeColor="hyperlink"/>
      <w:u w:val="single"/>
    </w:rPr>
  </w:style>
  <w:style w:type="paragraph" w:styleId="Revision">
    <w:name w:val="Revision"/>
    <w:hidden/>
    <w:uiPriority w:val="99"/>
    <w:semiHidden/>
    <w:rsid w:val="00DF6646"/>
    <w:pPr>
      <w:widowControl/>
      <w:autoSpaceDE/>
      <w:autoSpaceDN/>
    </w:pPr>
    <w:rPr>
      <w:rFonts w:ascii="Times New Roman" w:eastAsia="Times New Roman" w:hAnsi="Times New Roman" w:cs="Times New Roman"/>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character" w:styleId="CommentReference">
    <w:name w:val="annotation reference"/>
    <w:basedOn w:val="DefaultParagraphFont"/>
    <w:uiPriority w:val="99"/>
    <w:unhideWhenUsed/>
    <w:rPr>
      <w:sz w:val="16"/>
      <w:szCs w:val="16"/>
    </w:rPr>
  </w:style>
  <w:style w:type="paragraph" w:styleId="Header">
    <w:name w:val="header"/>
    <w:basedOn w:val="Normal"/>
    <w:link w:val="HeaderChar"/>
    <w:uiPriority w:val="99"/>
    <w:unhideWhenUsed/>
    <w:rsid w:val="00244F06"/>
    <w:pPr>
      <w:tabs>
        <w:tab w:val="center" w:pos="4680"/>
        <w:tab w:val="right" w:pos="9360"/>
      </w:tabs>
    </w:pPr>
  </w:style>
  <w:style w:type="character" w:customStyle="1" w:styleId="HeaderChar">
    <w:name w:val="Header Char"/>
    <w:basedOn w:val="DefaultParagraphFont"/>
    <w:link w:val="Header"/>
    <w:uiPriority w:val="99"/>
    <w:rsid w:val="00244F06"/>
    <w:rPr>
      <w:rFonts w:ascii="Times New Roman" w:eastAsia="Times New Roman" w:hAnsi="Times New Roman" w:cs="Times New Roman"/>
    </w:rPr>
  </w:style>
  <w:style w:type="paragraph" w:styleId="Footer">
    <w:name w:val="footer"/>
    <w:basedOn w:val="Normal"/>
    <w:link w:val="FooterChar"/>
    <w:uiPriority w:val="99"/>
    <w:unhideWhenUsed/>
    <w:rsid w:val="00244F06"/>
    <w:pPr>
      <w:tabs>
        <w:tab w:val="center" w:pos="4680"/>
        <w:tab w:val="right" w:pos="9360"/>
      </w:tabs>
    </w:pPr>
  </w:style>
  <w:style w:type="character" w:customStyle="1" w:styleId="FooterChar">
    <w:name w:val="Footer Char"/>
    <w:basedOn w:val="DefaultParagraphFont"/>
    <w:link w:val="Footer"/>
    <w:uiPriority w:val="99"/>
    <w:rsid w:val="00244F06"/>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C209E9"/>
    <w:rPr>
      <w:b/>
      <w:bCs/>
    </w:rPr>
  </w:style>
  <w:style w:type="character" w:customStyle="1" w:styleId="CommentSubjectChar">
    <w:name w:val="Comment Subject Char"/>
    <w:basedOn w:val="CommentTextChar"/>
    <w:link w:val="CommentSubject"/>
    <w:uiPriority w:val="99"/>
    <w:semiHidden/>
    <w:rsid w:val="00C209E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semiHidden/>
    <w:rsid w:val="008C56FC"/>
    <w:rPr>
      <w:rFonts w:asciiTheme="majorHAnsi" w:eastAsiaTheme="majorEastAsia" w:hAnsiTheme="majorHAnsi" w:cstheme="majorBidi"/>
      <w:color w:val="243F60" w:themeColor="accent1" w:themeShade="7F"/>
    </w:rPr>
  </w:style>
  <w:style w:type="table" w:styleId="TableGrid">
    <w:name w:val="Table Grid"/>
    <w:basedOn w:val="TableNormal"/>
    <w:uiPriority w:val="59"/>
    <w:rsid w:val="008C56FC"/>
    <w:tblPr>
      <w:tblInd w:w="0" w:type="nil"/>
      <w:tblCellMar>
        <w:left w:w="0" w:type="dxa"/>
        <w:right w:w="0" w:type="dxa"/>
      </w:tblCellMar>
    </w:tblPr>
  </w:style>
  <w:style w:type="character" w:customStyle="1" w:styleId="Heading2Char">
    <w:name w:val="Heading 2 Char"/>
    <w:basedOn w:val="DefaultParagraphFont"/>
    <w:link w:val="Heading2"/>
    <w:uiPriority w:val="9"/>
    <w:rsid w:val="008C56FC"/>
    <w:rPr>
      <w:rFonts w:ascii="Times New Roman" w:eastAsia="Times New Roman" w:hAnsi="Times New Roman" w:cs="Times New Roman"/>
      <w:sz w:val="32"/>
      <w:szCs w:val="32"/>
    </w:rPr>
  </w:style>
  <w:style w:type="character" w:customStyle="1" w:styleId="Heading4Char">
    <w:name w:val="Heading 4 Char"/>
    <w:basedOn w:val="DefaultParagraphFont"/>
    <w:link w:val="Heading4"/>
    <w:uiPriority w:val="9"/>
    <w:rsid w:val="008C56FC"/>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C56FC"/>
    <w:rPr>
      <w:rFonts w:ascii="Times New Roman" w:eastAsia="Times New Roman" w:hAnsi="Times New Roman" w:cs="Times New Roman"/>
      <w:sz w:val="24"/>
      <w:szCs w:val="24"/>
    </w:rPr>
  </w:style>
  <w:style w:type="table" w:styleId="TableGridLight">
    <w:name w:val="Grid Table Light"/>
    <w:basedOn w:val="TableNormal"/>
    <w:uiPriority w:val="99"/>
    <w:rsid w:val="008C56FC"/>
    <w:pPr>
      <w:widowControl/>
      <w:autoSpaceDE/>
      <w:autoSpaceDN/>
    </w:pPr>
    <w:rPr>
      <w:rFonts w:eastAsiaTheme="minorEastAsia"/>
    </w:rPr>
    <w:tblPr>
      <w:tblInd w:w="0" w:type="nil"/>
      <w:tblCellMar>
        <w:left w:w="0" w:type="dxa"/>
        <w:right w:w="0" w:type="dxa"/>
      </w:tblCellMar>
    </w:tblPr>
  </w:style>
  <w:style w:type="paragraph" w:styleId="ListBullet">
    <w:name w:val="List Bullet"/>
    <w:basedOn w:val="Normal"/>
    <w:uiPriority w:val="99"/>
    <w:unhideWhenUsed/>
    <w:rsid w:val="008C56FC"/>
    <w:pPr>
      <w:widowControl/>
      <w:numPr>
        <w:numId w:val="97"/>
      </w:numPr>
      <w:autoSpaceDE/>
      <w:autoSpaceDN/>
      <w:spacing w:after="200" w:line="276" w:lineRule="auto"/>
      <w:contextualSpacing/>
    </w:pPr>
    <w:rPr>
      <w:rFonts w:asciiTheme="minorHAnsi" w:eastAsiaTheme="minorEastAsia" w:hAnsiTheme="minorHAnsi" w:cstheme="minorBidi"/>
    </w:rPr>
  </w:style>
  <w:style w:type="paragraph" w:styleId="List">
    <w:name w:val="List"/>
    <w:basedOn w:val="BodyText"/>
    <w:rsid w:val="008C56FC"/>
    <w:pPr>
      <w:widowControl/>
      <w:suppressAutoHyphens/>
      <w:autoSpaceDE/>
      <w:autoSpaceDN/>
      <w:spacing w:after="140" w:line="276" w:lineRule="auto"/>
    </w:pPr>
    <w:rPr>
      <w:rFonts w:ascii="Liberation Serif" w:eastAsia="NSimSun" w:hAnsi="Liberation Serif" w:cs="Lucida Sans"/>
      <w:kern w:val="2"/>
      <w:lang w:eastAsia="zh-CN" w:bidi="hi-IN"/>
    </w:rPr>
  </w:style>
  <w:style w:type="paragraph" w:customStyle="1" w:styleId="TableContents">
    <w:name w:val="Table Contents"/>
    <w:basedOn w:val="Normal"/>
    <w:qFormat/>
    <w:rsid w:val="008C56FC"/>
    <w:pPr>
      <w:suppressLineNumbers/>
      <w:suppressAutoHyphens/>
      <w:autoSpaceDE/>
      <w:autoSpaceDN/>
    </w:pPr>
    <w:rPr>
      <w:rFonts w:ascii="Liberation Serif" w:eastAsia="NSimSun" w:hAnsi="Liberation Serif" w:cs="Lucida Sans"/>
      <w:kern w:val="2"/>
      <w:sz w:val="24"/>
      <w:szCs w:val="24"/>
      <w:lang w:eastAsia="zh-CN" w:bidi="hi-IN"/>
    </w:rPr>
  </w:style>
  <w:style w:type="character" w:customStyle="1" w:styleId="TitleChar">
    <w:name w:val="Title Char"/>
    <w:basedOn w:val="DefaultParagraphFont"/>
    <w:link w:val="Title"/>
    <w:uiPriority w:val="10"/>
    <w:rsid w:val="008C56FC"/>
    <w:rPr>
      <w:rFonts w:ascii="Times New Roman" w:eastAsia="Times New Roman" w:hAnsi="Times New Roman" w:cs="Times New Roman"/>
      <w:b/>
      <w:bCs/>
      <w:sz w:val="72"/>
      <w:szCs w:val="72"/>
    </w:rPr>
  </w:style>
  <w:style w:type="character" w:customStyle="1" w:styleId="Heading5Char">
    <w:name w:val="Heading 5 Char"/>
    <w:basedOn w:val="DefaultParagraphFont"/>
    <w:link w:val="Heading5"/>
    <w:uiPriority w:val="9"/>
    <w:semiHidden/>
    <w:rsid w:val="00D70389"/>
    <w:rPr>
      <w:rFonts w:asciiTheme="majorHAnsi" w:eastAsiaTheme="majorEastAsia" w:hAnsiTheme="majorHAnsi" w:cstheme="majorBidi"/>
      <w:color w:val="365F91" w:themeColor="accent1" w:themeShade="BF"/>
    </w:rPr>
  </w:style>
  <w:style w:type="character" w:customStyle="1" w:styleId="Heading7Char">
    <w:name w:val="Heading 7 Char"/>
    <w:basedOn w:val="DefaultParagraphFont"/>
    <w:link w:val="Heading7"/>
    <w:uiPriority w:val="9"/>
    <w:semiHidden/>
    <w:rsid w:val="00D7038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703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0389"/>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D70389"/>
    <w:rPr>
      <w:color w:val="605E5C"/>
      <w:shd w:val="clear" w:color="auto" w:fill="E1DFDD"/>
    </w:rPr>
  </w:style>
  <w:style w:type="paragraph" w:customStyle="1" w:styleId="p1">
    <w:name w:val="p1"/>
    <w:basedOn w:val="Normal"/>
    <w:rsid w:val="009E293A"/>
    <w:pPr>
      <w:widowControl/>
      <w:autoSpaceDE/>
      <w:autoSpaceDN/>
    </w:pPr>
    <w:rPr>
      <w:rFonts w:ascii=".AppleSystemUIFont" w:hAnsi=".AppleSystemUIFont"/>
      <w:sz w:val="20"/>
      <w:szCs w:val="20"/>
    </w:rPr>
  </w:style>
  <w:style w:type="table" w:styleId="GridTable1Light">
    <w:name w:val="Grid Table 1 Light"/>
    <w:basedOn w:val="TableNormal"/>
    <w:uiPriority w:val="46"/>
    <w:rsid w:val="0034683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67.xml"/><Relationship Id="rId21" Type="http://schemas.openxmlformats.org/officeDocument/2006/relationships/footer" Target="footer6.xml"/><Relationship Id="rId42" Type="http://schemas.openxmlformats.org/officeDocument/2006/relationships/footer" Target="footer17.xml"/><Relationship Id="rId63" Type="http://schemas.openxmlformats.org/officeDocument/2006/relationships/footer" Target="footer31.xml"/><Relationship Id="rId84" Type="http://schemas.openxmlformats.org/officeDocument/2006/relationships/footer" Target="footer45.xml"/><Relationship Id="rId16" Type="http://schemas.openxmlformats.org/officeDocument/2006/relationships/footer" Target="footer3.xml"/><Relationship Id="rId107" Type="http://schemas.openxmlformats.org/officeDocument/2006/relationships/footer" Target="footer60.xml"/><Relationship Id="rId11" Type="http://schemas.openxmlformats.org/officeDocument/2006/relationships/image" Target="media/image1.png"/><Relationship Id="rId32" Type="http://schemas.openxmlformats.org/officeDocument/2006/relationships/footer" Target="footer10.xml"/><Relationship Id="rId37" Type="http://schemas.openxmlformats.org/officeDocument/2006/relationships/header" Target="header8.xml"/><Relationship Id="rId53" Type="http://schemas.openxmlformats.org/officeDocument/2006/relationships/footer" Target="footer24.xml"/><Relationship Id="rId58" Type="http://schemas.openxmlformats.org/officeDocument/2006/relationships/header" Target="header15.xml"/><Relationship Id="rId74" Type="http://schemas.openxmlformats.org/officeDocument/2006/relationships/footer" Target="footer38.xml"/><Relationship Id="rId79" Type="http://schemas.openxmlformats.org/officeDocument/2006/relationships/header" Target="header22.xml"/><Relationship Id="rId102" Type="http://schemas.openxmlformats.org/officeDocument/2006/relationships/footer" Target="footer57.xml"/><Relationship Id="rId123" Type="http://schemas.openxmlformats.org/officeDocument/2006/relationships/footer" Target="footer71.xml"/><Relationship Id="rId128" Type="http://schemas.openxmlformats.org/officeDocument/2006/relationships/footer" Target="footer74.xml"/><Relationship Id="rId5" Type="http://schemas.openxmlformats.org/officeDocument/2006/relationships/numbering" Target="numbering.xml"/><Relationship Id="rId90" Type="http://schemas.openxmlformats.org/officeDocument/2006/relationships/footer" Target="footer49.xml"/><Relationship Id="rId95" Type="http://schemas.openxmlformats.org/officeDocument/2006/relationships/footer" Target="footer52.xml"/><Relationship Id="rId22" Type="http://schemas.openxmlformats.org/officeDocument/2006/relationships/hyperlink" Target="https://umgc-cappms.azurewebsites.net/previousprojects" TargetMode="External"/><Relationship Id="rId27" Type="http://schemas.openxmlformats.org/officeDocument/2006/relationships/footer" Target="footer7.xml"/><Relationship Id="rId43" Type="http://schemas.openxmlformats.org/officeDocument/2006/relationships/header" Target="header10.xml"/><Relationship Id="rId48" Type="http://schemas.openxmlformats.org/officeDocument/2006/relationships/footer" Target="footer21.xml"/><Relationship Id="rId64" Type="http://schemas.openxmlformats.org/officeDocument/2006/relationships/header" Target="header17.xml"/><Relationship Id="rId69" Type="http://schemas.openxmlformats.org/officeDocument/2006/relationships/footer" Target="footer35.xml"/><Relationship Id="rId113" Type="http://schemas.openxmlformats.org/officeDocument/2006/relationships/footer" Target="footer64.xml"/><Relationship Id="rId118" Type="http://schemas.openxmlformats.org/officeDocument/2006/relationships/header" Target="header35.xml"/><Relationship Id="rId134" Type="http://schemas.microsoft.com/office/2020/10/relationships/intelligence" Target="intelligence2.xml"/><Relationship Id="rId80" Type="http://schemas.openxmlformats.org/officeDocument/2006/relationships/footer" Target="footer42.xml"/><Relationship Id="rId85" Type="http://schemas.openxmlformats.org/officeDocument/2006/relationships/header" Target="header24.xml"/><Relationship Id="rId12" Type="http://schemas.openxmlformats.org/officeDocument/2006/relationships/header" Target="header1.xml"/><Relationship Id="rId17" Type="http://schemas.openxmlformats.org/officeDocument/2006/relationships/header" Target="header3.xml"/><Relationship Id="rId33" Type="http://schemas.openxmlformats.org/officeDocument/2006/relationships/footer" Target="footer11.xml"/><Relationship Id="rId38" Type="http://schemas.openxmlformats.org/officeDocument/2006/relationships/footer" Target="footer14.xml"/><Relationship Id="rId59" Type="http://schemas.openxmlformats.org/officeDocument/2006/relationships/footer" Target="footer28.xml"/><Relationship Id="rId103" Type="http://schemas.openxmlformats.org/officeDocument/2006/relationships/header" Target="header30.xml"/><Relationship Id="rId108" Type="http://schemas.openxmlformats.org/officeDocument/2006/relationships/footer" Target="footer61.xml"/><Relationship Id="rId124" Type="http://schemas.openxmlformats.org/officeDocument/2006/relationships/header" Target="header37.xml"/><Relationship Id="rId129" Type="http://schemas.openxmlformats.org/officeDocument/2006/relationships/footer" Target="footer75.xml"/><Relationship Id="rId54" Type="http://schemas.openxmlformats.org/officeDocument/2006/relationships/footer" Target="footer25.xml"/><Relationship Id="rId70" Type="http://schemas.openxmlformats.org/officeDocument/2006/relationships/header" Target="header19.xml"/><Relationship Id="rId75" Type="http://schemas.openxmlformats.org/officeDocument/2006/relationships/footer" Target="footer39.xml"/><Relationship Id="rId91" Type="http://schemas.openxmlformats.org/officeDocument/2006/relationships/header" Target="header26.xml"/><Relationship Id="rId96" Type="http://schemas.openxmlformats.org/officeDocument/2006/relationships/footer" Target="footer53.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learn.umgc.edu/d2l/le/content/1452226/viewContent/35360399/View" TargetMode="External"/><Relationship Id="rId28" Type="http://schemas.openxmlformats.org/officeDocument/2006/relationships/header" Target="header5.xml"/><Relationship Id="rId49" Type="http://schemas.openxmlformats.org/officeDocument/2006/relationships/header" Target="header12.xml"/><Relationship Id="rId114" Type="http://schemas.openxmlformats.org/officeDocument/2006/relationships/footer" Target="footer65.xml"/><Relationship Id="rId119" Type="http://schemas.openxmlformats.org/officeDocument/2006/relationships/footer" Target="footer68.xml"/><Relationship Id="rId44" Type="http://schemas.openxmlformats.org/officeDocument/2006/relationships/footer" Target="footer18.xml"/><Relationship Id="rId60" Type="http://schemas.openxmlformats.org/officeDocument/2006/relationships/footer" Target="footer29.xml"/><Relationship Id="rId65" Type="http://schemas.openxmlformats.org/officeDocument/2006/relationships/footer" Target="footer32.xml"/><Relationship Id="rId81" Type="http://schemas.openxmlformats.org/officeDocument/2006/relationships/footer" Target="footer43.xml"/><Relationship Id="rId86" Type="http://schemas.openxmlformats.org/officeDocument/2006/relationships/footer" Target="footer46.xml"/><Relationship Id="rId130" Type="http://schemas.openxmlformats.org/officeDocument/2006/relationships/header" Target="header39.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footer" Target="footer15.xml"/><Relationship Id="rId109" Type="http://schemas.openxmlformats.org/officeDocument/2006/relationships/header" Target="header32.xml"/><Relationship Id="rId34" Type="http://schemas.openxmlformats.org/officeDocument/2006/relationships/header" Target="header7.xml"/><Relationship Id="rId50" Type="http://schemas.openxmlformats.org/officeDocument/2006/relationships/footer" Target="footer22.xml"/><Relationship Id="rId55" Type="http://schemas.openxmlformats.org/officeDocument/2006/relationships/header" Target="header14.xml"/><Relationship Id="rId76" Type="http://schemas.openxmlformats.org/officeDocument/2006/relationships/header" Target="header21.xml"/><Relationship Id="rId97" Type="http://schemas.openxmlformats.org/officeDocument/2006/relationships/header" Target="header28.xml"/><Relationship Id="rId104" Type="http://schemas.openxmlformats.org/officeDocument/2006/relationships/footer" Target="footer58.xml"/><Relationship Id="rId120" Type="http://schemas.openxmlformats.org/officeDocument/2006/relationships/footer" Target="footer69.xml"/><Relationship Id="rId125" Type="http://schemas.openxmlformats.org/officeDocument/2006/relationships/footer" Target="footer72.xml"/><Relationship Id="rId7" Type="http://schemas.openxmlformats.org/officeDocument/2006/relationships/settings" Target="settings.xml"/><Relationship Id="rId71" Type="http://schemas.openxmlformats.org/officeDocument/2006/relationships/footer" Target="footer36.xml"/><Relationship Id="rId92" Type="http://schemas.openxmlformats.org/officeDocument/2006/relationships/footer" Target="footer50.xml"/><Relationship Id="rId2" Type="http://schemas.openxmlformats.org/officeDocument/2006/relationships/customXml" Target="../customXml/item2.xml"/><Relationship Id="rId29" Type="http://schemas.openxmlformats.org/officeDocument/2006/relationships/footer" Target="footer8.xml"/><Relationship Id="rId24" Type="http://schemas.openxmlformats.org/officeDocument/2006/relationships/hyperlink" Target="https://umgc-cappms.azurewebsites.net/previousprojects" TargetMode="External"/><Relationship Id="rId40" Type="http://schemas.openxmlformats.org/officeDocument/2006/relationships/header" Target="header9.xml"/><Relationship Id="rId45" Type="http://schemas.openxmlformats.org/officeDocument/2006/relationships/footer" Target="footer19.xml"/><Relationship Id="rId66" Type="http://schemas.openxmlformats.org/officeDocument/2006/relationships/footer" Target="footer33.xml"/><Relationship Id="rId87" Type="http://schemas.openxmlformats.org/officeDocument/2006/relationships/footer" Target="footer47.xml"/><Relationship Id="rId110" Type="http://schemas.openxmlformats.org/officeDocument/2006/relationships/footer" Target="footer62.xml"/><Relationship Id="rId115" Type="http://schemas.openxmlformats.org/officeDocument/2006/relationships/header" Target="header34.xml"/><Relationship Id="rId131" Type="http://schemas.openxmlformats.org/officeDocument/2006/relationships/footer" Target="footer76.xml"/><Relationship Id="rId61" Type="http://schemas.openxmlformats.org/officeDocument/2006/relationships/header" Target="header16.xml"/><Relationship Id="rId82" Type="http://schemas.openxmlformats.org/officeDocument/2006/relationships/header" Target="header23.xml"/><Relationship Id="rId19" Type="http://schemas.openxmlformats.org/officeDocument/2006/relationships/footer" Target="footer5.xml"/><Relationship Id="rId14" Type="http://schemas.openxmlformats.org/officeDocument/2006/relationships/header" Target="header2.xml"/><Relationship Id="rId30" Type="http://schemas.openxmlformats.org/officeDocument/2006/relationships/footer" Target="footer9.xml"/><Relationship Id="rId35" Type="http://schemas.openxmlformats.org/officeDocument/2006/relationships/footer" Target="footer12.xml"/><Relationship Id="rId56" Type="http://schemas.openxmlformats.org/officeDocument/2006/relationships/footer" Target="footer26.xml"/><Relationship Id="rId77" Type="http://schemas.openxmlformats.org/officeDocument/2006/relationships/footer" Target="footer40.xml"/><Relationship Id="rId100" Type="http://schemas.openxmlformats.org/officeDocument/2006/relationships/header" Target="header29.xml"/><Relationship Id="rId105" Type="http://schemas.openxmlformats.org/officeDocument/2006/relationships/footer" Target="footer59.xml"/><Relationship Id="rId126" Type="http://schemas.openxmlformats.org/officeDocument/2006/relationships/footer" Target="footer73.xml"/><Relationship Id="rId8" Type="http://schemas.openxmlformats.org/officeDocument/2006/relationships/webSettings" Target="webSettings.xml"/><Relationship Id="rId51" Type="http://schemas.openxmlformats.org/officeDocument/2006/relationships/footer" Target="footer23.xml"/><Relationship Id="rId72" Type="http://schemas.openxmlformats.org/officeDocument/2006/relationships/footer" Target="footer37.xml"/><Relationship Id="rId93" Type="http://schemas.openxmlformats.org/officeDocument/2006/relationships/footer" Target="footer51.xml"/><Relationship Id="rId98" Type="http://schemas.openxmlformats.org/officeDocument/2006/relationships/footer" Target="footer54.xml"/><Relationship Id="rId121" Type="http://schemas.openxmlformats.org/officeDocument/2006/relationships/header" Target="header36.xml"/><Relationship Id="rId3" Type="http://schemas.openxmlformats.org/officeDocument/2006/relationships/customXml" Target="../customXml/item3.xml"/><Relationship Id="rId25" Type="http://schemas.openxmlformats.org/officeDocument/2006/relationships/hyperlink" Target="https://doi.org/10.1016/j.compedu.2014.06.003" TargetMode="External"/><Relationship Id="rId46" Type="http://schemas.openxmlformats.org/officeDocument/2006/relationships/header" Target="header11.xml"/><Relationship Id="rId67" Type="http://schemas.openxmlformats.org/officeDocument/2006/relationships/header" Target="header18.xml"/><Relationship Id="rId116" Type="http://schemas.openxmlformats.org/officeDocument/2006/relationships/footer" Target="footer66.xml"/><Relationship Id="rId20" Type="http://schemas.openxmlformats.org/officeDocument/2006/relationships/header" Target="header4.xml"/><Relationship Id="rId41" Type="http://schemas.openxmlformats.org/officeDocument/2006/relationships/footer" Target="footer16.xml"/><Relationship Id="rId62" Type="http://schemas.openxmlformats.org/officeDocument/2006/relationships/footer" Target="footer30.xml"/><Relationship Id="rId83" Type="http://schemas.openxmlformats.org/officeDocument/2006/relationships/footer" Target="footer44.xml"/><Relationship Id="rId88" Type="http://schemas.openxmlformats.org/officeDocument/2006/relationships/header" Target="header25.xml"/><Relationship Id="rId111" Type="http://schemas.openxmlformats.org/officeDocument/2006/relationships/footer" Target="footer63.xml"/><Relationship Id="rId132" Type="http://schemas.openxmlformats.org/officeDocument/2006/relationships/fontTable" Target="fontTable.xml"/><Relationship Id="rId15" Type="http://schemas.openxmlformats.org/officeDocument/2006/relationships/footer" Target="footer2.xml"/><Relationship Id="rId36" Type="http://schemas.openxmlformats.org/officeDocument/2006/relationships/footer" Target="footer13.xml"/><Relationship Id="rId57" Type="http://schemas.openxmlformats.org/officeDocument/2006/relationships/footer" Target="footer27.xml"/><Relationship Id="rId106" Type="http://schemas.openxmlformats.org/officeDocument/2006/relationships/header" Target="header31.xml"/><Relationship Id="rId127" Type="http://schemas.openxmlformats.org/officeDocument/2006/relationships/header" Target="header38.xml"/><Relationship Id="rId10" Type="http://schemas.openxmlformats.org/officeDocument/2006/relationships/endnotes" Target="endnotes.xml"/><Relationship Id="rId31" Type="http://schemas.openxmlformats.org/officeDocument/2006/relationships/header" Target="header6.xml"/><Relationship Id="rId52" Type="http://schemas.openxmlformats.org/officeDocument/2006/relationships/header" Target="header13.xml"/><Relationship Id="rId73" Type="http://schemas.openxmlformats.org/officeDocument/2006/relationships/header" Target="header20.xml"/><Relationship Id="rId78" Type="http://schemas.openxmlformats.org/officeDocument/2006/relationships/footer" Target="footer41.xml"/><Relationship Id="rId94" Type="http://schemas.openxmlformats.org/officeDocument/2006/relationships/header" Target="header27.xml"/><Relationship Id="rId99" Type="http://schemas.openxmlformats.org/officeDocument/2006/relationships/footer" Target="footer55.xml"/><Relationship Id="rId101" Type="http://schemas.openxmlformats.org/officeDocument/2006/relationships/footer" Target="footer56.xml"/><Relationship Id="rId122" Type="http://schemas.openxmlformats.org/officeDocument/2006/relationships/footer" Target="footer70.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w3.org/TR/WCAG22/" TargetMode="External"/><Relationship Id="rId47" Type="http://schemas.openxmlformats.org/officeDocument/2006/relationships/footer" Target="footer20.xml"/><Relationship Id="rId68" Type="http://schemas.openxmlformats.org/officeDocument/2006/relationships/footer" Target="footer34.xml"/><Relationship Id="rId89" Type="http://schemas.openxmlformats.org/officeDocument/2006/relationships/footer" Target="footer48.xml"/><Relationship Id="rId112" Type="http://schemas.openxmlformats.org/officeDocument/2006/relationships/header" Target="header33.xm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f899959-295d-4cef-ab5b-875d6fdf87ee" xsi:nil="true"/>
    <lcf76f155ced4ddcb4097134ff3c332f xmlns="ae4a521d-5610-4dac-86d2-81fa098c3894">
      <Terms xmlns="http://schemas.microsoft.com/office/infopath/2007/PartnerControls"/>
    </lcf76f155ced4ddcb4097134ff3c332f>
    <Status xmlns="ae4a521d-5610-4dac-86d2-81fa098c3894" xsi:nil="true"/>
    <StatusComplete xmlns="ae4a521d-5610-4dac-86d2-81fa098c3894">false</StatusComplet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267A6EAD524DC43B9291D3D6566F6B7" ma:contentTypeVersion="13" ma:contentTypeDescription="Create a new document." ma:contentTypeScope="" ma:versionID="5f3fc189891f3005dd2af0a2b23a55eb">
  <xsd:schema xmlns:xsd="http://www.w3.org/2001/XMLSchema" xmlns:xs="http://www.w3.org/2001/XMLSchema" xmlns:p="http://schemas.microsoft.com/office/2006/metadata/properties" xmlns:ns2="ae4a521d-5610-4dac-86d2-81fa098c3894" xmlns:ns3="8f899959-295d-4cef-ab5b-875d6fdf87ee" targetNamespace="http://schemas.microsoft.com/office/2006/metadata/properties" ma:root="true" ma:fieldsID="4dad49084b27e273f63a705fbc28da76" ns2:_="" ns3:_="">
    <xsd:import namespace="ae4a521d-5610-4dac-86d2-81fa098c3894"/>
    <xsd:import namespace="8f899959-295d-4cef-ab5b-875d6fdf87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Status" minOccurs="0"/>
                <xsd:element ref="ns2:StatusComple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4a521d-5610-4dac-86d2-81fa098c3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7f89474-2304-4cd3-af91-d3643b93d72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Status" ma:index="19" nillable="true" ma:displayName="Status" ma:format="Dropdown" ma:internalName="Status">
      <xsd:simpleType>
        <xsd:restriction base="dms:Text">
          <xsd:maxLength value="255"/>
        </xsd:restriction>
      </xsd:simpleType>
    </xsd:element>
    <xsd:element name="StatusComplete" ma:index="20" nillable="true" ma:displayName="Status Complete" ma:default="0" ma:format="Dropdown" ma:internalName="StatusComplet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f899959-295d-4cef-ab5b-875d6fdf87e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dd87beb-65d4-4371-95ef-c7583f2cdd98}" ma:internalName="TaxCatchAll" ma:showField="CatchAllData" ma:web="8f899959-295d-4cef-ab5b-875d6fdf87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C2F675-C4A4-7041-A3B9-FC266347EFF1}">
  <ds:schemaRefs>
    <ds:schemaRef ds:uri="http://schemas.openxmlformats.org/officeDocument/2006/bibliography"/>
  </ds:schemaRefs>
</ds:datastoreItem>
</file>

<file path=customXml/itemProps2.xml><?xml version="1.0" encoding="utf-8"?>
<ds:datastoreItem xmlns:ds="http://schemas.openxmlformats.org/officeDocument/2006/customXml" ds:itemID="{6FD53B1B-4024-4BAA-AA92-83D62F2DDF97}">
  <ds:schemaRefs>
    <ds:schemaRef ds:uri="http://schemas.microsoft.com/sharepoint/v3/contenttype/forms"/>
  </ds:schemaRefs>
</ds:datastoreItem>
</file>

<file path=customXml/itemProps3.xml><?xml version="1.0" encoding="utf-8"?>
<ds:datastoreItem xmlns:ds="http://schemas.openxmlformats.org/officeDocument/2006/customXml" ds:itemID="{78F03D27-2AA0-4D1F-8360-FFA6FF19F34B}">
  <ds:schemaRefs>
    <ds:schemaRef ds:uri="http://schemas.microsoft.com/office/2006/metadata/properties"/>
    <ds:schemaRef ds:uri="http://schemas.microsoft.com/office/infopath/2007/PartnerControls"/>
    <ds:schemaRef ds:uri="8f899959-295d-4cef-ab5b-875d6fdf87ee"/>
    <ds:schemaRef ds:uri="ae4a521d-5610-4dac-86d2-81fa098c3894"/>
  </ds:schemaRefs>
</ds:datastoreItem>
</file>

<file path=customXml/itemProps4.xml><?xml version="1.0" encoding="utf-8"?>
<ds:datastoreItem xmlns:ds="http://schemas.openxmlformats.org/officeDocument/2006/customXml" ds:itemID="{880B9FD4-62BE-4823-9F42-0F07B4AFC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4a521d-5610-4dac-86d2-81fa098c3894"/>
    <ds:schemaRef ds:uri="8f899959-295d-4cef-ab5b-875d6fdf87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7a68d3a-81dd-434d-bc2b-786d33959b55}" enabled="0" method="" siteId="{d7a68d3a-81dd-434d-bc2b-786d33959b5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125</Pages>
  <Words>28194</Words>
  <Characters>160712</Characters>
  <Application>Microsoft Office Word</Application>
  <DocSecurity>0</DocSecurity>
  <Lines>1339</Lines>
  <Paragraphs>377</Paragraphs>
  <ScaleCrop>false</ScaleCrop>
  <Company/>
  <LinksUpToDate>false</LinksUpToDate>
  <CharactersWithSpaces>188529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Harding</dc:creator>
  <cp:keywords/>
  <cp:lastModifiedBy>Alondra Vega Pacheco</cp:lastModifiedBy>
  <cp:revision>1</cp:revision>
  <dcterms:created xsi:type="dcterms:W3CDTF">2025-09-16T08:16:00Z</dcterms:created>
  <dcterms:modified xsi:type="dcterms:W3CDTF">2025-11-05T03:18:00Z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Microsoft® Word 2016</vt:lpwstr>
  </property>
  <property fmtid="{D5CDD505-2E9C-101B-9397-08002B2CF9AE}" pid="4" name="LastSaved">
    <vt:filetime>2025-09-02T00:00:00Z</vt:filetime>
  </property>
  <property fmtid="{D5CDD505-2E9C-101B-9397-08002B2CF9AE}" pid="5" name="Producer">
    <vt:lpwstr>Microsoft® Word 2016</vt:lpwstr>
  </property>
  <property fmtid="{D5CDD505-2E9C-101B-9397-08002B2CF9AE}" pid="6" name="ContentTypeId">
    <vt:lpwstr>0x010100A267A6EAD524DC43B9291D3D6566F6B7</vt:lpwstr>
  </property>
  <property fmtid="{D5CDD505-2E9C-101B-9397-08002B2CF9AE}" pid="7" name="MediaServiceImageTags">
    <vt:lpwstr/>
  </property>
</Properties>
</file>